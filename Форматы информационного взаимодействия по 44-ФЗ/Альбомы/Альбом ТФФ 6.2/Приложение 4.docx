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8BDA86" w14:textId="6496BBCA" w:rsidR="004B1A1D" w:rsidRPr="004B1A1D" w:rsidRDefault="004B1A1D" w:rsidP="004B1A1D">
      <w:pPr>
        <w:pStyle w:val="1"/>
        <w:numPr>
          <w:ilvl w:val="0"/>
          <w:numId w:val="0"/>
        </w:numPr>
        <w:ind w:left="5529"/>
      </w:pPr>
      <w:bookmarkStart w:id="0" w:name="_Toc390789634"/>
      <w:r w:rsidRPr="004B1A1D">
        <w:t xml:space="preserve">Приложение </w:t>
      </w:r>
      <w:bookmarkEnd w:id="0"/>
      <w:r w:rsidRPr="004B1A1D">
        <w:t>4</w:t>
      </w:r>
    </w:p>
    <w:p w14:paraId="4D4B2BD5" w14:textId="4370A0F8" w:rsidR="004B1A1D" w:rsidRPr="005C6213" w:rsidRDefault="004B1A1D" w:rsidP="004B1A1D">
      <w:pPr>
        <w:ind w:firstLine="5520"/>
        <w:rPr>
          <w:sz w:val="28"/>
        </w:rPr>
      </w:pPr>
      <w:r>
        <w:rPr>
          <w:sz w:val="28"/>
        </w:rPr>
        <w:t>к Альбому ТФФ версии 6.</w:t>
      </w:r>
      <w:r w:rsidR="005C6213" w:rsidRPr="005C6213">
        <w:rPr>
          <w:sz w:val="28"/>
        </w:rPr>
        <w:t>2</w:t>
      </w:r>
    </w:p>
    <w:p w14:paraId="3CE84685" w14:textId="77777777" w:rsidR="00062923" w:rsidRDefault="00062923">
      <w:pPr>
        <w:rPr>
          <w:sz w:val="16"/>
          <w:szCs w:val="16"/>
        </w:rPr>
      </w:pPr>
    </w:p>
    <w:p w14:paraId="35E6290B" w14:textId="77777777" w:rsidR="00062923" w:rsidRPr="00062923" w:rsidRDefault="00062923">
      <w:pPr>
        <w:rPr>
          <w:sz w:val="16"/>
          <w:szCs w:val="16"/>
        </w:rPr>
      </w:pPr>
    </w:p>
    <w:tbl>
      <w:tblPr>
        <w:tblW w:w="5033" w:type="pct"/>
        <w:tblInd w:w="-72" w:type="dxa"/>
        <w:tblLook w:val="0000" w:firstRow="0" w:lastRow="0" w:firstColumn="0" w:lastColumn="0" w:noHBand="0" w:noVBand="0"/>
      </w:tblPr>
      <w:tblGrid>
        <w:gridCol w:w="4758"/>
        <w:gridCol w:w="762"/>
        <w:gridCol w:w="4971"/>
      </w:tblGrid>
      <w:tr w:rsidR="00062923" w:rsidRPr="00E26D11" w14:paraId="6B463769" w14:textId="77777777" w:rsidTr="00062923">
        <w:trPr>
          <w:trHeight w:hRule="exact" w:val="907"/>
        </w:trPr>
        <w:tc>
          <w:tcPr>
            <w:tcW w:w="5000" w:type="pct"/>
            <w:gridSpan w:val="3"/>
            <w:shd w:val="clear" w:color="auto" w:fill="auto"/>
            <w:vAlign w:val="center"/>
          </w:tcPr>
          <w:p w14:paraId="59C164D5" w14:textId="77777777" w:rsidR="00062923" w:rsidRPr="00E26D11" w:rsidRDefault="00062923" w:rsidP="00062923">
            <w:pPr>
              <w:pStyle w:val="OTRTitulnamedoc"/>
              <w:spacing w:after="200"/>
              <w:rPr>
                <w:sz w:val="28"/>
                <w:lang w:val="en-US"/>
              </w:rPr>
            </w:pPr>
            <w:r w:rsidRPr="00E26D11">
              <w:t>ФЕДЕРАЛЬНОЕ КАЗНАЧЕЙСТВО</w:t>
            </w:r>
          </w:p>
        </w:tc>
      </w:tr>
      <w:tr w:rsidR="00062923" w:rsidRPr="00E26D11" w14:paraId="4930C0E2" w14:textId="77777777" w:rsidTr="00062923">
        <w:trPr>
          <w:trHeight w:val="536"/>
        </w:trPr>
        <w:tc>
          <w:tcPr>
            <w:tcW w:w="2268" w:type="pct"/>
            <w:shd w:val="clear" w:color="auto" w:fill="auto"/>
            <w:vAlign w:val="center"/>
          </w:tcPr>
          <w:p w14:paraId="7FC8B6E5" w14:textId="77777777" w:rsidR="00062923" w:rsidRPr="00E26D11" w:rsidRDefault="00062923" w:rsidP="00062923">
            <w:pPr>
              <w:pStyle w:val="OTRTitulnamedoc"/>
              <w:spacing w:before="0" w:after="0"/>
              <w:jc w:val="both"/>
            </w:pPr>
          </w:p>
        </w:tc>
        <w:tc>
          <w:tcPr>
            <w:tcW w:w="363" w:type="pct"/>
            <w:shd w:val="clear" w:color="auto" w:fill="auto"/>
            <w:vAlign w:val="center"/>
          </w:tcPr>
          <w:p w14:paraId="521D63DB" w14:textId="77777777" w:rsidR="00062923" w:rsidRPr="00E26D11" w:rsidRDefault="00062923" w:rsidP="00062923">
            <w:pPr>
              <w:pStyle w:val="OTRTitulnamedoc"/>
              <w:spacing w:before="0" w:after="0"/>
              <w:jc w:val="both"/>
            </w:pPr>
          </w:p>
        </w:tc>
        <w:tc>
          <w:tcPr>
            <w:tcW w:w="2369" w:type="pct"/>
            <w:shd w:val="clear" w:color="auto" w:fill="auto"/>
            <w:vAlign w:val="center"/>
          </w:tcPr>
          <w:p w14:paraId="4C8C9B5B" w14:textId="0F4E128C" w:rsidR="00062923" w:rsidRPr="00E26D11" w:rsidRDefault="00062923" w:rsidP="00062923">
            <w:pPr>
              <w:pStyle w:val="OTRTITULnew"/>
              <w:spacing w:before="60" w:after="60" w:line="240" w:lineRule="auto"/>
            </w:pPr>
          </w:p>
        </w:tc>
      </w:tr>
      <w:tr w:rsidR="00062923" w:rsidRPr="00E26D11" w14:paraId="41657C31" w14:textId="77777777" w:rsidTr="00062923">
        <w:trPr>
          <w:trHeight w:val="2344"/>
        </w:trPr>
        <w:tc>
          <w:tcPr>
            <w:tcW w:w="2268" w:type="pct"/>
            <w:shd w:val="clear" w:color="auto" w:fill="auto"/>
            <w:vAlign w:val="center"/>
          </w:tcPr>
          <w:p w14:paraId="6E647B3C" w14:textId="77777777" w:rsidR="00062923" w:rsidRPr="00E26D11" w:rsidRDefault="00062923" w:rsidP="00062923">
            <w:pPr>
              <w:pStyle w:val="OTRTitulnamedoc"/>
              <w:rPr>
                <w:lang w:val="en-US"/>
              </w:rPr>
            </w:pPr>
          </w:p>
        </w:tc>
        <w:tc>
          <w:tcPr>
            <w:tcW w:w="363" w:type="pct"/>
            <w:shd w:val="clear" w:color="auto" w:fill="auto"/>
            <w:vAlign w:val="center"/>
          </w:tcPr>
          <w:p w14:paraId="1FD8A489" w14:textId="77777777" w:rsidR="00062923" w:rsidRPr="00E26D11" w:rsidRDefault="00062923" w:rsidP="00062923">
            <w:pPr>
              <w:pStyle w:val="OTRTitulnamedoc"/>
              <w:rPr>
                <w:lang w:val="en-US"/>
              </w:rPr>
            </w:pPr>
          </w:p>
        </w:tc>
        <w:tc>
          <w:tcPr>
            <w:tcW w:w="2369" w:type="pct"/>
            <w:shd w:val="clear" w:color="auto" w:fill="auto"/>
            <w:vAlign w:val="center"/>
          </w:tcPr>
          <w:p w14:paraId="28578A68" w14:textId="3EAAE732" w:rsidR="00062923" w:rsidRPr="00450578" w:rsidRDefault="00062923" w:rsidP="00062923">
            <w:pPr>
              <w:pStyle w:val="OTRTITULnew"/>
              <w:spacing w:before="60" w:after="60" w:line="240" w:lineRule="auto"/>
            </w:pPr>
          </w:p>
        </w:tc>
      </w:tr>
    </w:tbl>
    <w:p w14:paraId="6D5A376B" w14:textId="77777777" w:rsidR="00062923" w:rsidRDefault="00062923" w:rsidP="00062923">
      <w:pPr>
        <w:ind w:firstLine="5760"/>
        <w:rPr>
          <w:b/>
          <w:sz w:val="28"/>
          <w:szCs w:val="28"/>
        </w:rPr>
      </w:pPr>
    </w:p>
    <w:p w14:paraId="390CF8FC" w14:textId="77777777" w:rsidR="00B254B0" w:rsidRDefault="00B254B0" w:rsidP="00B254B0">
      <w:pPr>
        <w:spacing w:before="0" w:after="0"/>
        <w:rPr>
          <w:sz w:val="28"/>
        </w:rPr>
      </w:pPr>
    </w:p>
    <w:p w14:paraId="6374415F" w14:textId="1A344F42" w:rsidR="00EF5C7B" w:rsidRPr="00E221FB" w:rsidRDefault="00EF5C7B" w:rsidP="00EF5C7B">
      <w:pPr>
        <w:spacing w:before="0" w:after="0"/>
        <w:jc w:val="center"/>
        <w:outlineLvl w:val="0"/>
        <w:rPr>
          <w:b/>
          <w:caps/>
          <w:sz w:val="28"/>
        </w:rPr>
      </w:pPr>
      <w:r>
        <w:rPr>
          <w:b/>
          <w:sz w:val="28"/>
        </w:rPr>
        <w:t xml:space="preserve">СТРУКТУРА </w:t>
      </w:r>
      <w:r>
        <w:rPr>
          <w:b/>
          <w:sz w:val="28"/>
          <w:lang w:val="en-US"/>
        </w:rPr>
        <w:t>XML</w:t>
      </w:r>
      <w:r w:rsidRPr="00E221FB">
        <w:rPr>
          <w:b/>
          <w:sz w:val="28"/>
        </w:rPr>
        <w:t>-</w:t>
      </w:r>
      <w:r>
        <w:rPr>
          <w:b/>
          <w:sz w:val="28"/>
        </w:rPr>
        <w:t>ДОКУМЕНТОВ ПРОТОКОЛОВ ПРОВЕДЕНИЯ ЗАКУПКИ</w:t>
      </w:r>
    </w:p>
    <w:p w14:paraId="65896ED8" w14:textId="77777777" w:rsidR="00B254B0" w:rsidRDefault="00B254B0" w:rsidP="00B254B0">
      <w:pPr>
        <w:spacing w:before="0" w:after="0"/>
        <w:rPr>
          <w:sz w:val="28"/>
        </w:rPr>
      </w:pPr>
    </w:p>
    <w:p w14:paraId="646E33DA" w14:textId="77777777" w:rsidR="00B254B0" w:rsidRDefault="00B254B0" w:rsidP="00B254B0">
      <w:pPr>
        <w:spacing w:before="0" w:after="0"/>
        <w:rPr>
          <w:sz w:val="28"/>
        </w:rPr>
      </w:pPr>
    </w:p>
    <w:p w14:paraId="72C814CC" w14:textId="77777777" w:rsidR="00B254B0" w:rsidRDefault="00B254B0" w:rsidP="00B254B0">
      <w:pPr>
        <w:spacing w:before="0" w:after="0"/>
        <w:rPr>
          <w:sz w:val="28"/>
        </w:rPr>
      </w:pPr>
    </w:p>
    <w:p w14:paraId="46685842" w14:textId="2F890045" w:rsidR="00675499" w:rsidRPr="00811DF6" w:rsidRDefault="00B254B0" w:rsidP="001F599A">
      <w:pPr>
        <w:pStyle w:val="20"/>
        <w:numPr>
          <w:ilvl w:val="0"/>
          <w:numId w:val="8"/>
        </w:numPr>
      </w:pPr>
      <w:r>
        <w:rPr>
          <w:rFonts w:ascii="MS Sans Serif" w:hAnsi="MS Sans Serif"/>
          <w:sz w:val="20"/>
        </w:rPr>
        <w:br w:type="page"/>
      </w:r>
    </w:p>
    <w:p w14:paraId="74E74E5C" w14:textId="7B217045" w:rsidR="00C60B99" w:rsidRDefault="00C60B99" w:rsidP="009D1964">
      <w:pPr>
        <w:pStyle w:val="20"/>
        <w:numPr>
          <w:ilvl w:val="0"/>
          <w:numId w:val="54"/>
        </w:numPr>
      </w:pPr>
      <w:bookmarkStart w:id="1" w:name="_Toc390789678"/>
      <w:bookmarkStart w:id="2" w:name="_Ref380504287"/>
      <w:bookmarkStart w:id="3" w:name="_Ref380504294"/>
      <w:r w:rsidRPr="00C60B99">
        <w:lastRenderedPageBreak/>
        <w:t>Протокол рассмотрения заявок на участие в электронном аукционе</w:t>
      </w:r>
      <w:bookmarkEnd w:id="1"/>
    </w:p>
    <w:tbl>
      <w:tblPr>
        <w:tblW w:w="5005" w:type="pct"/>
        <w:tblInd w:w="-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"/>
        <w:gridCol w:w="1542"/>
        <w:gridCol w:w="1532"/>
        <w:gridCol w:w="16"/>
        <w:gridCol w:w="397"/>
        <w:gridCol w:w="16"/>
        <w:gridCol w:w="957"/>
        <w:gridCol w:w="27"/>
        <w:gridCol w:w="2865"/>
        <w:gridCol w:w="10"/>
        <w:gridCol w:w="2855"/>
      </w:tblGrid>
      <w:tr w:rsidR="00C60B99" w:rsidRPr="001A4780" w14:paraId="4BC15A55" w14:textId="77777777" w:rsidTr="00AA3611">
        <w:trPr>
          <w:gridBefore w:val="1"/>
          <w:wBefore w:w="4" w:type="pct"/>
          <w:tblHeader/>
        </w:trPr>
        <w:tc>
          <w:tcPr>
            <w:tcW w:w="754" w:type="pct"/>
            <w:shd w:val="clear" w:color="auto" w:fill="D9D9D9"/>
            <w:hideMark/>
          </w:tcPr>
          <w:p w14:paraId="11C02195" w14:textId="77777777" w:rsidR="00C60B99" w:rsidRPr="00724833" w:rsidRDefault="00C60B99" w:rsidP="0021772A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shd w:val="clear" w:color="auto" w:fill="D9D9D9"/>
            <w:hideMark/>
          </w:tcPr>
          <w:p w14:paraId="12D518C3" w14:textId="77777777" w:rsidR="00C60B99" w:rsidRPr="00724833" w:rsidRDefault="00C60B99" w:rsidP="0021772A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2" w:type="pct"/>
            <w:gridSpan w:val="2"/>
            <w:shd w:val="clear" w:color="auto" w:fill="D9D9D9"/>
            <w:hideMark/>
          </w:tcPr>
          <w:p w14:paraId="1423BD32" w14:textId="77777777" w:rsidR="00C60B99" w:rsidRPr="00724833" w:rsidRDefault="00C60B99" w:rsidP="0021772A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6" w:type="pct"/>
            <w:gridSpan w:val="2"/>
            <w:shd w:val="clear" w:color="auto" w:fill="D9D9D9"/>
            <w:hideMark/>
          </w:tcPr>
          <w:p w14:paraId="3A1DDE2A" w14:textId="77777777" w:rsidR="00C60B99" w:rsidRPr="00724833" w:rsidRDefault="00C60B99" w:rsidP="0021772A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19" w:type="pct"/>
            <w:gridSpan w:val="3"/>
            <w:shd w:val="clear" w:color="auto" w:fill="D9D9D9"/>
            <w:hideMark/>
          </w:tcPr>
          <w:p w14:paraId="26E0B12C" w14:textId="77777777" w:rsidR="00C60B99" w:rsidRPr="00724833" w:rsidRDefault="00C60B99" w:rsidP="0021772A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4" w:type="pct"/>
            <w:shd w:val="clear" w:color="auto" w:fill="D9D9D9"/>
            <w:hideMark/>
          </w:tcPr>
          <w:p w14:paraId="14F9BC81" w14:textId="77777777" w:rsidR="00C60B99" w:rsidRPr="00724833" w:rsidRDefault="00C60B99" w:rsidP="0021772A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2A7A10" w:rsidRPr="001A4780" w14:paraId="6613EAE6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3776DD48" w14:textId="75C99240" w:rsidR="002A7A10" w:rsidRPr="00724833" w:rsidRDefault="002A7A10" w:rsidP="002A7A10">
            <w:pPr>
              <w:spacing w:before="0" w:after="0"/>
              <w:jc w:val="center"/>
              <w:rPr>
                <w:b/>
                <w:sz w:val="20"/>
              </w:rPr>
            </w:pPr>
            <w:r w:rsidRPr="002A7A10">
              <w:rPr>
                <w:b/>
                <w:sz w:val="20"/>
              </w:rPr>
              <w:t>Протокол рассмотрения заявок на участие в электронном аукционе</w:t>
            </w:r>
          </w:p>
        </w:tc>
      </w:tr>
      <w:tr w:rsidR="00C60B99" w:rsidRPr="001A4780" w14:paraId="377F6548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hideMark/>
          </w:tcPr>
          <w:p w14:paraId="53B354EE" w14:textId="0D246D2E" w:rsidR="00C60B99" w:rsidRPr="00AF4AE2" w:rsidRDefault="00C60B99" w:rsidP="0021772A">
            <w:pPr>
              <w:spacing w:before="0" w:after="0"/>
              <w:rPr>
                <w:b/>
                <w:sz w:val="20"/>
                <w:lang w:val="en-US"/>
              </w:rPr>
            </w:pPr>
            <w:r w:rsidRPr="00C60B99">
              <w:rPr>
                <w:b/>
                <w:sz w:val="20"/>
                <w:lang w:val="en-US"/>
              </w:rPr>
              <w:t>protocolEF1</w:t>
            </w:r>
          </w:p>
        </w:tc>
        <w:tc>
          <w:tcPr>
            <w:tcW w:w="749" w:type="pct"/>
            <w:shd w:val="clear" w:color="auto" w:fill="auto"/>
            <w:hideMark/>
          </w:tcPr>
          <w:p w14:paraId="21CE1770" w14:textId="77777777" w:rsidR="00C60B99" w:rsidRPr="00724833" w:rsidRDefault="00C60B99" w:rsidP="0021772A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2" w:type="pct"/>
            <w:gridSpan w:val="2"/>
            <w:shd w:val="clear" w:color="auto" w:fill="auto"/>
            <w:hideMark/>
          </w:tcPr>
          <w:p w14:paraId="7A65E984" w14:textId="77777777" w:rsidR="00C60B99" w:rsidRPr="00724833" w:rsidRDefault="00C60B99" w:rsidP="0021772A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  <w:hideMark/>
          </w:tcPr>
          <w:p w14:paraId="32BC783F" w14:textId="77777777" w:rsidR="00C60B99" w:rsidRPr="00724833" w:rsidRDefault="00C60B99" w:rsidP="0021772A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  <w:hideMark/>
          </w:tcPr>
          <w:p w14:paraId="035DD624" w14:textId="77777777" w:rsidR="00C60B99" w:rsidRPr="00724833" w:rsidRDefault="00C60B99" w:rsidP="0021772A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4" w:type="pct"/>
            <w:shd w:val="clear" w:color="auto" w:fill="auto"/>
            <w:hideMark/>
          </w:tcPr>
          <w:p w14:paraId="41ECE0F8" w14:textId="77777777" w:rsidR="00C60B99" w:rsidRPr="00724833" w:rsidRDefault="00C60B99" w:rsidP="0021772A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C60B99" w:rsidRPr="001A4780" w14:paraId="371C4DF7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2D5D572B" w14:textId="77777777" w:rsidR="00C60B99" w:rsidRPr="00724833" w:rsidRDefault="00C60B99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0E5E88E" w14:textId="77777777" w:rsidR="00C60B99" w:rsidRPr="00351BEA" w:rsidRDefault="00C60B99" w:rsidP="0021772A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F178AEB" w14:textId="77777777" w:rsidR="00C60B99" w:rsidRPr="00351BEA" w:rsidRDefault="00C60B99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5393277" w14:textId="77777777" w:rsidR="00C60B99" w:rsidRPr="001A4780" w:rsidRDefault="00C60B99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7E51B194" w14:textId="77777777" w:rsidR="00C60B99" w:rsidRPr="001A4780" w:rsidRDefault="00C60B99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4" w:type="pct"/>
            <w:shd w:val="clear" w:color="auto" w:fill="auto"/>
          </w:tcPr>
          <w:p w14:paraId="0157DD87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22DA27DC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2637F605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4BE5EDA7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4EDAFAF8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41DACF6A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3CD449B4" w14:textId="2A644CB1" w:rsidR="00435CBC" w:rsidRPr="007E6F54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</w:t>
            </w:r>
            <w:r w:rsidR="005C6213">
              <w:rPr>
                <w:sz w:val="20"/>
              </w:rPr>
              <w:t>,6.1,6.2</w:t>
            </w:r>
          </w:p>
        </w:tc>
      </w:tr>
      <w:tr w:rsidR="00C60B99" w:rsidRPr="001A4780" w14:paraId="06E664FD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53E7D2D2" w14:textId="77777777" w:rsidR="00C60B99" w:rsidRPr="00724833" w:rsidRDefault="00C60B99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F8FB72C" w14:textId="77777777" w:rsidR="00C60B99" w:rsidRPr="001176A0" w:rsidRDefault="00C60B99" w:rsidP="0021772A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77320F9" w14:textId="77777777" w:rsidR="00C60B99" w:rsidRPr="00C85B91" w:rsidRDefault="00C60B99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6C4D264" w14:textId="77777777" w:rsidR="00C60B99" w:rsidRPr="00C85B91" w:rsidRDefault="00C60B99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7C80950" w14:textId="48F52E51" w:rsidR="00C60B99" w:rsidRPr="00724833" w:rsidRDefault="00C60B99" w:rsidP="0021772A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4" w:type="pct"/>
            <w:shd w:val="clear" w:color="auto" w:fill="auto"/>
          </w:tcPr>
          <w:p w14:paraId="001A2ABE" w14:textId="77777777" w:rsidR="00C60B99" w:rsidRPr="00724833" w:rsidRDefault="00C60B99" w:rsidP="0021772A">
            <w:pPr>
              <w:spacing w:before="0" w:after="0"/>
              <w:rPr>
                <w:sz w:val="20"/>
              </w:rPr>
            </w:pPr>
          </w:p>
        </w:tc>
      </w:tr>
      <w:tr w:rsidR="00C60B99" w:rsidRPr="001A4780" w14:paraId="0B530996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4FBCE699" w14:textId="77777777" w:rsidR="00C60B99" w:rsidRPr="00724833" w:rsidRDefault="00C60B99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CE755A4" w14:textId="77777777" w:rsidR="00C60B99" w:rsidRPr="00400017" w:rsidRDefault="00C60B99" w:rsidP="0021772A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1CD2581" w14:textId="77777777" w:rsidR="00C60B99" w:rsidRPr="00400017" w:rsidRDefault="00C60B99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624B727" w14:textId="77777777" w:rsidR="00C60B99" w:rsidRPr="00400017" w:rsidRDefault="00C60B99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9934596" w14:textId="77777777" w:rsidR="00C60B99" w:rsidRPr="00400017" w:rsidRDefault="00C60B99" w:rsidP="0021772A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4" w:type="pct"/>
            <w:shd w:val="clear" w:color="auto" w:fill="auto"/>
          </w:tcPr>
          <w:p w14:paraId="11E14CFC" w14:textId="77777777" w:rsidR="00C60B99" w:rsidRPr="00724833" w:rsidRDefault="00C60B99" w:rsidP="0021772A">
            <w:pPr>
              <w:spacing w:before="0" w:after="0"/>
              <w:rPr>
                <w:sz w:val="20"/>
              </w:rPr>
            </w:pPr>
          </w:p>
        </w:tc>
      </w:tr>
      <w:tr w:rsidR="00C60B99" w:rsidRPr="001A4780" w14:paraId="71E87A96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0BA36F26" w14:textId="77777777" w:rsidR="00C60B99" w:rsidRPr="00724833" w:rsidRDefault="00C60B99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7EBCC5D" w14:textId="77777777" w:rsidR="00C60B99" w:rsidRPr="00400017" w:rsidRDefault="00C60B99" w:rsidP="0021772A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C0BD12B" w14:textId="77777777" w:rsidR="00C60B99" w:rsidRPr="00400017" w:rsidRDefault="00C60B99" w:rsidP="0021772A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C644019" w14:textId="77777777" w:rsidR="00C60B99" w:rsidRPr="00400017" w:rsidRDefault="00C60B99" w:rsidP="0021772A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CFC0B59" w14:textId="77777777" w:rsidR="00C60B99" w:rsidRPr="00400017" w:rsidRDefault="00C60B99" w:rsidP="0021772A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4" w:type="pct"/>
            <w:shd w:val="clear" w:color="auto" w:fill="auto"/>
          </w:tcPr>
          <w:p w14:paraId="5C4C305E" w14:textId="77777777" w:rsidR="00C60B99" w:rsidRPr="00724833" w:rsidRDefault="00C60B99" w:rsidP="0021772A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C60B99" w:rsidRPr="001A4780" w14:paraId="50E5E602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7EB3B0AB" w14:textId="77777777" w:rsidR="00C60B99" w:rsidRPr="00724833" w:rsidRDefault="00C60B99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E8D8AC7" w14:textId="0E2356DA" w:rsidR="00C60B99" w:rsidRPr="00724833" w:rsidRDefault="002A7A10" w:rsidP="002A7A1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2711DB79" w14:textId="745E7F8A" w:rsidR="00C60B99" w:rsidRPr="00724833" w:rsidRDefault="00EE4E63" w:rsidP="0021772A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31D6900" w14:textId="7D5D190D" w:rsidR="00C60B99" w:rsidRPr="008D298C" w:rsidRDefault="00C60B99" w:rsidP="002A7A1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 w:rsidR="002A7A10"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A52201B" w14:textId="4A0196B1" w:rsidR="00C60B99" w:rsidRPr="00C85B91" w:rsidRDefault="00C60B99" w:rsidP="0021772A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 w:rsidR="002A7A10">
              <w:rPr>
                <w:sz w:val="20"/>
              </w:rPr>
              <w:t>протокола</w:t>
            </w:r>
          </w:p>
        </w:tc>
        <w:tc>
          <w:tcPr>
            <w:tcW w:w="1394" w:type="pct"/>
            <w:shd w:val="clear" w:color="auto" w:fill="auto"/>
          </w:tcPr>
          <w:p w14:paraId="4BA6966E" w14:textId="7796FB42" w:rsidR="00C60B99" w:rsidRPr="00C85B91" w:rsidRDefault="00C60B99" w:rsidP="0021772A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2A7A10" w:rsidRPr="001A4780" w14:paraId="19CB0F62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75403951" w14:textId="77777777" w:rsidR="002A7A10" w:rsidRPr="00724833" w:rsidRDefault="002A7A10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BE3DF13" w14:textId="0EA2231C" w:rsidR="002A7A10" w:rsidRPr="002A7A10" w:rsidRDefault="002A7A10" w:rsidP="002A7A1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2FF19F1D" w14:textId="69B76963" w:rsidR="002A7A10" w:rsidRDefault="002A7A10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371F2C0" w14:textId="3C52E43D" w:rsidR="002A7A10" w:rsidRDefault="002A7A10" w:rsidP="002A7A1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57A9A13" w14:textId="6254EE17" w:rsidR="002A7A10" w:rsidRPr="00997F9C" w:rsidRDefault="002A7A10" w:rsidP="0021772A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4" w:type="pct"/>
            <w:shd w:val="clear" w:color="auto" w:fill="auto"/>
          </w:tcPr>
          <w:p w14:paraId="6B759B13" w14:textId="77777777" w:rsidR="002A7A10" w:rsidRPr="00C85B91" w:rsidRDefault="002A7A10" w:rsidP="0021772A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2A7A10" w:rsidRPr="001A4780" w14:paraId="65F235F5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4FC3EE91" w14:textId="77777777" w:rsidR="002A7A10" w:rsidRPr="00724833" w:rsidRDefault="002A7A10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AA3FF81" w14:textId="44A37A8A" w:rsidR="002A7A10" w:rsidRPr="002A7A10" w:rsidRDefault="002A7A10" w:rsidP="002A7A1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08DAEA2" w14:textId="55F55879" w:rsidR="002A7A10" w:rsidRDefault="002A7A10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6717497" w14:textId="40500E3F" w:rsidR="002A7A10" w:rsidRDefault="002A7A10" w:rsidP="002A7A1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992825F" w14:textId="2DF49893" w:rsidR="002A7A10" w:rsidRPr="00997F9C" w:rsidRDefault="002A7A10" w:rsidP="002A7A1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4" w:type="pct"/>
            <w:shd w:val="clear" w:color="auto" w:fill="auto"/>
          </w:tcPr>
          <w:p w14:paraId="14A05539" w14:textId="6C0C2A4F" w:rsidR="002A7A10" w:rsidRPr="002A7A10" w:rsidRDefault="002A7A10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2A7A10" w:rsidRPr="001A4780" w14:paraId="060CE3E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34C04FCB" w14:textId="77777777" w:rsidR="002A7A10" w:rsidRPr="00724833" w:rsidRDefault="002A7A10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0C1DBD0" w14:textId="6FE04898" w:rsidR="002A7A10" w:rsidRPr="002A7A10" w:rsidRDefault="002A7A10" w:rsidP="002A7A1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81A95D3" w14:textId="0A4DE6BC" w:rsidR="002A7A10" w:rsidRDefault="002A7A10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EF2A2A1" w14:textId="2B33F345" w:rsidR="002A7A10" w:rsidRPr="002A7A10" w:rsidRDefault="002A7A10" w:rsidP="002A7A1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D55F8AA" w14:textId="03087237" w:rsidR="002A7A10" w:rsidRPr="002A7A10" w:rsidRDefault="002A7A10" w:rsidP="002A7A1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4" w:type="pct"/>
            <w:shd w:val="clear" w:color="auto" w:fill="auto"/>
          </w:tcPr>
          <w:p w14:paraId="16318D78" w14:textId="77777777" w:rsidR="002A7A10" w:rsidRDefault="002A7A10" w:rsidP="0021772A">
            <w:pPr>
              <w:spacing w:before="0" w:after="0"/>
              <w:rPr>
                <w:sz w:val="20"/>
              </w:rPr>
            </w:pPr>
          </w:p>
        </w:tc>
      </w:tr>
      <w:tr w:rsidR="002A7A10" w:rsidRPr="001A4780" w14:paraId="6487F48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1EB5B1B8" w14:textId="77777777" w:rsidR="002A7A10" w:rsidRPr="00724833" w:rsidRDefault="002A7A10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B6FB543" w14:textId="6EF66069" w:rsidR="002A7A10" w:rsidRPr="00724833" w:rsidRDefault="002A7A10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789A7E0" w14:textId="580DF801" w:rsidR="002A7A10" w:rsidRPr="000E70BD" w:rsidRDefault="000E70BD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6FA22BB" w14:textId="77777777" w:rsidR="002A7A10" w:rsidRPr="00C85B91" w:rsidRDefault="002A7A10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513180E" w14:textId="7FA41651" w:rsidR="002A7A10" w:rsidRPr="00724833" w:rsidRDefault="002A7A10" w:rsidP="0021772A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4" w:type="pct"/>
            <w:shd w:val="clear" w:color="auto" w:fill="auto"/>
          </w:tcPr>
          <w:p w14:paraId="088EACCD" w14:textId="77777777" w:rsidR="002A7A10" w:rsidRPr="00724833" w:rsidRDefault="002A7A10" w:rsidP="0021772A">
            <w:pPr>
              <w:spacing w:before="0" w:after="0"/>
              <w:rPr>
                <w:sz w:val="20"/>
              </w:rPr>
            </w:pPr>
          </w:p>
        </w:tc>
      </w:tr>
      <w:tr w:rsidR="002A7A10" w:rsidRPr="001A4780" w14:paraId="67188E9D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211DB176" w14:textId="77777777" w:rsidR="002A7A10" w:rsidRPr="00724833" w:rsidRDefault="002A7A10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B2DC274" w14:textId="63D93136" w:rsidR="002A7A10" w:rsidRPr="001176A0" w:rsidRDefault="002A7A10" w:rsidP="0021772A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58993A9" w14:textId="54F915CA" w:rsidR="002A7A10" w:rsidRDefault="002A7A10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9F2AB16" w14:textId="20CA1024" w:rsidR="002A7A10" w:rsidRDefault="002A7A10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D9A4C07" w14:textId="02D9F598" w:rsidR="002A7A10" w:rsidRPr="00C85B91" w:rsidRDefault="002A7A10" w:rsidP="002A7A1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4" w:type="pct"/>
            <w:shd w:val="clear" w:color="auto" w:fill="auto"/>
          </w:tcPr>
          <w:p w14:paraId="136364A3" w14:textId="77777777" w:rsidR="002A7A10" w:rsidRPr="00724833" w:rsidRDefault="002A7A10" w:rsidP="0021772A">
            <w:pPr>
              <w:spacing w:before="0" w:after="0"/>
              <w:rPr>
                <w:sz w:val="20"/>
              </w:rPr>
            </w:pPr>
          </w:p>
        </w:tc>
      </w:tr>
      <w:tr w:rsidR="002A7A10" w:rsidRPr="001A4780" w14:paraId="109ACD46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511DE1F5" w14:textId="77777777" w:rsidR="002A7A10" w:rsidRPr="00724833" w:rsidRDefault="002A7A10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27242D5" w14:textId="2E97FE5C" w:rsidR="002A7A10" w:rsidRPr="002A7A10" w:rsidRDefault="002A7A10" w:rsidP="0021772A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47A9C26" w14:textId="3375C57A" w:rsidR="002A7A10" w:rsidRDefault="002A7A10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EC5558B" w14:textId="4825AA78" w:rsidR="002A7A10" w:rsidRDefault="002A7A10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36F89F1" w14:textId="385C9CD1" w:rsidR="002A7A10" w:rsidRDefault="002A7A10" w:rsidP="002A7A1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4" w:type="pct"/>
            <w:shd w:val="clear" w:color="auto" w:fill="auto"/>
          </w:tcPr>
          <w:p w14:paraId="390BB13A" w14:textId="77777777" w:rsidR="002A7A10" w:rsidRPr="00724833" w:rsidRDefault="002A7A10" w:rsidP="0021772A">
            <w:pPr>
              <w:spacing w:before="0" w:after="0"/>
              <w:rPr>
                <w:sz w:val="20"/>
              </w:rPr>
            </w:pPr>
          </w:p>
        </w:tc>
      </w:tr>
      <w:tr w:rsidR="002A7A10" w:rsidRPr="001A4780" w14:paraId="11EF132A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63F4F0AA" w14:textId="77777777" w:rsidR="002A7A10" w:rsidRPr="00724833" w:rsidRDefault="002A7A10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6C1A0D2" w14:textId="76B2306F" w:rsidR="002A7A10" w:rsidRPr="002A7A10" w:rsidRDefault="002A7A10" w:rsidP="0021772A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com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ission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D4363D2" w14:textId="01CE3BE7" w:rsidR="002A7A10" w:rsidRDefault="002A7A10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D59265C" w14:textId="5FDCB6A7" w:rsidR="002A7A10" w:rsidRPr="002A7A10" w:rsidRDefault="002A7A10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02184AC" w14:textId="3158052E" w:rsidR="002A7A10" w:rsidRPr="00C85B91" w:rsidRDefault="002A7A10" w:rsidP="002A7A1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4" w:type="pct"/>
            <w:shd w:val="clear" w:color="auto" w:fill="auto"/>
          </w:tcPr>
          <w:p w14:paraId="70EB6783" w14:textId="77777777" w:rsidR="002A7A10" w:rsidRPr="00724833" w:rsidRDefault="002A7A10" w:rsidP="0021772A">
            <w:pPr>
              <w:spacing w:before="0" w:after="0"/>
              <w:rPr>
                <w:sz w:val="20"/>
              </w:rPr>
            </w:pPr>
          </w:p>
        </w:tc>
      </w:tr>
      <w:tr w:rsidR="002A7A10" w:rsidRPr="001A4780" w14:paraId="42ACB00A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07220E33" w14:textId="77777777" w:rsidR="002A7A10" w:rsidRPr="00724833" w:rsidRDefault="002A7A10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0877F89" w14:textId="09F54A9D" w:rsidR="002A7A10" w:rsidRPr="001176A0" w:rsidRDefault="002A7A10" w:rsidP="0021772A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29348FC6" w14:textId="29D65D87" w:rsidR="002A7A10" w:rsidRPr="00AA3611" w:rsidRDefault="00AA3611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07C7313" w14:textId="7632E9DD" w:rsidR="002A7A10" w:rsidRPr="00C85B91" w:rsidRDefault="002A7A10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1577912" w14:textId="1A42BBB3" w:rsidR="002A7A10" w:rsidRPr="00724833" w:rsidRDefault="002A7A10" w:rsidP="0021772A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4" w:type="pct"/>
            <w:shd w:val="clear" w:color="auto" w:fill="auto"/>
          </w:tcPr>
          <w:p w14:paraId="33CC60DC" w14:textId="13091173" w:rsidR="002A7A10" w:rsidRPr="00724833" w:rsidRDefault="002A7A10" w:rsidP="0021772A">
            <w:pPr>
              <w:spacing w:before="0" w:after="0"/>
              <w:rPr>
                <w:sz w:val="20"/>
              </w:rPr>
            </w:pPr>
          </w:p>
        </w:tc>
      </w:tr>
      <w:tr w:rsidR="00AA3611" w:rsidRPr="001A4780" w14:paraId="7E46E2A3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2B2758F1" w14:textId="77777777" w:rsidR="00AA3611" w:rsidRPr="00724833" w:rsidRDefault="00AA3611" w:rsidP="005E416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1F8BD41E" w14:textId="21EFBC0D" w:rsidR="00AA3611" w:rsidRPr="001176A0" w:rsidRDefault="00AA3611" w:rsidP="005E416A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52555013" w14:textId="087AE1DE" w:rsidR="00AA3611" w:rsidRPr="00EE4E63" w:rsidRDefault="00AA3611" w:rsidP="005E416A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2DEDC631" w14:textId="0E62D055" w:rsidR="00AA3611" w:rsidRPr="00C85B91" w:rsidRDefault="00AA3611" w:rsidP="005E416A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15D8FEC0" w14:textId="2B569B20" w:rsidR="00AA3611" w:rsidRPr="00724833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4" w:type="pct"/>
            <w:shd w:val="clear" w:color="auto" w:fill="auto"/>
          </w:tcPr>
          <w:p w14:paraId="40B1C106" w14:textId="0E5FC5E1" w:rsidR="00AA3611" w:rsidRPr="00724833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подписанного документа для автоматического размещения</w:t>
            </w:r>
          </w:p>
        </w:tc>
      </w:tr>
      <w:tr w:rsidR="002A7A10" w:rsidRPr="001A4780" w14:paraId="7B0D662B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75EA3A7C" w14:textId="77777777" w:rsidR="002A7A10" w:rsidRPr="00724833" w:rsidRDefault="002A7A10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5D2927F" w14:textId="158189D9" w:rsidR="002A7A10" w:rsidRPr="001176A0" w:rsidRDefault="002A7A10" w:rsidP="0021772A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6A4AD7BE" w14:textId="35A3D71A" w:rsidR="002A7A10" w:rsidRPr="00C85B91" w:rsidRDefault="002A7A10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4438A69" w14:textId="697FD75C" w:rsidR="002A7A10" w:rsidRPr="00C85B91" w:rsidRDefault="002A7A10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3E21B7AF" w14:textId="6F16E24B" w:rsidR="002A7A10" w:rsidRPr="00724833" w:rsidRDefault="002A7A10" w:rsidP="0021772A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4" w:type="pct"/>
            <w:shd w:val="clear" w:color="auto" w:fill="auto"/>
          </w:tcPr>
          <w:p w14:paraId="2E9090BD" w14:textId="373BCAAE" w:rsidR="002A7A10" w:rsidRPr="00724833" w:rsidRDefault="003447E5" w:rsidP="003447E5">
            <w:pPr>
              <w:spacing w:before="0" w:after="0"/>
              <w:rPr>
                <w:sz w:val="20"/>
              </w:rPr>
            </w:pPr>
            <w:r w:rsidRPr="003447E5">
              <w:rPr>
                <w:sz w:val="20"/>
              </w:rPr>
              <w:t>При приеме, в случае если блок не указан, считается что организация, разместившая протокол, совпадает с организацией</w:t>
            </w:r>
            <w:r w:rsidR="00C06D8B">
              <w:rPr>
                <w:sz w:val="20"/>
              </w:rPr>
              <w:t>,</w:t>
            </w:r>
            <w:r w:rsidRPr="003447E5">
              <w:rPr>
                <w:sz w:val="20"/>
              </w:rPr>
              <w:t xml:space="preserve"> разместившей соответствующую закупку</w:t>
            </w:r>
          </w:p>
        </w:tc>
      </w:tr>
      <w:tr w:rsidR="00CD67B9" w:rsidRPr="001A4780" w14:paraId="1E4579EC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723699B1" w14:textId="77777777" w:rsidR="00CD67B9" w:rsidRPr="00724833" w:rsidRDefault="00CD67B9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3B300FB" w14:textId="4F4FE037" w:rsidR="00CD67B9" w:rsidRPr="00C85B91" w:rsidRDefault="00CD67B9" w:rsidP="0021772A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5396363" w14:textId="2B75E88F" w:rsidR="00CD67B9" w:rsidRDefault="00CD67B9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5A6D4BC" w14:textId="656778EF" w:rsidR="00CD67B9" w:rsidRPr="002A7A10" w:rsidRDefault="00CD67B9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5C3C0F3B" w14:textId="7961260B" w:rsidR="00CD67B9" w:rsidRPr="00C85B91" w:rsidRDefault="00CD67B9" w:rsidP="0021772A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4" w:type="pct"/>
            <w:shd w:val="clear" w:color="auto" w:fill="auto"/>
          </w:tcPr>
          <w:p w14:paraId="07212999" w14:textId="4D975180" w:rsidR="00CD67B9" w:rsidRPr="009B4637" w:rsidRDefault="00CD67B9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BB6995" w:rsidRPr="001A4780" w14:paraId="38976018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6A631412" w14:textId="77777777" w:rsidR="00BB6995" w:rsidRPr="00724833" w:rsidRDefault="00BB6995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605DF5C" w14:textId="48AB281A" w:rsidR="00BB6995" w:rsidRPr="00C85B91" w:rsidRDefault="00BB6995" w:rsidP="0021772A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5A56D10B" w14:textId="04552070" w:rsidR="00BB6995" w:rsidRDefault="00BB6995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F9E802A" w14:textId="50CA2C7F" w:rsidR="00BB6995" w:rsidRPr="002A7A10" w:rsidRDefault="00BB6995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0EA7BE0D" w14:textId="389BD804" w:rsidR="00BB6995" w:rsidRPr="00C85B91" w:rsidRDefault="00BB6995" w:rsidP="0021772A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4" w:type="pct"/>
            <w:shd w:val="clear" w:color="auto" w:fill="auto"/>
          </w:tcPr>
          <w:p w14:paraId="5432B6B0" w14:textId="77777777" w:rsidR="00BB6995" w:rsidRPr="009B4637" w:rsidRDefault="00BB6995" w:rsidP="0021772A">
            <w:pPr>
              <w:spacing w:before="0" w:after="0"/>
              <w:rPr>
                <w:sz w:val="20"/>
              </w:rPr>
            </w:pPr>
          </w:p>
        </w:tc>
      </w:tr>
      <w:tr w:rsidR="00BB6995" w:rsidRPr="001A4780" w14:paraId="41F5B865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5515E4FA" w14:textId="77777777" w:rsidR="00BB6995" w:rsidRPr="00724833" w:rsidRDefault="00BB6995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3FE2E53" w14:textId="0AA5A086" w:rsidR="00BB6995" w:rsidRPr="00BB6995" w:rsidRDefault="00BB6995" w:rsidP="0021772A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9440863" w14:textId="23DE2936" w:rsidR="00BB6995" w:rsidRDefault="00BB6995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2027677" w14:textId="1CDFB09F" w:rsidR="00BB6995" w:rsidRDefault="00BB6995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03876510" w14:textId="044C6CF5" w:rsidR="00BB6995" w:rsidRPr="00BB6995" w:rsidRDefault="00BB6995" w:rsidP="0021772A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4" w:type="pct"/>
            <w:shd w:val="clear" w:color="auto" w:fill="auto"/>
          </w:tcPr>
          <w:p w14:paraId="7C3CC244" w14:textId="77777777" w:rsidR="00BB6995" w:rsidRPr="009B4637" w:rsidRDefault="00BB6995" w:rsidP="0021772A">
            <w:pPr>
              <w:spacing w:before="0" w:after="0"/>
              <w:rPr>
                <w:sz w:val="20"/>
              </w:rPr>
            </w:pPr>
          </w:p>
        </w:tc>
      </w:tr>
      <w:tr w:rsidR="00BB6995" w:rsidRPr="001A4780" w14:paraId="00BCC433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224E509D" w14:textId="77777777" w:rsidR="00BB6995" w:rsidRPr="00724833" w:rsidRDefault="00BB6995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1774CFC" w14:textId="150CE485" w:rsidR="00BB6995" w:rsidRPr="00C85B91" w:rsidRDefault="00BB6995" w:rsidP="0021772A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8D130FE" w14:textId="58B446B3" w:rsidR="00BB6995" w:rsidRDefault="00EE4E63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C516B20" w14:textId="77A3644B" w:rsidR="00BB6995" w:rsidRDefault="00BB6995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7A875ED9" w14:textId="524B762C" w:rsidR="00BB6995" w:rsidRPr="00C85B91" w:rsidRDefault="00BB6995" w:rsidP="0021772A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4" w:type="pct"/>
            <w:shd w:val="clear" w:color="auto" w:fill="auto"/>
          </w:tcPr>
          <w:p w14:paraId="364E9BD3" w14:textId="77777777" w:rsidR="00BB6995" w:rsidRPr="009B4637" w:rsidRDefault="00BB6995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34D3F27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41AE7C70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DE89C8B" w14:textId="7F79FFD8" w:rsidR="00D43778" w:rsidRPr="00C85B91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protocolLot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FCA61C1" w14:textId="14441631" w:rsidR="00D43778" w:rsidRPr="00D43778" w:rsidRDefault="00D43778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214FA1C" w14:textId="1314212F" w:rsid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09CBEB94" w14:textId="604D65B7" w:rsidR="00D43778" w:rsidRPr="00C85B91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 протокола</w:t>
            </w:r>
          </w:p>
        </w:tc>
        <w:tc>
          <w:tcPr>
            <w:tcW w:w="1394" w:type="pct"/>
            <w:shd w:val="clear" w:color="auto" w:fill="auto"/>
          </w:tcPr>
          <w:p w14:paraId="6F19335A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7F84B9D0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4704001A" w14:textId="7D40C1E2" w:rsidR="00D43778" w:rsidRPr="00D43778" w:rsidRDefault="00D43778" w:rsidP="00D437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D43778" w:rsidRPr="001A4780" w14:paraId="7D4958E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21D94EA2" w14:textId="2CF909E9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</w:t>
            </w:r>
            <w:r w:rsidR="00B8557A"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ission</w:t>
            </w:r>
          </w:p>
        </w:tc>
        <w:tc>
          <w:tcPr>
            <w:tcW w:w="749" w:type="pct"/>
            <w:shd w:val="clear" w:color="auto" w:fill="auto"/>
          </w:tcPr>
          <w:p w14:paraId="28AA7040" w14:textId="77777777" w:rsidR="00D43778" w:rsidRPr="00D43778" w:rsidRDefault="00D43778" w:rsidP="0021772A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2DA10119" w14:textId="77777777" w:rsidR="00D43778" w:rsidRDefault="00D43778" w:rsidP="0021772A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14B3D841" w14:textId="77777777" w:rsid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527BE39E" w14:textId="77777777" w:rsidR="00D43778" w:rsidRPr="00D43778" w:rsidRDefault="00D43778" w:rsidP="0021772A">
            <w:pPr>
              <w:spacing w:before="0" w:after="0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75D81277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7E7EEF5B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01E4E240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4C8719D" w14:textId="5582F034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58BB6F00" w14:textId="1B45DBC7" w:rsidR="00D43778" w:rsidRP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99E311D" w14:textId="2A16846C" w:rsid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34CEDE68" w14:textId="3CE2EE50" w:rsidR="00D43778" w:rsidRPr="00D43778" w:rsidRDefault="00D43778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4" w:type="pct"/>
            <w:shd w:val="clear" w:color="auto" w:fill="auto"/>
          </w:tcPr>
          <w:p w14:paraId="7F371072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61A5986E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66B15F55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DA321A9" w14:textId="4D424D07" w:rsidR="00D43778" w:rsidRPr="00D43778" w:rsidRDefault="00D43778" w:rsidP="00D437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64F2BCF" w14:textId="0391D485" w:rsidR="00D43778" w:rsidRDefault="00D43778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6506EC1" w14:textId="0C92B707" w:rsid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6B5B1B0" w14:textId="47721F47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4" w:type="pct"/>
            <w:shd w:val="clear" w:color="auto" w:fill="auto"/>
          </w:tcPr>
          <w:p w14:paraId="236E8308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2A4F8DB0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28D59B97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5BEAB5A" w14:textId="0B421CCD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1EC057B7" w14:textId="4AE54D94" w:rsidR="00D43778" w:rsidRP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3F1CDEA" w14:textId="59DE14D6" w:rsid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7E7559F4" w14:textId="7680B14D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4" w:type="pct"/>
            <w:shd w:val="clear" w:color="auto" w:fill="auto"/>
          </w:tcPr>
          <w:p w14:paraId="7708DE92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1FD78F50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48FB5C26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E0AF505" w14:textId="4639ED60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566AB24" w14:textId="37544FDF" w:rsidR="00D43778" w:rsidRP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EC05454" w14:textId="7768B115" w:rsidR="00D43778" w:rsidRP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736FE298" w14:textId="74748B11" w:rsidR="00D43778" w:rsidRPr="00D43778" w:rsidRDefault="00D43778" w:rsidP="0021772A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4" w:type="pct"/>
            <w:shd w:val="clear" w:color="auto" w:fill="auto"/>
          </w:tcPr>
          <w:p w14:paraId="2654D762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249B0D5D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63573BB9" w14:textId="43A1E2A2" w:rsidR="00D43778" w:rsidRPr="00D43778" w:rsidRDefault="00D43778" w:rsidP="00D437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D43778" w:rsidRPr="001A4780" w14:paraId="68880BC7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6B5C6480" w14:textId="0F5589F4" w:rsidR="00D43778" w:rsidRPr="00D43778" w:rsidRDefault="00D43778" w:rsidP="0021772A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</w:t>
            </w:r>
            <w:r w:rsidRPr="00D43778">
              <w:rPr>
                <w:b/>
                <w:sz w:val="20"/>
              </w:rPr>
              <w:lastRenderedPageBreak/>
              <w:t>bers</w:t>
            </w:r>
          </w:p>
        </w:tc>
        <w:tc>
          <w:tcPr>
            <w:tcW w:w="749" w:type="pct"/>
            <w:shd w:val="clear" w:color="auto" w:fill="auto"/>
          </w:tcPr>
          <w:p w14:paraId="528879C9" w14:textId="77777777" w:rsidR="00D43778" w:rsidRPr="00D43778" w:rsidRDefault="00D43778" w:rsidP="0021772A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58B4F473" w14:textId="77777777" w:rsidR="00D43778" w:rsidRDefault="00D43778" w:rsidP="0021772A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3112D737" w14:textId="77777777" w:rsidR="00D43778" w:rsidRPr="00D43778" w:rsidRDefault="00D43778" w:rsidP="0021772A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3AD720FD" w14:textId="77777777" w:rsidR="00D43778" w:rsidRPr="00D43778" w:rsidRDefault="00D43778" w:rsidP="0021772A">
            <w:pPr>
              <w:spacing w:before="0" w:after="0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6A1952BD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55D325F5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4638B971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92F1053" w14:textId="4562365E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6D9205AF" w14:textId="63CC9B53" w:rsidR="00D43778" w:rsidRP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5F0F9FF" w14:textId="3B6F9D90" w:rsidR="00D43778" w:rsidRP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58B36302" w14:textId="43FC720E" w:rsidR="00D43778" w:rsidRPr="00D43778" w:rsidRDefault="00D43778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4" w:type="pct"/>
            <w:shd w:val="clear" w:color="auto" w:fill="auto"/>
          </w:tcPr>
          <w:p w14:paraId="74EA267B" w14:textId="1011B994" w:rsidR="00D43778" w:rsidRPr="009B4637" w:rsidRDefault="00D43778" w:rsidP="0021772A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D43778" w:rsidRPr="001A4780" w14:paraId="22E646B7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206409CA" w14:textId="38C10DD6" w:rsidR="00D43778" w:rsidRPr="00D43778" w:rsidRDefault="00D43778" w:rsidP="0021772A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shd w:val="clear" w:color="auto" w:fill="auto"/>
          </w:tcPr>
          <w:p w14:paraId="38D83F6F" w14:textId="77777777" w:rsidR="00D43778" w:rsidRPr="00D43778" w:rsidRDefault="00D43778" w:rsidP="0021772A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5B064FE0" w14:textId="77777777" w:rsidR="00D43778" w:rsidRDefault="00D43778" w:rsidP="0021772A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1C333A51" w14:textId="77777777" w:rsidR="00D43778" w:rsidRPr="00D43778" w:rsidRDefault="00D43778" w:rsidP="0021772A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7450E527" w14:textId="77777777" w:rsidR="00D43778" w:rsidRPr="00D43778" w:rsidRDefault="00D43778" w:rsidP="0021772A">
            <w:pPr>
              <w:spacing w:before="0" w:after="0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5E73FE0E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27C91D12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773395F8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10D53D7" w14:textId="77101503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756259D" w14:textId="60E2B7EE" w:rsidR="00D43778" w:rsidRDefault="00D43778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EEDCEF4" w14:textId="6274C1F0" w:rsidR="00D43778" w:rsidRPr="00D43778" w:rsidRDefault="000A3C91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4293518" w14:textId="4E6DAF16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4" w:type="pct"/>
            <w:shd w:val="clear" w:color="auto" w:fill="auto"/>
          </w:tcPr>
          <w:p w14:paraId="0BE69404" w14:textId="2DA2A474" w:rsidR="00D43778" w:rsidRPr="009B4637" w:rsidRDefault="002074F0" w:rsidP="002074F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Значение поля поверяется на уникальность среди всех членов комиссии по протоколу</w:t>
            </w:r>
          </w:p>
        </w:tc>
      </w:tr>
      <w:tr w:rsidR="00D43778" w:rsidRPr="001A4780" w14:paraId="3E93707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696CF72E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4539008" w14:textId="1F63AF0A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64C94118" w14:textId="17F4F998" w:rsidR="00D43778" w:rsidRDefault="00D43778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7D32CC8" w14:textId="20B2070E" w:rsidR="00D43778" w:rsidRPr="00D43778" w:rsidRDefault="00D43778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B69C030" w14:textId="4CF7CE2B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4" w:type="pct"/>
            <w:shd w:val="clear" w:color="auto" w:fill="auto"/>
          </w:tcPr>
          <w:p w14:paraId="42FEA883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48691344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08C05F8B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71E1396" w14:textId="4532CA0D" w:rsidR="00D43778" w:rsidRPr="00D43778" w:rsidRDefault="00D43778" w:rsidP="00D437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7E25542" w14:textId="2C17F47E" w:rsidR="00D43778" w:rsidRDefault="00D43778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0ED90CF" w14:textId="60B68D2C" w:rsidR="00D43778" w:rsidRPr="00D43778" w:rsidRDefault="00D43778" w:rsidP="0021772A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34D901C8" w14:textId="487E1F20" w:rsidR="00D43778" w:rsidRPr="00D43778" w:rsidRDefault="00D43778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4" w:type="pct"/>
            <w:shd w:val="clear" w:color="auto" w:fill="auto"/>
          </w:tcPr>
          <w:p w14:paraId="0426326C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33C0FC9C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0214F87A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98D173D" w14:textId="4E4C1AA4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4C184D6" w14:textId="2E0B490F" w:rsidR="00D43778" w:rsidRDefault="00D43778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F11D1F1" w14:textId="5652B816" w:rsidR="00D43778" w:rsidRPr="00D43778" w:rsidRDefault="00D43778" w:rsidP="0021772A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9B00056" w14:textId="58A6F43F" w:rsidR="00D43778" w:rsidRPr="00D43778" w:rsidRDefault="00D43778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4" w:type="pct"/>
            <w:shd w:val="clear" w:color="auto" w:fill="auto"/>
          </w:tcPr>
          <w:p w14:paraId="2009D1C4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48BBE0ED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0DA7AD30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4ABCCF9" w14:textId="12EBDD9D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DE351AF" w14:textId="7DA19258" w:rsidR="00D43778" w:rsidRDefault="00D43778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4C18FB4" w14:textId="3A7830A8" w:rsidR="00D43778" w:rsidRP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0B299DF" w14:textId="2FEF6C15" w:rsidR="00D43778" w:rsidRPr="00D43778" w:rsidRDefault="00D43778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4" w:type="pct"/>
            <w:shd w:val="clear" w:color="auto" w:fill="auto"/>
          </w:tcPr>
          <w:p w14:paraId="3EC5E3AB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5152E9E4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48BB37A7" w14:textId="426511D3" w:rsidR="00D43778" w:rsidRPr="00D43778" w:rsidRDefault="00D43778" w:rsidP="00D437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D43778" w:rsidRPr="001A4780" w14:paraId="7CDBD5AC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74E3C311" w14:textId="7EEB07E1" w:rsidR="00D43778" w:rsidRPr="00D43778" w:rsidRDefault="00D43778" w:rsidP="0021772A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shd w:val="clear" w:color="auto" w:fill="auto"/>
          </w:tcPr>
          <w:p w14:paraId="60BF4AF3" w14:textId="77777777" w:rsidR="00D43778" w:rsidRPr="00D43778" w:rsidRDefault="00D43778" w:rsidP="0021772A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25AB3C26" w14:textId="77777777" w:rsidR="00D43778" w:rsidRDefault="00D43778" w:rsidP="0021772A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352F388D" w14:textId="77777777" w:rsid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6F993C48" w14:textId="77777777" w:rsidR="00D43778" w:rsidRDefault="00D43778" w:rsidP="0021772A">
            <w:pPr>
              <w:spacing w:before="0" w:after="0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64AA85CC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0DFA92F8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18A11D46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7ECCE95" w14:textId="67A466A9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52BE2742" w14:textId="25EEB7BD" w:rsidR="00D43778" w:rsidRDefault="00D43778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3F4F5DA" w14:textId="520B9B19" w:rsidR="00D43778" w:rsidRP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7889518" w14:textId="27774715" w:rsid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4" w:type="pct"/>
            <w:shd w:val="clear" w:color="auto" w:fill="auto"/>
          </w:tcPr>
          <w:p w14:paraId="5DCC9EF2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1D13AAA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60E4DA88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6A07437" w14:textId="2DB1ED97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14972F89" w14:textId="3186C1DB" w:rsidR="00D43778" w:rsidRPr="00655FB3" w:rsidRDefault="00655FB3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7074E2D" w14:textId="2DC8234F" w:rsidR="00D43778" w:rsidRDefault="00655FB3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3E4EB8B0" w14:textId="15AEEC77" w:rsid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4" w:type="pct"/>
            <w:shd w:val="clear" w:color="auto" w:fill="auto"/>
          </w:tcPr>
          <w:p w14:paraId="6D101572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2E785F07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3C2DC0BB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247932F" w14:textId="2C0C53E7" w:rsidR="00D43778" w:rsidRPr="00D43778" w:rsidRDefault="00655FB3" w:rsidP="0021772A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EE65654" w14:textId="6FFB92D7" w:rsidR="00D43778" w:rsidRPr="00655FB3" w:rsidRDefault="00655FB3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58AAFB3" w14:textId="213D3EB7" w:rsidR="00D43778" w:rsidRDefault="00655FB3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4836867" w14:textId="459BA8A7" w:rsidR="00D43778" w:rsidRDefault="00655FB3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4" w:type="pct"/>
            <w:shd w:val="clear" w:color="auto" w:fill="auto"/>
          </w:tcPr>
          <w:p w14:paraId="2049135B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254573" w14:paraId="56DEE334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617B6BAE" w14:textId="078928C3" w:rsidR="00D43778" w:rsidRPr="00254573" w:rsidRDefault="00D43778" w:rsidP="00655FB3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 w:rsidR="00655FB3">
              <w:rPr>
                <w:b/>
                <w:sz w:val="20"/>
              </w:rPr>
              <w:t>протокола</w:t>
            </w:r>
          </w:p>
        </w:tc>
      </w:tr>
      <w:tr w:rsidR="00D43778" w:rsidRPr="001A4780" w14:paraId="709D8694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3FBF186F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21192C4C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5DC52E82" w14:textId="77777777" w:rsidR="00D43778" w:rsidRPr="00724833" w:rsidRDefault="00D43778" w:rsidP="0021772A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70961554" w14:textId="77777777" w:rsidR="00D43778" w:rsidRPr="00724833" w:rsidRDefault="00D43778" w:rsidP="0021772A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48BD2B21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4" w:type="pct"/>
            <w:shd w:val="clear" w:color="auto" w:fill="auto"/>
            <w:vAlign w:val="center"/>
          </w:tcPr>
          <w:p w14:paraId="1C2C7552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</w:tr>
      <w:tr w:rsidR="00D43778" w:rsidRPr="001A4780" w14:paraId="0B04C25C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6640DA05" w14:textId="77777777" w:rsidR="00D43778" w:rsidRPr="00E45768" w:rsidRDefault="00D43778" w:rsidP="0021772A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0F8CE34" w14:textId="77777777" w:rsidR="00D43778" w:rsidRPr="00E45768" w:rsidRDefault="00D43778" w:rsidP="0021772A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40B794E" w14:textId="77777777" w:rsidR="00D43778" w:rsidRPr="00E45768" w:rsidRDefault="00D43778" w:rsidP="0021772A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7398C11" w14:textId="77777777" w:rsidR="00D43778" w:rsidRPr="00E45768" w:rsidRDefault="00D43778" w:rsidP="0021772A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45BF1CC7" w14:textId="77777777" w:rsidR="00D43778" w:rsidRPr="00E45768" w:rsidRDefault="00D43778" w:rsidP="0021772A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4" w:type="pct"/>
            <w:shd w:val="clear" w:color="auto" w:fill="auto"/>
            <w:vAlign w:val="center"/>
          </w:tcPr>
          <w:p w14:paraId="4FBFC566" w14:textId="77777777" w:rsidR="00D43778" w:rsidRPr="00E45768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6B27F85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50A0F0E7" w14:textId="77777777" w:rsidR="00D43778" w:rsidRPr="00E45768" w:rsidRDefault="00D43778" w:rsidP="0021772A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46B193" w14:textId="77777777" w:rsidR="00D43778" w:rsidRPr="00E45768" w:rsidRDefault="00D43778" w:rsidP="0021772A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8171E35" w14:textId="77777777" w:rsidR="00D43778" w:rsidRPr="00E45768" w:rsidRDefault="00D43778" w:rsidP="0021772A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9EEADDE" w14:textId="77777777" w:rsidR="00D43778" w:rsidRPr="00E45768" w:rsidRDefault="00D43778" w:rsidP="0021772A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04911CF5" w14:textId="38BC973B" w:rsidR="00D43778" w:rsidRPr="00E45768" w:rsidRDefault="002D1F44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D43778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4" w:type="pct"/>
            <w:shd w:val="clear" w:color="auto" w:fill="auto"/>
            <w:vAlign w:val="center"/>
          </w:tcPr>
          <w:p w14:paraId="4E10876B" w14:textId="77777777" w:rsidR="00D43778" w:rsidRPr="00E45768" w:rsidRDefault="00D43778" w:rsidP="0021772A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D43778" w:rsidRPr="00254573" w14:paraId="06864B40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776F5E6C" w14:textId="36028CF3" w:rsidR="00D43778" w:rsidRPr="00254573" w:rsidRDefault="002D1F44" w:rsidP="0021772A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D43778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D43778" w:rsidRPr="001A4780" w14:paraId="1D5FF26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69018D05" w14:textId="77777777" w:rsidR="00D43778" w:rsidRPr="006C6D44" w:rsidRDefault="00D43778" w:rsidP="0021772A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7B8BF08C" w14:textId="77777777" w:rsidR="00D43778" w:rsidRPr="006C6D44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4298351A" w14:textId="77777777" w:rsidR="00D43778" w:rsidRPr="006C6D44" w:rsidRDefault="00D43778" w:rsidP="0021772A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643A053A" w14:textId="77777777" w:rsidR="00D43778" w:rsidRPr="006C6D44" w:rsidRDefault="00D43778" w:rsidP="0021772A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20E779A8" w14:textId="77777777" w:rsidR="00D43778" w:rsidRPr="006C6D44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4" w:type="pct"/>
            <w:shd w:val="clear" w:color="auto" w:fill="auto"/>
            <w:vAlign w:val="center"/>
          </w:tcPr>
          <w:p w14:paraId="6B32F7F9" w14:textId="77777777" w:rsidR="00D43778" w:rsidRPr="006C6D44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</w:tr>
      <w:tr w:rsidR="00D43778" w:rsidRPr="001A4780" w14:paraId="7C47A62E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04E36FA7" w14:textId="77777777" w:rsidR="00D43778" w:rsidRPr="006C6D44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43F146A" w14:textId="77777777" w:rsidR="00D43778" w:rsidRPr="003804BF" w:rsidRDefault="00D43778" w:rsidP="0021772A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22FEE992" w14:textId="77777777" w:rsidR="00D43778" w:rsidRPr="003804BF" w:rsidRDefault="00D43778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8534F52" w14:textId="77777777" w:rsidR="00D43778" w:rsidRPr="003804BF" w:rsidRDefault="00D43778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F16C8FE" w14:textId="1AE609F1" w:rsidR="00D43778" w:rsidRPr="003804BF" w:rsidRDefault="002D1F44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4" w:type="pct"/>
            <w:shd w:val="clear" w:color="auto" w:fill="auto"/>
          </w:tcPr>
          <w:p w14:paraId="482987B2" w14:textId="77777777" w:rsidR="00D43778" w:rsidRPr="003804BF" w:rsidRDefault="00D43778" w:rsidP="0021772A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AA3611" w:rsidRPr="00254573" w14:paraId="1C4B497D" w14:textId="77777777" w:rsidTr="00AA3611">
        <w:tc>
          <w:tcPr>
            <w:tcW w:w="5000" w:type="pct"/>
            <w:gridSpan w:val="11"/>
            <w:shd w:val="clear" w:color="auto" w:fill="auto"/>
          </w:tcPr>
          <w:p w14:paraId="4DD5C09E" w14:textId="77777777" w:rsidR="00AA3611" w:rsidRPr="00254573" w:rsidRDefault="00AA3611" w:rsidP="005E416A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bCs/>
                <w:sz w:val="20"/>
              </w:rPr>
              <w:t>Электронный документ, полученный из внешней системы</w:t>
            </w:r>
          </w:p>
        </w:tc>
      </w:tr>
      <w:tr w:rsidR="00AA3611" w:rsidRPr="001A4780" w14:paraId="166F1C1B" w14:textId="77777777" w:rsidTr="00AA3611">
        <w:tc>
          <w:tcPr>
            <w:tcW w:w="758" w:type="pct"/>
            <w:gridSpan w:val="2"/>
            <w:shd w:val="clear" w:color="auto" w:fill="auto"/>
            <w:vAlign w:val="center"/>
          </w:tcPr>
          <w:p w14:paraId="0F4EFCF5" w14:textId="77777777" w:rsidR="00AA3611" w:rsidRPr="00724833" w:rsidRDefault="00AA3611" w:rsidP="005E416A">
            <w:pPr>
              <w:spacing w:before="0" w:after="0"/>
              <w:rPr>
                <w:b/>
                <w:sz w:val="20"/>
              </w:rPr>
            </w:pPr>
            <w:r w:rsidRPr="00C7675F">
              <w:rPr>
                <w:b/>
                <w:sz w:val="20"/>
                <w:lang w:val="en-US"/>
              </w:rPr>
              <w:t>extPrintForm</w:t>
            </w:r>
          </w:p>
        </w:tc>
        <w:tc>
          <w:tcPr>
            <w:tcW w:w="757" w:type="pct"/>
            <w:gridSpan w:val="2"/>
            <w:shd w:val="clear" w:color="auto" w:fill="auto"/>
            <w:vAlign w:val="center"/>
          </w:tcPr>
          <w:p w14:paraId="644AED7D" w14:textId="77777777" w:rsidR="00AA3611" w:rsidRPr="00724833" w:rsidRDefault="00AA3611" w:rsidP="005E416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2985ADE0" w14:textId="77777777" w:rsidR="00AA3611" w:rsidRPr="00724833" w:rsidRDefault="00AA3611" w:rsidP="005E416A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81" w:type="pct"/>
            <w:gridSpan w:val="2"/>
            <w:shd w:val="clear" w:color="auto" w:fill="auto"/>
          </w:tcPr>
          <w:p w14:paraId="086C3F92" w14:textId="77777777" w:rsidR="00AA3611" w:rsidRPr="00724833" w:rsidRDefault="00AA3611" w:rsidP="005E416A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3BCF8BAC" w14:textId="77777777" w:rsidR="00AA3611" w:rsidRPr="00724833" w:rsidRDefault="00AA3611" w:rsidP="005E416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01" w:type="pct"/>
            <w:gridSpan w:val="2"/>
            <w:shd w:val="clear" w:color="auto" w:fill="auto"/>
            <w:vAlign w:val="center"/>
          </w:tcPr>
          <w:p w14:paraId="242E11D7" w14:textId="77777777" w:rsidR="00AA3611" w:rsidRPr="00724833" w:rsidRDefault="00AA3611" w:rsidP="005E416A">
            <w:pPr>
              <w:spacing w:before="0" w:after="0"/>
              <w:rPr>
                <w:b/>
                <w:sz w:val="20"/>
              </w:rPr>
            </w:pPr>
          </w:p>
        </w:tc>
      </w:tr>
      <w:tr w:rsidR="00AA3611" w:rsidRPr="001A4780" w14:paraId="606F4A33" w14:textId="77777777" w:rsidTr="00AA3611">
        <w:tc>
          <w:tcPr>
            <w:tcW w:w="758" w:type="pct"/>
            <w:gridSpan w:val="2"/>
            <w:vMerge w:val="restart"/>
            <w:shd w:val="clear" w:color="auto" w:fill="auto"/>
            <w:vAlign w:val="center"/>
          </w:tcPr>
          <w:p w14:paraId="3F95F7B9" w14:textId="77777777" w:rsidR="00AA3611" w:rsidRPr="00E45768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57" w:type="pct"/>
            <w:gridSpan w:val="2"/>
            <w:shd w:val="clear" w:color="auto" w:fill="auto"/>
          </w:tcPr>
          <w:p w14:paraId="774D4BB8" w14:textId="77777777" w:rsidR="00AA3611" w:rsidRPr="00E45768" w:rsidRDefault="00AA3611" w:rsidP="005E416A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content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6B5ED80A" w14:textId="77777777" w:rsidR="00AA3611" w:rsidRPr="00E45768" w:rsidRDefault="00AA3611" w:rsidP="005E416A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81" w:type="pct"/>
            <w:gridSpan w:val="2"/>
            <w:shd w:val="clear" w:color="auto" w:fill="auto"/>
          </w:tcPr>
          <w:p w14:paraId="3092DDC3" w14:textId="77777777" w:rsidR="00AA3611" w:rsidRPr="00E45768" w:rsidRDefault="00AA3611" w:rsidP="005E416A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0D524B7F" w14:textId="77777777" w:rsidR="00AA3611" w:rsidRPr="00E45768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Содержимое файла электронного документа</w:t>
            </w:r>
          </w:p>
        </w:tc>
        <w:tc>
          <w:tcPr>
            <w:tcW w:w="1401" w:type="pct"/>
            <w:gridSpan w:val="2"/>
            <w:shd w:val="clear" w:color="auto" w:fill="auto"/>
          </w:tcPr>
          <w:p w14:paraId="29270FD2" w14:textId="77777777" w:rsidR="00AA3611" w:rsidRDefault="00AA3611" w:rsidP="005E416A">
            <w:pPr>
              <w:spacing w:before="0" w:after="0"/>
              <w:jc w:val="both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  <w:p w14:paraId="5A96A61B" w14:textId="51A8CE54" w:rsidR="00AA3611" w:rsidRPr="00E45768" w:rsidRDefault="00AA3611" w:rsidP="005E416A">
            <w:pPr>
              <w:spacing w:before="0" w:after="0"/>
              <w:rPr>
                <w:sz w:val="20"/>
              </w:rPr>
            </w:pPr>
          </w:p>
        </w:tc>
      </w:tr>
      <w:tr w:rsidR="00AA3611" w:rsidRPr="001A4780" w14:paraId="3E6DF5E1" w14:textId="77777777" w:rsidTr="00AA3611">
        <w:tc>
          <w:tcPr>
            <w:tcW w:w="758" w:type="pct"/>
            <w:gridSpan w:val="2"/>
            <w:vMerge/>
            <w:shd w:val="clear" w:color="auto" w:fill="auto"/>
            <w:vAlign w:val="center"/>
          </w:tcPr>
          <w:p w14:paraId="287E720D" w14:textId="77777777" w:rsidR="00AA3611" w:rsidRPr="00E45768" w:rsidRDefault="00AA3611" w:rsidP="005E416A">
            <w:pPr>
              <w:spacing w:before="0" w:after="0"/>
              <w:rPr>
                <w:sz w:val="20"/>
              </w:rPr>
            </w:pPr>
          </w:p>
        </w:tc>
        <w:tc>
          <w:tcPr>
            <w:tcW w:w="757" w:type="pct"/>
            <w:gridSpan w:val="2"/>
            <w:shd w:val="clear" w:color="auto" w:fill="auto"/>
          </w:tcPr>
          <w:p w14:paraId="15EA294D" w14:textId="77777777" w:rsidR="00AA3611" w:rsidRPr="00E45768" w:rsidRDefault="00AA3611" w:rsidP="005E416A">
            <w:pPr>
              <w:spacing w:before="0" w:after="0"/>
              <w:rPr>
                <w:sz w:val="20"/>
              </w:rPr>
            </w:pPr>
            <w:r w:rsidRPr="00DF3BE0">
              <w:rPr>
                <w:sz w:val="20"/>
              </w:rPr>
              <w:t>url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533F3AE0" w14:textId="77777777" w:rsidR="00AA3611" w:rsidRPr="00E45768" w:rsidRDefault="00AA3611" w:rsidP="005E416A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81" w:type="pct"/>
            <w:gridSpan w:val="2"/>
            <w:shd w:val="clear" w:color="auto" w:fill="auto"/>
            <w:vAlign w:val="center"/>
          </w:tcPr>
          <w:p w14:paraId="3BC27D4A" w14:textId="77777777" w:rsidR="00AA3611" w:rsidRPr="00E45768" w:rsidRDefault="00AA3611" w:rsidP="005E416A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2F4D5886" w14:textId="77777777" w:rsidR="00AA3611" w:rsidRPr="00E45768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Ссылка для скачивания электронного документа</w:t>
            </w:r>
          </w:p>
        </w:tc>
        <w:tc>
          <w:tcPr>
            <w:tcW w:w="1401" w:type="pct"/>
            <w:gridSpan w:val="2"/>
            <w:shd w:val="clear" w:color="auto" w:fill="auto"/>
            <w:vAlign w:val="center"/>
          </w:tcPr>
          <w:p w14:paraId="4549E1F3" w14:textId="77777777" w:rsidR="00AA3611" w:rsidRPr="00E45768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Заполняется при передаче от ЕИС  документа</w:t>
            </w:r>
          </w:p>
        </w:tc>
      </w:tr>
      <w:tr w:rsidR="00AA3611" w:rsidRPr="001A4780" w14:paraId="4D1F3467" w14:textId="77777777" w:rsidTr="00AA3611">
        <w:tc>
          <w:tcPr>
            <w:tcW w:w="758" w:type="pct"/>
            <w:gridSpan w:val="2"/>
            <w:shd w:val="clear" w:color="auto" w:fill="auto"/>
            <w:vAlign w:val="center"/>
          </w:tcPr>
          <w:p w14:paraId="1B7E80F9" w14:textId="77777777" w:rsidR="00AA3611" w:rsidRPr="00E45768" w:rsidRDefault="00AA3611" w:rsidP="005E416A">
            <w:pPr>
              <w:spacing w:before="0" w:after="0"/>
              <w:rPr>
                <w:sz w:val="20"/>
              </w:rPr>
            </w:pPr>
          </w:p>
        </w:tc>
        <w:tc>
          <w:tcPr>
            <w:tcW w:w="757" w:type="pct"/>
            <w:gridSpan w:val="2"/>
            <w:shd w:val="clear" w:color="auto" w:fill="auto"/>
          </w:tcPr>
          <w:p w14:paraId="5F2687D4" w14:textId="77777777" w:rsidR="00AA3611" w:rsidRPr="00E45768" w:rsidRDefault="00AA3611" w:rsidP="005E416A">
            <w:pPr>
              <w:spacing w:before="0" w:after="0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6435B2C5" w14:textId="77777777" w:rsidR="00AA3611" w:rsidRPr="00E45768" w:rsidRDefault="00AA3611" w:rsidP="005E416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gridSpan w:val="2"/>
            <w:shd w:val="clear" w:color="auto" w:fill="auto"/>
            <w:vAlign w:val="center"/>
          </w:tcPr>
          <w:p w14:paraId="7B1818D6" w14:textId="77777777" w:rsidR="00AA3611" w:rsidRPr="00E45768" w:rsidRDefault="00AA3611" w:rsidP="005E416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S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667DD1CF" w14:textId="77777777" w:rsidR="00AA3611" w:rsidRPr="00E45768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>
              <w:rPr>
                <w:sz w:val="20"/>
                <w:lang w:eastAsia="en-US"/>
              </w:rPr>
              <w:t xml:space="preserve"> электронного документа</w:t>
            </w:r>
          </w:p>
        </w:tc>
        <w:tc>
          <w:tcPr>
            <w:tcW w:w="1401" w:type="pct"/>
            <w:gridSpan w:val="2"/>
            <w:shd w:val="clear" w:color="auto" w:fill="auto"/>
            <w:vAlign w:val="center"/>
          </w:tcPr>
          <w:p w14:paraId="03E6ED03" w14:textId="77777777" w:rsidR="00AA3611" w:rsidRPr="00E45768" w:rsidRDefault="00AA3611" w:rsidP="005E416A">
            <w:pPr>
              <w:spacing w:before="0" w:after="0"/>
              <w:rPr>
                <w:sz w:val="20"/>
              </w:rPr>
            </w:pPr>
          </w:p>
        </w:tc>
      </w:tr>
      <w:tr w:rsidR="00AA3611" w:rsidRPr="00FA7A68" w14:paraId="57A44E3C" w14:textId="77777777" w:rsidTr="00AA3611">
        <w:tc>
          <w:tcPr>
            <w:tcW w:w="758" w:type="pct"/>
            <w:gridSpan w:val="2"/>
            <w:shd w:val="clear" w:color="auto" w:fill="auto"/>
            <w:vAlign w:val="center"/>
          </w:tcPr>
          <w:p w14:paraId="412A229E" w14:textId="77777777" w:rsidR="00AA3611" w:rsidRPr="00E45768" w:rsidRDefault="00AA3611" w:rsidP="005E416A">
            <w:pPr>
              <w:spacing w:before="0" w:after="0"/>
              <w:rPr>
                <w:sz w:val="20"/>
              </w:rPr>
            </w:pPr>
          </w:p>
        </w:tc>
        <w:tc>
          <w:tcPr>
            <w:tcW w:w="757" w:type="pct"/>
            <w:gridSpan w:val="2"/>
            <w:shd w:val="clear" w:color="auto" w:fill="auto"/>
          </w:tcPr>
          <w:p w14:paraId="087EE104" w14:textId="77777777" w:rsidR="00AA3611" w:rsidRPr="00E45768" w:rsidRDefault="00AA3611" w:rsidP="005E416A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fileType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068B1339" w14:textId="77777777" w:rsidR="00AA3611" w:rsidRPr="00E45768" w:rsidRDefault="00AA3611" w:rsidP="005E416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gridSpan w:val="2"/>
            <w:shd w:val="clear" w:color="auto" w:fill="auto"/>
            <w:vAlign w:val="center"/>
          </w:tcPr>
          <w:p w14:paraId="206D3119" w14:textId="77777777" w:rsidR="00AA3611" w:rsidRPr="00E45768" w:rsidRDefault="00AA3611" w:rsidP="005E416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18015930" w14:textId="77777777" w:rsidR="00AA3611" w:rsidRPr="00E45768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Тип файла электронного документа</w:t>
            </w:r>
          </w:p>
        </w:tc>
        <w:tc>
          <w:tcPr>
            <w:tcW w:w="1401" w:type="pct"/>
            <w:gridSpan w:val="2"/>
            <w:shd w:val="clear" w:color="auto" w:fill="auto"/>
          </w:tcPr>
          <w:p w14:paraId="06C73665" w14:textId="77777777" w:rsidR="00AA3611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237E7DC3" w14:textId="77777777" w:rsidR="00AA3611" w:rsidRPr="00C7675F" w:rsidRDefault="00AA3611" w:rsidP="005E416A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pdf</w:t>
            </w:r>
          </w:p>
          <w:p w14:paraId="46AB56BD" w14:textId="77777777" w:rsidR="00AA3611" w:rsidRPr="00C7675F" w:rsidRDefault="00AA3611" w:rsidP="005E416A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docx</w:t>
            </w:r>
          </w:p>
          <w:p w14:paraId="362B73A4" w14:textId="77777777" w:rsidR="00AA3611" w:rsidRPr="00C7675F" w:rsidRDefault="00AA3611" w:rsidP="005E416A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doc</w:t>
            </w:r>
          </w:p>
          <w:p w14:paraId="3C003265" w14:textId="77777777" w:rsidR="00AA3611" w:rsidRPr="00C7675F" w:rsidRDefault="00AA3611" w:rsidP="005E416A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rtf</w:t>
            </w:r>
          </w:p>
          <w:p w14:paraId="6E9A2208" w14:textId="77777777" w:rsidR="00AA3611" w:rsidRPr="00C7675F" w:rsidRDefault="00AA3611" w:rsidP="005E416A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xls</w:t>
            </w:r>
          </w:p>
          <w:p w14:paraId="2A1888D7" w14:textId="77777777" w:rsidR="00AA3611" w:rsidRPr="00C7675F" w:rsidRDefault="00AA3611" w:rsidP="005E416A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xlsx</w:t>
            </w:r>
          </w:p>
          <w:p w14:paraId="0A466438" w14:textId="77777777" w:rsidR="00AA3611" w:rsidRPr="00C7675F" w:rsidRDefault="00AA3611" w:rsidP="005E416A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jpeg</w:t>
            </w:r>
          </w:p>
          <w:p w14:paraId="497F7017" w14:textId="77777777" w:rsidR="00AA3611" w:rsidRPr="00C7675F" w:rsidRDefault="00AA3611" w:rsidP="005E416A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jpg</w:t>
            </w:r>
          </w:p>
          <w:p w14:paraId="38FC0197" w14:textId="77777777" w:rsidR="00AA3611" w:rsidRPr="00C7675F" w:rsidRDefault="00AA3611" w:rsidP="005E416A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bmp</w:t>
            </w:r>
          </w:p>
          <w:p w14:paraId="36D5D286" w14:textId="77777777" w:rsidR="00AA3611" w:rsidRPr="00C7675F" w:rsidRDefault="00AA3611" w:rsidP="005E416A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tif</w:t>
            </w:r>
          </w:p>
          <w:p w14:paraId="43FA4242" w14:textId="77777777" w:rsidR="00AA3611" w:rsidRPr="00C7675F" w:rsidRDefault="00AA3611" w:rsidP="005E416A">
            <w:pPr>
              <w:spacing w:before="0" w:after="0"/>
              <w:rPr>
                <w:sz w:val="20"/>
                <w:lang w:val="en-US"/>
              </w:rPr>
            </w:pPr>
            <w:r w:rsidRPr="00C7675F">
              <w:rPr>
                <w:sz w:val="20"/>
                <w:lang w:val="en-US"/>
              </w:rPr>
              <w:t>tiff</w:t>
            </w:r>
          </w:p>
          <w:p w14:paraId="72CCC72C" w14:textId="77777777" w:rsidR="00AA3611" w:rsidRPr="00C7675F" w:rsidRDefault="00AA3611" w:rsidP="005E416A">
            <w:pPr>
              <w:spacing w:before="0" w:after="0"/>
              <w:rPr>
                <w:sz w:val="20"/>
                <w:lang w:val="en-US"/>
              </w:rPr>
            </w:pPr>
            <w:r w:rsidRPr="00C7675F">
              <w:rPr>
                <w:sz w:val="20"/>
                <w:lang w:val="en-US"/>
              </w:rPr>
              <w:t>txt</w:t>
            </w:r>
          </w:p>
          <w:p w14:paraId="3501E416" w14:textId="77777777" w:rsidR="00AA3611" w:rsidRPr="00C7675F" w:rsidRDefault="00AA3611" w:rsidP="005E416A">
            <w:pPr>
              <w:spacing w:before="0" w:after="0"/>
              <w:rPr>
                <w:sz w:val="20"/>
                <w:lang w:val="en-US"/>
              </w:rPr>
            </w:pPr>
            <w:r w:rsidRPr="00C7675F">
              <w:rPr>
                <w:sz w:val="20"/>
                <w:lang w:val="en-US"/>
              </w:rPr>
              <w:t>zip</w:t>
            </w:r>
          </w:p>
          <w:p w14:paraId="2497F8A2" w14:textId="77777777" w:rsidR="00AA3611" w:rsidRPr="00C7675F" w:rsidRDefault="00AA3611" w:rsidP="005E416A">
            <w:pPr>
              <w:spacing w:before="0" w:after="0"/>
              <w:rPr>
                <w:sz w:val="20"/>
                <w:lang w:val="en-US"/>
              </w:rPr>
            </w:pPr>
            <w:r w:rsidRPr="00C7675F">
              <w:rPr>
                <w:sz w:val="20"/>
                <w:lang w:val="en-US"/>
              </w:rPr>
              <w:t>rar</w:t>
            </w:r>
          </w:p>
          <w:p w14:paraId="752A341E" w14:textId="77777777" w:rsidR="00AA3611" w:rsidRPr="00C7675F" w:rsidRDefault="00AA3611" w:rsidP="005E416A">
            <w:pPr>
              <w:spacing w:before="0" w:after="0"/>
              <w:rPr>
                <w:sz w:val="20"/>
                <w:lang w:val="en-US"/>
              </w:rPr>
            </w:pPr>
            <w:r w:rsidRPr="00C7675F">
              <w:rPr>
                <w:sz w:val="20"/>
                <w:lang w:val="en-US"/>
              </w:rPr>
              <w:t>gif</w:t>
            </w:r>
          </w:p>
          <w:p w14:paraId="6F1E57DC" w14:textId="77777777" w:rsidR="00AA3611" w:rsidRPr="00C7675F" w:rsidRDefault="00AA3611" w:rsidP="005E416A">
            <w:pPr>
              <w:spacing w:before="0" w:after="0"/>
              <w:rPr>
                <w:sz w:val="20"/>
                <w:lang w:val="en-US"/>
              </w:rPr>
            </w:pPr>
            <w:r w:rsidRPr="00C7675F">
              <w:rPr>
                <w:sz w:val="20"/>
                <w:lang w:val="en-US"/>
              </w:rPr>
              <w:t>csv</w:t>
            </w:r>
          </w:p>
          <w:p w14:paraId="7A1D8196" w14:textId="77777777" w:rsidR="00AA3611" w:rsidRPr="00500F79" w:rsidRDefault="00AA3611" w:rsidP="005E416A">
            <w:pPr>
              <w:spacing w:before="0" w:after="0"/>
              <w:rPr>
                <w:sz w:val="20"/>
                <w:lang w:val="en-US"/>
              </w:rPr>
            </w:pPr>
            <w:r w:rsidRPr="00500F79">
              <w:rPr>
                <w:sz w:val="20"/>
                <w:lang w:val="en-US"/>
              </w:rPr>
              <w:t>odp</w:t>
            </w:r>
          </w:p>
          <w:p w14:paraId="590162A2" w14:textId="77777777" w:rsidR="00AA3611" w:rsidRPr="00500F79" w:rsidRDefault="00AA3611" w:rsidP="005E416A">
            <w:pPr>
              <w:spacing w:before="0" w:after="0"/>
              <w:rPr>
                <w:sz w:val="20"/>
                <w:lang w:val="en-US"/>
              </w:rPr>
            </w:pPr>
            <w:r w:rsidRPr="00500F79">
              <w:rPr>
                <w:sz w:val="20"/>
                <w:lang w:val="en-US"/>
              </w:rPr>
              <w:t>odf</w:t>
            </w:r>
          </w:p>
          <w:p w14:paraId="2531C688" w14:textId="77777777" w:rsidR="00AA3611" w:rsidRPr="00500F79" w:rsidRDefault="00AA3611" w:rsidP="005E416A">
            <w:pPr>
              <w:spacing w:before="0" w:after="0"/>
              <w:rPr>
                <w:sz w:val="20"/>
                <w:lang w:val="en-US"/>
              </w:rPr>
            </w:pPr>
            <w:r w:rsidRPr="00500F79">
              <w:rPr>
                <w:sz w:val="20"/>
                <w:lang w:val="en-US"/>
              </w:rPr>
              <w:t>ods</w:t>
            </w:r>
          </w:p>
          <w:p w14:paraId="019A158B" w14:textId="77777777" w:rsidR="00AA3611" w:rsidRPr="00500F79" w:rsidRDefault="00AA3611" w:rsidP="005E416A">
            <w:pPr>
              <w:spacing w:before="0" w:after="0"/>
              <w:rPr>
                <w:sz w:val="20"/>
                <w:lang w:val="en-US"/>
              </w:rPr>
            </w:pPr>
            <w:r w:rsidRPr="00500F79">
              <w:rPr>
                <w:sz w:val="20"/>
                <w:lang w:val="en-US"/>
              </w:rPr>
              <w:t>odt</w:t>
            </w:r>
          </w:p>
          <w:p w14:paraId="0F392993" w14:textId="77777777" w:rsidR="00AA3611" w:rsidRPr="00500F79" w:rsidRDefault="00AA3611" w:rsidP="005E416A">
            <w:pPr>
              <w:spacing w:before="0" w:after="0"/>
              <w:rPr>
                <w:sz w:val="20"/>
                <w:lang w:val="en-US"/>
              </w:rPr>
            </w:pPr>
            <w:r w:rsidRPr="00500F79">
              <w:rPr>
                <w:sz w:val="20"/>
                <w:lang w:val="en-US"/>
              </w:rPr>
              <w:lastRenderedPageBreak/>
              <w:t>sxc</w:t>
            </w:r>
          </w:p>
          <w:p w14:paraId="1EFCA919" w14:textId="77777777" w:rsidR="00AA3611" w:rsidRDefault="00AA3611" w:rsidP="005E416A">
            <w:pPr>
              <w:spacing w:before="0" w:after="0"/>
              <w:rPr>
                <w:sz w:val="20"/>
                <w:lang w:val="en-US"/>
              </w:rPr>
            </w:pPr>
            <w:r w:rsidRPr="00500F79">
              <w:rPr>
                <w:sz w:val="20"/>
                <w:lang w:val="en-US"/>
              </w:rPr>
              <w:t>sxw</w:t>
            </w:r>
          </w:p>
          <w:p w14:paraId="5DEFE801" w14:textId="77777777" w:rsidR="00AA3611" w:rsidRPr="003928C5" w:rsidRDefault="00AA3611" w:rsidP="005E416A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xml</w:t>
            </w:r>
          </w:p>
        </w:tc>
      </w:tr>
      <w:tr w:rsidR="00AA3611" w:rsidRPr="001A4780" w14:paraId="45F6B643" w14:textId="77777777" w:rsidTr="00AA3611">
        <w:tc>
          <w:tcPr>
            <w:tcW w:w="758" w:type="pct"/>
            <w:gridSpan w:val="2"/>
            <w:shd w:val="clear" w:color="auto" w:fill="auto"/>
            <w:vAlign w:val="center"/>
          </w:tcPr>
          <w:p w14:paraId="555A2A30" w14:textId="77777777" w:rsidR="00AA3611" w:rsidRPr="003928C5" w:rsidRDefault="00AA3611" w:rsidP="005E416A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57" w:type="pct"/>
            <w:gridSpan w:val="2"/>
            <w:shd w:val="clear" w:color="auto" w:fill="auto"/>
          </w:tcPr>
          <w:p w14:paraId="7F115DD5" w14:textId="77777777" w:rsidR="00AA3611" w:rsidRPr="00E45768" w:rsidRDefault="00AA3611" w:rsidP="005E416A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controlPersonalSignature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5849B1E2" w14:textId="77777777" w:rsidR="00AA3611" w:rsidRPr="00E45768" w:rsidRDefault="00AA3611" w:rsidP="005E416A">
            <w:pPr>
              <w:spacing w:before="0" w:after="0"/>
              <w:jc w:val="center"/>
              <w:rPr>
                <w:sz w:val="20"/>
              </w:rPr>
            </w:pPr>
            <w:r w:rsidRPr="00CF443D">
              <w:rPr>
                <w:sz w:val="20"/>
              </w:rPr>
              <w:t>Н</w:t>
            </w:r>
          </w:p>
        </w:tc>
        <w:tc>
          <w:tcPr>
            <w:tcW w:w="481" w:type="pct"/>
            <w:gridSpan w:val="2"/>
            <w:shd w:val="clear" w:color="auto" w:fill="auto"/>
            <w:vAlign w:val="center"/>
          </w:tcPr>
          <w:p w14:paraId="1E3A0E89" w14:textId="77777777" w:rsidR="00AA3611" w:rsidRPr="00E45768" w:rsidRDefault="00AA3611" w:rsidP="005E416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S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344C52AC" w14:textId="77777777" w:rsidR="00AA3611" w:rsidRPr="00E45768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>
              <w:rPr>
                <w:sz w:val="20"/>
                <w:lang w:eastAsia="en-US"/>
              </w:rPr>
              <w:t xml:space="preserve"> электронного документа лицом, уполномоченным на проведение контроля в соответствии с ч.5 ст.99 закона №44-ФЗ</w:t>
            </w:r>
          </w:p>
        </w:tc>
        <w:tc>
          <w:tcPr>
            <w:tcW w:w="1401" w:type="pct"/>
            <w:gridSpan w:val="2"/>
            <w:shd w:val="clear" w:color="auto" w:fill="auto"/>
            <w:vAlign w:val="center"/>
          </w:tcPr>
          <w:p w14:paraId="6F0C4D19" w14:textId="77777777" w:rsidR="00AA3611" w:rsidRPr="00E45768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Заполняется в случае, если на стороне внешней системы пройден контроль </w:t>
            </w:r>
            <w:r w:rsidRPr="00C7675F">
              <w:rPr>
                <w:sz w:val="20"/>
              </w:rPr>
              <w:t>ст.99 закона №44-ФЗ</w:t>
            </w:r>
          </w:p>
        </w:tc>
      </w:tr>
      <w:tr w:rsidR="00D43778" w:rsidRPr="001B3D35" w14:paraId="389B31FC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63BF2FD7" w14:textId="5B8740E7" w:rsidR="00D43778" w:rsidRPr="00655FB3" w:rsidRDefault="00655FB3" w:rsidP="00655FB3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D43778" w:rsidRPr="001A4780" w14:paraId="1EB86BF4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34D95316" w14:textId="7FD75220" w:rsidR="00D43778" w:rsidRPr="006C6D44" w:rsidRDefault="00655FB3" w:rsidP="0021772A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shd w:val="clear" w:color="auto" w:fill="auto"/>
          </w:tcPr>
          <w:p w14:paraId="105531DC" w14:textId="77777777" w:rsidR="00D43778" w:rsidRPr="003804BF" w:rsidRDefault="00D43778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2F66879C" w14:textId="77777777" w:rsidR="00D43778" w:rsidRPr="003804BF" w:rsidRDefault="00D43778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0B6D387A" w14:textId="77777777" w:rsidR="00D43778" w:rsidRPr="003804BF" w:rsidRDefault="00D43778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781C5AC3" w14:textId="77777777" w:rsidR="00D43778" w:rsidRPr="003804BF" w:rsidRDefault="00D43778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72D2DEC0" w14:textId="77777777" w:rsidR="00D43778" w:rsidRPr="003804BF" w:rsidRDefault="00D43778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D43778" w:rsidRPr="001A4780" w14:paraId="54C264C7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24124164" w14:textId="77777777" w:rsidR="00D43778" w:rsidRPr="006C6D44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B635352" w14:textId="04896BAB" w:rsidR="00D43778" w:rsidRPr="003804BF" w:rsidRDefault="00655FB3" w:rsidP="0021772A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5C806141" w14:textId="77777777" w:rsidR="00D43778" w:rsidRPr="00B07477" w:rsidRDefault="00D43778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41FED2E" w14:textId="7E54CB22" w:rsidR="00D43778" w:rsidRPr="00B07477" w:rsidRDefault="00655FB3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7DACD23" w14:textId="5533190D" w:rsidR="00D43778" w:rsidRPr="003804BF" w:rsidRDefault="00655FB3" w:rsidP="005E416A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4" w:type="pct"/>
            <w:shd w:val="clear" w:color="auto" w:fill="auto"/>
          </w:tcPr>
          <w:p w14:paraId="3FFC7FDF" w14:textId="77777777" w:rsidR="00D43778" w:rsidRPr="003804BF" w:rsidRDefault="00D43778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D43778" w:rsidRPr="001A4780" w14:paraId="20B896B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40A10D2B" w14:textId="77777777" w:rsidR="00D43778" w:rsidRPr="006C6D44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D831384" w14:textId="29DA5CFB" w:rsidR="00D43778" w:rsidRPr="00B07477" w:rsidRDefault="00655FB3" w:rsidP="0021772A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2890BA8C" w14:textId="2F5CFB02" w:rsidR="00D43778" w:rsidRPr="002B372D" w:rsidRDefault="00655FB3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3514F9F" w14:textId="461B21C5" w:rsidR="00D43778" w:rsidRDefault="00655FB3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71685A87" w14:textId="7050ABB6" w:rsidR="00D43778" w:rsidRPr="00B07477" w:rsidRDefault="00655FB3" w:rsidP="005E416A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4" w:type="pct"/>
            <w:shd w:val="clear" w:color="auto" w:fill="auto"/>
          </w:tcPr>
          <w:p w14:paraId="0D1A52A8" w14:textId="77777777" w:rsidR="009968C5" w:rsidRPr="006A7CC2" w:rsidRDefault="009968C5" w:rsidP="009968C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Допустимые значения: </w:t>
            </w:r>
          </w:p>
          <w:p w14:paraId="731F7400" w14:textId="77777777" w:rsidR="005E416A" w:rsidRPr="005E416A" w:rsidRDefault="005E416A" w:rsidP="005E416A">
            <w:pPr>
              <w:spacing w:before="0" w:after="0"/>
              <w:ind w:firstLine="51"/>
              <w:rPr>
                <w:sz w:val="20"/>
              </w:rPr>
            </w:pPr>
            <w:r w:rsidRPr="005E416A">
              <w:rPr>
                <w:sz w:val="20"/>
              </w:rPr>
              <w:t>CU - Заказчик;</w:t>
            </w:r>
          </w:p>
          <w:p w14:paraId="18B21944" w14:textId="77777777" w:rsidR="005E416A" w:rsidRPr="005E416A" w:rsidRDefault="005E416A" w:rsidP="005E416A">
            <w:pPr>
              <w:spacing w:before="0" w:after="0"/>
              <w:ind w:firstLine="51"/>
              <w:rPr>
                <w:sz w:val="20"/>
              </w:rPr>
            </w:pPr>
            <w:r w:rsidRPr="005E416A">
              <w:rPr>
                <w:sz w:val="20"/>
              </w:rPr>
              <w:t>OCU - Заказчик в качестве организатора совместного аукциона;</w:t>
            </w:r>
          </w:p>
          <w:p w14:paraId="03800386" w14:textId="77777777" w:rsidR="005E416A" w:rsidRPr="005E416A" w:rsidRDefault="005E416A" w:rsidP="005E416A">
            <w:pPr>
              <w:spacing w:before="0" w:after="0"/>
              <w:ind w:firstLine="51"/>
              <w:rPr>
                <w:sz w:val="20"/>
              </w:rPr>
            </w:pPr>
            <w:r w:rsidRPr="005E416A">
              <w:rPr>
                <w:sz w:val="20"/>
              </w:rPr>
              <w:t>RA - Уполномоченный орган;</w:t>
            </w:r>
          </w:p>
          <w:p w14:paraId="6113D989" w14:textId="77777777" w:rsidR="005E416A" w:rsidRPr="005E416A" w:rsidRDefault="005E416A" w:rsidP="005E416A">
            <w:pPr>
              <w:spacing w:before="0" w:after="0"/>
              <w:ind w:firstLine="51"/>
              <w:rPr>
                <w:sz w:val="20"/>
              </w:rPr>
            </w:pPr>
            <w:r w:rsidRPr="005E416A">
              <w:rPr>
                <w:sz w:val="20"/>
              </w:rPr>
              <w:t>ORA- Уполномоченный орган в качестве организатора совместного конкурса (аукциона) согласно ст. 25 №44ФЗ;</w:t>
            </w:r>
          </w:p>
          <w:p w14:paraId="518D3CE7" w14:textId="77777777" w:rsidR="005E416A" w:rsidRPr="005E416A" w:rsidRDefault="005E416A" w:rsidP="005E416A">
            <w:pPr>
              <w:spacing w:before="0" w:after="0"/>
              <w:ind w:firstLine="51"/>
              <w:rPr>
                <w:sz w:val="20"/>
              </w:rPr>
            </w:pPr>
            <w:r w:rsidRPr="005E416A">
              <w:rPr>
                <w:sz w:val="20"/>
              </w:rPr>
              <w:t>AI - Уполномоченное учреждение;</w:t>
            </w:r>
          </w:p>
          <w:p w14:paraId="3266457B" w14:textId="77777777" w:rsidR="005E416A" w:rsidRPr="005E416A" w:rsidRDefault="005E416A" w:rsidP="005E416A">
            <w:pPr>
              <w:spacing w:before="0" w:after="0"/>
              <w:ind w:firstLine="51"/>
              <w:rPr>
                <w:sz w:val="20"/>
              </w:rPr>
            </w:pPr>
            <w:r w:rsidRPr="005E416A">
              <w:rPr>
                <w:sz w:val="20"/>
              </w:rPr>
              <w:t>OAI- Уполномоченное учреждение в качестве организатора совместного конкурса (аукциона) согласно ст. 25 №44ФЗ;</w:t>
            </w:r>
          </w:p>
          <w:p w14:paraId="1884582D" w14:textId="77777777" w:rsidR="005E416A" w:rsidRPr="005E416A" w:rsidRDefault="005E416A" w:rsidP="005E416A">
            <w:pPr>
              <w:spacing w:before="0" w:after="0"/>
              <w:ind w:firstLine="51"/>
              <w:rPr>
                <w:sz w:val="20"/>
              </w:rPr>
            </w:pPr>
            <w:r w:rsidRPr="005E416A">
              <w:rPr>
                <w:sz w:val="20"/>
              </w:rPr>
              <w:t>OA - Организация, осуществляющая полномочия заказчика на осуществление закупок на основании договора (соглашения);</w:t>
            </w:r>
          </w:p>
          <w:p w14:paraId="28377DAE" w14:textId="77777777" w:rsidR="005E416A" w:rsidRPr="005E416A" w:rsidRDefault="005E416A" w:rsidP="005E416A">
            <w:pPr>
              <w:spacing w:before="0" w:after="0"/>
              <w:ind w:firstLine="51"/>
              <w:rPr>
                <w:sz w:val="20"/>
              </w:rPr>
            </w:pPr>
            <w:r w:rsidRPr="005E416A">
              <w:rPr>
                <w:sz w:val="20"/>
              </w:rPr>
              <w:t>OOA- Организация, осуществляющая полномочия заказчика на осуществление закупок на основании договора (соглашения) в качестве организатора совместного конкурса (аукциона) согласно ст. 25 №44ФЗ;</w:t>
            </w:r>
          </w:p>
          <w:p w14:paraId="73DD530D" w14:textId="77777777" w:rsidR="005E416A" w:rsidRPr="005E416A" w:rsidRDefault="005E416A" w:rsidP="005E416A">
            <w:pPr>
              <w:spacing w:before="0" w:after="0"/>
              <w:ind w:firstLine="51"/>
              <w:rPr>
                <w:sz w:val="20"/>
              </w:rPr>
            </w:pPr>
            <w:r w:rsidRPr="005E416A">
              <w:rPr>
                <w:sz w:val="20"/>
              </w:rPr>
              <w:t>CS - Заказчик, осуществляющий закупки в соответствии с частью 5 статьи 15 Федерального закона № 44-ФЗ;</w:t>
            </w:r>
          </w:p>
          <w:p w14:paraId="0CC80792" w14:textId="77777777" w:rsidR="005E416A" w:rsidRPr="005E416A" w:rsidRDefault="005E416A" w:rsidP="005E416A">
            <w:pPr>
              <w:spacing w:before="0" w:after="0"/>
              <w:ind w:firstLine="51"/>
              <w:rPr>
                <w:sz w:val="20"/>
              </w:rPr>
            </w:pPr>
            <w:r w:rsidRPr="005E416A">
              <w:rPr>
                <w:sz w:val="20"/>
              </w:rPr>
              <w:t>OCS -  Заказчик, осуществляющий закупки в соответствии с частью 5 статьи 15 Федерального закона № 44-ФЗ, в качестве организатора совместного конкурса (аукциона) согласно ст. 25 №44ФЗ;</w:t>
            </w:r>
          </w:p>
          <w:p w14:paraId="70D72A74" w14:textId="77777777" w:rsidR="005E416A" w:rsidRPr="005E416A" w:rsidRDefault="005E416A" w:rsidP="005E416A">
            <w:pPr>
              <w:spacing w:before="0" w:after="0"/>
              <w:ind w:firstLine="51"/>
              <w:rPr>
                <w:sz w:val="20"/>
              </w:rPr>
            </w:pPr>
            <w:r w:rsidRPr="005E416A">
              <w:rPr>
                <w:sz w:val="20"/>
              </w:rPr>
              <w:t xml:space="preserve">CC - Заказчик, осуществляющий закупки в </w:t>
            </w:r>
            <w:r w:rsidRPr="005E416A">
              <w:rPr>
                <w:sz w:val="20"/>
              </w:rPr>
              <w:lastRenderedPageBreak/>
              <w:t>соответствии с Федеральным законом № 44-ФЗ, в связи с неразмещением положения о закупке в соответствии с положениями Федерального закона № 223-ФЗ;</w:t>
            </w:r>
          </w:p>
          <w:p w14:paraId="098489BF" w14:textId="77777777" w:rsidR="005E416A" w:rsidRPr="005E416A" w:rsidRDefault="005E416A" w:rsidP="005E416A">
            <w:pPr>
              <w:spacing w:before="0" w:after="0"/>
              <w:ind w:firstLine="51"/>
              <w:rPr>
                <w:sz w:val="20"/>
              </w:rPr>
            </w:pPr>
            <w:r w:rsidRPr="005E416A">
              <w:rPr>
                <w:sz w:val="20"/>
              </w:rPr>
              <w:t>OCC - Заказчик, осуществляющий закупки в соответствии с Федеральным законом № 44-ФЗ, в связи с неразмещением положения о закупке в соответствии с положениями Федерального закона № 223-ФЗ,</w:t>
            </w:r>
          </w:p>
          <w:p w14:paraId="3CA5238D" w14:textId="77777777" w:rsidR="005E416A" w:rsidRPr="005E416A" w:rsidRDefault="005E416A" w:rsidP="005E416A">
            <w:pPr>
              <w:spacing w:before="0" w:after="0"/>
              <w:ind w:firstLine="51"/>
              <w:rPr>
                <w:sz w:val="20"/>
              </w:rPr>
            </w:pPr>
            <w:r w:rsidRPr="005E416A">
              <w:rPr>
                <w:sz w:val="20"/>
              </w:rPr>
              <w:t>в качестве организатора совместного конкурса (аукциона) согласно ст. 25 №44ФЗ;</w:t>
            </w:r>
          </w:p>
          <w:p w14:paraId="2651B6C9" w14:textId="77777777" w:rsidR="005E416A" w:rsidRPr="005E416A" w:rsidRDefault="005E416A" w:rsidP="005E416A">
            <w:pPr>
              <w:spacing w:before="0" w:after="0"/>
              <w:ind w:firstLine="51"/>
              <w:rPr>
                <w:sz w:val="20"/>
              </w:rPr>
            </w:pPr>
            <w:r w:rsidRPr="005E416A">
              <w:rPr>
                <w:sz w:val="20"/>
              </w:rPr>
              <w:t>AU - Заказчик, осуществляющий закупку на проведение обязательного аудита (код AU);</w:t>
            </w:r>
          </w:p>
          <w:p w14:paraId="4B65F018" w14:textId="27DDF957" w:rsidR="00655FB3" w:rsidRPr="00655FB3" w:rsidRDefault="005E416A" w:rsidP="005E416A">
            <w:pPr>
              <w:spacing w:before="0" w:after="0"/>
              <w:ind w:firstLine="51"/>
              <w:rPr>
                <w:sz w:val="20"/>
              </w:rPr>
            </w:pPr>
            <w:r w:rsidRPr="005E416A">
              <w:rPr>
                <w:sz w:val="20"/>
              </w:rPr>
              <w:t>OAU - Заказчик, осуществляющий закупку на проведение обязательного аудита (код AU), в качестве организатора совместного конкурса (аукциона) согласно ст. 25 №44ФЗ.</w:t>
            </w:r>
          </w:p>
        </w:tc>
      </w:tr>
      <w:tr w:rsidR="009968C5" w:rsidRPr="001A4780" w14:paraId="23961878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  <w:vAlign w:val="center"/>
          </w:tcPr>
          <w:p w14:paraId="70951D68" w14:textId="51B8C9F9" w:rsidR="009968C5" w:rsidRPr="009968C5" w:rsidRDefault="009968C5" w:rsidP="009968C5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lastRenderedPageBreak/>
              <w:t>Организация, разместившая протокол</w:t>
            </w:r>
          </w:p>
        </w:tc>
      </w:tr>
      <w:tr w:rsidR="009968C5" w:rsidRPr="001A4780" w14:paraId="320860DA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707CB7C4" w14:textId="4B0FCD00" w:rsidR="009968C5" w:rsidRPr="009968C5" w:rsidRDefault="009968C5" w:rsidP="0021772A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shd w:val="clear" w:color="auto" w:fill="auto"/>
          </w:tcPr>
          <w:p w14:paraId="7BA2C87F" w14:textId="77777777" w:rsidR="009968C5" w:rsidRPr="00655FB3" w:rsidRDefault="009968C5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2EF2985D" w14:textId="77777777" w:rsidR="009968C5" w:rsidRDefault="009968C5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2BCBF4BD" w14:textId="77777777" w:rsidR="009968C5" w:rsidRDefault="009968C5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4A78BF0A" w14:textId="77777777" w:rsidR="009968C5" w:rsidRPr="00655FB3" w:rsidRDefault="009968C5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1545CE4F" w14:textId="77777777" w:rsidR="009968C5" w:rsidRDefault="009968C5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9968C5" w:rsidRPr="001A4780" w14:paraId="44C81D2E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01A9329A" w14:textId="77777777" w:rsidR="009968C5" w:rsidRPr="006C6D44" w:rsidRDefault="009968C5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307014E" w14:textId="24D9CF81" w:rsidR="009968C5" w:rsidRPr="00655FB3" w:rsidRDefault="009968C5" w:rsidP="0021772A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EC9F27D" w14:textId="52FA42C2" w:rsidR="009968C5" w:rsidRDefault="009968C5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46892F5" w14:textId="65DFDD79" w:rsidR="009968C5" w:rsidRDefault="009968C5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ADA89E9" w14:textId="5840525B" w:rsidR="009968C5" w:rsidRPr="00655FB3" w:rsidRDefault="009968C5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4" w:type="pct"/>
            <w:shd w:val="clear" w:color="auto" w:fill="auto"/>
          </w:tcPr>
          <w:p w14:paraId="1CE97F5F" w14:textId="36A46060" w:rsidR="009968C5" w:rsidRDefault="009968C5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4319AD25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68154EE8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4810E33" w14:textId="64253A36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60A6DEE" w14:textId="714748C4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9280E2A" w14:textId="0CC328FF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0B43EC5" w14:textId="7E7BA3C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4" w:type="pct"/>
            <w:shd w:val="clear" w:color="auto" w:fill="auto"/>
          </w:tcPr>
          <w:p w14:paraId="0A40E7EC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770DFB3C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3DD8D96B" w14:textId="6E6C16F8" w:rsidR="00AA6519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9968C5" w:rsidRPr="001A4780" w14:paraId="2009ACB4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4C1433FE" w14:textId="77777777" w:rsidR="009968C5" w:rsidRPr="006C6D44" w:rsidRDefault="009968C5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E1B7FA6" w14:textId="5B120B41" w:rsidR="009968C5" w:rsidRPr="00655FB3" w:rsidRDefault="009968C5" w:rsidP="0021772A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FFCDE1E" w14:textId="5E46A849" w:rsidR="009968C5" w:rsidRDefault="009968C5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2E2046E" w14:textId="57B2D308" w:rsidR="009968C5" w:rsidRDefault="009968C5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3D0E082" w14:textId="0256C3EF" w:rsidR="009968C5" w:rsidRPr="00655FB3" w:rsidRDefault="009968C5" w:rsidP="0021772A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4" w:type="pct"/>
            <w:shd w:val="clear" w:color="auto" w:fill="auto"/>
          </w:tcPr>
          <w:p w14:paraId="4F4187F5" w14:textId="55A75C20" w:rsidR="009968C5" w:rsidRDefault="009968C5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6172DD" w:rsidRPr="001A4780" w14:paraId="5C47A246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45C093EE" w14:textId="77777777" w:rsidR="006172DD" w:rsidRPr="006C6D44" w:rsidRDefault="006172DD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7F7FDBC" w14:textId="1F7368CF" w:rsidR="006172DD" w:rsidRPr="001A4780" w:rsidRDefault="006172DD" w:rsidP="0021772A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FCDDAD4" w14:textId="5E42C0EC" w:rsidR="006172DD" w:rsidRDefault="006172DD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750E670" w14:textId="41F00D61" w:rsidR="006172DD" w:rsidRPr="001A4780" w:rsidRDefault="006172DD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5A50DFC" w14:textId="0E8E6317" w:rsidR="006172DD" w:rsidRPr="001A4780" w:rsidRDefault="006172DD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4" w:type="pct"/>
            <w:shd w:val="clear" w:color="auto" w:fill="auto"/>
          </w:tcPr>
          <w:p w14:paraId="08165856" w14:textId="77777777" w:rsidR="006172DD" w:rsidRDefault="006172DD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6172DD" w:rsidRPr="001A4780" w14:paraId="602B53EA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2E33420B" w14:textId="77777777" w:rsidR="006172DD" w:rsidRPr="006C6D44" w:rsidRDefault="006172DD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F7972DD" w14:textId="1086093A" w:rsidR="006172DD" w:rsidRPr="00655FB3" w:rsidRDefault="006172DD" w:rsidP="0021772A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1388470" w14:textId="011CB923" w:rsidR="006172DD" w:rsidRDefault="006172DD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03DBC25" w14:textId="45F716A2" w:rsidR="006172DD" w:rsidRDefault="006172DD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7B6789DD" w14:textId="332C110E" w:rsidR="006172DD" w:rsidRPr="00655FB3" w:rsidRDefault="006172DD" w:rsidP="0021772A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4" w:type="pct"/>
            <w:shd w:val="clear" w:color="auto" w:fill="auto"/>
          </w:tcPr>
          <w:p w14:paraId="4E20ECDA" w14:textId="3C9720F9" w:rsidR="006172DD" w:rsidRDefault="006172DD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6172DD" w:rsidRPr="001A4780" w14:paraId="4555D18E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180CA398" w14:textId="77777777" w:rsidR="006172DD" w:rsidRPr="006C6D44" w:rsidRDefault="006172DD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7ECB5E4" w14:textId="0CD8D6F6" w:rsidR="006172DD" w:rsidRPr="00655FB3" w:rsidRDefault="006172DD" w:rsidP="0021772A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F0AC419" w14:textId="75BB616C" w:rsidR="006172DD" w:rsidRDefault="006172DD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B11A583" w14:textId="30956612" w:rsidR="006172DD" w:rsidRDefault="006172DD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5F074F6E" w14:textId="6E798159" w:rsidR="006172DD" w:rsidRPr="00655FB3" w:rsidRDefault="006172DD" w:rsidP="0021772A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4" w:type="pct"/>
            <w:shd w:val="clear" w:color="auto" w:fill="auto"/>
          </w:tcPr>
          <w:p w14:paraId="367F1BAF" w14:textId="4664381B" w:rsidR="006172DD" w:rsidRDefault="006172DD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6172DD" w:rsidRPr="001A4780" w14:paraId="41137A67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08550B48" w14:textId="77777777" w:rsidR="006172DD" w:rsidRPr="006C6D44" w:rsidRDefault="006172DD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19E82B4" w14:textId="0DC9388E" w:rsidR="006172DD" w:rsidRPr="00655FB3" w:rsidRDefault="006172DD" w:rsidP="0021772A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908FA0B" w14:textId="7B8B63C4" w:rsidR="006172DD" w:rsidRDefault="006172DD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86D8336" w14:textId="2D7F61A5" w:rsidR="006172DD" w:rsidRDefault="006172DD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C4F9B30" w14:textId="0AD1D222" w:rsidR="006172DD" w:rsidRPr="00655FB3" w:rsidRDefault="006172DD" w:rsidP="0021772A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4" w:type="pct"/>
            <w:shd w:val="clear" w:color="auto" w:fill="auto"/>
          </w:tcPr>
          <w:p w14:paraId="2E771800" w14:textId="77777777" w:rsidR="006172DD" w:rsidRDefault="006172DD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250161D9" w14:textId="29E093F0" w:rsidR="006172DD" w:rsidRDefault="006172DD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6172DD" w:rsidRPr="001A4780" w14:paraId="70661CBB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234BA094" w14:textId="77777777" w:rsidR="006172DD" w:rsidRPr="006C6D44" w:rsidRDefault="006172DD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75C1B78" w14:textId="27983328" w:rsidR="006172DD" w:rsidRPr="00655FB3" w:rsidRDefault="006172DD" w:rsidP="0021772A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13968BEF" w14:textId="14EF5EA0" w:rsidR="006172DD" w:rsidRDefault="006172DD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183124A" w14:textId="3E0DD27A" w:rsidR="006172DD" w:rsidRDefault="006172DD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C6158C7" w14:textId="33506E8F" w:rsidR="006172DD" w:rsidRPr="00655FB3" w:rsidRDefault="006172DD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4" w:type="pct"/>
            <w:shd w:val="clear" w:color="auto" w:fill="auto"/>
          </w:tcPr>
          <w:p w14:paraId="2FAE2E6E" w14:textId="77777777" w:rsidR="006172DD" w:rsidRDefault="006172DD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6D97B776" w14:textId="4837FA91" w:rsidR="006172DD" w:rsidRDefault="006172DD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21772A" w:rsidRPr="001A4780" w14:paraId="67876157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  <w:vAlign w:val="center"/>
          </w:tcPr>
          <w:p w14:paraId="0DED66A4" w14:textId="12C598C4" w:rsidR="0021772A" w:rsidRDefault="0021772A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  <w:lang w:val="en-US"/>
              </w:rPr>
              <w:t>Документация об аукционе</w:t>
            </w:r>
          </w:p>
        </w:tc>
      </w:tr>
      <w:tr w:rsidR="0021772A" w:rsidRPr="001A4780" w14:paraId="649AAAD5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4FAE368C" w14:textId="5F9B6F99" w:rsidR="0021772A" w:rsidRPr="006C6D44" w:rsidRDefault="0021772A" w:rsidP="0021772A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lastRenderedPageBreak/>
              <w:t>attachments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696F80EF" w14:textId="77777777" w:rsidR="0021772A" w:rsidRPr="00655FB3" w:rsidRDefault="0021772A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75B23620" w14:textId="77777777" w:rsidR="0021772A" w:rsidRDefault="0021772A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50D359A4" w14:textId="77777777" w:rsidR="0021772A" w:rsidRDefault="0021772A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5722D7B2" w14:textId="77777777" w:rsidR="0021772A" w:rsidRPr="00655FB3" w:rsidRDefault="0021772A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  <w:vAlign w:val="center"/>
          </w:tcPr>
          <w:p w14:paraId="6EB9AFD0" w14:textId="77777777" w:rsidR="0021772A" w:rsidRDefault="0021772A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1772A" w:rsidRPr="001A4780" w14:paraId="1E4B6218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1C98995A" w14:textId="77777777" w:rsidR="0021772A" w:rsidRPr="006C6D44" w:rsidRDefault="0021772A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253FE1B8" w14:textId="69153C10" w:rsidR="0021772A" w:rsidRPr="00655FB3" w:rsidRDefault="0021772A" w:rsidP="0021772A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1EC32963" w14:textId="6EAE18D6" w:rsidR="0021772A" w:rsidRDefault="0021772A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401770C4" w14:textId="27FBC095" w:rsidR="0021772A" w:rsidRDefault="0021772A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5E4DD2B6" w14:textId="77777777" w:rsidR="0021772A" w:rsidRPr="00655FB3" w:rsidRDefault="0021772A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  <w:vAlign w:val="center"/>
          </w:tcPr>
          <w:p w14:paraId="6A998334" w14:textId="0017CAC2" w:rsidR="0021772A" w:rsidRDefault="0021772A" w:rsidP="0021772A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21772A" w:rsidRPr="001A4780" w14:paraId="7D64A15F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4CFF0464" w14:textId="2BCA118D" w:rsidR="0021772A" w:rsidRPr="006C6D44" w:rsidRDefault="0021772A" w:rsidP="0021772A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6E5849B7" w14:textId="77777777" w:rsidR="0021772A" w:rsidRPr="00655FB3" w:rsidRDefault="0021772A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4C10E612" w14:textId="77777777" w:rsidR="0021772A" w:rsidRDefault="0021772A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3F570C4B" w14:textId="77777777" w:rsidR="0021772A" w:rsidRDefault="0021772A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097F653A" w14:textId="77777777" w:rsidR="0021772A" w:rsidRPr="00655FB3" w:rsidRDefault="0021772A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  <w:vAlign w:val="center"/>
          </w:tcPr>
          <w:p w14:paraId="775B1C96" w14:textId="77777777" w:rsidR="0021772A" w:rsidRDefault="0021772A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1772A" w:rsidRPr="001A4780" w14:paraId="21B5DBF4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04B01561" w14:textId="77777777" w:rsidR="0021772A" w:rsidRPr="006C6D44" w:rsidRDefault="0021772A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230CEE0" w14:textId="021013FD" w:rsidR="0021772A" w:rsidRPr="00655FB3" w:rsidRDefault="0021772A" w:rsidP="0021772A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557D60C2" w14:textId="3DDB6FC8" w:rsidR="0021772A" w:rsidRDefault="0021772A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45F5D635" w14:textId="265C1F35" w:rsidR="0021772A" w:rsidRDefault="0021772A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03278008" w14:textId="5756FD13" w:rsidR="0021772A" w:rsidRPr="00655FB3" w:rsidRDefault="0021772A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4" w:type="pct"/>
            <w:shd w:val="clear" w:color="auto" w:fill="auto"/>
            <w:vAlign w:val="center"/>
          </w:tcPr>
          <w:p w14:paraId="1D675F0B" w14:textId="77777777" w:rsidR="0021772A" w:rsidRDefault="0021772A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1772A" w:rsidRPr="001A4780" w14:paraId="66D94F4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58C3D789" w14:textId="77777777" w:rsidR="0021772A" w:rsidRPr="006C6D44" w:rsidRDefault="0021772A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C308FF0" w14:textId="44F57A12" w:rsidR="0021772A" w:rsidRPr="00655FB3" w:rsidRDefault="0021772A" w:rsidP="0021772A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1E0EDCFB" w14:textId="1858DA7C" w:rsidR="0021772A" w:rsidRDefault="0021772A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3B404726" w14:textId="23C287A3" w:rsidR="0021772A" w:rsidRDefault="0021772A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2BF65EF6" w14:textId="78DA41B7" w:rsidR="0021772A" w:rsidRPr="00655FB3" w:rsidRDefault="0021772A" w:rsidP="0021772A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4" w:type="pct"/>
            <w:shd w:val="clear" w:color="auto" w:fill="auto"/>
            <w:vAlign w:val="center"/>
          </w:tcPr>
          <w:p w14:paraId="25A5DB43" w14:textId="77777777" w:rsidR="0021772A" w:rsidRDefault="0021772A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4A57F45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6CDD1EFD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9FAC997" w14:textId="529616E6" w:rsidR="00B80981" w:rsidRPr="00E87917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2514A576" w14:textId="62F96891" w:rsidR="00B80981" w:rsidRPr="00E87917" w:rsidRDefault="00B80981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241C603C" w14:textId="152D7BEA" w:rsidR="00B80981" w:rsidRPr="00E87917" w:rsidRDefault="00B80981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6FA49265" w14:textId="0CF76F71" w:rsidR="00B80981" w:rsidRPr="00E87917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4" w:type="pct"/>
            <w:shd w:val="clear" w:color="auto" w:fill="auto"/>
            <w:vAlign w:val="center"/>
          </w:tcPr>
          <w:p w14:paraId="17911A2A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70023E2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39C39B55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02AD05E" w14:textId="681810F3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25885A60" w14:textId="7E4F23B3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7AFFDF80" w14:textId="3D1979AC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452E2E68" w14:textId="155D87B0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4" w:type="pct"/>
            <w:shd w:val="clear" w:color="auto" w:fill="auto"/>
            <w:vAlign w:val="center"/>
          </w:tcPr>
          <w:p w14:paraId="17B71DD5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79683B8" w14:textId="77777777" w:rsidTr="00AA3611">
        <w:trPr>
          <w:gridBefore w:val="1"/>
          <w:wBefore w:w="4" w:type="pct"/>
        </w:trPr>
        <w:tc>
          <w:tcPr>
            <w:tcW w:w="754" w:type="pct"/>
            <w:vMerge w:val="restart"/>
            <w:shd w:val="clear" w:color="auto" w:fill="auto"/>
            <w:vAlign w:val="center"/>
          </w:tcPr>
          <w:p w14:paraId="0B6D7517" w14:textId="402B3A5D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01319A9F" w14:textId="556AC9F1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67058021" w14:textId="7CD1F950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59115EEF" w14:textId="1E567F4E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0A73E02D" w14:textId="775E95F2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4" w:type="pct"/>
            <w:shd w:val="clear" w:color="auto" w:fill="auto"/>
            <w:vAlign w:val="center"/>
          </w:tcPr>
          <w:p w14:paraId="1A6BE0A9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F64CE4B" w14:textId="77777777" w:rsidTr="00AA3611">
        <w:trPr>
          <w:gridBefore w:val="1"/>
          <w:wBefore w:w="4" w:type="pct"/>
        </w:trPr>
        <w:tc>
          <w:tcPr>
            <w:tcW w:w="754" w:type="pct"/>
            <w:vMerge/>
            <w:shd w:val="clear" w:color="auto" w:fill="auto"/>
            <w:vAlign w:val="center"/>
          </w:tcPr>
          <w:p w14:paraId="2447F8E5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82434DE" w14:textId="02AB511D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200D1406" w14:textId="0153841B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30C5E8E5" w14:textId="7BFFA69F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3384744E" w14:textId="5458AE71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4" w:type="pct"/>
            <w:shd w:val="clear" w:color="auto" w:fill="auto"/>
            <w:vAlign w:val="center"/>
          </w:tcPr>
          <w:p w14:paraId="7B6EA960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B07D3AA" w14:textId="77777777" w:rsidTr="00AA3611">
        <w:trPr>
          <w:gridBefore w:val="1"/>
          <w:wBefore w:w="4" w:type="pct"/>
        </w:trPr>
        <w:tc>
          <w:tcPr>
            <w:tcW w:w="754" w:type="pct"/>
            <w:vMerge/>
            <w:shd w:val="clear" w:color="auto" w:fill="auto"/>
            <w:vAlign w:val="center"/>
          </w:tcPr>
          <w:p w14:paraId="394B0E34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F6CBD81" w14:textId="60628D6B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59AEC4D2" w14:textId="3FD83184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0C186A8" w14:textId="63F0612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3B5790C1" w14:textId="17CC0AF5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4" w:type="pct"/>
            <w:shd w:val="clear" w:color="auto" w:fill="auto"/>
          </w:tcPr>
          <w:p w14:paraId="29591F05" w14:textId="09CD212A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B80981" w:rsidRPr="001A4780" w14:paraId="399A7A4E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564FFA39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53F31E6" w14:textId="1D7DF8AA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746A328C" w14:textId="04B95246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29221794" w14:textId="549609F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1BEF3FD7" w14:textId="061816DB" w:rsidR="00B80981" w:rsidRPr="00655FB3" w:rsidRDefault="002D1F44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B80981">
              <w:rPr>
                <w:sz w:val="20"/>
              </w:rPr>
              <w:t xml:space="preserve"> документа</w:t>
            </w:r>
          </w:p>
        </w:tc>
        <w:tc>
          <w:tcPr>
            <w:tcW w:w="1394" w:type="pct"/>
            <w:shd w:val="clear" w:color="auto" w:fill="auto"/>
            <w:vAlign w:val="center"/>
          </w:tcPr>
          <w:p w14:paraId="4470E1FD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0B4BD24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  <w:vAlign w:val="center"/>
          </w:tcPr>
          <w:p w14:paraId="62995DEA" w14:textId="65317ACA" w:rsidR="00B80981" w:rsidRDefault="002D1F44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B80981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B80981" w:rsidRPr="001A4780" w14:paraId="13A1119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20C8CD78" w14:textId="6D435AE3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527F41B2" w14:textId="7777777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77081FFA" w14:textId="7777777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0DBFC39E" w14:textId="7777777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10C03960" w14:textId="7777777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  <w:vAlign w:val="center"/>
          </w:tcPr>
          <w:p w14:paraId="3965DB76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8F2968E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252B9708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144DDFF5" w14:textId="4C029746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0A956983" w14:textId="1A7225FC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20FD8036" w14:textId="2827E7F3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382C653E" w14:textId="3640902B" w:rsidR="00B80981" w:rsidRPr="00655FB3" w:rsidRDefault="002D1F44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4" w:type="pct"/>
            <w:shd w:val="clear" w:color="auto" w:fill="auto"/>
            <w:vAlign w:val="center"/>
          </w:tcPr>
          <w:p w14:paraId="1A34DC42" w14:textId="1FA9BDB2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B80981" w:rsidRPr="001A4780" w14:paraId="77695B38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0D86C9D6" w14:textId="4DDF2384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06F9E126" w14:textId="7777777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3B3F3071" w14:textId="7777777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02323D64" w14:textId="7777777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5C69CCBD" w14:textId="7777777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  <w:vAlign w:val="center"/>
          </w:tcPr>
          <w:p w14:paraId="61E05D54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672481D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1FDD6F47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D02BAE8" w14:textId="04624E3B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3CC90E07" w14:textId="4A5FE7A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082C01C8" w14:textId="5C46D0AD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B4D03F7" w14:textId="0DFC5D76" w:rsidR="00B80981" w:rsidRPr="00655FB3" w:rsidRDefault="002D1F44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4" w:type="pct"/>
            <w:shd w:val="clear" w:color="auto" w:fill="auto"/>
          </w:tcPr>
          <w:p w14:paraId="749DD7F2" w14:textId="26A1DA6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B80981" w:rsidRPr="001A4780" w14:paraId="7EF5A426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6590CC2C" w14:textId="35C19BEE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B80981" w:rsidRPr="001A4780" w14:paraId="1F9837E0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30A742C9" w14:textId="3C649AD2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shd w:val="clear" w:color="auto" w:fill="auto"/>
          </w:tcPr>
          <w:p w14:paraId="1BB9F1F6" w14:textId="7A943E95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7843525" w14:textId="2431C13B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5F7B0EC" w14:textId="23CECBE1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7A4B1776" w14:textId="4F70293D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4" w:type="pct"/>
            <w:shd w:val="clear" w:color="auto" w:fill="auto"/>
          </w:tcPr>
          <w:p w14:paraId="2DCFFFE1" w14:textId="1CEAF356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4E57E22A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2DA45DC0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5AD4C45" w14:textId="7C85EC7A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453AB6A" w14:textId="38CDF40A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8E3CBC4" w14:textId="5017F6E1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60CD1E8" w14:textId="4266E802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4" w:type="pct"/>
            <w:shd w:val="clear" w:color="auto" w:fill="auto"/>
          </w:tcPr>
          <w:p w14:paraId="54DD717E" w14:textId="5B2AE3AA" w:rsidR="00B80981" w:rsidRDefault="00B80981" w:rsidP="00DD515E">
            <w:pPr>
              <w:spacing w:before="0" w:after="0"/>
              <w:rPr>
                <w:sz w:val="20"/>
              </w:rPr>
            </w:pPr>
            <w:r w:rsidRPr="00DD515E">
              <w:rPr>
                <w:sz w:val="20"/>
              </w:rPr>
              <w:t xml:space="preserve">При приеме </w:t>
            </w:r>
            <w:r>
              <w:rPr>
                <w:sz w:val="20"/>
              </w:rPr>
              <w:t xml:space="preserve">значение </w:t>
            </w:r>
            <w:r w:rsidRPr="00DD515E">
              <w:rPr>
                <w:sz w:val="20"/>
              </w:rPr>
              <w:t xml:space="preserve">контролируется </w:t>
            </w:r>
            <w:r>
              <w:rPr>
                <w:sz w:val="20"/>
              </w:rPr>
              <w:t xml:space="preserve">на равенство </w:t>
            </w:r>
            <w:r w:rsidRPr="00DD515E">
              <w:rPr>
                <w:sz w:val="20"/>
              </w:rPr>
              <w:t>максимальному номеру изменения данного протокола в данной закупке, увеличенному на 1.</w:t>
            </w:r>
          </w:p>
        </w:tc>
      </w:tr>
      <w:tr w:rsidR="00B80981" w:rsidRPr="001A4780" w14:paraId="4D6D6C10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1C8C349C" w14:textId="00DF7F81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9CB05DC" w14:textId="192B251F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CACA3D0" w14:textId="273BE504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61522B3" w14:textId="3FCD85C2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03E11974" w14:textId="4A91479E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4" w:type="pct"/>
            <w:shd w:val="clear" w:color="auto" w:fill="auto"/>
          </w:tcPr>
          <w:p w14:paraId="6D9A243F" w14:textId="42755C5A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471F552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79D7804B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B61BF52" w14:textId="2B64CE60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FF59337" w14:textId="554DFF02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B1D8A70" w14:textId="2C3CCA2B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57549BEA" w14:textId="33249050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4" w:type="pct"/>
            <w:shd w:val="clear" w:color="auto" w:fill="auto"/>
          </w:tcPr>
          <w:p w14:paraId="63EE46CF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1E488EC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1811BC57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B7317EA" w14:textId="1CC12BD9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96962B3" w14:textId="39BBF50E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AFC15B7" w14:textId="7AB4F00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3D9D929" w14:textId="0A69237F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4" w:type="pct"/>
            <w:shd w:val="clear" w:color="auto" w:fill="auto"/>
          </w:tcPr>
          <w:p w14:paraId="776CBEE7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AE95211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20753119" w14:textId="7F66F334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B80981" w:rsidRPr="001A4780" w14:paraId="179BAD5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73FE22AD" w14:textId="171DDCB0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shd w:val="clear" w:color="auto" w:fill="auto"/>
          </w:tcPr>
          <w:p w14:paraId="77853224" w14:textId="7777777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4BE1937A" w14:textId="7777777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27E387AA" w14:textId="7777777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5ED83E27" w14:textId="7777777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28D53D41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37D8387" w14:textId="77777777" w:rsidTr="00AA3611">
        <w:trPr>
          <w:gridBefore w:val="1"/>
          <w:wBefore w:w="4" w:type="pct"/>
        </w:trPr>
        <w:tc>
          <w:tcPr>
            <w:tcW w:w="754" w:type="pct"/>
            <w:vMerge w:val="restart"/>
            <w:shd w:val="clear" w:color="auto" w:fill="auto"/>
            <w:vAlign w:val="center"/>
          </w:tcPr>
          <w:p w14:paraId="4A55F4CA" w14:textId="6FA80EFF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5E9CD1D5" w14:textId="1D543C48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12ABA29" w14:textId="2DABB502" w:rsidR="00B80981" w:rsidRPr="00F9798D" w:rsidRDefault="00B80981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F34924F" w14:textId="6E5F32D8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3EDDAB41" w14:textId="552E76FD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4" w:type="pct"/>
            <w:shd w:val="clear" w:color="auto" w:fill="auto"/>
          </w:tcPr>
          <w:p w14:paraId="58FFAC30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96B6927" w14:textId="77777777" w:rsidTr="00AA3611">
        <w:trPr>
          <w:gridBefore w:val="1"/>
          <w:wBefore w:w="4" w:type="pct"/>
        </w:trPr>
        <w:tc>
          <w:tcPr>
            <w:tcW w:w="754" w:type="pct"/>
            <w:vMerge/>
            <w:shd w:val="clear" w:color="auto" w:fill="auto"/>
          </w:tcPr>
          <w:p w14:paraId="612BC6EE" w14:textId="1EF051E6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77B8016" w14:textId="72979EC0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7EDADDA" w14:textId="3DB21998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4334037" w14:textId="748CC0FF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7D334469" w14:textId="56D4DC3D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4" w:type="pct"/>
            <w:shd w:val="clear" w:color="auto" w:fill="auto"/>
          </w:tcPr>
          <w:p w14:paraId="32D46675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58AB402" w14:textId="77777777" w:rsidTr="00AA3611">
        <w:trPr>
          <w:gridBefore w:val="1"/>
          <w:wBefore w:w="4" w:type="pct"/>
        </w:trPr>
        <w:tc>
          <w:tcPr>
            <w:tcW w:w="754" w:type="pct"/>
            <w:vMerge/>
            <w:shd w:val="clear" w:color="auto" w:fill="auto"/>
          </w:tcPr>
          <w:p w14:paraId="48ADBE0E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C610477" w14:textId="3F11F5B0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0F519DB" w14:textId="2F0B3F80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5EDAB1F" w14:textId="5D8FCDD1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59CA7F74" w14:textId="70D7AD3B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4" w:type="pct"/>
            <w:shd w:val="clear" w:color="auto" w:fill="auto"/>
          </w:tcPr>
          <w:p w14:paraId="48887203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9C70E44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7D791928" w14:textId="1A7199C0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B80981" w:rsidRPr="001A4780" w14:paraId="48E3807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547B0E69" w14:textId="0B61E815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shd w:val="clear" w:color="auto" w:fill="auto"/>
          </w:tcPr>
          <w:p w14:paraId="0FE4A578" w14:textId="7777777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51AC9F78" w14:textId="7777777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666EA53E" w14:textId="7777777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3DC635E2" w14:textId="7777777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780DEA54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FFA619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5AC3467E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07428A4" w14:textId="46112E9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5347DF63" w14:textId="1C354334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751C192" w14:textId="425FEE65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67BA107" w14:textId="75495D9F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4" w:type="pct"/>
            <w:shd w:val="clear" w:color="auto" w:fill="auto"/>
          </w:tcPr>
          <w:p w14:paraId="2FDD8314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0B2A98B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02AB4CEC" w14:textId="015F7861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B80981" w:rsidRPr="001A4780" w14:paraId="1114AB5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29BF3764" w14:textId="12C87A3D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shd w:val="clear" w:color="auto" w:fill="auto"/>
          </w:tcPr>
          <w:p w14:paraId="27BCC58E" w14:textId="7777777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0FF3A457" w14:textId="7777777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10F46996" w14:textId="7777777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0B835A04" w14:textId="7777777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4920F99C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3DE2C75" w14:textId="77777777" w:rsidTr="00AA3611">
        <w:trPr>
          <w:gridBefore w:val="1"/>
          <w:wBefore w:w="4" w:type="pct"/>
        </w:trPr>
        <w:tc>
          <w:tcPr>
            <w:tcW w:w="754" w:type="pct"/>
            <w:vMerge w:val="restart"/>
            <w:shd w:val="clear" w:color="auto" w:fill="auto"/>
            <w:vAlign w:val="center"/>
          </w:tcPr>
          <w:p w14:paraId="60FD0D81" w14:textId="30062F8E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66FBE7DA" w14:textId="785B39AB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68FA75CD" w14:textId="5EC0423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B8630FB" w14:textId="10B923CE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6120286" w14:textId="299F57ED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4" w:type="pct"/>
            <w:shd w:val="clear" w:color="auto" w:fill="auto"/>
          </w:tcPr>
          <w:p w14:paraId="4BF79363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E4A17FD" w14:textId="77777777" w:rsidTr="00AA3611">
        <w:trPr>
          <w:gridBefore w:val="1"/>
          <w:wBefore w:w="4" w:type="pct"/>
        </w:trPr>
        <w:tc>
          <w:tcPr>
            <w:tcW w:w="754" w:type="pct"/>
            <w:vMerge/>
            <w:shd w:val="clear" w:color="auto" w:fill="auto"/>
          </w:tcPr>
          <w:p w14:paraId="2D5C6922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D3A1518" w14:textId="60FCDA84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8480818" w14:textId="5F57D55D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E6B5A69" w14:textId="47A141B4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77831E1" w14:textId="106265F8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4" w:type="pct"/>
            <w:shd w:val="clear" w:color="auto" w:fill="auto"/>
          </w:tcPr>
          <w:p w14:paraId="691E665E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D227A7A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54FBDB8C" w14:textId="2E7FAED4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B80981" w:rsidRPr="001A4780" w14:paraId="435E9CCC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0EC17463" w14:textId="3F508F2D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shd w:val="clear" w:color="auto" w:fill="auto"/>
          </w:tcPr>
          <w:p w14:paraId="2E9ABA2E" w14:textId="7777777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00E543BE" w14:textId="7777777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76647902" w14:textId="7777777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07832948" w14:textId="7777777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4DD36F38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07D4A58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1FB215B4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DF75AD5" w14:textId="109198FA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656458F2" w14:textId="3CA66A50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5B52543" w14:textId="57496171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1636404" w14:textId="352C18D9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4" w:type="pct"/>
            <w:shd w:val="clear" w:color="auto" w:fill="auto"/>
          </w:tcPr>
          <w:p w14:paraId="7D00BDC6" w14:textId="6878F7F3" w:rsidR="00B80981" w:rsidRDefault="00B80981" w:rsidP="00776E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B80981" w:rsidRPr="001A4780" w14:paraId="68266E7E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0199DDBA" w14:textId="4B656A2A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6DBCE30" w14:textId="77C20CC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981C1F5" w14:textId="6A71273A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1FAB406" w14:textId="11FABC5B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9D92E82" w14:textId="5B18B231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4" w:type="pct"/>
            <w:shd w:val="clear" w:color="auto" w:fill="auto"/>
          </w:tcPr>
          <w:p w14:paraId="2BDA1362" w14:textId="632065FE" w:rsidR="00B80981" w:rsidRDefault="00B80981" w:rsidP="00776E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B80981" w:rsidRPr="001A4780" w14:paraId="73B2B5AC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2569B416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32E8170" w14:textId="5D78F869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A28908A" w14:textId="04DEC298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13DB25B" w14:textId="70DBEAA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6F03E0D" w14:textId="3FC5F3AA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4" w:type="pct"/>
            <w:shd w:val="clear" w:color="auto" w:fill="auto"/>
          </w:tcPr>
          <w:p w14:paraId="09894F45" w14:textId="2821A949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6C83474B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32C88B2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28E16C0" w14:textId="0C068CE2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00BB292" w14:textId="72576F00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BCE5751" w14:textId="1F4A35FC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5F894D1" w14:textId="7D05B612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4" w:type="pct"/>
            <w:shd w:val="clear" w:color="auto" w:fill="auto"/>
          </w:tcPr>
          <w:p w14:paraId="6C72005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EFEE616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1B55815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A4EFFCE" w14:textId="5F26D336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3B85396" w14:textId="6F81B66D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16B5B7C" w14:textId="5E405E72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EA19484" w14:textId="66741626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4" w:type="pct"/>
            <w:shd w:val="clear" w:color="auto" w:fill="auto"/>
          </w:tcPr>
          <w:p w14:paraId="37CB581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8FF4CB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7A9D81F8" w14:textId="28F8FDE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50E162A2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38AEC03A" w14:textId="6A69F692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shd w:val="clear" w:color="auto" w:fill="auto"/>
          </w:tcPr>
          <w:p w14:paraId="2311388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66B35E0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0A2A0B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0A0BF87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0848188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2C90C8F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7191C32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FF8BB5B" w14:textId="7E253054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4388C92" w14:textId="73BBF8E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8756FEB" w14:textId="0D49AA6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C534AA9" w14:textId="5E1A6F68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4" w:type="pct"/>
            <w:shd w:val="clear" w:color="auto" w:fill="auto"/>
          </w:tcPr>
          <w:p w14:paraId="4264096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60F4EE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45F38B8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B3BF7F5" w14:textId="3730C1A6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6A443E7" w14:textId="6481C11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6CDBCD9" w14:textId="60DA5E2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DD2B90F" w14:textId="345A2E12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4" w:type="pct"/>
            <w:shd w:val="clear" w:color="auto" w:fill="auto"/>
          </w:tcPr>
          <w:p w14:paraId="02A63BB7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3E4D806C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3E4477C5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63B38473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08124154" w14:textId="78ED1F5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18D58FD5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05A117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01E5FF8" w14:textId="3BD85E91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8547446" w14:textId="76B0B43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AFD90B2" w14:textId="73FEB67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CA4F2D3" w14:textId="0DABB3B4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4" w:type="pct"/>
            <w:shd w:val="clear" w:color="auto" w:fill="auto"/>
          </w:tcPr>
          <w:p w14:paraId="6F0473A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C2FA5BA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53FBA0D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756365D" w14:textId="0F19AF39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1707AF5" w14:textId="6763E55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329D582" w14:textId="7E6206F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6F0A129" w14:textId="11B1C25E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4" w:type="pct"/>
            <w:shd w:val="clear" w:color="auto" w:fill="auto"/>
          </w:tcPr>
          <w:p w14:paraId="18637FE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1B07A56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0AF5A95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D6F11A1" w14:textId="6B7A500F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90413D8" w14:textId="4E5E4D5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C7A34D0" w14:textId="12C96F5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748E641" w14:textId="54C18F62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4" w:type="pct"/>
            <w:shd w:val="clear" w:color="auto" w:fill="auto"/>
          </w:tcPr>
          <w:p w14:paraId="72B62B8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3FFA829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4ECC0599" w14:textId="285ECBA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024B240F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01E2DDC0" w14:textId="3045729A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shd w:val="clear" w:color="auto" w:fill="auto"/>
          </w:tcPr>
          <w:p w14:paraId="7761D2B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7EDD604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0DC3F54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31A5DBD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42EFBDA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E8E1F57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17B3010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3A6DFD" w14:textId="734A3C82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619A5F98" w14:textId="02003AC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A523E81" w14:textId="5DDB4E7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034D778" w14:textId="415EF0B9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4" w:type="pct"/>
            <w:shd w:val="clear" w:color="auto" w:fill="auto"/>
          </w:tcPr>
          <w:p w14:paraId="463AF32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8A3D2D3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0D552B1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762ED12" w14:textId="7245B57B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92D8B9A" w14:textId="77502C7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3517865" w14:textId="59C5AF2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784B8A6" w14:textId="0FDD9615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4" w:type="pct"/>
            <w:shd w:val="clear" w:color="auto" w:fill="auto"/>
          </w:tcPr>
          <w:p w14:paraId="59AC78D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E177E08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4FDBCDE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E7619CA" w14:textId="42D36378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53C8272F" w14:textId="429BC32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09416E2" w14:textId="6C9A200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0C3EA9A8" w14:textId="6FCBB895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4" w:type="pct"/>
            <w:shd w:val="clear" w:color="auto" w:fill="auto"/>
          </w:tcPr>
          <w:p w14:paraId="5AFF456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C2393EA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5B10456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A42A8AE" w14:textId="757518B2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A4DDA28" w14:textId="28416C8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7B6D3D2" w14:textId="5502841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BE90E55" w14:textId="4057B5E6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4" w:type="pct"/>
            <w:shd w:val="clear" w:color="auto" w:fill="auto"/>
          </w:tcPr>
          <w:p w14:paraId="66D7B4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42A3FFB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  <w:vAlign w:val="center"/>
          </w:tcPr>
          <w:p w14:paraId="079D2F3F" w14:textId="00D89AE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 протокола</w:t>
            </w:r>
          </w:p>
        </w:tc>
      </w:tr>
      <w:tr w:rsidR="004A5F56" w:rsidRPr="001A4780" w14:paraId="7409F922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53E54D95" w14:textId="66E566E3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3039E5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shd w:val="clear" w:color="auto" w:fill="auto"/>
          </w:tcPr>
          <w:p w14:paraId="1EDE3F5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4F2FFFB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7F72AC0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6D3F905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3A9152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1D147C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3B1453C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5DEDFF3" w14:textId="430D275F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applications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22421AE9" w14:textId="5C92F4B2" w:rsidR="004A5F56" w:rsidRPr="00AC624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D0F27DF" w14:textId="7758705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9797DF0" w14:textId="678EA168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Заявки по лоту</w:t>
            </w:r>
          </w:p>
        </w:tc>
        <w:tc>
          <w:tcPr>
            <w:tcW w:w="1394" w:type="pct"/>
            <w:shd w:val="clear" w:color="auto" w:fill="auto"/>
          </w:tcPr>
          <w:p w14:paraId="34E1378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861F565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59A7A0F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ED77F0D" w14:textId="6AD19EA5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abandonedReason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C31BC3C" w14:textId="59A80224" w:rsidR="004A5F56" w:rsidRPr="00007C8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B0F3193" w14:textId="4DEC160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30ED9DE9" w14:textId="713B5BC3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 xml:space="preserve">Признание аукциона </w:t>
            </w:r>
            <w:proofErr w:type="gramStart"/>
            <w:r w:rsidRPr="003039E5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4" w:type="pct"/>
            <w:shd w:val="clear" w:color="auto" w:fill="auto"/>
          </w:tcPr>
          <w:p w14:paraId="26CFAE6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B6C280C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255A7CA2" w14:textId="7A407364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Заявки по лоту</w:t>
            </w:r>
          </w:p>
        </w:tc>
      </w:tr>
      <w:tr w:rsidR="004A5F56" w:rsidRPr="001A4780" w14:paraId="7F4E95C4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1F491BFE" w14:textId="778BC8BA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49" w:type="pct"/>
            <w:shd w:val="clear" w:color="auto" w:fill="auto"/>
          </w:tcPr>
          <w:p w14:paraId="52C3ABA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379BF67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754BD95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79DD1CA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32A1ABF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E5930F7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04D4702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4DF2384" w14:textId="22FF4647" w:rsidR="004A5F56" w:rsidRPr="001542C8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5F626441" w14:textId="3637E916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CAD01A1" w14:textId="19F5BBE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74246C87" w14:textId="77AD4169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94" w:type="pct"/>
            <w:shd w:val="clear" w:color="auto" w:fill="auto"/>
          </w:tcPr>
          <w:p w14:paraId="34647E97" w14:textId="4CB3462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A5D903B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0EB8197F" w14:textId="65CCB852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shd w:val="clear" w:color="auto" w:fill="auto"/>
          </w:tcPr>
          <w:p w14:paraId="47B6E59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4E92C47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6F89128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7898AF7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148F593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C45B4E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527302B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13B49A6" w14:textId="6CD22D60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A8516C1" w14:textId="32FE0D9D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EC6E5D1" w14:textId="4ADD9AEF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0F6B7EEF" w14:textId="092D896F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 xml:space="preserve">Номер заявки в журнале </w:t>
            </w:r>
            <w:r w:rsidRPr="001542C8">
              <w:rPr>
                <w:sz w:val="20"/>
              </w:rPr>
              <w:lastRenderedPageBreak/>
              <w:t>регистрации</w:t>
            </w:r>
          </w:p>
        </w:tc>
        <w:tc>
          <w:tcPr>
            <w:tcW w:w="1394" w:type="pct"/>
            <w:shd w:val="clear" w:color="auto" w:fill="auto"/>
          </w:tcPr>
          <w:p w14:paraId="29F161E7" w14:textId="64E5E600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lastRenderedPageBreak/>
              <w:t xml:space="preserve">Значение поля поверяется на </w:t>
            </w:r>
            <w:r>
              <w:rPr>
                <w:sz w:val="20"/>
              </w:rPr>
              <w:lastRenderedPageBreak/>
              <w:t>уникальность среди всех заявок по протоколу</w:t>
            </w:r>
          </w:p>
        </w:tc>
      </w:tr>
      <w:tr w:rsidR="004A5F56" w:rsidRPr="001A4780" w14:paraId="078F392B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093A07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24D86FB" w14:textId="50BB3224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appDate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33FF3CB" w14:textId="387F6638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7789DD3" w14:textId="0A8155B4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394B4A6B" w14:textId="1EC18853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Датаи время подачи заявки</w:t>
            </w:r>
          </w:p>
        </w:tc>
        <w:tc>
          <w:tcPr>
            <w:tcW w:w="1394" w:type="pct"/>
            <w:shd w:val="clear" w:color="auto" w:fill="auto"/>
          </w:tcPr>
          <w:p w14:paraId="1872CF8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D7544C2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148ED3C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65F7FB7" w14:textId="401A1DD4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admissionResults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58B36413" w14:textId="74DF0B69" w:rsidR="004A5F56" w:rsidRPr="004B558A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5130983" w14:textId="227A4765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7660D3E8" w14:textId="6B62F21F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Результаты допуска заявки </w:t>
            </w:r>
          </w:p>
        </w:tc>
        <w:tc>
          <w:tcPr>
            <w:tcW w:w="1394" w:type="pct"/>
            <w:shd w:val="clear" w:color="auto" w:fill="auto"/>
          </w:tcPr>
          <w:p w14:paraId="7BAE6C1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2CCB65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2068F0D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4ECD939" w14:textId="7C26EA4A" w:rsidR="004A5F56" w:rsidRPr="004B558A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commonInfo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D564D7A" w14:textId="2F0A8404" w:rsidR="004A5F56" w:rsidRPr="004B558A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2E71F35" w14:textId="33936CF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7A4FE95" w14:textId="6C0AB609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Пояснение</w:t>
            </w:r>
          </w:p>
        </w:tc>
        <w:tc>
          <w:tcPr>
            <w:tcW w:w="1394" w:type="pct"/>
            <w:shd w:val="clear" w:color="auto" w:fill="auto"/>
          </w:tcPr>
          <w:p w14:paraId="3FC77B2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BCBFD61" w14:textId="77777777" w:rsidTr="00AA3611">
        <w:trPr>
          <w:gridBefore w:val="1"/>
          <w:wBefore w:w="4" w:type="pct"/>
        </w:trPr>
        <w:tc>
          <w:tcPr>
            <w:tcW w:w="754" w:type="pct"/>
            <w:vMerge w:val="restart"/>
            <w:shd w:val="clear" w:color="auto" w:fill="auto"/>
            <w:vAlign w:val="center"/>
          </w:tcPr>
          <w:p w14:paraId="3B5885BE" w14:textId="77777777" w:rsidR="004A5F56" w:rsidRPr="004B558A" w:rsidRDefault="004A5F56" w:rsidP="004A5F56">
            <w:pPr>
              <w:spacing w:before="0" w:after="0"/>
              <w:rPr>
                <w:sz w:val="20"/>
              </w:rPr>
            </w:pPr>
            <w:r w:rsidRPr="004B558A">
              <w:rPr>
                <w:sz w:val="20"/>
              </w:rPr>
              <w:t>Допустимоуказание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4E0FA270" w14:textId="77777777" w:rsidR="004A5F56" w:rsidRPr="00E841EE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apRejectReason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8D7896A" w14:textId="77777777" w:rsidR="004A5F56" w:rsidRPr="00B9539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FBF8279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0FD2310" w14:textId="77777777" w:rsidR="004A5F56" w:rsidRPr="00E841EE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Приины отказа в допуске</w:t>
            </w:r>
          </w:p>
        </w:tc>
        <w:tc>
          <w:tcPr>
            <w:tcW w:w="1394" w:type="pct"/>
            <w:shd w:val="clear" w:color="auto" w:fill="auto"/>
          </w:tcPr>
          <w:p w14:paraId="4A37051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1D10A6F" w14:textId="77777777" w:rsidTr="00AA3611">
        <w:trPr>
          <w:gridBefore w:val="1"/>
          <w:wBefore w:w="4" w:type="pct"/>
        </w:trPr>
        <w:tc>
          <w:tcPr>
            <w:tcW w:w="754" w:type="pct"/>
            <w:vMerge/>
            <w:shd w:val="clear" w:color="auto" w:fill="auto"/>
            <w:vAlign w:val="center"/>
          </w:tcPr>
          <w:p w14:paraId="1BC455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61FFBF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24133C41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0FB628E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700AC5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Признак допуска</w:t>
            </w:r>
          </w:p>
        </w:tc>
        <w:tc>
          <w:tcPr>
            <w:tcW w:w="1394" w:type="pct"/>
            <w:shd w:val="clear" w:color="auto" w:fill="auto"/>
          </w:tcPr>
          <w:p w14:paraId="0FE15044" w14:textId="77777777" w:rsidR="004A5F56" w:rsidRPr="004B558A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 xml:space="preserve">Допустимо только значение </w:t>
            </w:r>
            <w:r>
              <w:rPr>
                <w:sz w:val="20"/>
                <w:lang w:val="en-US"/>
              </w:rPr>
              <w:t xml:space="preserve">true </w:t>
            </w:r>
          </w:p>
        </w:tc>
      </w:tr>
      <w:tr w:rsidR="004A5F56" w:rsidRPr="001A4780" w14:paraId="7E2A350A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  <w:vAlign w:val="center"/>
          </w:tcPr>
          <w:p w14:paraId="5D681CEA" w14:textId="7D955057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Результаты допуска заявки</w:t>
            </w:r>
          </w:p>
        </w:tc>
      </w:tr>
      <w:tr w:rsidR="004A5F56" w:rsidRPr="001A4780" w14:paraId="50047F1F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3441C063" w14:textId="6B9A749C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admissionResults</w:t>
            </w:r>
          </w:p>
        </w:tc>
        <w:tc>
          <w:tcPr>
            <w:tcW w:w="749" w:type="pct"/>
            <w:shd w:val="clear" w:color="auto" w:fill="auto"/>
          </w:tcPr>
          <w:p w14:paraId="597E644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60D9576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0CFBB87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2FE01B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4387E90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6BA818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578DBB9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361E525" w14:textId="685E52DE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DA0A81E" w14:textId="059E072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75E3B1F" w14:textId="1A848031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50F054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  <w:vAlign w:val="center"/>
          </w:tcPr>
          <w:p w14:paraId="4C496528" w14:textId="1457809F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4B3D647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2C0700C4" w14:textId="76C9331F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admissionResult</w:t>
            </w:r>
          </w:p>
        </w:tc>
        <w:tc>
          <w:tcPr>
            <w:tcW w:w="749" w:type="pct"/>
            <w:shd w:val="clear" w:color="auto" w:fill="auto"/>
          </w:tcPr>
          <w:p w14:paraId="23B51CF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76243D2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674B588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508F74C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2A7FD2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7219E76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0230106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8F1F226" w14:textId="10B7BDA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F2BAC">
              <w:rPr>
                <w:sz w:val="20"/>
              </w:rPr>
              <w:t>protocolCommissionMember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4E34E29" w14:textId="0804E09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F3A47C3" w14:textId="2739567A" w:rsidR="004A5F56" w:rsidRPr="003A73E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59DFDC54" w14:textId="5D4769B5" w:rsidR="004A5F56" w:rsidRPr="003A73E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4F2BAC">
              <w:rPr>
                <w:sz w:val="20"/>
              </w:rPr>
              <w:t xml:space="preserve">Член </w:t>
            </w:r>
            <w:r>
              <w:rPr>
                <w:sz w:val="20"/>
              </w:rPr>
              <w:t>комиссии, осуществляющий оценку</w:t>
            </w:r>
          </w:p>
        </w:tc>
        <w:tc>
          <w:tcPr>
            <w:tcW w:w="1394" w:type="pct"/>
            <w:shd w:val="clear" w:color="auto" w:fill="auto"/>
          </w:tcPr>
          <w:p w14:paraId="7C14703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BF3926F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1FC8DC6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7BD06FA" w14:textId="32E984CF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29C1ACAB" w14:textId="4398D25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609DBBD" w14:textId="58CB197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33F9D4E" w14:textId="3D217B2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Флаг допуска</w:t>
            </w:r>
          </w:p>
        </w:tc>
        <w:tc>
          <w:tcPr>
            <w:tcW w:w="1394" w:type="pct"/>
            <w:shd w:val="clear" w:color="auto" w:fill="auto"/>
          </w:tcPr>
          <w:p w14:paraId="7A82834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951CD96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2C1A800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FADB182" w14:textId="436177A0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157F8778" w14:textId="0D370F1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87CC5C2" w14:textId="144BAB26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5BB8209" w14:textId="45684D1E" w:rsidR="004A5F56" w:rsidRPr="005B474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Причины отказа в допуске </w:t>
            </w:r>
            <w:r w:rsidRPr="005B474F">
              <w:rPr>
                <w:sz w:val="20"/>
              </w:rPr>
              <w:t>(Устарело)</w:t>
            </w:r>
          </w:p>
        </w:tc>
        <w:tc>
          <w:tcPr>
            <w:tcW w:w="1394" w:type="pct"/>
            <w:shd w:val="clear" w:color="auto" w:fill="auto"/>
          </w:tcPr>
          <w:p w14:paraId="457875F3" w14:textId="5E8E28B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864EF2D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59B679A1" w14:textId="1D402BA5" w:rsidR="004A5F56" w:rsidRPr="000A3C91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4A5F56" w:rsidRPr="001A4780" w14:paraId="77F36186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63387B72" w14:textId="759EED0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protocolCommissionMember</w:t>
            </w:r>
          </w:p>
        </w:tc>
        <w:tc>
          <w:tcPr>
            <w:tcW w:w="749" w:type="pct"/>
            <w:shd w:val="clear" w:color="auto" w:fill="auto"/>
          </w:tcPr>
          <w:p w14:paraId="08E4A60D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46C2E7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3E44CF8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70DAAFF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109D272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7D1942" w14:paraId="103BBB4D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4EF13C8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7ABE1A2" w14:textId="46CF0B15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7FBCE7B" w14:textId="0FE90DF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22D1B3A" w14:textId="02FC7C0D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77A520B" w14:textId="361A907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4" w:type="pct"/>
            <w:shd w:val="clear" w:color="auto" w:fill="auto"/>
          </w:tcPr>
          <w:p w14:paraId="1AAA3EE6" w14:textId="552BAFFC" w:rsidR="004A5F56" w:rsidRPr="007D1942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Значение поля проверяется на совпадение с каким-либо номером члена комиссии в заголовке пакета</w:t>
            </w:r>
          </w:p>
        </w:tc>
      </w:tr>
      <w:tr w:rsidR="004A5F56" w:rsidRPr="001A4780" w14:paraId="52AE4993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4770EFDA" w14:textId="140A130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  <w:r>
              <w:rPr>
                <w:b/>
                <w:sz w:val="20"/>
              </w:rPr>
              <w:t xml:space="preserve"> </w:t>
            </w:r>
            <w:r w:rsidRPr="005B474F">
              <w:rPr>
                <w:sz w:val="20"/>
              </w:rPr>
              <w:t>(Устарело)</w:t>
            </w:r>
          </w:p>
        </w:tc>
      </w:tr>
      <w:tr w:rsidR="004A5F56" w:rsidRPr="001A4780" w14:paraId="429AFD4F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03495BE8" w14:textId="356375E3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9" w:type="pct"/>
            <w:shd w:val="clear" w:color="auto" w:fill="auto"/>
          </w:tcPr>
          <w:p w14:paraId="30577C0B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273E84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247385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7EE218B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42DA0FB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08176A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4EF4A14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9DB277D" w14:textId="41F2D859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78696F8" w14:textId="0CC2384B" w:rsidR="004A5F56" w:rsidRPr="005B474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15A502E" w14:textId="1C62B429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0C2D55F" w14:textId="337304E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4" w:type="pct"/>
            <w:shd w:val="clear" w:color="auto" w:fill="auto"/>
          </w:tcPr>
          <w:p w14:paraId="1D805D2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5D1ADC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61B0EEC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BC63963" w14:textId="75ED4D41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5E948206" w14:textId="2BB9A0B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24D1213" w14:textId="2E685E3A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1BB19F9" w14:textId="74F3A9DD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4" w:type="pct"/>
            <w:shd w:val="clear" w:color="auto" w:fill="auto"/>
          </w:tcPr>
          <w:p w14:paraId="61E052B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915D328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  <w:vAlign w:val="center"/>
          </w:tcPr>
          <w:p w14:paraId="783D0C82" w14:textId="5E763DF6" w:rsidR="004A5F56" w:rsidRPr="00996FC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04B84AD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35529001" w14:textId="31B345FF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9" w:type="pct"/>
            <w:shd w:val="clear" w:color="auto" w:fill="auto"/>
          </w:tcPr>
          <w:p w14:paraId="3B6B547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1F94853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1FC67D7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1CC8482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4A85A9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DDFF89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2D1AE62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BFB4E49" w14:textId="68150126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2F73F9A" w14:textId="308A10E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24FE52B" w14:textId="3BB67702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E175D98" w14:textId="08DA0F4F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4" w:type="pct"/>
            <w:shd w:val="clear" w:color="auto" w:fill="auto"/>
          </w:tcPr>
          <w:p w14:paraId="016E41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0D55605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144FC65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379D48C" w14:textId="09365D7C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3DBD4E2" w14:textId="05AD2010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382834C" w14:textId="52FD7BDF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0F3BFFE" w14:textId="61860A8D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4" w:type="pct"/>
            <w:shd w:val="clear" w:color="auto" w:fill="auto"/>
          </w:tcPr>
          <w:p w14:paraId="021954C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004E3CD3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61226A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  <w:r>
              <w:rPr>
                <w:b/>
                <w:sz w:val="20"/>
              </w:rPr>
              <w:t xml:space="preserve"> </w:t>
            </w:r>
            <w:r w:rsidRPr="005B474F">
              <w:rPr>
                <w:sz w:val="20"/>
              </w:rPr>
              <w:t>(Устарело)</w:t>
            </w:r>
          </w:p>
        </w:tc>
      </w:tr>
      <w:tr w:rsidR="004A5F56" w14:paraId="521C2D1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54800D0B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9" w:type="pct"/>
            <w:shd w:val="clear" w:color="auto" w:fill="auto"/>
          </w:tcPr>
          <w:p w14:paraId="4F814726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2D93511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079B13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633BC98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07AEA5D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747846CB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1DFB00A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15602EE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1BBB37A2" w14:textId="77777777" w:rsidR="004A5F56" w:rsidRPr="005B474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8520D27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7ECF80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4" w:type="pct"/>
            <w:shd w:val="clear" w:color="auto" w:fill="auto"/>
          </w:tcPr>
          <w:p w14:paraId="7970B90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7852E63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4540CB9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1CE29D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D28888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70A984E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C81CC7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4" w:type="pct"/>
            <w:shd w:val="clear" w:color="auto" w:fill="auto"/>
          </w:tcPr>
          <w:p w14:paraId="2A8CD8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996FC5" w14:paraId="6B973210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  <w:vAlign w:val="center"/>
          </w:tcPr>
          <w:p w14:paraId="1F571A43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14:paraId="026EDC3F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226872B8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9" w:type="pct"/>
            <w:shd w:val="clear" w:color="auto" w:fill="auto"/>
          </w:tcPr>
          <w:p w14:paraId="1C05CDB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25B0D8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0C78AC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0C7A8CB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5474084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738B39E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72041CC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2D1BBFE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6325CFA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C9CCF81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6D14F6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4" w:type="pct"/>
            <w:shd w:val="clear" w:color="auto" w:fill="auto"/>
          </w:tcPr>
          <w:p w14:paraId="06E0A79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02E16F76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3F3852A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EC7389D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6BD3D379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864AD23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0952EC0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4" w:type="pct"/>
            <w:shd w:val="clear" w:color="auto" w:fill="auto"/>
          </w:tcPr>
          <w:p w14:paraId="4D34EFD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2BF8751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  <w:vAlign w:val="center"/>
          </w:tcPr>
          <w:p w14:paraId="6370A039" w14:textId="4E4CE51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 xml:space="preserve">Признание аукциона </w:t>
            </w:r>
            <w:proofErr w:type="gramStart"/>
            <w:r w:rsidRPr="00996FC5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09CD2C93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60E30728" w14:textId="1979BB73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shd w:val="clear" w:color="auto" w:fill="auto"/>
          </w:tcPr>
          <w:p w14:paraId="00967848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2791011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00E41C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4A37D88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5B7A9C5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639B82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1F33AAE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C2FBC1B" w14:textId="50C6DCA5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6E501206" w14:textId="48C0F87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0D0758E" w14:textId="69CD03E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83A885A" w14:textId="1ADA6E2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4" w:type="pct"/>
            <w:shd w:val="clear" w:color="auto" w:fill="auto"/>
          </w:tcPr>
          <w:p w14:paraId="688DAE46" w14:textId="0BC120C4" w:rsidR="004A5F56" w:rsidRDefault="004A5F56" w:rsidP="004A5F56">
            <w:pPr>
              <w:spacing w:before="0" w:after="0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 xml:space="preserve">возможность указания для соответствующего интеграционного объекта (поле «Наименование интеграционного объекта, к которому применимо данное </w:t>
            </w:r>
            <w:r w:rsidRPr="00F34726">
              <w:rPr>
                <w:sz w:val="20"/>
              </w:rPr>
              <w:lastRenderedPageBreak/>
              <w:t xml:space="preserve">основание» справочника </w:t>
            </w:r>
            <w:proofErr w:type="gramEnd"/>
          </w:p>
        </w:tc>
      </w:tr>
      <w:tr w:rsidR="004A5F56" w:rsidRPr="001A4780" w14:paraId="7C763DD2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6E51892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080046" w14:textId="2379A860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52FF6C8C" w14:textId="0D3D365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BF41F03" w14:textId="1964308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F567BFF" w14:textId="7E61F79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4" w:type="pct"/>
            <w:shd w:val="clear" w:color="auto" w:fill="auto"/>
          </w:tcPr>
          <w:p w14:paraId="43DFD1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E2F756E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5F2EA55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B88C9DA" w14:textId="124C6F64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69B4773A" w14:textId="706944E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B4ECD67" w14:textId="1186122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92AC063" w14:textId="703A0FFB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4" w:type="pct"/>
            <w:shd w:val="clear" w:color="auto" w:fill="auto"/>
          </w:tcPr>
          <w:p w14:paraId="682352E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4123E5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3B2616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F3C845B" w14:textId="3E10A1A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FAE5C12" w14:textId="1F1656E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F0EDD2E" w14:textId="37112148" w:rsidR="004A5F56" w:rsidRPr="008E30C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84801DA" w14:textId="27368B91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4" w:type="pct"/>
            <w:shd w:val="clear" w:color="auto" w:fill="auto"/>
          </w:tcPr>
          <w:p w14:paraId="5B2BEB5C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150FC6BD" w14:textId="791BB544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1947FB2F" w14:textId="3705F7AD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По окончании срока подачи заявок не подано ни одной заявки;</w:t>
            </w:r>
          </w:p>
          <w:p w14:paraId="797BE83A" w14:textId="7AFB78FE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2188F514" w14:textId="1C5D9D9D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Все поданные заявки отклонены;</w:t>
            </w:r>
          </w:p>
          <w:p w14:paraId="5C46A01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2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321F6D55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2D7C07BA" w14:textId="49270ED9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5DB8DBA5" w14:textId="1C784A7B" w:rsidR="00FB344C" w:rsidRDefault="00FB344C" w:rsidP="009D1964">
      <w:pPr>
        <w:pStyle w:val="20"/>
        <w:numPr>
          <w:ilvl w:val="0"/>
          <w:numId w:val="54"/>
        </w:numPr>
      </w:pPr>
      <w:bookmarkStart w:id="4" w:name="_Toc390789679"/>
      <w:r w:rsidRPr="00FB344C">
        <w:t>Протокол проведения электронного аукциона</w:t>
      </w:r>
      <w:bookmarkEnd w:id="4"/>
    </w:p>
    <w:tbl>
      <w:tblPr>
        <w:tblW w:w="5002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1"/>
        <w:gridCol w:w="1533"/>
        <w:gridCol w:w="415"/>
        <w:gridCol w:w="975"/>
        <w:gridCol w:w="2907"/>
        <w:gridCol w:w="2849"/>
      </w:tblGrid>
      <w:tr w:rsidR="00FB344C" w:rsidRPr="001A4780" w14:paraId="35989F36" w14:textId="77777777" w:rsidTr="00AA3611">
        <w:trPr>
          <w:tblHeader/>
        </w:trPr>
        <w:tc>
          <w:tcPr>
            <w:tcW w:w="753" w:type="pct"/>
            <w:shd w:val="clear" w:color="auto" w:fill="D9D9D9"/>
            <w:hideMark/>
          </w:tcPr>
          <w:p w14:paraId="17CF31C5" w14:textId="77777777" w:rsidR="00FB344C" w:rsidRPr="00724833" w:rsidRDefault="00FB344C" w:rsidP="00C538F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shd w:val="clear" w:color="auto" w:fill="D9D9D9"/>
            <w:hideMark/>
          </w:tcPr>
          <w:p w14:paraId="02B50A78" w14:textId="52D8B9EB" w:rsidR="00FB344C" w:rsidRPr="00724833" w:rsidRDefault="00FB344C" w:rsidP="00C538F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Содерж. </w:t>
            </w:r>
            <w:r w:rsidR="00CC092C" w:rsidRPr="00724833">
              <w:rPr>
                <w:b/>
                <w:sz w:val="20"/>
              </w:rPr>
              <w:t>Э</w:t>
            </w:r>
            <w:r w:rsidRPr="00724833">
              <w:rPr>
                <w:b/>
                <w:sz w:val="20"/>
              </w:rPr>
              <w:t>лемента</w:t>
            </w:r>
          </w:p>
        </w:tc>
        <w:tc>
          <w:tcPr>
            <w:tcW w:w="203" w:type="pct"/>
            <w:shd w:val="clear" w:color="auto" w:fill="D9D9D9"/>
            <w:hideMark/>
          </w:tcPr>
          <w:p w14:paraId="765F3E09" w14:textId="77777777" w:rsidR="00FB344C" w:rsidRPr="00724833" w:rsidRDefault="00FB344C" w:rsidP="00C538F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7" w:type="pct"/>
            <w:shd w:val="clear" w:color="auto" w:fill="D9D9D9"/>
            <w:hideMark/>
          </w:tcPr>
          <w:p w14:paraId="3EDBD210" w14:textId="77777777" w:rsidR="00FB344C" w:rsidRPr="00724833" w:rsidRDefault="00FB344C" w:rsidP="00C538F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2" w:type="pct"/>
            <w:shd w:val="clear" w:color="auto" w:fill="D9D9D9"/>
            <w:hideMark/>
          </w:tcPr>
          <w:p w14:paraId="121684B6" w14:textId="77777777" w:rsidR="00FB344C" w:rsidRPr="00724833" w:rsidRDefault="00FB344C" w:rsidP="00C538F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6" w:type="pct"/>
            <w:shd w:val="clear" w:color="auto" w:fill="D9D9D9"/>
            <w:hideMark/>
          </w:tcPr>
          <w:p w14:paraId="04EDE5E1" w14:textId="77777777" w:rsidR="00FB344C" w:rsidRPr="00724833" w:rsidRDefault="00FB344C" w:rsidP="00C538F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FB344C" w:rsidRPr="001A4780" w14:paraId="71055AAE" w14:textId="77777777" w:rsidTr="00AA3611">
        <w:tc>
          <w:tcPr>
            <w:tcW w:w="5000" w:type="pct"/>
            <w:gridSpan w:val="6"/>
            <w:shd w:val="clear" w:color="auto" w:fill="auto"/>
          </w:tcPr>
          <w:p w14:paraId="3B20B67B" w14:textId="6613352D" w:rsidR="00FB344C" w:rsidRPr="00724833" w:rsidRDefault="00C538F4" w:rsidP="00C538F4">
            <w:pPr>
              <w:spacing w:before="0" w:after="0"/>
              <w:jc w:val="center"/>
              <w:rPr>
                <w:b/>
                <w:sz w:val="20"/>
              </w:rPr>
            </w:pPr>
            <w:r w:rsidRPr="00C538F4">
              <w:rPr>
                <w:b/>
                <w:sz w:val="20"/>
              </w:rPr>
              <w:t>Протокол проведения электронного аукциона</w:t>
            </w:r>
          </w:p>
        </w:tc>
      </w:tr>
      <w:tr w:rsidR="00FB344C" w:rsidRPr="001A4780" w14:paraId="396B864A" w14:textId="77777777" w:rsidTr="00AA3611">
        <w:tc>
          <w:tcPr>
            <w:tcW w:w="753" w:type="pct"/>
            <w:shd w:val="clear" w:color="auto" w:fill="auto"/>
            <w:hideMark/>
          </w:tcPr>
          <w:p w14:paraId="7574C8C8" w14:textId="39174B2D" w:rsidR="00FB344C" w:rsidRPr="00AF4AE2" w:rsidRDefault="00FB344C" w:rsidP="00C538F4">
            <w:pPr>
              <w:spacing w:before="0" w:after="0"/>
              <w:rPr>
                <w:b/>
                <w:sz w:val="20"/>
                <w:lang w:val="en-US"/>
              </w:rPr>
            </w:pPr>
            <w:r w:rsidRPr="00C60B99">
              <w:rPr>
                <w:b/>
                <w:sz w:val="20"/>
                <w:lang w:val="en-US"/>
              </w:rPr>
              <w:t>protocolEF</w:t>
            </w:r>
            <w:r w:rsidR="00C538F4">
              <w:rPr>
                <w:b/>
                <w:sz w:val="20"/>
                <w:lang w:val="en-US"/>
              </w:rPr>
              <w:t>2</w:t>
            </w:r>
          </w:p>
        </w:tc>
        <w:tc>
          <w:tcPr>
            <w:tcW w:w="749" w:type="pct"/>
            <w:shd w:val="clear" w:color="auto" w:fill="auto"/>
            <w:hideMark/>
          </w:tcPr>
          <w:p w14:paraId="1C479F5D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  <w:hideMark/>
          </w:tcPr>
          <w:p w14:paraId="02B96C42" w14:textId="77777777" w:rsidR="00FB344C" w:rsidRPr="00724833" w:rsidRDefault="00FB344C" w:rsidP="00C538F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  <w:hideMark/>
          </w:tcPr>
          <w:p w14:paraId="1E7ADFAB" w14:textId="77777777" w:rsidR="00FB344C" w:rsidRPr="00724833" w:rsidRDefault="00FB344C" w:rsidP="00C538F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hideMark/>
          </w:tcPr>
          <w:p w14:paraId="6AE365BB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  <w:hideMark/>
          </w:tcPr>
          <w:p w14:paraId="30C2BA22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FB344C" w:rsidRPr="001A4780" w14:paraId="1F6B7BDC" w14:textId="77777777" w:rsidTr="00AA3611">
        <w:tc>
          <w:tcPr>
            <w:tcW w:w="753" w:type="pct"/>
            <w:shd w:val="clear" w:color="auto" w:fill="auto"/>
          </w:tcPr>
          <w:p w14:paraId="6D0B99D9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11A1948" w14:textId="77777777" w:rsidR="00FB344C" w:rsidRPr="00351BEA" w:rsidRDefault="00FB344C" w:rsidP="00C538F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3" w:type="pct"/>
            <w:shd w:val="clear" w:color="auto" w:fill="auto"/>
          </w:tcPr>
          <w:p w14:paraId="1148DE50" w14:textId="77777777" w:rsidR="00FB344C" w:rsidRPr="00351BEA" w:rsidRDefault="00FB344C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33855FFB" w14:textId="77777777" w:rsidR="00FB344C" w:rsidRPr="001A4780" w:rsidRDefault="00FB344C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1EBFED83" w14:textId="77777777" w:rsidR="00FB344C" w:rsidRPr="001A4780" w:rsidRDefault="00FB344C" w:rsidP="00C538F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6" w:type="pct"/>
            <w:shd w:val="clear" w:color="auto" w:fill="auto"/>
          </w:tcPr>
          <w:p w14:paraId="20427E41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31F24687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36886463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297FFE69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2E4FD0D2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470AD77D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6EB135D7" w14:textId="54545E1C" w:rsidR="00435CBC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</w:t>
            </w:r>
            <w:r w:rsidR="005C6213">
              <w:rPr>
                <w:sz w:val="20"/>
              </w:rPr>
              <w:t>,6.1,6.2</w:t>
            </w:r>
          </w:p>
        </w:tc>
      </w:tr>
      <w:tr w:rsidR="00FB344C" w:rsidRPr="001A4780" w14:paraId="59DA396D" w14:textId="77777777" w:rsidTr="00AA3611">
        <w:tc>
          <w:tcPr>
            <w:tcW w:w="753" w:type="pct"/>
            <w:shd w:val="clear" w:color="auto" w:fill="auto"/>
          </w:tcPr>
          <w:p w14:paraId="797B590C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C140F0F" w14:textId="77777777" w:rsidR="00FB344C" w:rsidRPr="001176A0" w:rsidRDefault="00FB344C" w:rsidP="00C538F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789262ED" w14:textId="77777777" w:rsidR="00FB344C" w:rsidRPr="00C85B91" w:rsidRDefault="00FB344C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2EA0BF2" w14:textId="77777777" w:rsidR="00FB344C" w:rsidRPr="00C85B91" w:rsidRDefault="00FB344C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07D90155" w14:textId="74A0D181" w:rsidR="00FB344C" w:rsidRPr="00724833" w:rsidRDefault="00FB344C" w:rsidP="00C538F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6" w:type="pct"/>
            <w:shd w:val="clear" w:color="auto" w:fill="auto"/>
          </w:tcPr>
          <w:p w14:paraId="2B14D91F" w14:textId="77777777" w:rsidR="00FB344C" w:rsidRPr="00724833" w:rsidRDefault="00FB344C" w:rsidP="00C538F4">
            <w:pPr>
              <w:spacing w:before="0" w:after="0"/>
              <w:rPr>
                <w:sz w:val="20"/>
              </w:rPr>
            </w:pPr>
          </w:p>
        </w:tc>
      </w:tr>
      <w:tr w:rsidR="00FB344C" w:rsidRPr="001A4780" w14:paraId="6E00A0FC" w14:textId="77777777" w:rsidTr="00AA3611">
        <w:tc>
          <w:tcPr>
            <w:tcW w:w="753" w:type="pct"/>
            <w:shd w:val="clear" w:color="auto" w:fill="auto"/>
          </w:tcPr>
          <w:p w14:paraId="23D9E929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9D28635" w14:textId="77777777" w:rsidR="00FB344C" w:rsidRPr="00400017" w:rsidRDefault="00FB344C" w:rsidP="00C538F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3" w:type="pct"/>
            <w:shd w:val="clear" w:color="auto" w:fill="auto"/>
          </w:tcPr>
          <w:p w14:paraId="1C73A7ED" w14:textId="77777777" w:rsidR="00FB344C" w:rsidRPr="00400017" w:rsidRDefault="00FB344C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BFDEE90" w14:textId="77777777" w:rsidR="00FB344C" w:rsidRPr="00400017" w:rsidRDefault="00FB344C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2" w:type="pct"/>
            <w:shd w:val="clear" w:color="auto" w:fill="auto"/>
          </w:tcPr>
          <w:p w14:paraId="77B5DE61" w14:textId="77777777" w:rsidR="00FB344C" w:rsidRPr="00400017" w:rsidRDefault="00FB344C" w:rsidP="00C538F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6" w:type="pct"/>
            <w:shd w:val="clear" w:color="auto" w:fill="auto"/>
          </w:tcPr>
          <w:p w14:paraId="172127CD" w14:textId="77777777" w:rsidR="00FB344C" w:rsidRPr="00724833" w:rsidRDefault="00FB344C" w:rsidP="00C538F4">
            <w:pPr>
              <w:spacing w:before="0" w:after="0"/>
              <w:rPr>
                <w:sz w:val="20"/>
              </w:rPr>
            </w:pPr>
          </w:p>
        </w:tc>
      </w:tr>
      <w:tr w:rsidR="00FB344C" w:rsidRPr="001A4780" w14:paraId="2B8C79ED" w14:textId="77777777" w:rsidTr="00AA3611">
        <w:tc>
          <w:tcPr>
            <w:tcW w:w="753" w:type="pct"/>
            <w:shd w:val="clear" w:color="auto" w:fill="auto"/>
          </w:tcPr>
          <w:p w14:paraId="292CE89F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AE4E604" w14:textId="77777777" w:rsidR="00FB344C" w:rsidRPr="00400017" w:rsidRDefault="00FB344C" w:rsidP="00C538F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3" w:type="pct"/>
            <w:shd w:val="clear" w:color="auto" w:fill="auto"/>
          </w:tcPr>
          <w:p w14:paraId="7A590184" w14:textId="77777777" w:rsidR="00FB344C" w:rsidRPr="00400017" w:rsidRDefault="00FB344C" w:rsidP="00C538F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39C0B88" w14:textId="77777777" w:rsidR="00FB344C" w:rsidRPr="00400017" w:rsidRDefault="00FB344C" w:rsidP="00C538F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54732D82" w14:textId="77777777" w:rsidR="00FB344C" w:rsidRPr="00400017" w:rsidRDefault="00FB344C" w:rsidP="00C538F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6" w:type="pct"/>
            <w:shd w:val="clear" w:color="auto" w:fill="auto"/>
          </w:tcPr>
          <w:p w14:paraId="61A5AA8B" w14:textId="77777777" w:rsidR="00FB344C" w:rsidRPr="00724833" w:rsidRDefault="00FB344C" w:rsidP="00C538F4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FB344C" w:rsidRPr="001A4780" w14:paraId="3BF6649E" w14:textId="77777777" w:rsidTr="00AA3611">
        <w:tc>
          <w:tcPr>
            <w:tcW w:w="753" w:type="pct"/>
            <w:shd w:val="clear" w:color="auto" w:fill="auto"/>
          </w:tcPr>
          <w:p w14:paraId="472E545C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7673067" w14:textId="77777777" w:rsidR="00FB344C" w:rsidRPr="00724833" w:rsidRDefault="00FB344C" w:rsidP="00C538F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3" w:type="pct"/>
            <w:shd w:val="clear" w:color="auto" w:fill="auto"/>
          </w:tcPr>
          <w:p w14:paraId="2CB8B73C" w14:textId="7EC5F3CB" w:rsidR="00FB344C" w:rsidRPr="00724833" w:rsidRDefault="00A73562" w:rsidP="00C538F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55A4E24" w14:textId="77777777" w:rsidR="00FB344C" w:rsidRPr="008D298C" w:rsidRDefault="00FB344C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347490A6" w14:textId="77777777" w:rsidR="00FB344C" w:rsidRPr="00C85B91" w:rsidRDefault="00FB344C" w:rsidP="00C538F4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6" w:type="pct"/>
            <w:shd w:val="clear" w:color="auto" w:fill="auto"/>
          </w:tcPr>
          <w:p w14:paraId="76DDF469" w14:textId="77777777" w:rsidR="00FB344C" w:rsidRPr="00C85B91" w:rsidRDefault="00FB344C" w:rsidP="00C538F4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FB344C" w:rsidRPr="001A4780" w14:paraId="742B5C86" w14:textId="77777777" w:rsidTr="00AA3611">
        <w:tc>
          <w:tcPr>
            <w:tcW w:w="753" w:type="pct"/>
            <w:shd w:val="clear" w:color="auto" w:fill="auto"/>
          </w:tcPr>
          <w:p w14:paraId="767EE0A1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C7C7B84" w14:textId="77777777" w:rsidR="00FB344C" w:rsidRPr="002A7A10" w:rsidRDefault="00FB344C" w:rsidP="00C538F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3" w:type="pct"/>
            <w:shd w:val="clear" w:color="auto" w:fill="auto"/>
          </w:tcPr>
          <w:p w14:paraId="4E9B80E5" w14:textId="77777777" w:rsidR="00FB344C" w:rsidRDefault="00FB344C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EACBA77" w14:textId="77777777" w:rsidR="00FB344C" w:rsidRDefault="00FB344C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037A48F1" w14:textId="77777777" w:rsidR="00FB344C" w:rsidRPr="00997F9C" w:rsidRDefault="00FB344C" w:rsidP="00C538F4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6" w:type="pct"/>
            <w:shd w:val="clear" w:color="auto" w:fill="auto"/>
          </w:tcPr>
          <w:p w14:paraId="054CF3A3" w14:textId="77777777" w:rsidR="00FB344C" w:rsidRPr="00C85B91" w:rsidRDefault="00FB344C" w:rsidP="00C538F4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FB344C" w:rsidRPr="001A4780" w14:paraId="1045EB4B" w14:textId="77777777" w:rsidTr="00AA3611">
        <w:tc>
          <w:tcPr>
            <w:tcW w:w="753" w:type="pct"/>
            <w:shd w:val="clear" w:color="auto" w:fill="auto"/>
          </w:tcPr>
          <w:p w14:paraId="3E89763E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A8A0237" w14:textId="77777777" w:rsidR="00FB344C" w:rsidRPr="002A7A10" w:rsidRDefault="00FB344C" w:rsidP="00C538F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3" w:type="pct"/>
            <w:shd w:val="clear" w:color="auto" w:fill="auto"/>
          </w:tcPr>
          <w:p w14:paraId="5B83BBB7" w14:textId="77777777" w:rsidR="00FB344C" w:rsidRDefault="00FB344C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7C53D1C" w14:textId="77777777" w:rsidR="00FB344C" w:rsidRDefault="00FB344C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14C64F04" w14:textId="77777777" w:rsidR="00FB344C" w:rsidRPr="00997F9C" w:rsidRDefault="00FB344C" w:rsidP="00C538F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6" w:type="pct"/>
            <w:shd w:val="clear" w:color="auto" w:fill="auto"/>
          </w:tcPr>
          <w:p w14:paraId="16D1F8E3" w14:textId="77777777" w:rsidR="00FB344C" w:rsidRPr="002A7A10" w:rsidRDefault="00FB344C" w:rsidP="00C538F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FB344C" w:rsidRPr="001A4780" w14:paraId="51AF3F09" w14:textId="77777777" w:rsidTr="00AA3611">
        <w:tc>
          <w:tcPr>
            <w:tcW w:w="753" w:type="pct"/>
            <w:shd w:val="clear" w:color="auto" w:fill="auto"/>
          </w:tcPr>
          <w:p w14:paraId="65605304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B5DB830" w14:textId="77777777" w:rsidR="00FB344C" w:rsidRPr="002A7A10" w:rsidRDefault="00FB344C" w:rsidP="00C538F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3" w:type="pct"/>
            <w:shd w:val="clear" w:color="auto" w:fill="auto"/>
          </w:tcPr>
          <w:p w14:paraId="156FED52" w14:textId="77777777" w:rsidR="00FB344C" w:rsidRDefault="00FB344C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1F01B24" w14:textId="77777777" w:rsidR="00FB344C" w:rsidRPr="002A7A10" w:rsidRDefault="00FB344C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734DD7F7" w14:textId="77777777" w:rsidR="00FB344C" w:rsidRPr="002A7A10" w:rsidRDefault="00FB344C" w:rsidP="00C538F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6" w:type="pct"/>
            <w:shd w:val="clear" w:color="auto" w:fill="auto"/>
          </w:tcPr>
          <w:p w14:paraId="0C631F2A" w14:textId="77777777" w:rsidR="00FB344C" w:rsidRDefault="00FB344C" w:rsidP="00C538F4">
            <w:pPr>
              <w:spacing w:before="0" w:after="0"/>
              <w:rPr>
                <w:sz w:val="20"/>
              </w:rPr>
            </w:pPr>
          </w:p>
        </w:tc>
      </w:tr>
      <w:tr w:rsidR="00FB344C" w:rsidRPr="001A4780" w14:paraId="0E6544AD" w14:textId="77777777" w:rsidTr="00AA3611">
        <w:tc>
          <w:tcPr>
            <w:tcW w:w="753" w:type="pct"/>
            <w:shd w:val="clear" w:color="auto" w:fill="auto"/>
          </w:tcPr>
          <w:p w14:paraId="4B121FA0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154116C" w14:textId="77777777" w:rsidR="00FB344C" w:rsidRPr="00724833" w:rsidRDefault="00FB344C" w:rsidP="00C538F4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3" w:type="pct"/>
            <w:shd w:val="clear" w:color="auto" w:fill="auto"/>
          </w:tcPr>
          <w:p w14:paraId="612D1CF9" w14:textId="77CF4989" w:rsidR="00FB344C" w:rsidRPr="00724833" w:rsidRDefault="000E70BD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ABD53E7" w14:textId="77777777" w:rsidR="00FB344C" w:rsidRPr="00C85B91" w:rsidRDefault="00FB344C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6C48776B" w14:textId="77777777" w:rsidR="00FB344C" w:rsidRPr="00724833" w:rsidRDefault="00FB344C" w:rsidP="00C538F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6" w:type="pct"/>
            <w:shd w:val="clear" w:color="auto" w:fill="auto"/>
          </w:tcPr>
          <w:p w14:paraId="331A2E0C" w14:textId="77777777" w:rsidR="00FB344C" w:rsidRPr="00724833" w:rsidRDefault="00FB344C" w:rsidP="00C538F4">
            <w:pPr>
              <w:spacing w:before="0" w:after="0"/>
              <w:rPr>
                <w:sz w:val="20"/>
              </w:rPr>
            </w:pPr>
          </w:p>
        </w:tc>
      </w:tr>
      <w:tr w:rsidR="00FB344C" w:rsidRPr="001A4780" w14:paraId="02FA60D0" w14:textId="77777777" w:rsidTr="00AA3611">
        <w:tc>
          <w:tcPr>
            <w:tcW w:w="753" w:type="pct"/>
            <w:shd w:val="clear" w:color="auto" w:fill="auto"/>
          </w:tcPr>
          <w:p w14:paraId="5E084ACE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F2AB63F" w14:textId="77777777" w:rsidR="00FB344C" w:rsidRPr="001176A0" w:rsidRDefault="00FB344C" w:rsidP="00C538F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3" w:type="pct"/>
            <w:shd w:val="clear" w:color="auto" w:fill="auto"/>
          </w:tcPr>
          <w:p w14:paraId="249E80EE" w14:textId="77777777" w:rsidR="00FB344C" w:rsidRDefault="00FB344C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FC4EF78" w14:textId="77777777" w:rsidR="00FB344C" w:rsidRDefault="00FB344C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7123B398" w14:textId="77777777" w:rsidR="00FB344C" w:rsidRPr="00C85B91" w:rsidRDefault="00FB344C" w:rsidP="00C538F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6" w:type="pct"/>
            <w:shd w:val="clear" w:color="auto" w:fill="auto"/>
          </w:tcPr>
          <w:p w14:paraId="01ADC8BB" w14:textId="77777777" w:rsidR="00FB344C" w:rsidRPr="00724833" w:rsidRDefault="00FB344C" w:rsidP="00C538F4">
            <w:pPr>
              <w:spacing w:before="0" w:after="0"/>
              <w:rPr>
                <w:sz w:val="20"/>
              </w:rPr>
            </w:pPr>
          </w:p>
        </w:tc>
      </w:tr>
      <w:tr w:rsidR="00FB344C" w:rsidRPr="001A4780" w14:paraId="7669DA58" w14:textId="77777777" w:rsidTr="00AA3611">
        <w:tc>
          <w:tcPr>
            <w:tcW w:w="753" w:type="pct"/>
            <w:shd w:val="clear" w:color="auto" w:fill="auto"/>
          </w:tcPr>
          <w:p w14:paraId="5A60CBDA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E795530" w14:textId="77777777" w:rsidR="00FB344C" w:rsidRPr="002A7A10" w:rsidRDefault="00FB344C" w:rsidP="00C538F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3" w:type="pct"/>
            <w:shd w:val="clear" w:color="auto" w:fill="auto"/>
          </w:tcPr>
          <w:p w14:paraId="1FC5F352" w14:textId="77777777" w:rsidR="00FB344C" w:rsidRDefault="00FB344C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08146550" w14:textId="77777777" w:rsidR="00FB344C" w:rsidRDefault="00FB344C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117F5D58" w14:textId="77777777" w:rsidR="00FB344C" w:rsidRDefault="00FB344C" w:rsidP="00C538F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6" w:type="pct"/>
            <w:shd w:val="clear" w:color="auto" w:fill="auto"/>
          </w:tcPr>
          <w:p w14:paraId="5E2CC40C" w14:textId="77777777" w:rsidR="00FB344C" w:rsidRPr="00724833" w:rsidRDefault="00FB344C" w:rsidP="00C538F4">
            <w:pPr>
              <w:spacing w:before="0" w:after="0"/>
              <w:rPr>
                <w:sz w:val="20"/>
              </w:rPr>
            </w:pPr>
          </w:p>
        </w:tc>
      </w:tr>
      <w:tr w:rsidR="00FB344C" w:rsidRPr="001A4780" w14:paraId="60865FDD" w14:textId="77777777" w:rsidTr="00AA3611">
        <w:tc>
          <w:tcPr>
            <w:tcW w:w="753" w:type="pct"/>
            <w:shd w:val="clear" w:color="auto" w:fill="auto"/>
          </w:tcPr>
          <w:p w14:paraId="702CD217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284C088" w14:textId="77777777" w:rsidR="00FB344C" w:rsidRPr="001176A0" w:rsidRDefault="00FB344C" w:rsidP="00C538F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3" w:type="pct"/>
            <w:shd w:val="clear" w:color="auto" w:fill="auto"/>
          </w:tcPr>
          <w:p w14:paraId="39DAE4C4" w14:textId="543DF768" w:rsidR="00FB344C" w:rsidRPr="00C85B91" w:rsidRDefault="00A73562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D87185C" w14:textId="77777777" w:rsidR="00FB344C" w:rsidRPr="00C85B91" w:rsidRDefault="00FB344C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2BE5424" w14:textId="77777777" w:rsidR="00FB344C" w:rsidRPr="00724833" w:rsidRDefault="00FB344C" w:rsidP="00C538F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6" w:type="pct"/>
            <w:shd w:val="clear" w:color="auto" w:fill="auto"/>
          </w:tcPr>
          <w:p w14:paraId="3AAED74C" w14:textId="77777777" w:rsidR="00FB344C" w:rsidRPr="00724833" w:rsidRDefault="00FB344C" w:rsidP="00C538F4">
            <w:pPr>
              <w:spacing w:before="0" w:after="0"/>
              <w:rPr>
                <w:sz w:val="20"/>
              </w:rPr>
            </w:pPr>
          </w:p>
        </w:tc>
      </w:tr>
      <w:tr w:rsidR="00AA3611" w:rsidRPr="001A4780" w14:paraId="454DB891" w14:textId="77777777" w:rsidTr="00AA3611">
        <w:tc>
          <w:tcPr>
            <w:tcW w:w="754" w:type="pct"/>
            <w:shd w:val="clear" w:color="auto" w:fill="auto"/>
          </w:tcPr>
          <w:p w14:paraId="05EFEBAF" w14:textId="77777777" w:rsidR="00AA3611" w:rsidRPr="00724833" w:rsidRDefault="00AA3611" w:rsidP="005E416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0" w:type="pct"/>
            <w:shd w:val="clear" w:color="auto" w:fill="auto"/>
            <w:vAlign w:val="center"/>
          </w:tcPr>
          <w:p w14:paraId="60315052" w14:textId="77777777" w:rsidR="00AA3611" w:rsidRPr="001176A0" w:rsidRDefault="00AA3611" w:rsidP="005E416A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5EE35005" w14:textId="77777777" w:rsidR="00AA3611" w:rsidRPr="00EE4E63" w:rsidRDefault="00AA3611" w:rsidP="005E416A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5181BA24" w14:textId="77777777" w:rsidR="00AA3611" w:rsidRPr="00C85B91" w:rsidRDefault="00AA3611" w:rsidP="005E416A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shd w:val="clear" w:color="auto" w:fill="auto"/>
            <w:vAlign w:val="center"/>
          </w:tcPr>
          <w:p w14:paraId="78CEC740" w14:textId="77777777" w:rsidR="00AA3611" w:rsidRPr="00724833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7" w:type="pct"/>
            <w:shd w:val="clear" w:color="auto" w:fill="auto"/>
          </w:tcPr>
          <w:p w14:paraId="51AE5DE7" w14:textId="6E1B68C3" w:rsidR="00AA3611" w:rsidRPr="00FD239F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подписанного документа для автоматического размещения</w:t>
            </w:r>
          </w:p>
          <w:p w14:paraId="2FBEC9BA" w14:textId="24B49D93" w:rsidR="00AA3611" w:rsidRPr="00AA3611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Состав элемента приведен в </w:t>
            </w:r>
            <w:proofErr w:type="gramStart"/>
            <w:r>
              <w:rPr>
                <w:sz w:val="20"/>
              </w:rPr>
              <w:t>п</w:t>
            </w:r>
            <w:proofErr w:type="gramEnd"/>
            <w:r>
              <w:rPr>
                <w:sz w:val="20"/>
              </w:rPr>
              <w:t xml:space="preserve"> 1. Приложения 4</w:t>
            </w:r>
          </w:p>
        </w:tc>
      </w:tr>
      <w:tr w:rsidR="00C06D8B" w:rsidRPr="001A4780" w14:paraId="65D0CB3A" w14:textId="77777777" w:rsidTr="00AA3611">
        <w:tc>
          <w:tcPr>
            <w:tcW w:w="753" w:type="pct"/>
            <w:shd w:val="clear" w:color="auto" w:fill="auto"/>
          </w:tcPr>
          <w:p w14:paraId="1E1898A6" w14:textId="77777777" w:rsidR="00C06D8B" w:rsidRPr="00724833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0A4D958" w14:textId="77777777" w:rsidR="00C06D8B" w:rsidRPr="001176A0" w:rsidRDefault="00C06D8B" w:rsidP="00C538F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3" w:type="pct"/>
            <w:shd w:val="clear" w:color="auto" w:fill="auto"/>
          </w:tcPr>
          <w:p w14:paraId="3F32D1EC" w14:textId="77777777" w:rsidR="00C06D8B" w:rsidRPr="00C85B91" w:rsidRDefault="00C06D8B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BAC131E" w14:textId="77777777" w:rsidR="00C06D8B" w:rsidRPr="00C85B91" w:rsidRDefault="00C06D8B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3662B35" w14:textId="77777777" w:rsidR="00C06D8B" w:rsidRPr="00724833" w:rsidRDefault="00C06D8B" w:rsidP="00C538F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6" w:type="pct"/>
            <w:shd w:val="clear" w:color="auto" w:fill="auto"/>
          </w:tcPr>
          <w:p w14:paraId="71946AC4" w14:textId="6BDE0AD7" w:rsidR="00C06D8B" w:rsidRPr="00724833" w:rsidRDefault="00C06D8B" w:rsidP="00C538F4">
            <w:pPr>
              <w:spacing w:before="0" w:after="0"/>
              <w:rPr>
                <w:sz w:val="20"/>
              </w:rPr>
            </w:pPr>
            <w:r w:rsidRPr="003447E5">
              <w:rPr>
                <w:sz w:val="20"/>
              </w:rPr>
              <w:t>При приеме, в случае если блок не указан, считается что организация, разместившая протокол, совпадает с организацией</w:t>
            </w:r>
            <w:r>
              <w:rPr>
                <w:sz w:val="20"/>
              </w:rPr>
              <w:t>,</w:t>
            </w:r>
            <w:r w:rsidRPr="003447E5">
              <w:rPr>
                <w:sz w:val="20"/>
              </w:rPr>
              <w:t xml:space="preserve"> разместившей соответствующую закупку</w:t>
            </w:r>
          </w:p>
        </w:tc>
      </w:tr>
      <w:tr w:rsidR="00C06D8B" w:rsidRPr="001A4780" w14:paraId="369691DB" w14:textId="77777777" w:rsidTr="00AA3611">
        <w:tc>
          <w:tcPr>
            <w:tcW w:w="753" w:type="pct"/>
            <w:shd w:val="clear" w:color="auto" w:fill="auto"/>
          </w:tcPr>
          <w:p w14:paraId="16114AD0" w14:textId="77777777" w:rsidR="00C06D8B" w:rsidRPr="00724833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06FBFC4" w14:textId="77777777" w:rsidR="00C06D8B" w:rsidRPr="00C85B91" w:rsidRDefault="00C06D8B" w:rsidP="00C538F4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3" w:type="pct"/>
            <w:shd w:val="clear" w:color="auto" w:fill="auto"/>
          </w:tcPr>
          <w:p w14:paraId="4A1C9081" w14:textId="77777777" w:rsidR="00C06D8B" w:rsidRDefault="00C06D8B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4E07796" w14:textId="77777777" w:rsidR="00C06D8B" w:rsidRPr="002A7A10" w:rsidRDefault="00C06D8B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2587D58" w14:textId="77777777" w:rsidR="00C06D8B" w:rsidRPr="00C85B91" w:rsidRDefault="00C06D8B" w:rsidP="00C538F4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47CDA097" w14:textId="77777777" w:rsidR="00C06D8B" w:rsidRPr="009B4637" w:rsidRDefault="00C06D8B" w:rsidP="00C538F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C06D8B" w:rsidRPr="001A4780" w14:paraId="0FCE1729" w14:textId="77777777" w:rsidTr="00AA3611">
        <w:tc>
          <w:tcPr>
            <w:tcW w:w="753" w:type="pct"/>
            <w:shd w:val="clear" w:color="auto" w:fill="auto"/>
          </w:tcPr>
          <w:p w14:paraId="49663F99" w14:textId="77777777" w:rsidR="00C06D8B" w:rsidRPr="00724833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2A29D88" w14:textId="77777777" w:rsidR="00C06D8B" w:rsidRPr="00C85B91" w:rsidRDefault="00C06D8B" w:rsidP="00C538F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3" w:type="pct"/>
            <w:shd w:val="clear" w:color="auto" w:fill="auto"/>
          </w:tcPr>
          <w:p w14:paraId="63825926" w14:textId="77777777" w:rsidR="00C06D8B" w:rsidRDefault="00C06D8B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AA2F27B" w14:textId="77777777" w:rsidR="00C06D8B" w:rsidRPr="002A7A10" w:rsidRDefault="00C06D8B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83D0CD5" w14:textId="77777777" w:rsidR="00C06D8B" w:rsidRPr="00C85B91" w:rsidRDefault="00C06D8B" w:rsidP="00C538F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6" w:type="pct"/>
            <w:shd w:val="clear" w:color="auto" w:fill="auto"/>
          </w:tcPr>
          <w:p w14:paraId="59223167" w14:textId="77777777" w:rsidR="00C06D8B" w:rsidRPr="009B4637" w:rsidRDefault="00C06D8B" w:rsidP="00C538F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005FA179" w14:textId="77777777" w:rsidTr="00AA3611">
        <w:tc>
          <w:tcPr>
            <w:tcW w:w="753" w:type="pct"/>
            <w:shd w:val="clear" w:color="auto" w:fill="auto"/>
          </w:tcPr>
          <w:p w14:paraId="705B3218" w14:textId="77777777" w:rsidR="00C06D8B" w:rsidRPr="00724833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59DB761" w14:textId="77777777" w:rsidR="00C06D8B" w:rsidRPr="00BB6995" w:rsidRDefault="00C06D8B" w:rsidP="00C538F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3" w:type="pct"/>
            <w:shd w:val="clear" w:color="auto" w:fill="auto"/>
          </w:tcPr>
          <w:p w14:paraId="3E90FD66" w14:textId="77777777" w:rsidR="00C06D8B" w:rsidRDefault="00C06D8B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B5600F4" w14:textId="77777777" w:rsidR="00C06D8B" w:rsidRDefault="00C06D8B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D6F74C0" w14:textId="77777777" w:rsidR="00C06D8B" w:rsidRPr="00BB6995" w:rsidRDefault="00C06D8B" w:rsidP="00C538F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6" w:type="pct"/>
            <w:shd w:val="clear" w:color="auto" w:fill="auto"/>
          </w:tcPr>
          <w:p w14:paraId="07DE90A4" w14:textId="77777777" w:rsidR="00C06D8B" w:rsidRPr="009B4637" w:rsidRDefault="00C06D8B" w:rsidP="00C538F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60894EB6" w14:textId="77777777" w:rsidTr="00AA3611">
        <w:tc>
          <w:tcPr>
            <w:tcW w:w="753" w:type="pct"/>
            <w:shd w:val="clear" w:color="auto" w:fill="auto"/>
          </w:tcPr>
          <w:p w14:paraId="6FC253C7" w14:textId="77777777" w:rsidR="00C06D8B" w:rsidRPr="00724833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D14FBAC" w14:textId="77777777" w:rsidR="00C06D8B" w:rsidRPr="00C85B91" w:rsidRDefault="00C06D8B" w:rsidP="00C538F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3" w:type="pct"/>
            <w:shd w:val="clear" w:color="auto" w:fill="auto"/>
          </w:tcPr>
          <w:p w14:paraId="7907B971" w14:textId="5F1F1C30" w:rsidR="00C06D8B" w:rsidRDefault="00C06D8B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38621A97" w14:textId="77777777" w:rsidR="00C06D8B" w:rsidRDefault="00C06D8B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26A2D3F8" w14:textId="77777777" w:rsidR="00C06D8B" w:rsidRPr="00C85B91" w:rsidRDefault="00C06D8B" w:rsidP="00C538F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6" w:type="pct"/>
            <w:shd w:val="clear" w:color="auto" w:fill="auto"/>
          </w:tcPr>
          <w:p w14:paraId="4FAAA503" w14:textId="77777777" w:rsidR="00C06D8B" w:rsidRPr="009B4637" w:rsidRDefault="00C06D8B" w:rsidP="00C538F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620602B4" w14:textId="77777777" w:rsidTr="00AA3611">
        <w:tc>
          <w:tcPr>
            <w:tcW w:w="753" w:type="pct"/>
            <w:shd w:val="clear" w:color="auto" w:fill="auto"/>
          </w:tcPr>
          <w:p w14:paraId="0E9D882B" w14:textId="77777777" w:rsidR="00C06D8B" w:rsidRPr="00724833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C7D8A40" w14:textId="77777777" w:rsidR="00C06D8B" w:rsidRPr="00C85B91" w:rsidRDefault="00C06D8B" w:rsidP="00C538F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protocolLot</w:t>
            </w:r>
          </w:p>
        </w:tc>
        <w:tc>
          <w:tcPr>
            <w:tcW w:w="203" w:type="pct"/>
            <w:shd w:val="clear" w:color="auto" w:fill="auto"/>
          </w:tcPr>
          <w:p w14:paraId="072D8EAC" w14:textId="77777777" w:rsidR="00C06D8B" w:rsidRPr="00D43778" w:rsidRDefault="00C06D8B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9C712A8" w14:textId="77777777" w:rsidR="00C06D8B" w:rsidRDefault="00C06D8B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5239D62" w14:textId="77777777" w:rsidR="00C06D8B" w:rsidRPr="00C85B91" w:rsidRDefault="00C06D8B" w:rsidP="00C538F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 протокола</w:t>
            </w:r>
          </w:p>
        </w:tc>
        <w:tc>
          <w:tcPr>
            <w:tcW w:w="1396" w:type="pct"/>
            <w:shd w:val="clear" w:color="auto" w:fill="auto"/>
          </w:tcPr>
          <w:p w14:paraId="22599717" w14:textId="77777777" w:rsidR="00C06D8B" w:rsidRPr="009B4637" w:rsidRDefault="00C06D8B" w:rsidP="00C538F4">
            <w:pPr>
              <w:spacing w:before="0" w:after="0"/>
              <w:rPr>
                <w:sz w:val="20"/>
              </w:rPr>
            </w:pPr>
          </w:p>
        </w:tc>
      </w:tr>
      <w:tr w:rsidR="00C06D8B" w:rsidRPr="00254573" w14:paraId="002BF1F3" w14:textId="77777777" w:rsidTr="00AA3611">
        <w:tc>
          <w:tcPr>
            <w:tcW w:w="5000" w:type="pct"/>
            <w:gridSpan w:val="6"/>
            <w:shd w:val="clear" w:color="auto" w:fill="auto"/>
          </w:tcPr>
          <w:p w14:paraId="1A81C9EB" w14:textId="77777777" w:rsidR="00C06D8B" w:rsidRPr="00254573" w:rsidRDefault="00C06D8B" w:rsidP="00C538F4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C06D8B" w:rsidRPr="001A4780" w14:paraId="486741E7" w14:textId="77777777" w:rsidTr="00AA3611">
        <w:tc>
          <w:tcPr>
            <w:tcW w:w="753" w:type="pct"/>
            <w:shd w:val="clear" w:color="auto" w:fill="auto"/>
            <w:vAlign w:val="center"/>
          </w:tcPr>
          <w:p w14:paraId="30EDA5E2" w14:textId="77777777" w:rsidR="00C06D8B" w:rsidRPr="00724833" w:rsidRDefault="00C06D8B" w:rsidP="00C538F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2801A832" w14:textId="77777777" w:rsidR="00C06D8B" w:rsidRPr="00724833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29E46E6" w14:textId="77777777" w:rsidR="00C06D8B" w:rsidRPr="00724833" w:rsidRDefault="00C06D8B" w:rsidP="00C538F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D12E35B" w14:textId="77777777" w:rsidR="00C06D8B" w:rsidRPr="00724833" w:rsidRDefault="00C06D8B" w:rsidP="00C538F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08A9194A" w14:textId="77777777" w:rsidR="00C06D8B" w:rsidRPr="00724833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5A3BEFB1" w14:textId="77777777" w:rsidR="00C06D8B" w:rsidRPr="00724833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</w:tr>
      <w:tr w:rsidR="00C06D8B" w:rsidRPr="001A4780" w14:paraId="3C3F8D36" w14:textId="77777777" w:rsidTr="00AA3611">
        <w:tc>
          <w:tcPr>
            <w:tcW w:w="753" w:type="pct"/>
            <w:shd w:val="clear" w:color="auto" w:fill="auto"/>
            <w:vAlign w:val="center"/>
          </w:tcPr>
          <w:p w14:paraId="3C580446" w14:textId="77777777" w:rsidR="00C06D8B" w:rsidRPr="00E45768" w:rsidRDefault="00C06D8B" w:rsidP="00C538F4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7A8C49A" w14:textId="77777777" w:rsidR="00C06D8B" w:rsidRPr="00E45768" w:rsidRDefault="00C06D8B" w:rsidP="00C538F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3" w:type="pct"/>
            <w:shd w:val="clear" w:color="auto" w:fill="auto"/>
          </w:tcPr>
          <w:p w14:paraId="408B1340" w14:textId="77777777" w:rsidR="00C06D8B" w:rsidRPr="00E45768" w:rsidRDefault="00C06D8B" w:rsidP="00C538F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26E46C8" w14:textId="77777777" w:rsidR="00C06D8B" w:rsidRPr="00E45768" w:rsidRDefault="00C06D8B" w:rsidP="00C538F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4B9E39E7" w14:textId="77777777" w:rsidR="00C06D8B" w:rsidRPr="00E45768" w:rsidRDefault="00C06D8B" w:rsidP="00C538F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10202531" w14:textId="77777777" w:rsidR="00C06D8B" w:rsidRPr="00E45768" w:rsidRDefault="00C06D8B" w:rsidP="00C538F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32C3186D" w14:textId="77777777" w:rsidTr="00AA3611">
        <w:tc>
          <w:tcPr>
            <w:tcW w:w="753" w:type="pct"/>
            <w:shd w:val="clear" w:color="auto" w:fill="auto"/>
            <w:vAlign w:val="center"/>
          </w:tcPr>
          <w:p w14:paraId="6D19243C" w14:textId="77777777" w:rsidR="00C06D8B" w:rsidRPr="00E45768" w:rsidRDefault="00C06D8B" w:rsidP="00C538F4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89006E8" w14:textId="77777777" w:rsidR="00C06D8B" w:rsidRPr="00E45768" w:rsidRDefault="00C06D8B" w:rsidP="00C538F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3" w:type="pct"/>
            <w:shd w:val="clear" w:color="auto" w:fill="auto"/>
          </w:tcPr>
          <w:p w14:paraId="4865EEE3" w14:textId="77777777" w:rsidR="00C06D8B" w:rsidRPr="00E45768" w:rsidRDefault="00C06D8B" w:rsidP="00C538F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098A5701" w14:textId="77777777" w:rsidR="00C06D8B" w:rsidRPr="00E45768" w:rsidRDefault="00C06D8B" w:rsidP="00C538F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1B38815B" w14:textId="259A20A2" w:rsidR="00C06D8B" w:rsidRPr="00E45768" w:rsidRDefault="002D1F44" w:rsidP="00C538F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C06D8B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61C7382E" w14:textId="77777777" w:rsidR="00C06D8B" w:rsidRPr="00E45768" w:rsidRDefault="00C06D8B" w:rsidP="00C538F4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C06D8B" w:rsidRPr="00254573" w14:paraId="11BAB1DA" w14:textId="77777777" w:rsidTr="00AA3611">
        <w:tc>
          <w:tcPr>
            <w:tcW w:w="5000" w:type="pct"/>
            <w:gridSpan w:val="6"/>
            <w:shd w:val="clear" w:color="auto" w:fill="auto"/>
          </w:tcPr>
          <w:p w14:paraId="018CCDAA" w14:textId="24E2A181" w:rsidR="00C06D8B" w:rsidRPr="00254573" w:rsidRDefault="002D1F44" w:rsidP="00C538F4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C06D8B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C06D8B" w:rsidRPr="001A4780" w14:paraId="00AB913C" w14:textId="77777777" w:rsidTr="00AA3611">
        <w:tc>
          <w:tcPr>
            <w:tcW w:w="753" w:type="pct"/>
            <w:shd w:val="clear" w:color="auto" w:fill="auto"/>
            <w:vAlign w:val="center"/>
          </w:tcPr>
          <w:p w14:paraId="4245A96D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0581868B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5132663" w14:textId="77777777" w:rsidR="00C06D8B" w:rsidRPr="006C6D44" w:rsidRDefault="00C06D8B" w:rsidP="00C538F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5AB47E07" w14:textId="77777777" w:rsidR="00C06D8B" w:rsidRPr="006C6D44" w:rsidRDefault="00C06D8B" w:rsidP="00C538F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5953B91E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7BF1A749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</w:tr>
      <w:tr w:rsidR="00C06D8B" w:rsidRPr="001A4780" w14:paraId="3F34F0F5" w14:textId="77777777" w:rsidTr="00AA3611">
        <w:tc>
          <w:tcPr>
            <w:tcW w:w="753" w:type="pct"/>
            <w:shd w:val="clear" w:color="auto" w:fill="auto"/>
            <w:vAlign w:val="center"/>
          </w:tcPr>
          <w:p w14:paraId="50EF6C0F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C115D4F" w14:textId="77777777" w:rsidR="00C06D8B" w:rsidRPr="003804BF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</w:tcPr>
          <w:p w14:paraId="1135672F" w14:textId="77777777" w:rsidR="00C06D8B" w:rsidRPr="003804BF" w:rsidRDefault="00C06D8B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8C4347D" w14:textId="77777777" w:rsidR="00C06D8B" w:rsidRPr="003804BF" w:rsidRDefault="00C06D8B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2A1E8504" w14:textId="255A95D3" w:rsidR="00C06D8B" w:rsidRPr="003804BF" w:rsidRDefault="002D1F44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6" w:type="pct"/>
            <w:shd w:val="clear" w:color="auto" w:fill="auto"/>
          </w:tcPr>
          <w:p w14:paraId="6FE1A99D" w14:textId="029A090E" w:rsidR="00C06D8B" w:rsidRPr="003804BF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>C</w:t>
            </w:r>
            <w:r w:rsidR="00CC092C" w:rsidRPr="003804BF">
              <w:rPr>
                <w:sz w:val="20"/>
              </w:rPr>
              <w:t>a</w:t>
            </w:r>
            <w:r w:rsidRPr="003804BF">
              <w:rPr>
                <w:sz w:val="20"/>
              </w:rPr>
              <w:t xml:space="preserve">dES-BES </w:t>
            </w:r>
            <w:r w:rsidRPr="003804BF">
              <w:rPr>
                <w:sz w:val="20"/>
              </w:rPr>
              <w:br/>
              <w:t>C</w:t>
            </w:r>
            <w:r w:rsidR="00CC092C" w:rsidRPr="003804BF">
              <w:rPr>
                <w:sz w:val="20"/>
              </w:rPr>
              <w:t>a</w:t>
            </w:r>
            <w:r w:rsidRPr="003804BF">
              <w:rPr>
                <w:sz w:val="20"/>
              </w:rPr>
              <w:t>dES-A</w:t>
            </w:r>
          </w:p>
        </w:tc>
      </w:tr>
      <w:tr w:rsidR="00C06D8B" w:rsidRPr="001B3D35" w14:paraId="1EA220E2" w14:textId="77777777" w:rsidTr="00AA3611">
        <w:tc>
          <w:tcPr>
            <w:tcW w:w="5000" w:type="pct"/>
            <w:gridSpan w:val="6"/>
            <w:shd w:val="clear" w:color="auto" w:fill="auto"/>
          </w:tcPr>
          <w:p w14:paraId="6D0CC9AF" w14:textId="77777777" w:rsidR="00C06D8B" w:rsidRPr="00655FB3" w:rsidRDefault="00C06D8B" w:rsidP="00C538F4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C06D8B" w:rsidRPr="001A4780" w14:paraId="33B31849" w14:textId="77777777" w:rsidTr="00AA3611">
        <w:tc>
          <w:tcPr>
            <w:tcW w:w="753" w:type="pct"/>
            <w:shd w:val="clear" w:color="auto" w:fill="auto"/>
            <w:vAlign w:val="center"/>
          </w:tcPr>
          <w:p w14:paraId="4CD43D91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shd w:val="clear" w:color="auto" w:fill="auto"/>
          </w:tcPr>
          <w:p w14:paraId="054AB7C0" w14:textId="77777777" w:rsidR="00C06D8B" w:rsidRPr="003804BF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E77EC96" w14:textId="77777777" w:rsidR="00C06D8B" w:rsidRPr="003804BF" w:rsidRDefault="00C06D8B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9BBF3EE" w14:textId="77777777" w:rsidR="00C06D8B" w:rsidRPr="003804BF" w:rsidRDefault="00C06D8B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3A89EF91" w14:textId="77777777" w:rsidR="00C06D8B" w:rsidRPr="003804BF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8B85C20" w14:textId="77777777" w:rsidR="00C06D8B" w:rsidRPr="003804BF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5316CD2B" w14:textId="77777777" w:rsidTr="00AA3611">
        <w:tc>
          <w:tcPr>
            <w:tcW w:w="753" w:type="pct"/>
            <w:shd w:val="clear" w:color="auto" w:fill="auto"/>
            <w:vAlign w:val="center"/>
          </w:tcPr>
          <w:p w14:paraId="78B76821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F22C25C" w14:textId="77777777" w:rsidR="00C06D8B" w:rsidRPr="003804BF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3" w:type="pct"/>
            <w:shd w:val="clear" w:color="auto" w:fill="auto"/>
          </w:tcPr>
          <w:p w14:paraId="63870D60" w14:textId="77777777" w:rsidR="00C06D8B" w:rsidRPr="00B07477" w:rsidRDefault="00C06D8B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F19006E" w14:textId="77777777" w:rsidR="00C06D8B" w:rsidRPr="00B07477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D324CAA" w14:textId="77777777" w:rsidR="00C06D8B" w:rsidRPr="003804BF" w:rsidRDefault="00C06D8B" w:rsidP="005E416A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6" w:type="pct"/>
            <w:shd w:val="clear" w:color="auto" w:fill="auto"/>
          </w:tcPr>
          <w:p w14:paraId="5DB3BAEC" w14:textId="77777777" w:rsidR="00C06D8B" w:rsidRPr="003804BF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4B1454E5" w14:textId="77777777" w:rsidTr="00AA3611">
        <w:tc>
          <w:tcPr>
            <w:tcW w:w="753" w:type="pct"/>
            <w:shd w:val="clear" w:color="auto" w:fill="auto"/>
            <w:vAlign w:val="center"/>
          </w:tcPr>
          <w:p w14:paraId="2CC9D7DE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66B330B" w14:textId="77777777" w:rsidR="00C06D8B" w:rsidRPr="00B07477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3" w:type="pct"/>
            <w:shd w:val="clear" w:color="auto" w:fill="auto"/>
          </w:tcPr>
          <w:p w14:paraId="69920D34" w14:textId="77777777" w:rsidR="00C06D8B" w:rsidRPr="002B372D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311666C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6D93119A" w14:textId="77777777" w:rsidR="00C06D8B" w:rsidRPr="00B07477" w:rsidRDefault="00C06D8B" w:rsidP="005E416A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6" w:type="pct"/>
            <w:shd w:val="clear" w:color="auto" w:fill="auto"/>
          </w:tcPr>
          <w:p w14:paraId="02A9E71F" w14:textId="7B9E26DF" w:rsidR="00C06D8B" w:rsidRPr="00655FB3" w:rsidRDefault="005E416A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C06D8B" w:rsidRPr="001A4780" w14:paraId="1EC0153C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6609BDB7" w14:textId="77777777" w:rsidR="00C06D8B" w:rsidRPr="009968C5" w:rsidRDefault="00C06D8B" w:rsidP="00C538F4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C06D8B" w:rsidRPr="001A4780" w14:paraId="44ACCF64" w14:textId="77777777" w:rsidTr="00AA3611">
        <w:tc>
          <w:tcPr>
            <w:tcW w:w="753" w:type="pct"/>
            <w:shd w:val="clear" w:color="auto" w:fill="auto"/>
          </w:tcPr>
          <w:p w14:paraId="49FB6D06" w14:textId="77777777" w:rsidR="00C06D8B" w:rsidRPr="009968C5" w:rsidRDefault="00C06D8B" w:rsidP="00C538F4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shd w:val="clear" w:color="auto" w:fill="auto"/>
          </w:tcPr>
          <w:p w14:paraId="4D924AEF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0517ECE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517A5F5B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5EA8FA94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13A1E3CC" w14:textId="77777777" w:rsidR="00C06D8B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33AC7B69" w14:textId="77777777" w:rsidTr="00AA3611">
        <w:tc>
          <w:tcPr>
            <w:tcW w:w="753" w:type="pct"/>
            <w:shd w:val="clear" w:color="auto" w:fill="auto"/>
            <w:vAlign w:val="center"/>
          </w:tcPr>
          <w:p w14:paraId="349D17B4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9A32F35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3" w:type="pct"/>
            <w:shd w:val="clear" w:color="auto" w:fill="auto"/>
          </w:tcPr>
          <w:p w14:paraId="5456BD6C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EADC8C7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0BFC4D64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6" w:type="pct"/>
            <w:shd w:val="clear" w:color="auto" w:fill="auto"/>
          </w:tcPr>
          <w:p w14:paraId="6931B9A9" w14:textId="77777777" w:rsidR="00C06D8B" w:rsidRDefault="00C06D8B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41C50CEE" w14:textId="77777777" w:rsidTr="00AA3611">
        <w:tc>
          <w:tcPr>
            <w:tcW w:w="753" w:type="pct"/>
            <w:shd w:val="clear" w:color="auto" w:fill="auto"/>
            <w:vAlign w:val="center"/>
          </w:tcPr>
          <w:p w14:paraId="71F2A75F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50BE864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shd w:val="clear" w:color="auto" w:fill="auto"/>
          </w:tcPr>
          <w:p w14:paraId="34DF07FD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B424F92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69F38BFF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6" w:type="pct"/>
            <w:shd w:val="clear" w:color="auto" w:fill="auto"/>
          </w:tcPr>
          <w:p w14:paraId="3F4EAE7F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48891773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lastRenderedPageBreak/>
              <w:t>Поле добавлено на развитие.</w:t>
            </w:r>
          </w:p>
          <w:p w14:paraId="4E558466" w14:textId="77777777" w:rsidR="00AA6519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C06D8B" w:rsidRPr="001A4780" w14:paraId="0E988DDD" w14:textId="77777777" w:rsidTr="00AA3611">
        <w:tc>
          <w:tcPr>
            <w:tcW w:w="753" w:type="pct"/>
            <w:shd w:val="clear" w:color="auto" w:fill="auto"/>
            <w:vAlign w:val="center"/>
          </w:tcPr>
          <w:p w14:paraId="7B073E03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FE2F53F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3" w:type="pct"/>
            <w:shd w:val="clear" w:color="auto" w:fill="auto"/>
          </w:tcPr>
          <w:p w14:paraId="20E74AFB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4343189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415D3102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6" w:type="pct"/>
            <w:shd w:val="clear" w:color="auto" w:fill="auto"/>
          </w:tcPr>
          <w:p w14:paraId="2F2DE435" w14:textId="77777777" w:rsidR="00C06D8B" w:rsidRDefault="00C06D8B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C06D8B" w:rsidRPr="001A4780" w14:paraId="19784610" w14:textId="77777777" w:rsidTr="00AA3611">
        <w:tc>
          <w:tcPr>
            <w:tcW w:w="753" w:type="pct"/>
            <w:shd w:val="clear" w:color="auto" w:fill="auto"/>
            <w:vAlign w:val="center"/>
          </w:tcPr>
          <w:p w14:paraId="0D870B24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0C30BDE" w14:textId="77777777" w:rsidR="00C06D8B" w:rsidRPr="001A4780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3" w:type="pct"/>
            <w:shd w:val="clear" w:color="auto" w:fill="auto"/>
          </w:tcPr>
          <w:p w14:paraId="25AB086F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2D6F5A6D" w14:textId="77777777" w:rsidR="00C06D8B" w:rsidRPr="001A4780" w:rsidRDefault="00C06D8B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23ECC1BE" w14:textId="77777777" w:rsidR="00C06D8B" w:rsidRPr="001A4780" w:rsidRDefault="00C06D8B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6" w:type="pct"/>
            <w:shd w:val="clear" w:color="auto" w:fill="auto"/>
          </w:tcPr>
          <w:p w14:paraId="4CD16E10" w14:textId="77777777" w:rsidR="00C06D8B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52440B44" w14:textId="77777777" w:rsidTr="00AA3611">
        <w:tc>
          <w:tcPr>
            <w:tcW w:w="753" w:type="pct"/>
            <w:shd w:val="clear" w:color="auto" w:fill="auto"/>
            <w:vAlign w:val="center"/>
          </w:tcPr>
          <w:p w14:paraId="36249D05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5A88E0D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3" w:type="pct"/>
            <w:shd w:val="clear" w:color="auto" w:fill="auto"/>
          </w:tcPr>
          <w:p w14:paraId="1E5E5C45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5068ADA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07098120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6" w:type="pct"/>
            <w:shd w:val="clear" w:color="auto" w:fill="auto"/>
          </w:tcPr>
          <w:p w14:paraId="12AB5762" w14:textId="77777777" w:rsidR="00C06D8B" w:rsidRDefault="00C06D8B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C06D8B" w:rsidRPr="001A4780" w14:paraId="6DB31383" w14:textId="77777777" w:rsidTr="00AA3611">
        <w:tc>
          <w:tcPr>
            <w:tcW w:w="753" w:type="pct"/>
            <w:shd w:val="clear" w:color="auto" w:fill="auto"/>
            <w:vAlign w:val="center"/>
          </w:tcPr>
          <w:p w14:paraId="1771002E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5209B55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3" w:type="pct"/>
            <w:shd w:val="clear" w:color="auto" w:fill="auto"/>
          </w:tcPr>
          <w:p w14:paraId="2EF3F5AE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024D9F8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2" w:type="pct"/>
            <w:shd w:val="clear" w:color="auto" w:fill="auto"/>
          </w:tcPr>
          <w:p w14:paraId="00CADD0F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6" w:type="pct"/>
            <w:shd w:val="clear" w:color="auto" w:fill="auto"/>
          </w:tcPr>
          <w:p w14:paraId="018F3363" w14:textId="77777777" w:rsidR="00C06D8B" w:rsidRDefault="00C06D8B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C06D8B" w:rsidRPr="001A4780" w14:paraId="343F618F" w14:textId="77777777" w:rsidTr="00AA3611">
        <w:tc>
          <w:tcPr>
            <w:tcW w:w="753" w:type="pct"/>
            <w:shd w:val="clear" w:color="auto" w:fill="auto"/>
            <w:vAlign w:val="center"/>
          </w:tcPr>
          <w:p w14:paraId="0A0076EC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EDEFD4C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3" w:type="pct"/>
            <w:shd w:val="clear" w:color="auto" w:fill="auto"/>
          </w:tcPr>
          <w:p w14:paraId="5BA823F9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C78FFB7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28F6FDC7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6" w:type="pct"/>
            <w:shd w:val="clear" w:color="auto" w:fill="auto"/>
          </w:tcPr>
          <w:p w14:paraId="26727D28" w14:textId="77777777" w:rsidR="00C06D8B" w:rsidRDefault="00C06D8B" w:rsidP="00C538F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11383469" w14:textId="77777777" w:rsidR="00C06D8B" w:rsidRDefault="00C06D8B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C06D8B" w:rsidRPr="001A4780" w14:paraId="0798BCBA" w14:textId="77777777" w:rsidTr="00AA3611">
        <w:tc>
          <w:tcPr>
            <w:tcW w:w="753" w:type="pct"/>
            <w:shd w:val="clear" w:color="auto" w:fill="auto"/>
            <w:vAlign w:val="center"/>
          </w:tcPr>
          <w:p w14:paraId="7E8E7460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A138761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3" w:type="pct"/>
            <w:shd w:val="clear" w:color="auto" w:fill="auto"/>
          </w:tcPr>
          <w:p w14:paraId="1A3D5B7F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EEBE703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7B0A29B0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6" w:type="pct"/>
            <w:shd w:val="clear" w:color="auto" w:fill="auto"/>
          </w:tcPr>
          <w:p w14:paraId="4FEE4FB4" w14:textId="77777777" w:rsidR="00C06D8B" w:rsidRDefault="00C06D8B" w:rsidP="00C538F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04749585" w14:textId="77777777" w:rsidR="00C06D8B" w:rsidRDefault="00C06D8B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C06D8B" w:rsidRPr="001A4780" w14:paraId="7CC2DC1D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098CE1E6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  <w:lang w:val="en-US"/>
              </w:rPr>
              <w:t>Документация об аукционе</w:t>
            </w:r>
          </w:p>
        </w:tc>
      </w:tr>
      <w:tr w:rsidR="00C06D8B" w:rsidRPr="001A4780" w14:paraId="31318A32" w14:textId="77777777" w:rsidTr="00AA3611">
        <w:tc>
          <w:tcPr>
            <w:tcW w:w="753" w:type="pct"/>
            <w:shd w:val="clear" w:color="auto" w:fill="auto"/>
            <w:vAlign w:val="center"/>
          </w:tcPr>
          <w:p w14:paraId="5A834124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7866DE9D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1D771364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7C2F9B72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496B667D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3847AFD7" w14:textId="77777777" w:rsidR="00C06D8B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430D3DB6" w14:textId="77777777" w:rsidTr="00AA3611">
        <w:tc>
          <w:tcPr>
            <w:tcW w:w="753" w:type="pct"/>
            <w:shd w:val="clear" w:color="auto" w:fill="auto"/>
            <w:vAlign w:val="center"/>
          </w:tcPr>
          <w:p w14:paraId="548F77C1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1EF20DEB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470CABF0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C2CFF89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5541371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357ACCBD" w14:textId="77777777" w:rsidR="00C06D8B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C06D8B" w:rsidRPr="001A4780" w14:paraId="0136325A" w14:textId="77777777" w:rsidTr="00AA3611">
        <w:tc>
          <w:tcPr>
            <w:tcW w:w="753" w:type="pct"/>
            <w:shd w:val="clear" w:color="auto" w:fill="auto"/>
            <w:vAlign w:val="center"/>
          </w:tcPr>
          <w:p w14:paraId="6E053ACB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59AD691E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6CA688F9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4BE1B9EF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2DA6DADF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752756B4" w14:textId="77777777" w:rsidR="00C06D8B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40C73F8E" w14:textId="77777777" w:rsidTr="00AA3611">
        <w:tc>
          <w:tcPr>
            <w:tcW w:w="753" w:type="pct"/>
            <w:shd w:val="clear" w:color="auto" w:fill="auto"/>
            <w:vAlign w:val="center"/>
          </w:tcPr>
          <w:p w14:paraId="17365D05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B9B56BF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315B98C5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22008251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089416DD" w14:textId="01E35A4E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343DC54F" w14:textId="77777777" w:rsidR="00C06D8B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2595DEB9" w14:textId="77777777" w:rsidTr="00AA3611">
        <w:tc>
          <w:tcPr>
            <w:tcW w:w="753" w:type="pct"/>
            <w:shd w:val="clear" w:color="auto" w:fill="auto"/>
            <w:vAlign w:val="center"/>
          </w:tcPr>
          <w:p w14:paraId="36DDF03C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B55EE28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2A9E75DC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1C1C4008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02D134D9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2EE51651" w14:textId="77777777" w:rsidR="00C06D8B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EF07D13" w14:textId="77777777" w:rsidTr="00AA3611">
        <w:tc>
          <w:tcPr>
            <w:tcW w:w="753" w:type="pct"/>
            <w:shd w:val="clear" w:color="auto" w:fill="auto"/>
            <w:vAlign w:val="center"/>
          </w:tcPr>
          <w:p w14:paraId="0B9170BC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59E8C53" w14:textId="2E993374" w:rsidR="00B80981" w:rsidRPr="00E87917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0E7A368E" w14:textId="4657A801" w:rsidR="00B80981" w:rsidRPr="00E87917" w:rsidRDefault="00B80981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18B965E" w14:textId="2BD5176A" w:rsidR="00B80981" w:rsidRPr="00E87917" w:rsidRDefault="00B80981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63145123" w14:textId="28F00A50" w:rsidR="00B80981" w:rsidRPr="00E87917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1D79A660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9F1C8BA" w14:textId="77777777" w:rsidTr="00AA3611">
        <w:tc>
          <w:tcPr>
            <w:tcW w:w="753" w:type="pct"/>
            <w:shd w:val="clear" w:color="auto" w:fill="auto"/>
            <w:vAlign w:val="center"/>
          </w:tcPr>
          <w:p w14:paraId="018E19A8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37AE938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5D51E31C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29827F57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0E5C021A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7AC95C95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E8F96EC" w14:textId="77777777" w:rsidTr="00AA3611">
        <w:tc>
          <w:tcPr>
            <w:tcW w:w="753" w:type="pct"/>
            <w:vMerge w:val="restart"/>
            <w:shd w:val="clear" w:color="auto" w:fill="auto"/>
            <w:vAlign w:val="center"/>
          </w:tcPr>
          <w:p w14:paraId="6BAE4024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16DF843D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17E0E5DD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29DF10A0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6D8D8C95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6A5734C0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59DD7F5" w14:textId="77777777" w:rsidTr="00AA3611">
        <w:tc>
          <w:tcPr>
            <w:tcW w:w="753" w:type="pct"/>
            <w:vMerge/>
            <w:shd w:val="clear" w:color="auto" w:fill="auto"/>
            <w:vAlign w:val="center"/>
          </w:tcPr>
          <w:p w14:paraId="559DA829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C49113A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3A2699DD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5E98B2C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1B8D19A9" w14:textId="0E1AADD1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0F1E39D8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A2C82CE" w14:textId="77777777" w:rsidTr="00AA3611">
        <w:tc>
          <w:tcPr>
            <w:tcW w:w="753" w:type="pct"/>
            <w:vMerge/>
            <w:shd w:val="clear" w:color="auto" w:fill="auto"/>
            <w:vAlign w:val="center"/>
          </w:tcPr>
          <w:p w14:paraId="6372863A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B945010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3" w:type="pct"/>
            <w:shd w:val="clear" w:color="auto" w:fill="auto"/>
          </w:tcPr>
          <w:p w14:paraId="43D04C5B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90E1108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1BB02ECF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6" w:type="pct"/>
            <w:shd w:val="clear" w:color="auto" w:fill="auto"/>
          </w:tcPr>
          <w:p w14:paraId="510078F0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B80981" w:rsidRPr="001A4780" w14:paraId="338E5187" w14:textId="77777777" w:rsidTr="00AA3611">
        <w:tc>
          <w:tcPr>
            <w:tcW w:w="753" w:type="pct"/>
            <w:shd w:val="clear" w:color="auto" w:fill="auto"/>
            <w:vAlign w:val="center"/>
          </w:tcPr>
          <w:p w14:paraId="38A2D6BA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A1478C2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5E69867D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1159455A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28C63C4D" w14:textId="1F328FD4" w:rsidR="00B80981" w:rsidRPr="00655FB3" w:rsidRDefault="002D1F44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B80981">
              <w:rPr>
                <w:sz w:val="20"/>
              </w:rPr>
              <w:t xml:space="preserve">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58042F10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B1188A2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75DA8447" w14:textId="71C47920" w:rsidR="00B80981" w:rsidRDefault="002D1F44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B80981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B80981" w:rsidRPr="001A4780" w14:paraId="7B3BDD16" w14:textId="77777777" w:rsidTr="00AA3611">
        <w:tc>
          <w:tcPr>
            <w:tcW w:w="753" w:type="pct"/>
            <w:shd w:val="clear" w:color="auto" w:fill="auto"/>
            <w:vAlign w:val="center"/>
          </w:tcPr>
          <w:p w14:paraId="4AB39DD2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67BA5B80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73553203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266C883D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2CB35C43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77E7307B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46AB9D2" w14:textId="77777777" w:rsidTr="00AA3611">
        <w:tc>
          <w:tcPr>
            <w:tcW w:w="753" w:type="pct"/>
            <w:shd w:val="clear" w:color="auto" w:fill="auto"/>
            <w:vAlign w:val="center"/>
          </w:tcPr>
          <w:p w14:paraId="429D7F51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2F2A16AD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7CB4B2ED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3B412443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4D18E30C" w14:textId="1967BAE9" w:rsidR="00B80981" w:rsidRPr="00655FB3" w:rsidRDefault="002D1F44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4ECB32DA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B80981" w:rsidRPr="001A4780" w14:paraId="37A94C50" w14:textId="77777777" w:rsidTr="00AA3611">
        <w:tc>
          <w:tcPr>
            <w:tcW w:w="753" w:type="pct"/>
            <w:shd w:val="clear" w:color="auto" w:fill="auto"/>
            <w:vAlign w:val="center"/>
          </w:tcPr>
          <w:p w14:paraId="6D67AB51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3D243032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3059CC0D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7FF5D90C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1594A8C2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031AD6A6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8DB5F13" w14:textId="77777777" w:rsidTr="00AA3611">
        <w:tc>
          <w:tcPr>
            <w:tcW w:w="753" w:type="pct"/>
            <w:shd w:val="clear" w:color="auto" w:fill="auto"/>
            <w:vAlign w:val="center"/>
          </w:tcPr>
          <w:p w14:paraId="74E160C5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54A4FE5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0EE7AE14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690DFD58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58BD0F21" w14:textId="3E08DFB9" w:rsidR="00B80981" w:rsidRPr="00655FB3" w:rsidRDefault="002D1F44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6" w:type="pct"/>
            <w:shd w:val="clear" w:color="auto" w:fill="auto"/>
          </w:tcPr>
          <w:p w14:paraId="67FA4FFC" w14:textId="2BF9BC18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B80981" w:rsidRPr="001A4780" w14:paraId="0B25D42E" w14:textId="77777777" w:rsidTr="00AA3611">
        <w:tc>
          <w:tcPr>
            <w:tcW w:w="5000" w:type="pct"/>
            <w:gridSpan w:val="6"/>
            <w:shd w:val="clear" w:color="auto" w:fill="auto"/>
          </w:tcPr>
          <w:p w14:paraId="62DB1E49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B80981" w:rsidRPr="001A4780" w14:paraId="76B8EA31" w14:textId="77777777" w:rsidTr="00AA3611">
        <w:tc>
          <w:tcPr>
            <w:tcW w:w="753" w:type="pct"/>
            <w:shd w:val="clear" w:color="auto" w:fill="auto"/>
          </w:tcPr>
          <w:p w14:paraId="45498D47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shd w:val="clear" w:color="auto" w:fill="auto"/>
          </w:tcPr>
          <w:p w14:paraId="31BDA8D9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54034E52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1DE07031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463CB775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</w:tcPr>
          <w:p w14:paraId="2256CB10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7CE17513" w14:textId="77777777" w:rsidTr="00AA3611">
        <w:tc>
          <w:tcPr>
            <w:tcW w:w="753" w:type="pct"/>
            <w:shd w:val="clear" w:color="auto" w:fill="auto"/>
          </w:tcPr>
          <w:p w14:paraId="2EFD61A6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97DCEB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3" w:type="pct"/>
            <w:shd w:val="clear" w:color="auto" w:fill="auto"/>
          </w:tcPr>
          <w:p w14:paraId="62030560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8F22432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6C63505A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6" w:type="pct"/>
            <w:shd w:val="clear" w:color="auto" w:fill="auto"/>
          </w:tcPr>
          <w:p w14:paraId="390E83C2" w14:textId="7EFF0844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DD515E">
              <w:rPr>
                <w:sz w:val="20"/>
              </w:rPr>
              <w:t xml:space="preserve">При приеме </w:t>
            </w:r>
            <w:r>
              <w:rPr>
                <w:sz w:val="20"/>
              </w:rPr>
              <w:t xml:space="preserve">значение </w:t>
            </w:r>
            <w:r w:rsidRPr="00DD515E">
              <w:rPr>
                <w:sz w:val="20"/>
              </w:rPr>
              <w:t xml:space="preserve">контролируется </w:t>
            </w:r>
            <w:r>
              <w:rPr>
                <w:sz w:val="20"/>
              </w:rPr>
              <w:t xml:space="preserve">на равенство </w:t>
            </w:r>
            <w:r w:rsidRPr="00DD515E">
              <w:rPr>
                <w:sz w:val="20"/>
              </w:rPr>
              <w:t>максимальному номеру изменения данного протокола в данной закупке, увеличенному на 1</w:t>
            </w:r>
          </w:p>
        </w:tc>
      </w:tr>
      <w:tr w:rsidR="00B80981" w:rsidRPr="001A4780" w14:paraId="22747208" w14:textId="77777777" w:rsidTr="00AA3611">
        <w:tc>
          <w:tcPr>
            <w:tcW w:w="753" w:type="pct"/>
            <w:shd w:val="clear" w:color="auto" w:fill="auto"/>
          </w:tcPr>
          <w:p w14:paraId="705564AB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703DD40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3" w:type="pct"/>
            <w:shd w:val="clear" w:color="auto" w:fill="auto"/>
          </w:tcPr>
          <w:p w14:paraId="0A4B8DBC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0F892297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1B00C4AA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6" w:type="pct"/>
            <w:shd w:val="clear" w:color="auto" w:fill="auto"/>
          </w:tcPr>
          <w:p w14:paraId="07855E04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2D38F1EE" w14:textId="77777777" w:rsidTr="00AA3611">
        <w:tc>
          <w:tcPr>
            <w:tcW w:w="753" w:type="pct"/>
            <w:shd w:val="clear" w:color="auto" w:fill="auto"/>
          </w:tcPr>
          <w:p w14:paraId="684767AF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661890E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36D3A7D1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0D9CC92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6E8A0076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6" w:type="pct"/>
            <w:shd w:val="clear" w:color="auto" w:fill="auto"/>
          </w:tcPr>
          <w:p w14:paraId="3F409FA2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BA1A8B0" w14:textId="77777777" w:rsidTr="00AA3611">
        <w:tc>
          <w:tcPr>
            <w:tcW w:w="753" w:type="pct"/>
            <w:shd w:val="clear" w:color="auto" w:fill="auto"/>
          </w:tcPr>
          <w:p w14:paraId="7CA5F666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5EA9714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13B27CA9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165212F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FB6CDFB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6" w:type="pct"/>
            <w:shd w:val="clear" w:color="auto" w:fill="auto"/>
          </w:tcPr>
          <w:p w14:paraId="03090216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8A83395" w14:textId="77777777" w:rsidTr="00AA3611">
        <w:tc>
          <w:tcPr>
            <w:tcW w:w="5000" w:type="pct"/>
            <w:gridSpan w:val="6"/>
            <w:shd w:val="clear" w:color="auto" w:fill="auto"/>
          </w:tcPr>
          <w:p w14:paraId="53D11F3C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B80981" w:rsidRPr="001A4780" w14:paraId="684CDB7F" w14:textId="77777777" w:rsidTr="00AA3611">
        <w:tc>
          <w:tcPr>
            <w:tcW w:w="753" w:type="pct"/>
            <w:shd w:val="clear" w:color="auto" w:fill="auto"/>
          </w:tcPr>
          <w:p w14:paraId="07CF89D0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shd w:val="clear" w:color="auto" w:fill="auto"/>
          </w:tcPr>
          <w:p w14:paraId="3FE6AA42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F1E7A93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1F510FA7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3D240A1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406147D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B1F0359" w14:textId="77777777" w:rsidTr="00AA3611">
        <w:tc>
          <w:tcPr>
            <w:tcW w:w="753" w:type="pct"/>
            <w:vMerge w:val="restart"/>
            <w:shd w:val="clear" w:color="auto" w:fill="auto"/>
            <w:vAlign w:val="center"/>
          </w:tcPr>
          <w:p w14:paraId="678D7A0A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398FC8D8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3" w:type="pct"/>
            <w:shd w:val="clear" w:color="auto" w:fill="auto"/>
          </w:tcPr>
          <w:p w14:paraId="5C18DFEF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153A905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187EC73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6" w:type="pct"/>
            <w:shd w:val="clear" w:color="auto" w:fill="auto"/>
          </w:tcPr>
          <w:p w14:paraId="1686C422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BE10F47" w14:textId="77777777" w:rsidTr="00AA3611">
        <w:tc>
          <w:tcPr>
            <w:tcW w:w="753" w:type="pct"/>
            <w:vMerge/>
            <w:shd w:val="clear" w:color="auto" w:fill="auto"/>
          </w:tcPr>
          <w:p w14:paraId="7FD0539B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6245F2F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3" w:type="pct"/>
            <w:shd w:val="clear" w:color="auto" w:fill="auto"/>
          </w:tcPr>
          <w:p w14:paraId="6C649445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9990131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DCFA4D2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6" w:type="pct"/>
            <w:shd w:val="clear" w:color="auto" w:fill="auto"/>
          </w:tcPr>
          <w:p w14:paraId="11F2D4F9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7B16B21" w14:textId="77777777" w:rsidTr="00AA3611">
        <w:tc>
          <w:tcPr>
            <w:tcW w:w="753" w:type="pct"/>
            <w:vMerge/>
            <w:shd w:val="clear" w:color="auto" w:fill="auto"/>
          </w:tcPr>
          <w:p w14:paraId="7413E0D2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9A4C3D0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3" w:type="pct"/>
            <w:shd w:val="clear" w:color="auto" w:fill="auto"/>
          </w:tcPr>
          <w:p w14:paraId="00F8CF38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43243D9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761D7FC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6" w:type="pct"/>
            <w:shd w:val="clear" w:color="auto" w:fill="auto"/>
          </w:tcPr>
          <w:p w14:paraId="7FA7E963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4FBBF8B" w14:textId="77777777" w:rsidTr="00AA3611">
        <w:tc>
          <w:tcPr>
            <w:tcW w:w="753" w:type="pct"/>
            <w:vMerge/>
            <w:shd w:val="clear" w:color="auto" w:fill="auto"/>
          </w:tcPr>
          <w:p w14:paraId="1C67CE0C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5585BE7" w14:textId="57BE936F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9CA99F0" w14:textId="452AEA5B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2C80710B" w14:textId="1A6D8784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567D7934" w14:textId="76F4A05A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269FA14D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DA1F8BC" w14:textId="77777777" w:rsidTr="00AA3611">
        <w:tc>
          <w:tcPr>
            <w:tcW w:w="5000" w:type="pct"/>
            <w:gridSpan w:val="6"/>
            <w:shd w:val="clear" w:color="auto" w:fill="auto"/>
          </w:tcPr>
          <w:p w14:paraId="58F016A7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B80981" w:rsidRPr="001A4780" w14:paraId="1E4FF729" w14:textId="77777777" w:rsidTr="00AA3611">
        <w:tc>
          <w:tcPr>
            <w:tcW w:w="753" w:type="pct"/>
            <w:shd w:val="clear" w:color="auto" w:fill="auto"/>
          </w:tcPr>
          <w:p w14:paraId="19D005A3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shd w:val="clear" w:color="auto" w:fill="auto"/>
          </w:tcPr>
          <w:p w14:paraId="5C7500AD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FA7CB1C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3327B7FB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5C9E49D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D5418FF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77F1881" w14:textId="77777777" w:rsidTr="00AA3611">
        <w:tc>
          <w:tcPr>
            <w:tcW w:w="753" w:type="pct"/>
            <w:shd w:val="clear" w:color="auto" w:fill="auto"/>
          </w:tcPr>
          <w:p w14:paraId="7CC9916B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BDCB88B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3" w:type="pct"/>
            <w:shd w:val="clear" w:color="auto" w:fill="auto"/>
          </w:tcPr>
          <w:p w14:paraId="3DA0A44F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6CC2F2F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723AF8A9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6" w:type="pct"/>
            <w:shd w:val="clear" w:color="auto" w:fill="auto"/>
          </w:tcPr>
          <w:p w14:paraId="5B625C63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0C0446D" w14:textId="77777777" w:rsidTr="00AA3611">
        <w:tc>
          <w:tcPr>
            <w:tcW w:w="5000" w:type="pct"/>
            <w:gridSpan w:val="6"/>
            <w:shd w:val="clear" w:color="auto" w:fill="auto"/>
          </w:tcPr>
          <w:p w14:paraId="11DC0534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B80981" w:rsidRPr="001A4780" w14:paraId="704421B5" w14:textId="77777777" w:rsidTr="00AA3611">
        <w:tc>
          <w:tcPr>
            <w:tcW w:w="753" w:type="pct"/>
            <w:shd w:val="clear" w:color="auto" w:fill="auto"/>
          </w:tcPr>
          <w:p w14:paraId="2B0DEDB4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shd w:val="clear" w:color="auto" w:fill="auto"/>
          </w:tcPr>
          <w:p w14:paraId="5064DFA4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8E47AD5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0491892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F404EB1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11791E1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22F702F" w14:textId="77777777" w:rsidTr="00AA3611">
        <w:tc>
          <w:tcPr>
            <w:tcW w:w="753" w:type="pct"/>
            <w:vMerge w:val="restart"/>
            <w:shd w:val="clear" w:color="auto" w:fill="auto"/>
            <w:vAlign w:val="center"/>
          </w:tcPr>
          <w:p w14:paraId="00CE1F48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7E92D0AA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3" w:type="pct"/>
            <w:shd w:val="clear" w:color="auto" w:fill="auto"/>
          </w:tcPr>
          <w:p w14:paraId="615BFCD9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0FFF636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695463E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6" w:type="pct"/>
            <w:shd w:val="clear" w:color="auto" w:fill="auto"/>
          </w:tcPr>
          <w:p w14:paraId="77B47D14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05F5A55" w14:textId="77777777" w:rsidTr="00AA3611">
        <w:tc>
          <w:tcPr>
            <w:tcW w:w="753" w:type="pct"/>
            <w:vMerge/>
            <w:shd w:val="clear" w:color="auto" w:fill="auto"/>
          </w:tcPr>
          <w:p w14:paraId="50EFA7F2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50AC5D5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3" w:type="pct"/>
            <w:shd w:val="clear" w:color="auto" w:fill="auto"/>
          </w:tcPr>
          <w:p w14:paraId="59544AD4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1C787AD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EACB777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6" w:type="pct"/>
            <w:shd w:val="clear" w:color="auto" w:fill="auto"/>
          </w:tcPr>
          <w:p w14:paraId="33070BE0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1E2DC3D" w14:textId="77777777" w:rsidTr="00AA3611">
        <w:tc>
          <w:tcPr>
            <w:tcW w:w="5000" w:type="pct"/>
            <w:gridSpan w:val="6"/>
            <w:shd w:val="clear" w:color="auto" w:fill="auto"/>
          </w:tcPr>
          <w:p w14:paraId="55192D12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B80981" w:rsidRPr="001A4780" w14:paraId="28A3FA23" w14:textId="77777777" w:rsidTr="00AA3611">
        <w:tc>
          <w:tcPr>
            <w:tcW w:w="753" w:type="pct"/>
            <w:shd w:val="clear" w:color="auto" w:fill="auto"/>
          </w:tcPr>
          <w:p w14:paraId="3727DBB0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shd w:val="clear" w:color="auto" w:fill="auto"/>
          </w:tcPr>
          <w:p w14:paraId="0F23CC60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B6445C1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0D4F6E0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50FA94C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44DE8BBF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79789C8" w14:textId="77777777" w:rsidTr="00AA3611">
        <w:tc>
          <w:tcPr>
            <w:tcW w:w="753" w:type="pct"/>
            <w:shd w:val="clear" w:color="auto" w:fill="auto"/>
          </w:tcPr>
          <w:p w14:paraId="35BFE77C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E204090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3" w:type="pct"/>
            <w:shd w:val="clear" w:color="auto" w:fill="auto"/>
          </w:tcPr>
          <w:p w14:paraId="565996D9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5FCE80F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2" w:type="pct"/>
            <w:shd w:val="clear" w:color="auto" w:fill="auto"/>
          </w:tcPr>
          <w:p w14:paraId="125F7080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6" w:type="pct"/>
            <w:shd w:val="clear" w:color="auto" w:fill="auto"/>
          </w:tcPr>
          <w:p w14:paraId="726BAB4C" w14:textId="5A320EBC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B80981" w:rsidRPr="001A4780" w14:paraId="0C3D5554" w14:textId="77777777" w:rsidTr="00AA3611">
        <w:tc>
          <w:tcPr>
            <w:tcW w:w="753" w:type="pct"/>
            <w:shd w:val="clear" w:color="auto" w:fill="auto"/>
          </w:tcPr>
          <w:p w14:paraId="7B8D8B34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0224A06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3" w:type="pct"/>
            <w:shd w:val="clear" w:color="auto" w:fill="auto"/>
          </w:tcPr>
          <w:p w14:paraId="3E7E6C85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31607D5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2" w:type="pct"/>
            <w:shd w:val="clear" w:color="auto" w:fill="auto"/>
          </w:tcPr>
          <w:p w14:paraId="4F372C40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6" w:type="pct"/>
            <w:shd w:val="clear" w:color="auto" w:fill="auto"/>
          </w:tcPr>
          <w:p w14:paraId="12A98418" w14:textId="443AF979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B80981" w:rsidRPr="001A4780" w14:paraId="4A7B5841" w14:textId="77777777" w:rsidTr="00AA3611">
        <w:tc>
          <w:tcPr>
            <w:tcW w:w="753" w:type="pct"/>
            <w:shd w:val="clear" w:color="auto" w:fill="auto"/>
          </w:tcPr>
          <w:p w14:paraId="27FF2B5E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32F834D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3" w:type="pct"/>
            <w:shd w:val="clear" w:color="auto" w:fill="auto"/>
          </w:tcPr>
          <w:p w14:paraId="50CCE5C2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F971393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2" w:type="pct"/>
            <w:shd w:val="clear" w:color="auto" w:fill="auto"/>
          </w:tcPr>
          <w:p w14:paraId="41D6E5EA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6" w:type="pct"/>
            <w:shd w:val="clear" w:color="auto" w:fill="auto"/>
          </w:tcPr>
          <w:p w14:paraId="6C3F10FB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7652828C" w14:textId="77777777" w:rsidTr="00AA3611">
        <w:tc>
          <w:tcPr>
            <w:tcW w:w="753" w:type="pct"/>
            <w:shd w:val="clear" w:color="auto" w:fill="auto"/>
          </w:tcPr>
          <w:p w14:paraId="224115D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5EEBFE1" w14:textId="7F64CBF2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3" w:type="pct"/>
            <w:shd w:val="clear" w:color="auto" w:fill="auto"/>
          </w:tcPr>
          <w:p w14:paraId="2343E31F" w14:textId="58F0F81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E6CE191" w14:textId="2F6ADA9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3216788E" w14:textId="31505781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231BA34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B5BE007" w14:textId="77777777" w:rsidTr="00AA3611">
        <w:tc>
          <w:tcPr>
            <w:tcW w:w="753" w:type="pct"/>
            <w:shd w:val="clear" w:color="auto" w:fill="auto"/>
          </w:tcPr>
          <w:p w14:paraId="2DCFE8B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C1FEA55" w14:textId="7239AD60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0F6D92A7" w14:textId="29BD40F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99FC6FD" w14:textId="5C71748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01A1CC34" w14:textId="07905F79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372396C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CEC150" w14:textId="77777777" w:rsidTr="00AA3611">
        <w:tc>
          <w:tcPr>
            <w:tcW w:w="5000" w:type="pct"/>
            <w:gridSpan w:val="6"/>
            <w:shd w:val="clear" w:color="auto" w:fill="auto"/>
          </w:tcPr>
          <w:p w14:paraId="78F5A52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28F67408" w14:textId="77777777" w:rsidTr="00AA3611">
        <w:tc>
          <w:tcPr>
            <w:tcW w:w="753" w:type="pct"/>
            <w:shd w:val="clear" w:color="auto" w:fill="auto"/>
          </w:tcPr>
          <w:p w14:paraId="50DAC73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shd w:val="clear" w:color="auto" w:fill="auto"/>
          </w:tcPr>
          <w:p w14:paraId="741A83A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83A28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2A2D369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392F3C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79FCFD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804D536" w14:textId="77777777" w:rsidTr="00AA3611">
        <w:tc>
          <w:tcPr>
            <w:tcW w:w="753" w:type="pct"/>
            <w:shd w:val="clear" w:color="auto" w:fill="auto"/>
          </w:tcPr>
          <w:p w14:paraId="11CE1E7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B73809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3" w:type="pct"/>
            <w:shd w:val="clear" w:color="auto" w:fill="auto"/>
          </w:tcPr>
          <w:p w14:paraId="0919E88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1F9F5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2D59AD9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6" w:type="pct"/>
            <w:shd w:val="clear" w:color="auto" w:fill="auto"/>
          </w:tcPr>
          <w:p w14:paraId="646594A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8F83FEF" w14:textId="77777777" w:rsidTr="00AA3611">
        <w:tc>
          <w:tcPr>
            <w:tcW w:w="753" w:type="pct"/>
            <w:shd w:val="clear" w:color="auto" w:fill="auto"/>
          </w:tcPr>
          <w:p w14:paraId="5C744CD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4B48DD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3" w:type="pct"/>
            <w:shd w:val="clear" w:color="auto" w:fill="auto"/>
          </w:tcPr>
          <w:p w14:paraId="4DB3A5F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FF1C0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78799A8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6" w:type="pct"/>
            <w:shd w:val="clear" w:color="auto" w:fill="auto"/>
          </w:tcPr>
          <w:p w14:paraId="6C2A9D56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39E2DA2A" w14:textId="21B88EE3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FA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Федеральная антимонопольная служба;</w:t>
            </w:r>
          </w:p>
          <w:p w14:paraId="4ED842B7" w14:textId="404E6D69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FO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Федеральная служба по </w:t>
            </w:r>
            <w:r w:rsidRPr="00047DB7">
              <w:rPr>
                <w:sz w:val="20"/>
              </w:rPr>
              <w:lastRenderedPageBreak/>
              <w:t>оборонному заказу;</w:t>
            </w:r>
          </w:p>
          <w:p w14:paraId="59844EEE" w14:textId="1BC831E9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S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Орган исполнительной власти субъекта РФ;</w:t>
            </w:r>
          </w:p>
          <w:p w14:paraId="43D4E23E" w14:textId="6A2F662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 xml:space="preserve">M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Орган местного самоуправления муниципального района, городского округа</w:t>
            </w:r>
          </w:p>
        </w:tc>
      </w:tr>
      <w:tr w:rsidR="004A5F56" w:rsidRPr="001A4780" w14:paraId="7D552D6B" w14:textId="77777777" w:rsidTr="00AA3611">
        <w:tc>
          <w:tcPr>
            <w:tcW w:w="753" w:type="pct"/>
            <w:shd w:val="clear" w:color="auto" w:fill="auto"/>
          </w:tcPr>
          <w:p w14:paraId="46B9A4B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AF1DC9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3" w:type="pct"/>
            <w:shd w:val="clear" w:color="auto" w:fill="auto"/>
          </w:tcPr>
          <w:p w14:paraId="0BA8AF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1684E5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2" w:type="pct"/>
            <w:shd w:val="clear" w:color="auto" w:fill="auto"/>
          </w:tcPr>
          <w:p w14:paraId="79937A2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6" w:type="pct"/>
            <w:shd w:val="clear" w:color="auto" w:fill="auto"/>
          </w:tcPr>
          <w:p w14:paraId="29C1729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EC8A419" w14:textId="77777777" w:rsidTr="00AA3611">
        <w:tc>
          <w:tcPr>
            <w:tcW w:w="753" w:type="pct"/>
            <w:shd w:val="clear" w:color="auto" w:fill="auto"/>
          </w:tcPr>
          <w:p w14:paraId="47BC4EA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E22C61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3715731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CEDD97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5BBC20A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6" w:type="pct"/>
            <w:shd w:val="clear" w:color="auto" w:fill="auto"/>
          </w:tcPr>
          <w:p w14:paraId="5B3D03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806C4D8" w14:textId="77777777" w:rsidTr="00AA3611">
        <w:tc>
          <w:tcPr>
            <w:tcW w:w="753" w:type="pct"/>
            <w:shd w:val="clear" w:color="auto" w:fill="auto"/>
          </w:tcPr>
          <w:p w14:paraId="024C22E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DE2FCB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3" w:type="pct"/>
            <w:shd w:val="clear" w:color="auto" w:fill="auto"/>
          </w:tcPr>
          <w:p w14:paraId="4806A0D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154980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2" w:type="pct"/>
            <w:shd w:val="clear" w:color="auto" w:fill="auto"/>
          </w:tcPr>
          <w:p w14:paraId="6559AC3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6" w:type="pct"/>
            <w:shd w:val="clear" w:color="auto" w:fill="auto"/>
          </w:tcPr>
          <w:p w14:paraId="3C30D27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9E81836" w14:textId="77777777" w:rsidTr="00AA3611">
        <w:tc>
          <w:tcPr>
            <w:tcW w:w="5000" w:type="pct"/>
            <w:gridSpan w:val="6"/>
            <w:shd w:val="clear" w:color="auto" w:fill="auto"/>
          </w:tcPr>
          <w:p w14:paraId="76BA735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128B3B4F" w14:textId="77777777" w:rsidTr="00AA3611">
        <w:tc>
          <w:tcPr>
            <w:tcW w:w="753" w:type="pct"/>
            <w:shd w:val="clear" w:color="auto" w:fill="auto"/>
          </w:tcPr>
          <w:p w14:paraId="07F5CBA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shd w:val="clear" w:color="auto" w:fill="auto"/>
          </w:tcPr>
          <w:p w14:paraId="7B91843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88998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71BACF6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6B43A5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6B2F598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1A0C158" w14:textId="77777777" w:rsidTr="00AA3611">
        <w:tc>
          <w:tcPr>
            <w:tcW w:w="753" w:type="pct"/>
            <w:shd w:val="clear" w:color="auto" w:fill="auto"/>
          </w:tcPr>
          <w:p w14:paraId="026F0B5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911A5B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3" w:type="pct"/>
            <w:shd w:val="clear" w:color="auto" w:fill="auto"/>
          </w:tcPr>
          <w:p w14:paraId="350F83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F3E298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7ECCE70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6" w:type="pct"/>
            <w:shd w:val="clear" w:color="auto" w:fill="auto"/>
          </w:tcPr>
          <w:p w14:paraId="15C7EB7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5B75932" w14:textId="77777777" w:rsidTr="00AA3611">
        <w:tc>
          <w:tcPr>
            <w:tcW w:w="753" w:type="pct"/>
            <w:shd w:val="clear" w:color="auto" w:fill="auto"/>
          </w:tcPr>
          <w:p w14:paraId="7F261EA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47252F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3" w:type="pct"/>
            <w:shd w:val="clear" w:color="auto" w:fill="auto"/>
          </w:tcPr>
          <w:p w14:paraId="60E5C26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95F6F7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2" w:type="pct"/>
            <w:shd w:val="clear" w:color="auto" w:fill="auto"/>
          </w:tcPr>
          <w:p w14:paraId="0D44DD3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6" w:type="pct"/>
            <w:shd w:val="clear" w:color="auto" w:fill="auto"/>
          </w:tcPr>
          <w:p w14:paraId="25E823E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63631FC" w14:textId="77777777" w:rsidTr="00AA3611">
        <w:tc>
          <w:tcPr>
            <w:tcW w:w="753" w:type="pct"/>
            <w:shd w:val="clear" w:color="auto" w:fill="auto"/>
          </w:tcPr>
          <w:p w14:paraId="75E5B70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8ABFFB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497D8D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0975FC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7A42AEF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6" w:type="pct"/>
            <w:shd w:val="clear" w:color="auto" w:fill="auto"/>
          </w:tcPr>
          <w:p w14:paraId="6B3EE07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A39534" w14:textId="77777777" w:rsidTr="00AA3611">
        <w:tc>
          <w:tcPr>
            <w:tcW w:w="753" w:type="pct"/>
            <w:shd w:val="clear" w:color="auto" w:fill="auto"/>
          </w:tcPr>
          <w:p w14:paraId="48287B0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4044CE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3" w:type="pct"/>
            <w:shd w:val="clear" w:color="auto" w:fill="auto"/>
          </w:tcPr>
          <w:p w14:paraId="4407FF5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1DB348D" w14:textId="3184450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517BC27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6" w:type="pct"/>
            <w:shd w:val="clear" w:color="auto" w:fill="auto"/>
          </w:tcPr>
          <w:p w14:paraId="13DF2BE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A4A20FD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458E2C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 протокола</w:t>
            </w:r>
          </w:p>
        </w:tc>
      </w:tr>
      <w:tr w:rsidR="004A5F56" w:rsidRPr="001A4780" w14:paraId="16C44B0A" w14:textId="77777777" w:rsidTr="00AA3611">
        <w:tc>
          <w:tcPr>
            <w:tcW w:w="753" w:type="pct"/>
            <w:shd w:val="clear" w:color="auto" w:fill="auto"/>
            <w:vAlign w:val="center"/>
          </w:tcPr>
          <w:p w14:paraId="08E0853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3039E5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shd w:val="clear" w:color="auto" w:fill="auto"/>
          </w:tcPr>
          <w:p w14:paraId="2864749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0DA83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49FD38F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2800C6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56820E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723A1D4" w14:textId="77777777" w:rsidTr="00AA3611">
        <w:tc>
          <w:tcPr>
            <w:tcW w:w="753" w:type="pct"/>
            <w:shd w:val="clear" w:color="auto" w:fill="auto"/>
            <w:vAlign w:val="center"/>
          </w:tcPr>
          <w:p w14:paraId="51B0F01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BF77228" w14:textId="103A72FC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Applications</w:t>
            </w:r>
          </w:p>
        </w:tc>
        <w:tc>
          <w:tcPr>
            <w:tcW w:w="203" w:type="pct"/>
            <w:shd w:val="clear" w:color="auto" w:fill="auto"/>
          </w:tcPr>
          <w:p w14:paraId="2EE32D2B" w14:textId="79EDFB7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C488CC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64DBD6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Заявки по лоту</w:t>
            </w:r>
          </w:p>
        </w:tc>
        <w:tc>
          <w:tcPr>
            <w:tcW w:w="1396" w:type="pct"/>
            <w:shd w:val="clear" w:color="auto" w:fill="auto"/>
          </w:tcPr>
          <w:p w14:paraId="4F68161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04A7ED8" w14:textId="77777777" w:rsidTr="00AA3611">
        <w:tc>
          <w:tcPr>
            <w:tcW w:w="5000" w:type="pct"/>
            <w:gridSpan w:val="6"/>
            <w:shd w:val="clear" w:color="auto" w:fill="auto"/>
          </w:tcPr>
          <w:p w14:paraId="6C749A25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Заявки по лоту</w:t>
            </w:r>
          </w:p>
        </w:tc>
      </w:tr>
      <w:tr w:rsidR="004A5F56" w:rsidRPr="001A4780" w14:paraId="5861F5DD" w14:textId="77777777" w:rsidTr="00AA3611">
        <w:tc>
          <w:tcPr>
            <w:tcW w:w="753" w:type="pct"/>
            <w:shd w:val="clear" w:color="auto" w:fill="auto"/>
            <w:vAlign w:val="center"/>
          </w:tcPr>
          <w:p w14:paraId="54F0F29E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49" w:type="pct"/>
            <w:shd w:val="clear" w:color="auto" w:fill="auto"/>
          </w:tcPr>
          <w:p w14:paraId="3A98828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7D504F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122C0B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3EC278A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459AA2B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6440FB" w14:textId="77777777" w:rsidTr="00AA3611">
        <w:tc>
          <w:tcPr>
            <w:tcW w:w="753" w:type="pct"/>
            <w:shd w:val="clear" w:color="auto" w:fill="auto"/>
            <w:vAlign w:val="center"/>
          </w:tcPr>
          <w:p w14:paraId="41220AE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20853A5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3" w:type="pct"/>
            <w:shd w:val="clear" w:color="auto" w:fill="auto"/>
          </w:tcPr>
          <w:p w14:paraId="247DCF17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97E594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F33F446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96" w:type="pct"/>
            <w:shd w:val="clear" w:color="auto" w:fill="auto"/>
          </w:tcPr>
          <w:p w14:paraId="172F087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F564599" w14:textId="77777777" w:rsidTr="00AA3611">
        <w:tc>
          <w:tcPr>
            <w:tcW w:w="753" w:type="pct"/>
            <w:shd w:val="clear" w:color="auto" w:fill="auto"/>
            <w:vAlign w:val="center"/>
          </w:tcPr>
          <w:p w14:paraId="5B1D93CE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shd w:val="clear" w:color="auto" w:fill="auto"/>
          </w:tcPr>
          <w:p w14:paraId="18BC2FA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67C5CF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6C07B7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F1FB99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F2025C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56FE21B" w14:textId="77777777" w:rsidTr="00AA3611">
        <w:tc>
          <w:tcPr>
            <w:tcW w:w="753" w:type="pct"/>
            <w:shd w:val="clear" w:color="auto" w:fill="auto"/>
            <w:vAlign w:val="center"/>
          </w:tcPr>
          <w:p w14:paraId="7BB8AD4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6DBC36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3" w:type="pct"/>
            <w:shd w:val="clear" w:color="auto" w:fill="auto"/>
          </w:tcPr>
          <w:p w14:paraId="67E3F4A6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F2D60FE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2" w:type="pct"/>
            <w:shd w:val="clear" w:color="auto" w:fill="auto"/>
          </w:tcPr>
          <w:p w14:paraId="7AEEBE3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6" w:type="pct"/>
            <w:shd w:val="clear" w:color="auto" w:fill="auto"/>
          </w:tcPr>
          <w:p w14:paraId="340380C5" w14:textId="1815C93B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Значение поля поверяется на уникальность среди всех заявок по протоколу</w:t>
            </w:r>
          </w:p>
        </w:tc>
      </w:tr>
      <w:tr w:rsidR="004A5F56" w:rsidRPr="001A4780" w14:paraId="3C42EA3F" w14:textId="77777777" w:rsidTr="00AA3611">
        <w:tc>
          <w:tcPr>
            <w:tcW w:w="753" w:type="pct"/>
            <w:shd w:val="clear" w:color="auto" w:fill="auto"/>
            <w:vAlign w:val="center"/>
          </w:tcPr>
          <w:p w14:paraId="3041E5C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B19A197" w14:textId="55C5478E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B55D4">
              <w:rPr>
                <w:sz w:val="20"/>
              </w:rPr>
              <w:t>priceOffers</w:t>
            </w:r>
          </w:p>
        </w:tc>
        <w:tc>
          <w:tcPr>
            <w:tcW w:w="203" w:type="pct"/>
            <w:shd w:val="clear" w:color="auto" w:fill="auto"/>
          </w:tcPr>
          <w:p w14:paraId="51591FEE" w14:textId="69FB798A" w:rsidR="004A5F56" w:rsidRPr="00AB55D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32AD3E3" w14:textId="7E067FC6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D0F90EA" w14:textId="2153F064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B55D4">
              <w:rPr>
                <w:sz w:val="20"/>
              </w:rPr>
              <w:t>Информация о ценовых предложениях, сделанных участниками заявки в ходе проведения аукциона</w:t>
            </w:r>
          </w:p>
        </w:tc>
        <w:tc>
          <w:tcPr>
            <w:tcW w:w="1396" w:type="pct"/>
            <w:shd w:val="clear" w:color="auto" w:fill="auto"/>
          </w:tcPr>
          <w:p w14:paraId="59375EF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07AED9E" w14:textId="77777777" w:rsidTr="00AA3611">
        <w:tc>
          <w:tcPr>
            <w:tcW w:w="753" w:type="pct"/>
            <w:shd w:val="clear" w:color="auto" w:fill="auto"/>
            <w:vAlign w:val="center"/>
          </w:tcPr>
          <w:p w14:paraId="6E21356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B0B5577" w14:textId="588E0EBC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B55D4">
              <w:rPr>
                <w:sz w:val="20"/>
              </w:rPr>
              <w:t>participantPresent</w:t>
            </w:r>
          </w:p>
        </w:tc>
        <w:tc>
          <w:tcPr>
            <w:tcW w:w="203" w:type="pct"/>
            <w:shd w:val="clear" w:color="auto" w:fill="auto"/>
          </w:tcPr>
          <w:p w14:paraId="4CDA78FE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4607C0A" w14:textId="48322596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34838EAF" w14:textId="41AB7559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B55D4">
              <w:rPr>
                <w:sz w:val="20"/>
              </w:rPr>
              <w:t>Признак присутствия участника</w:t>
            </w:r>
          </w:p>
        </w:tc>
        <w:tc>
          <w:tcPr>
            <w:tcW w:w="1396" w:type="pct"/>
            <w:shd w:val="clear" w:color="auto" w:fill="auto"/>
          </w:tcPr>
          <w:p w14:paraId="36059D9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88E064C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0CF2C576" w14:textId="706BCA63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AB55D4">
              <w:rPr>
                <w:b/>
                <w:sz w:val="20"/>
              </w:rPr>
              <w:t>Информация о ценовых предложениях, сделанных участниками заявки в ходе проведения аукциона</w:t>
            </w:r>
          </w:p>
        </w:tc>
      </w:tr>
      <w:tr w:rsidR="004A5F56" w:rsidRPr="001A4780" w14:paraId="762CA3CB" w14:textId="77777777" w:rsidTr="00AA3611">
        <w:tc>
          <w:tcPr>
            <w:tcW w:w="753" w:type="pct"/>
            <w:shd w:val="clear" w:color="auto" w:fill="auto"/>
            <w:vAlign w:val="center"/>
          </w:tcPr>
          <w:p w14:paraId="2842FF47" w14:textId="7C371A10" w:rsidR="004A5F56" w:rsidRPr="00AB55D4" w:rsidRDefault="004A5F56" w:rsidP="004A5F56">
            <w:pPr>
              <w:spacing w:before="0" w:after="0"/>
              <w:rPr>
                <w:b/>
                <w:sz w:val="20"/>
              </w:rPr>
            </w:pPr>
            <w:r w:rsidRPr="00AB55D4">
              <w:rPr>
                <w:b/>
                <w:sz w:val="20"/>
              </w:rPr>
              <w:t>priceOffers</w:t>
            </w:r>
          </w:p>
        </w:tc>
        <w:tc>
          <w:tcPr>
            <w:tcW w:w="749" w:type="pct"/>
            <w:shd w:val="clear" w:color="auto" w:fill="auto"/>
          </w:tcPr>
          <w:p w14:paraId="2D48098E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FA360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9B45F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17C9F0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91503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8613064" w14:textId="77777777" w:rsidTr="00AA3611">
        <w:tc>
          <w:tcPr>
            <w:tcW w:w="753" w:type="pct"/>
            <w:shd w:val="clear" w:color="auto" w:fill="auto"/>
            <w:vAlign w:val="center"/>
          </w:tcPr>
          <w:p w14:paraId="2994A87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710CC74" w14:textId="45C973CD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B55D4">
              <w:rPr>
                <w:sz w:val="20"/>
              </w:rPr>
              <w:t>firstOffer</w:t>
            </w:r>
          </w:p>
        </w:tc>
        <w:tc>
          <w:tcPr>
            <w:tcW w:w="203" w:type="pct"/>
            <w:shd w:val="clear" w:color="auto" w:fill="auto"/>
          </w:tcPr>
          <w:p w14:paraId="6A806072" w14:textId="3A597D6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A00DB3E" w14:textId="77777777" w:rsidR="004A5F56" w:rsidRPr="003A73E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DE7AD97" w14:textId="33BDBBBB" w:rsidR="004A5F56" w:rsidRPr="00AB55D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B55D4">
              <w:rPr>
                <w:sz w:val="20"/>
              </w:rPr>
              <w:t>Первое предложение по цене контракта</w:t>
            </w:r>
          </w:p>
        </w:tc>
        <w:tc>
          <w:tcPr>
            <w:tcW w:w="1396" w:type="pct"/>
            <w:shd w:val="clear" w:color="auto" w:fill="auto"/>
          </w:tcPr>
          <w:p w14:paraId="6BFB726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789ED6D" w14:textId="77777777" w:rsidTr="00AA3611">
        <w:tc>
          <w:tcPr>
            <w:tcW w:w="753" w:type="pct"/>
            <w:shd w:val="clear" w:color="auto" w:fill="auto"/>
            <w:vAlign w:val="center"/>
          </w:tcPr>
          <w:p w14:paraId="338A24C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5B0AAF9" w14:textId="34A9D1C8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B55D4">
              <w:rPr>
                <w:sz w:val="20"/>
              </w:rPr>
              <w:t>lastOffer</w:t>
            </w:r>
          </w:p>
        </w:tc>
        <w:tc>
          <w:tcPr>
            <w:tcW w:w="203" w:type="pct"/>
            <w:shd w:val="clear" w:color="auto" w:fill="auto"/>
          </w:tcPr>
          <w:p w14:paraId="759BE8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92F7801" w14:textId="4E10F77F" w:rsidR="004A5F56" w:rsidRPr="00AB55D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D1BAE3C" w14:textId="52AC5B4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B55D4">
              <w:rPr>
                <w:sz w:val="20"/>
              </w:rPr>
              <w:t>Последнее предложение по цене контракта</w:t>
            </w:r>
          </w:p>
        </w:tc>
        <w:tc>
          <w:tcPr>
            <w:tcW w:w="1396" w:type="pct"/>
            <w:shd w:val="clear" w:color="auto" w:fill="auto"/>
          </w:tcPr>
          <w:p w14:paraId="19F7EE9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2FC3FA3" w14:textId="77777777" w:rsidTr="00AA3611">
        <w:tc>
          <w:tcPr>
            <w:tcW w:w="753" w:type="pct"/>
            <w:shd w:val="clear" w:color="auto" w:fill="auto"/>
            <w:vAlign w:val="center"/>
          </w:tcPr>
          <w:p w14:paraId="61665A1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E9C23D7" w14:textId="48D7E571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B55D4">
              <w:rPr>
                <w:sz w:val="20"/>
              </w:rPr>
              <w:t>offersQuantity</w:t>
            </w:r>
          </w:p>
        </w:tc>
        <w:tc>
          <w:tcPr>
            <w:tcW w:w="203" w:type="pct"/>
            <w:shd w:val="clear" w:color="auto" w:fill="auto"/>
          </w:tcPr>
          <w:p w14:paraId="3717BB02" w14:textId="162DB4EA" w:rsidR="004A5F56" w:rsidRPr="005B474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246E15A4" w14:textId="73BBA661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2E410D38" w14:textId="3B7690ED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B55D4">
              <w:rPr>
                <w:sz w:val="20"/>
              </w:rPr>
              <w:t>Количество предложений</w:t>
            </w:r>
          </w:p>
        </w:tc>
        <w:tc>
          <w:tcPr>
            <w:tcW w:w="1396" w:type="pct"/>
            <w:shd w:val="clear" w:color="auto" w:fill="auto"/>
          </w:tcPr>
          <w:p w14:paraId="10A4F29E" w14:textId="0B469259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110AB27" w14:textId="77777777" w:rsidTr="00AA3611">
        <w:tc>
          <w:tcPr>
            <w:tcW w:w="5000" w:type="pct"/>
            <w:gridSpan w:val="6"/>
            <w:shd w:val="clear" w:color="auto" w:fill="auto"/>
          </w:tcPr>
          <w:p w14:paraId="42221872" w14:textId="1062057F" w:rsidR="004A5F56" w:rsidRPr="00AB55D4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AB55D4">
              <w:rPr>
                <w:b/>
                <w:sz w:val="20"/>
              </w:rPr>
              <w:t>Первое предложение по цене контракта</w:t>
            </w:r>
          </w:p>
        </w:tc>
      </w:tr>
      <w:tr w:rsidR="004A5F56" w:rsidRPr="001A4780" w14:paraId="4C9A14BD" w14:textId="77777777" w:rsidTr="00AA3611">
        <w:tc>
          <w:tcPr>
            <w:tcW w:w="753" w:type="pct"/>
            <w:shd w:val="clear" w:color="auto" w:fill="auto"/>
            <w:vAlign w:val="center"/>
          </w:tcPr>
          <w:p w14:paraId="6782B38F" w14:textId="2B1A12CA" w:rsidR="004A5F56" w:rsidRPr="00AB55D4" w:rsidRDefault="004A5F56" w:rsidP="004A5F56">
            <w:pPr>
              <w:spacing w:before="0" w:after="0"/>
              <w:rPr>
                <w:b/>
                <w:sz w:val="20"/>
              </w:rPr>
            </w:pPr>
            <w:r w:rsidRPr="00AB55D4">
              <w:rPr>
                <w:b/>
                <w:sz w:val="20"/>
              </w:rPr>
              <w:t>firstOffer</w:t>
            </w:r>
          </w:p>
        </w:tc>
        <w:tc>
          <w:tcPr>
            <w:tcW w:w="749" w:type="pct"/>
            <w:shd w:val="clear" w:color="auto" w:fill="auto"/>
          </w:tcPr>
          <w:p w14:paraId="1C2F5E3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03E92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5B83C0F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688E1F5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2F5435A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85D17E6" w14:textId="77777777" w:rsidTr="00AA3611">
        <w:tc>
          <w:tcPr>
            <w:tcW w:w="753" w:type="pct"/>
            <w:shd w:val="clear" w:color="auto" w:fill="auto"/>
            <w:vAlign w:val="center"/>
          </w:tcPr>
          <w:p w14:paraId="4E1A79C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8BF2022" w14:textId="1BE73183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B55D4">
              <w:rPr>
                <w:sz w:val="20"/>
              </w:rPr>
              <w:t>price</w:t>
            </w:r>
          </w:p>
        </w:tc>
        <w:tc>
          <w:tcPr>
            <w:tcW w:w="203" w:type="pct"/>
            <w:shd w:val="clear" w:color="auto" w:fill="auto"/>
          </w:tcPr>
          <w:p w14:paraId="0740ABD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70C473E" w14:textId="5D21BF1D" w:rsidR="004A5F56" w:rsidRPr="00AB55D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422" w:type="pct"/>
            <w:shd w:val="clear" w:color="auto" w:fill="auto"/>
          </w:tcPr>
          <w:p w14:paraId="0D15F8F5" w14:textId="680207EB" w:rsidR="004A5F56" w:rsidRPr="00AB55D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Предложение цены</w:t>
            </w:r>
          </w:p>
        </w:tc>
        <w:tc>
          <w:tcPr>
            <w:tcW w:w="1396" w:type="pct"/>
            <w:shd w:val="clear" w:color="auto" w:fill="auto"/>
          </w:tcPr>
          <w:p w14:paraId="1EFC83E8" w14:textId="260254FE" w:rsidR="004A5F56" w:rsidRPr="00B905A4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 xml:space="preserve">Шаблон значения: </w:t>
            </w:r>
            <w:r w:rsidRPr="00CC6BB7">
              <w:rPr>
                <w:sz w:val="20"/>
              </w:rPr>
              <w:t>(-)?\d+(\.\d{1,2})?</w:t>
            </w:r>
            <w:r>
              <w:rPr>
                <w:sz w:val="20"/>
                <w:lang w:val="en-US"/>
              </w:rPr>
              <w:t xml:space="preserve"> </w:t>
            </w:r>
          </w:p>
        </w:tc>
      </w:tr>
      <w:tr w:rsidR="004A5F56" w:rsidRPr="001A4780" w14:paraId="000EFE43" w14:textId="77777777" w:rsidTr="00AA3611">
        <w:tc>
          <w:tcPr>
            <w:tcW w:w="753" w:type="pct"/>
            <w:shd w:val="clear" w:color="auto" w:fill="auto"/>
            <w:vAlign w:val="center"/>
          </w:tcPr>
          <w:p w14:paraId="2D993DC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AE31AB5" w14:textId="6D3FA7A8" w:rsidR="004A5F56" w:rsidRPr="00AB55D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569FC">
              <w:rPr>
                <w:sz w:val="20"/>
              </w:rPr>
              <w:t>Date</w:t>
            </w:r>
          </w:p>
        </w:tc>
        <w:tc>
          <w:tcPr>
            <w:tcW w:w="203" w:type="pct"/>
            <w:shd w:val="clear" w:color="auto" w:fill="auto"/>
          </w:tcPr>
          <w:p w14:paraId="25848CCA" w14:textId="2B0D598F" w:rsidR="004A5F56" w:rsidRPr="000569FC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919DE99" w14:textId="3A3192F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207D7CC9" w14:textId="3E1410F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569FC">
              <w:rPr>
                <w:sz w:val="20"/>
              </w:rPr>
              <w:t>Дата и время подачи ценового предложения</w:t>
            </w:r>
          </w:p>
        </w:tc>
        <w:tc>
          <w:tcPr>
            <w:tcW w:w="1396" w:type="pct"/>
            <w:shd w:val="clear" w:color="auto" w:fill="auto"/>
          </w:tcPr>
          <w:p w14:paraId="0928DF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A10D3B" w14:textId="77777777" w:rsidTr="00AA3611">
        <w:tc>
          <w:tcPr>
            <w:tcW w:w="753" w:type="pct"/>
            <w:shd w:val="clear" w:color="auto" w:fill="auto"/>
            <w:vAlign w:val="center"/>
          </w:tcPr>
          <w:p w14:paraId="5A3CF84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00D8E83" w14:textId="1B6323BE" w:rsidR="004A5F56" w:rsidRPr="00AB55D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569FC">
              <w:rPr>
                <w:sz w:val="20"/>
              </w:rPr>
              <w:t>increaseInitialPrice</w:t>
            </w:r>
          </w:p>
        </w:tc>
        <w:tc>
          <w:tcPr>
            <w:tcW w:w="203" w:type="pct"/>
            <w:shd w:val="clear" w:color="auto" w:fill="auto"/>
          </w:tcPr>
          <w:p w14:paraId="53213372" w14:textId="455EE30D" w:rsidR="004A5F56" w:rsidRPr="000569FC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BBF7FFF" w14:textId="643937F2" w:rsidR="004A5F56" w:rsidRPr="000569FC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3C9E1C79" w14:textId="788F7DF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569FC">
              <w:rPr>
                <w:sz w:val="20"/>
              </w:rPr>
              <w:t>Признак ценового предложения на повышение начальной (максимальной) цены контракта</w:t>
            </w:r>
          </w:p>
        </w:tc>
        <w:tc>
          <w:tcPr>
            <w:tcW w:w="1396" w:type="pct"/>
            <w:shd w:val="clear" w:color="auto" w:fill="auto"/>
          </w:tcPr>
          <w:p w14:paraId="18B728B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414F223" w14:textId="77777777" w:rsidTr="00AA3611">
        <w:tc>
          <w:tcPr>
            <w:tcW w:w="5000" w:type="pct"/>
            <w:gridSpan w:val="6"/>
            <w:shd w:val="clear" w:color="auto" w:fill="auto"/>
          </w:tcPr>
          <w:p w14:paraId="6CC45C47" w14:textId="11A8E9C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0569FC">
              <w:rPr>
                <w:b/>
                <w:sz w:val="20"/>
              </w:rPr>
              <w:t>Последнее предложение по цене контракта</w:t>
            </w:r>
          </w:p>
        </w:tc>
      </w:tr>
      <w:tr w:rsidR="004A5F56" w:rsidRPr="001A4780" w14:paraId="70A93764" w14:textId="77777777" w:rsidTr="00AA3611">
        <w:tc>
          <w:tcPr>
            <w:tcW w:w="753" w:type="pct"/>
            <w:shd w:val="clear" w:color="auto" w:fill="auto"/>
            <w:vAlign w:val="center"/>
          </w:tcPr>
          <w:p w14:paraId="7299FECE" w14:textId="654CEB73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0569FC">
              <w:rPr>
                <w:b/>
                <w:sz w:val="20"/>
              </w:rPr>
              <w:t>lastOffer</w:t>
            </w:r>
          </w:p>
        </w:tc>
        <w:tc>
          <w:tcPr>
            <w:tcW w:w="749" w:type="pct"/>
            <w:shd w:val="clear" w:color="auto" w:fill="auto"/>
          </w:tcPr>
          <w:p w14:paraId="18D119BA" w14:textId="77777777" w:rsidR="004A5F56" w:rsidRPr="00AB55D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8D4B5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03508E3D" w14:textId="77777777" w:rsidR="004A5F56" w:rsidRPr="000569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446D762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65B892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B7DE6BE" w14:textId="77777777" w:rsidTr="00AA3611">
        <w:tc>
          <w:tcPr>
            <w:tcW w:w="753" w:type="pct"/>
            <w:shd w:val="clear" w:color="auto" w:fill="auto"/>
            <w:vAlign w:val="center"/>
          </w:tcPr>
          <w:p w14:paraId="0FFA55D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1BBD25B" w14:textId="21714055" w:rsidR="004A5F56" w:rsidRPr="00AB55D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B55D4">
              <w:rPr>
                <w:sz w:val="20"/>
              </w:rPr>
              <w:t>price</w:t>
            </w:r>
          </w:p>
        </w:tc>
        <w:tc>
          <w:tcPr>
            <w:tcW w:w="203" w:type="pct"/>
            <w:shd w:val="clear" w:color="auto" w:fill="auto"/>
          </w:tcPr>
          <w:p w14:paraId="6D8197D7" w14:textId="10BDBA0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FAB0872" w14:textId="5996340C" w:rsidR="004A5F56" w:rsidRPr="000569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422" w:type="pct"/>
            <w:shd w:val="clear" w:color="auto" w:fill="auto"/>
          </w:tcPr>
          <w:p w14:paraId="7F6FC21F" w14:textId="72578F3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Предложение цены</w:t>
            </w:r>
          </w:p>
        </w:tc>
        <w:tc>
          <w:tcPr>
            <w:tcW w:w="1396" w:type="pct"/>
            <w:shd w:val="clear" w:color="auto" w:fill="auto"/>
          </w:tcPr>
          <w:p w14:paraId="7D770EC0" w14:textId="241E2F89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CC6BB7">
              <w:rPr>
                <w:sz w:val="20"/>
              </w:rPr>
              <w:t>(-)?\d+(\.\d{1,2})?</w:t>
            </w:r>
            <w:r>
              <w:rPr>
                <w:sz w:val="20"/>
                <w:lang w:val="en-US"/>
              </w:rPr>
              <w:t xml:space="preserve"> </w:t>
            </w:r>
          </w:p>
        </w:tc>
      </w:tr>
      <w:tr w:rsidR="004A5F56" w:rsidRPr="001A4780" w14:paraId="659C4398" w14:textId="77777777" w:rsidTr="00AA3611">
        <w:tc>
          <w:tcPr>
            <w:tcW w:w="753" w:type="pct"/>
            <w:shd w:val="clear" w:color="auto" w:fill="auto"/>
            <w:vAlign w:val="center"/>
          </w:tcPr>
          <w:p w14:paraId="0809DEC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DB3D393" w14:textId="0115457B" w:rsidR="004A5F56" w:rsidRPr="00AB55D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569FC">
              <w:rPr>
                <w:sz w:val="20"/>
              </w:rPr>
              <w:t>Date</w:t>
            </w:r>
          </w:p>
        </w:tc>
        <w:tc>
          <w:tcPr>
            <w:tcW w:w="203" w:type="pct"/>
            <w:shd w:val="clear" w:color="auto" w:fill="auto"/>
          </w:tcPr>
          <w:p w14:paraId="76C8AE74" w14:textId="1EDFA40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0BD98251" w14:textId="04A56EF4" w:rsidR="004A5F56" w:rsidRPr="000569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32691FBD" w14:textId="599E2D2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569FC">
              <w:rPr>
                <w:sz w:val="20"/>
              </w:rPr>
              <w:t>Дата и время подачи ценового предложения</w:t>
            </w:r>
          </w:p>
        </w:tc>
        <w:tc>
          <w:tcPr>
            <w:tcW w:w="1396" w:type="pct"/>
            <w:shd w:val="clear" w:color="auto" w:fill="auto"/>
          </w:tcPr>
          <w:p w14:paraId="05F365F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808F089" w14:textId="77777777" w:rsidTr="00AA3611">
        <w:tc>
          <w:tcPr>
            <w:tcW w:w="753" w:type="pct"/>
            <w:shd w:val="clear" w:color="auto" w:fill="auto"/>
            <w:vAlign w:val="center"/>
          </w:tcPr>
          <w:p w14:paraId="06F37F4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6666A89" w14:textId="243718F2" w:rsidR="004A5F56" w:rsidRPr="00AB55D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569FC">
              <w:rPr>
                <w:sz w:val="20"/>
              </w:rPr>
              <w:t>increaseInitialPrice</w:t>
            </w:r>
          </w:p>
        </w:tc>
        <w:tc>
          <w:tcPr>
            <w:tcW w:w="203" w:type="pct"/>
            <w:shd w:val="clear" w:color="auto" w:fill="auto"/>
          </w:tcPr>
          <w:p w14:paraId="6211D5E5" w14:textId="70C4C55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147A102" w14:textId="47D39B1B" w:rsidR="004A5F56" w:rsidRPr="000569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13F8BC5F" w14:textId="1BF2486E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569FC">
              <w:rPr>
                <w:sz w:val="20"/>
              </w:rPr>
              <w:t>Признак ценового предложения на повышение начальной (максимальной) цены контракта</w:t>
            </w:r>
          </w:p>
        </w:tc>
        <w:tc>
          <w:tcPr>
            <w:tcW w:w="1396" w:type="pct"/>
            <w:shd w:val="clear" w:color="auto" w:fill="auto"/>
          </w:tcPr>
          <w:p w14:paraId="485F388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</w:tbl>
    <w:p w14:paraId="068483CA" w14:textId="1FC7F4B6" w:rsidR="00C40CA9" w:rsidRDefault="00C40CA9" w:rsidP="009D1964">
      <w:pPr>
        <w:pStyle w:val="20"/>
        <w:numPr>
          <w:ilvl w:val="0"/>
          <w:numId w:val="54"/>
        </w:numPr>
      </w:pPr>
      <w:bookmarkStart w:id="5" w:name="_Toc390789680"/>
      <w:r w:rsidRPr="00C40CA9">
        <w:lastRenderedPageBreak/>
        <w:t>Протокол подведения итогов электронного аукциона</w:t>
      </w:r>
      <w:bookmarkEnd w:id="5"/>
    </w:p>
    <w:tbl>
      <w:tblPr>
        <w:tblW w:w="5002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1"/>
        <w:gridCol w:w="1533"/>
        <w:gridCol w:w="415"/>
        <w:gridCol w:w="975"/>
        <w:gridCol w:w="2907"/>
        <w:gridCol w:w="2849"/>
      </w:tblGrid>
      <w:tr w:rsidR="00C40CA9" w:rsidRPr="001A4780" w14:paraId="13684E3F" w14:textId="77777777" w:rsidTr="00AA3611">
        <w:trPr>
          <w:tblHeader/>
        </w:trPr>
        <w:tc>
          <w:tcPr>
            <w:tcW w:w="752" w:type="pct"/>
            <w:shd w:val="clear" w:color="auto" w:fill="D9D9D9"/>
            <w:hideMark/>
          </w:tcPr>
          <w:p w14:paraId="24C08CB7" w14:textId="77777777" w:rsidR="00C40CA9" w:rsidRPr="00724833" w:rsidRDefault="00C40CA9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shd w:val="clear" w:color="auto" w:fill="D9D9D9"/>
            <w:hideMark/>
          </w:tcPr>
          <w:p w14:paraId="09E30207" w14:textId="19EAC1E9" w:rsidR="00C40CA9" w:rsidRPr="00724833" w:rsidRDefault="00C40CA9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Содерж. </w:t>
            </w:r>
            <w:r w:rsidR="00CC092C" w:rsidRPr="00724833">
              <w:rPr>
                <w:b/>
                <w:sz w:val="20"/>
              </w:rPr>
              <w:t>Э</w:t>
            </w:r>
            <w:r w:rsidRPr="00724833">
              <w:rPr>
                <w:b/>
                <w:sz w:val="20"/>
              </w:rPr>
              <w:t>лемента</w:t>
            </w:r>
          </w:p>
        </w:tc>
        <w:tc>
          <w:tcPr>
            <w:tcW w:w="202" w:type="pct"/>
            <w:shd w:val="clear" w:color="auto" w:fill="D9D9D9"/>
            <w:hideMark/>
          </w:tcPr>
          <w:p w14:paraId="64D18D33" w14:textId="77777777" w:rsidR="00C40CA9" w:rsidRPr="00724833" w:rsidRDefault="00C40CA9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6" w:type="pct"/>
            <w:shd w:val="clear" w:color="auto" w:fill="D9D9D9"/>
            <w:hideMark/>
          </w:tcPr>
          <w:p w14:paraId="5622C261" w14:textId="77777777" w:rsidR="00C40CA9" w:rsidRPr="00724833" w:rsidRDefault="00C40CA9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2" w:type="pct"/>
            <w:shd w:val="clear" w:color="auto" w:fill="D9D9D9"/>
            <w:hideMark/>
          </w:tcPr>
          <w:p w14:paraId="0E87EFD0" w14:textId="77777777" w:rsidR="00C40CA9" w:rsidRPr="00724833" w:rsidRDefault="00C40CA9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8" w:type="pct"/>
            <w:shd w:val="clear" w:color="auto" w:fill="D9D9D9"/>
            <w:hideMark/>
          </w:tcPr>
          <w:p w14:paraId="1007B99C" w14:textId="77777777" w:rsidR="00C40CA9" w:rsidRPr="00724833" w:rsidRDefault="00C40CA9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C40CA9" w:rsidRPr="001A4780" w14:paraId="2CC52A47" w14:textId="77777777" w:rsidTr="00AA3611">
        <w:tc>
          <w:tcPr>
            <w:tcW w:w="5000" w:type="pct"/>
            <w:gridSpan w:val="6"/>
            <w:shd w:val="clear" w:color="auto" w:fill="auto"/>
          </w:tcPr>
          <w:p w14:paraId="238E7FAF" w14:textId="3EC46D94" w:rsidR="00C40CA9" w:rsidRPr="00724833" w:rsidRDefault="00C40CA9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C40CA9">
              <w:rPr>
                <w:b/>
                <w:sz w:val="20"/>
              </w:rPr>
              <w:t>Протокол подведения итогов электронного аукциона</w:t>
            </w:r>
          </w:p>
        </w:tc>
      </w:tr>
      <w:tr w:rsidR="00C40CA9" w:rsidRPr="001A4780" w14:paraId="10FCEC90" w14:textId="77777777" w:rsidTr="00AA3611">
        <w:tc>
          <w:tcPr>
            <w:tcW w:w="752" w:type="pct"/>
            <w:shd w:val="clear" w:color="auto" w:fill="auto"/>
            <w:hideMark/>
          </w:tcPr>
          <w:p w14:paraId="22F3A722" w14:textId="49DF28E0" w:rsidR="00C40CA9" w:rsidRPr="00AF4AE2" w:rsidRDefault="00C40CA9" w:rsidP="00152D04">
            <w:pPr>
              <w:spacing w:before="0" w:after="0"/>
              <w:rPr>
                <w:b/>
                <w:sz w:val="20"/>
                <w:lang w:val="en-US"/>
              </w:rPr>
            </w:pPr>
            <w:r w:rsidRPr="00C60B99">
              <w:rPr>
                <w:b/>
                <w:sz w:val="20"/>
                <w:lang w:val="en-US"/>
              </w:rPr>
              <w:t>protocolEF</w:t>
            </w:r>
            <w:r>
              <w:rPr>
                <w:b/>
                <w:sz w:val="20"/>
                <w:lang w:val="en-US"/>
              </w:rPr>
              <w:t>3</w:t>
            </w:r>
          </w:p>
        </w:tc>
        <w:tc>
          <w:tcPr>
            <w:tcW w:w="749" w:type="pct"/>
            <w:shd w:val="clear" w:color="auto" w:fill="auto"/>
            <w:hideMark/>
          </w:tcPr>
          <w:p w14:paraId="785F85CF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  <w:hideMark/>
          </w:tcPr>
          <w:p w14:paraId="039D5AD4" w14:textId="77777777" w:rsidR="00C40CA9" w:rsidRPr="00724833" w:rsidRDefault="00C40CA9" w:rsidP="00152D0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6" w:type="pct"/>
            <w:shd w:val="clear" w:color="auto" w:fill="auto"/>
            <w:hideMark/>
          </w:tcPr>
          <w:p w14:paraId="46B21776" w14:textId="77777777" w:rsidR="00C40CA9" w:rsidRPr="00724833" w:rsidRDefault="00C40CA9" w:rsidP="00152D0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hideMark/>
          </w:tcPr>
          <w:p w14:paraId="393AD64B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  <w:hideMark/>
          </w:tcPr>
          <w:p w14:paraId="213BDF94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C40CA9" w:rsidRPr="001A4780" w14:paraId="698042F9" w14:textId="77777777" w:rsidTr="00AA3611">
        <w:tc>
          <w:tcPr>
            <w:tcW w:w="752" w:type="pct"/>
            <w:shd w:val="clear" w:color="auto" w:fill="auto"/>
          </w:tcPr>
          <w:p w14:paraId="520C01D7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1AF716B" w14:textId="77777777" w:rsidR="00C40CA9" w:rsidRPr="00351BEA" w:rsidRDefault="00C40CA9" w:rsidP="00152D0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2" w:type="pct"/>
            <w:shd w:val="clear" w:color="auto" w:fill="auto"/>
          </w:tcPr>
          <w:p w14:paraId="329EE752" w14:textId="77777777" w:rsidR="00C40CA9" w:rsidRPr="00351BEA" w:rsidRDefault="00C40CA9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151CF947" w14:textId="77777777" w:rsidR="00C40CA9" w:rsidRPr="001A4780" w:rsidRDefault="00C40CA9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1393CD05" w14:textId="77777777" w:rsidR="00C40CA9" w:rsidRPr="001A4780" w:rsidRDefault="00C40CA9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8" w:type="pct"/>
            <w:shd w:val="clear" w:color="auto" w:fill="auto"/>
          </w:tcPr>
          <w:p w14:paraId="3B9850B1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5D5C79E2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3FBCACF1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44436B39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69754318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529BE44E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61EA02F4" w14:textId="1B5C7B3C" w:rsidR="00435CBC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</w:t>
            </w:r>
            <w:r w:rsidR="005C6213">
              <w:rPr>
                <w:sz w:val="20"/>
              </w:rPr>
              <w:t>,6.1,6.2</w:t>
            </w:r>
          </w:p>
        </w:tc>
      </w:tr>
      <w:tr w:rsidR="00C40CA9" w:rsidRPr="001A4780" w14:paraId="53210C33" w14:textId="77777777" w:rsidTr="00AA3611">
        <w:tc>
          <w:tcPr>
            <w:tcW w:w="752" w:type="pct"/>
            <w:shd w:val="clear" w:color="auto" w:fill="auto"/>
          </w:tcPr>
          <w:p w14:paraId="78963FB7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71759F3" w14:textId="77777777" w:rsidR="00C40CA9" w:rsidRPr="001176A0" w:rsidRDefault="00C40CA9" w:rsidP="00152D0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2" w:type="pct"/>
            <w:shd w:val="clear" w:color="auto" w:fill="auto"/>
          </w:tcPr>
          <w:p w14:paraId="15E28C88" w14:textId="77777777" w:rsidR="00C40CA9" w:rsidRPr="00C85B91" w:rsidRDefault="00C40CA9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2F35FB4C" w14:textId="77777777" w:rsidR="00C40CA9" w:rsidRPr="00C85B91" w:rsidRDefault="00C40CA9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44F66DCC" w14:textId="2099269D" w:rsidR="00C40CA9" w:rsidRPr="00724833" w:rsidRDefault="00C40CA9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8" w:type="pct"/>
            <w:shd w:val="clear" w:color="auto" w:fill="auto"/>
          </w:tcPr>
          <w:p w14:paraId="3CDF071F" w14:textId="77777777" w:rsidR="00C40CA9" w:rsidRPr="00724833" w:rsidRDefault="00C40CA9" w:rsidP="00152D04">
            <w:pPr>
              <w:spacing w:before="0" w:after="0"/>
              <w:rPr>
                <w:sz w:val="20"/>
              </w:rPr>
            </w:pPr>
          </w:p>
        </w:tc>
      </w:tr>
      <w:tr w:rsidR="00C40CA9" w:rsidRPr="001A4780" w14:paraId="4A7AF176" w14:textId="77777777" w:rsidTr="00AA3611">
        <w:tc>
          <w:tcPr>
            <w:tcW w:w="752" w:type="pct"/>
            <w:shd w:val="clear" w:color="auto" w:fill="auto"/>
          </w:tcPr>
          <w:p w14:paraId="35DDD57F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A54423B" w14:textId="77777777" w:rsidR="00C40CA9" w:rsidRPr="00400017" w:rsidRDefault="00C40CA9" w:rsidP="00152D0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2" w:type="pct"/>
            <w:shd w:val="clear" w:color="auto" w:fill="auto"/>
          </w:tcPr>
          <w:p w14:paraId="2D7D83C9" w14:textId="77777777" w:rsidR="00C40CA9" w:rsidRPr="00400017" w:rsidRDefault="00C40CA9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43359242" w14:textId="77777777" w:rsidR="00C40CA9" w:rsidRPr="00400017" w:rsidRDefault="00C40CA9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2" w:type="pct"/>
            <w:shd w:val="clear" w:color="auto" w:fill="auto"/>
          </w:tcPr>
          <w:p w14:paraId="7938B874" w14:textId="77777777" w:rsidR="00C40CA9" w:rsidRPr="00400017" w:rsidRDefault="00C40CA9" w:rsidP="00152D0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8" w:type="pct"/>
            <w:shd w:val="clear" w:color="auto" w:fill="auto"/>
          </w:tcPr>
          <w:p w14:paraId="1009291D" w14:textId="77777777" w:rsidR="00C40CA9" w:rsidRPr="00724833" w:rsidRDefault="00C40CA9" w:rsidP="00152D04">
            <w:pPr>
              <w:spacing w:before="0" w:after="0"/>
              <w:rPr>
                <w:sz w:val="20"/>
              </w:rPr>
            </w:pPr>
          </w:p>
        </w:tc>
      </w:tr>
      <w:tr w:rsidR="00C40CA9" w:rsidRPr="001A4780" w14:paraId="2543ED31" w14:textId="77777777" w:rsidTr="00AA3611">
        <w:tc>
          <w:tcPr>
            <w:tcW w:w="752" w:type="pct"/>
            <w:shd w:val="clear" w:color="auto" w:fill="auto"/>
          </w:tcPr>
          <w:p w14:paraId="698E10FC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A2E7A94" w14:textId="77777777" w:rsidR="00C40CA9" w:rsidRPr="00400017" w:rsidRDefault="00C40CA9" w:rsidP="00152D0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2" w:type="pct"/>
            <w:shd w:val="clear" w:color="auto" w:fill="auto"/>
          </w:tcPr>
          <w:p w14:paraId="342129E0" w14:textId="77777777" w:rsidR="00C40CA9" w:rsidRPr="00400017" w:rsidRDefault="00C40CA9" w:rsidP="00152D0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7750535C" w14:textId="77777777" w:rsidR="00C40CA9" w:rsidRPr="00400017" w:rsidRDefault="00C40CA9" w:rsidP="00152D0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5F9ADA38" w14:textId="77777777" w:rsidR="00C40CA9" w:rsidRPr="00400017" w:rsidRDefault="00C40CA9" w:rsidP="00152D0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8" w:type="pct"/>
            <w:shd w:val="clear" w:color="auto" w:fill="auto"/>
          </w:tcPr>
          <w:p w14:paraId="52B28277" w14:textId="77777777" w:rsidR="00C40CA9" w:rsidRPr="00724833" w:rsidRDefault="00C40CA9" w:rsidP="00152D04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C40CA9" w:rsidRPr="001A4780" w14:paraId="68CD00A7" w14:textId="77777777" w:rsidTr="00AA3611">
        <w:tc>
          <w:tcPr>
            <w:tcW w:w="752" w:type="pct"/>
            <w:shd w:val="clear" w:color="auto" w:fill="auto"/>
          </w:tcPr>
          <w:p w14:paraId="39EF4219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AC795FF" w14:textId="77777777" w:rsidR="00C40CA9" w:rsidRPr="00724833" w:rsidRDefault="00C40CA9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2" w:type="pct"/>
            <w:shd w:val="clear" w:color="auto" w:fill="auto"/>
          </w:tcPr>
          <w:p w14:paraId="45D2141B" w14:textId="124EF2FF" w:rsidR="00C40CA9" w:rsidRPr="00724833" w:rsidRDefault="00A73562" w:rsidP="00152D0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75A19B1" w14:textId="77777777" w:rsidR="00C40CA9" w:rsidRPr="008D298C" w:rsidRDefault="00C40CA9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46985286" w14:textId="77777777" w:rsidR="00C40CA9" w:rsidRPr="00C85B91" w:rsidRDefault="00C40CA9" w:rsidP="00152D04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8" w:type="pct"/>
            <w:shd w:val="clear" w:color="auto" w:fill="auto"/>
          </w:tcPr>
          <w:p w14:paraId="5CA2B37F" w14:textId="77777777" w:rsidR="00C40CA9" w:rsidRPr="00C85B91" w:rsidRDefault="00C40CA9" w:rsidP="00152D04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C40CA9" w:rsidRPr="001A4780" w14:paraId="5CFDE39D" w14:textId="77777777" w:rsidTr="00AA3611">
        <w:tc>
          <w:tcPr>
            <w:tcW w:w="752" w:type="pct"/>
            <w:shd w:val="clear" w:color="auto" w:fill="auto"/>
          </w:tcPr>
          <w:p w14:paraId="1B9EE7A1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A28C09D" w14:textId="77777777" w:rsidR="00C40CA9" w:rsidRPr="002A7A10" w:rsidRDefault="00C40CA9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2" w:type="pct"/>
            <w:shd w:val="clear" w:color="auto" w:fill="auto"/>
          </w:tcPr>
          <w:p w14:paraId="4872188F" w14:textId="77777777" w:rsidR="00C40CA9" w:rsidRDefault="00C40CA9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5C24F167" w14:textId="77777777" w:rsidR="00C40CA9" w:rsidRDefault="00C40CA9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104DD2E3" w14:textId="77777777" w:rsidR="00C40CA9" w:rsidRPr="00997F9C" w:rsidRDefault="00C40CA9" w:rsidP="00152D04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8" w:type="pct"/>
            <w:shd w:val="clear" w:color="auto" w:fill="auto"/>
          </w:tcPr>
          <w:p w14:paraId="14A01979" w14:textId="77777777" w:rsidR="00C40CA9" w:rsidRPr="00C85B91" w:rsidRDefault="00C40CA9" w:rsidP="00152D04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C40CA9" w:rsidRPr="001A4780" w14:paraId="260A3183" w14:textId="77777777" w:rsidTr="00AA3611">
        <w:tc>
          <w:tcPr>
            <w:tcW w:w="752" w:type="pct"/>
            <w:shd w:val="clear" w:color="auto" w:fill="auto"/>
          </w:tcPr>
          <w:p w14:paraId="1311E1C5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00EECFA" w14:textId="77777777" w:rsidR="00C40CA9" w:rsidRPr="002A7A10" w:rsidRDefault="00C40CA9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2" w:type="pct"/>
            <w:shd w:val="clear" w:color="auto" w:fill="auto"/>
          </w:tcPr>
          <w:p w14:paraId="47A60551" w14:textId="77777777" w:rsidR="00C40CA9" w:rsidRDefault="00C40CA9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4726CDBD" w14:textId="77777777" w:rsidR="00C40CA9" w:rsidRDefault="00C40CA9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36AFB948" w14:textId="77777777" w:rsidR="00C40CA9" w:rsidRPr="00997F9C" w:rsidRDefault="00C40CA9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8" w:type="pct"/>
            <w:shd w:val="clear" w:color="auto" w:fill="auto"/>
          </w:tcPr>
          <w:p w14:paraId="0E63CF08" w14:textId="77777777" w:rsidR="00C40CA9" w:rsidRPr="002A7A10" w:rsidRDefault="00C40CA9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C40CA9" w:rsidRPr="001A4780" w14:paraId="69F1D90D" w14:textId="77777777" w:rsidTr="00AA3611">
        <w:tc>
          <w:tcPr>
            <w:tcW w:w="752" w:type="pct"/>
            <w:shd w:val="clear" w:color="auto" w:fill="auto"/>
          </w:tcPr>
          <w:p w14:paraId="701A2CA1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72F059D" w14:textId="77777777" w:rsidR="00C40CA9" w:rsidRPr="002A7A10" w:rsidRDefault="00C40CA9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2" w:type="pct"/>
            <w:shd w:val="clear" w:color="auto" w:fill="auto"/>
          </w:tcPr>
          <w:p w14:paraId="21F72BE2" w14:textId="77777777" w:rsidR="00C40CA9" w:rsidRDefault="00C40CA9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25B3A65" w14:textId="77777777" w:rsidR="00C40CA9" w:rsidRPr="002A7A10" w:rsidRDefault="00C40CA9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20DBFE7F" w14:textId="77777777" w:rsidR="00C40CA9" w:rsidRPr="002A7A10" w:rsidRDefault="00C40CA9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8" w:type="pct"/>
            <w:shd w:val="clear" w:color="auto" w:fill="auto"/>
          </w:tcPr>
          <w:p w14:paraId="32BF24C1" w14:textId="77777777" w:rsidR="00C40CA9" w:rsidRDefault="00C40CA9" w:rsidP="00152D04">
            <w:pPr>
              <w:spacing w:before="0" w:after="0"/>
              <w:rPr>
                <w:sz w:val="20"/>
              </w:rPr>
            </w:pPr>
          </w:p>
        </w:tc>
      </w:tr>
      <w:tr w:rsidR="00C40CA9" w:rsidRPr="001A4780" w14:paraId="3CEE16B7" w14:textId="77777777" w:rsidTr="00AA3611">
        <w:tc>
          <w:tcPr>
            <w:tcW w:w="752" w:type="pct"/>
            <w:shd w:val="clear" w:color="auto" w:fill="auto"/>
          </w:tcPr>
          <w:p w14:paraId="7E20B8DC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860DAC4" w14:textId="77777777" w:rsidR="00C40CA9" w:rsidRPr="00724833" w:rsidRDefault="00C40CA9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2" w:type="pct"/>
            <w:shd w:val="clear" w:color="auto" w:fill="auto"/>
          </w:tcPr>
          <w:p w14:paraId="46B55B02" w14:textId="5B97D69F" w:rsidR="00C40CA9" w:rsidRPr="00724833" w:rsidRDefault="000E70BD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36713258" w14:textId="77777777" w:rsidR="00C40CA9" w:rsidRPr="00C85B91" w:rsidRDefault="00C40CA9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2FA532E9" w14:textId="77777777" w:rsidR="00C40CA9" w:rsidRPr="00724833" w:rsidRDefault="00C40CA9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8" w:type="pct"/>
            <w:shd w:val="clear" w:color="auto" w:fill="auto"/>
          </w:tcPr>
          <w:p w14:paraId="6F9EDF6C" w14:textId="77777777" w:rsidR="00C40CA9" w:rsidRPr="00724833" w:rsidRDefault="00C40CA9" w:rsidP="00152D04">
            <w:pPr>
              <w:spacing w:before="0" w:after="0"/>
              <w:rPr>
                <w:sz w:val="20"/>
              </w:rPr>
            </w:pPr>
          </w:p>
        </w:tc>
      </w:tr>
      <w:tr w:rsidR="00C40CA9" w:rsidRPr="001A4780" w14:paraId="04C40368" w14:textId="77777777" w:rsidTr="00AA3611">
        <w:tc>
          <w:tcPr>
            <w:tcW w:w="752" w:type="pct"/>
            <w:shd w:val="clear" w:color="auto" w:fill="auto"/>
          </w:tcPr>
          <w:p w14:paraId="14EA344A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7E4AB22" w14:textId="77777777" w:rsidR="00C40CA9" w:rsidRPr="001176A0" w:rsidRDefault="00C40CA9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2" w:type="pct"/>
            <w:shd w:val="clear" w:color="auto" w:fill="auto"/>
          </w:tcPr>
          <w:p w14:paraId="1A8636A8" w14:textId="77777777" w:rsidR="00C40CA9" w:rsidRDefault="00C40CA9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9EB95E3" w14:textId="77777777" w:rsidR="00C40CA9" w:rsidRDefault="00C40CA9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4DE1EA8C" w14:textId="77777777" w:rsidR="00C40CA9" w:rsidRPr="00C85B91" w:rsidRDefault="00C40CA9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8" w:type="pct"/>
            <w:shd w:val="clear" w:color="auto" w:fill="auto"/>
          </w:tcPr>
          <w:p w14:paraId="6EEFE8D4" w14:textId="77777777" w:rsidR="00C40CA9" w:rsidRPr="00724833" w:rsidRDefault="00C40CA9" w:rsidP="00152D04">
            <w:pPr>
              <w:spacing w:before="0" w:after="0"/>
              <w:rPr>
                <w:sz w:val="20"/>
              </w:rPr>
            </w:pPr>
          </w:p>
        </w:tc>
      </w:tr>
      <w:tr w:rsidR="00C40CA9" w:rsidRPr="001A4780" w14:paraId="69140E12" w14:textId="77777777" w:rsidTr="00AA3611">
        <w:tc>
          <w:tcPr>
            <w:tcW w:w="752" w:type="pct"/>
            <w:shd w:val="clear" w:color="auto" w:fill="auto"/>
          </w:tcPr>
          <w:p w14:paraId="6EC35FF4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845162A" w14:textId="77777777" w:rsidR="00C40CA9" w:rsidRPr="002A7A10" w:rsidRDefault="00C40CA9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2" w:type="pct"/>
            <w:shd w:val="clear" w:color="auto" w:fill="auto"/>
          </w:tcPr>
          <w:p w14:paraId="6D703321" w14:textId="77777777" w:rsidR="00C40CA9" w:rsidRDefault="00C40CA9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04666C15" w14:textId="77777777" w:rsidR="00C40CA9" w:rsidRDefault="00C40CA9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684D151A" w14:textId="77777777" w:rsidR="00C40CA9" w:rsidRDefault="00C40CA9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8" w:type="pct"/>
            <w:shd w:val="clear" w:color="auto" w:fill="auto"/>
          </w:tcPr>
          <w:p w14:paraId="702F7E7A" w14:textId="77777777" w:rsidR="00C40CA9" w:rsidRPr="00724833" w:rsidRDefault="00C40CA9" w:rsidP="00152D04">
            <w:pPr>
              <w:spacing w:before="0" w:after="0"/>
              <w:rPr>
                <w:sz w:val="20"/>
              </w:rPr>
            </w:pPr>
          </w:p>
        </w:tc>
      </w:tr>
      <w:tr w:rsidR="00C40CA9" w:rsidRPr="001A4780" w14:paraId="1ACA4AE3" w14:textId="77777777" w:rsidTr="00AA3611">
        <w:tc>
          <w:tcPr>
            <w:tcW w:w="752" w:type="pct"/>
            <w:shd w:val="clear" w:color="auto" w:fill="auto"/>
          </w:tcPr>
          <w:p w14:paraId="416CBD34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3A3469E" w14:textId="5040008D" w:rsidR="00C40CA9" w:rsidRPr="002A7A10" w:rsidRDefault="00C40CA9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2" w:type="pct"/>
            <w:shd w:val="clear" w:color="auto" w:fill="auto"/>
          </w:tcPr>
          <w:p w14:paraId="29D8BCE5" w14:textId="77777777" w:rsidR="00C40CA9" w:rsidRDefault="00C40CA9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7AD35815" w14:textId="77777777" w:rsidR="00C40CA9" w:rsidRPr="002A7A10" w:rsidRDefault="00C40CA9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8E714FE" w14:textId="77777777" w:rsidR="00C40CA9" w:rsidRPr="00C85B91" w:rsidRDefault="00C40CA9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8" w:type="pct"/>
            <w:shd w:val="clear" w:color="auto" w:fill="auto"/>
          </w:tcPr>
          <w:p w14:paraId="741D1562" w14:textId="77777777" w:rsidR="00C40CA9" w:rsidRPr="00724833" w:rsidRDefault="00C40CA9" w:rsidP="00152D04">
            <w:pPr>
              <w:spacing w:before="0" w:after="0"/>
              <w:rPr>
                <w:sz w:val="20"/>
              </w:rPr>
            </w:pPr>
          </w:p>
        </w:tc>
      </w:tr>
      <w:tr w:rsidR="00C40CA9" w:rsidRPr="001A4780" w14:paraId="36A20361" w14:textId="77777777" w:rsidTr="00AA3611">
        <w:tc>
          <w:tcPr>
            <w:tcW w:w="752" w:type="pct"/>
            <w:shd w:val="clear" w:color="auto" w:fill="auto"/>
          </w:tcPr>
          <w:p w14:paraId="5DA7AAB9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44D6742" w14:textId="77777777" w:rsidR="00C40CA9" w:rsidRPr="001176A0" w:rsidRDefault="00C40CA9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2" w:type="pct"/>
            <w:shd w:val="clear" w:color="auto" w:fill="auto"/>
          </w:tcPr>
          <w:p w14:paraId="287EFF9B" w14:textId="65950FB9" w:rsidR="00C40CA9" w:rsidRPr="00C85B91" w:rsidRDefault="00A73562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B20B2BA" w14:textId="77777777" w:rsidR="00C40CA9" w:rsidRPr="00C85B91" w:rsidRDefault="00C40CA9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075661C" w14:textId="77777777" w:rsidR="00C40CA9" w:rsidRPr="00724833" w:rsidRDefault="00C40CA9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8" w:type="pct"/>
            <w:shd w:val="clear" w:color="auto" w:fill="auto"/>
          </w:tcPr>
          <w:p w14:paraId="52DB0029" w14:textId="77777777" w:rsidR="00C40CA9" w:rsidRPr="00724833" w:rsidRDefault="00C40CA9" w:rsidP="00152D04">
            <w:pPr>
              <w:spacing w:before="0" w:after="0"/>
              <w:rPr>
                <w:sz w:val="20"/>
              </w:rPr>
            </w:pPr>
          </w:p>
        </w:tc>
      </w:tr>
      <w:tr w:rsidR="00AA3611" w:rsidRPr="001A4780" w14:paraId="7A97E588" w14:textId="77777777" w:rsidTr="00AA3611">
        <w:tc>
          <w:tcPr>
            <w:tcW w:w="754" w:type="pct"/>
            <w:shd w:val="clear" w:color="auto" w:fill="auto"/>
          </w:tcPr>
          <w:p w14:paraId="24C5FB6D" w14:textId="77777777" w:rsidR="00AA3611" w:rsidRPr="00724833" w:rsidRDefault="00AA3611" w:rsidP="005E416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0" w:type="pct"/>
            <w:shd w:val="clear" w:color="auto" w:fill="auto"/>
            <w:vAlign w:val="center"/>
          </w:tcPr>
          <w:p w14:paraId="5A4B5106" w14:textId="77777777" w:rsidR="00AA3611" w:rsidRPr="001176A0" w:rsidRDefault="00AA3611" w:rsidP="005E416A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16703783" w14:textId="77777777" w:rsidR="00AA3611" w:rsidRPr="00EE4E63" w:rsidRDefault="00AA3611" w:rsidP="005E416A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6A0E5861" w14:textId="77777777" w:rsidR="00AA3611" w:rsidRPr="00C85B91" w:rsidRDefault="00AA3611" w:rsidP="005E416A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43617F7E" w14:textId="77777777" w:rsidR="00AA3611" w:rsidRPr="00724833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4" w:type="pct"/>
            <w:shd w:val="clear" w:color="auto" w:fill="auto"/>
          </w:tcPr>
          <w:p w14:paraId="0E64E117" w14:textId="4A8F892F" w:rsidR="00AA3611" w:rsidRPr="00AA3611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подписанного документа для автоматического размещения</w:t>
            </w:r>
          </w:p>
          <w:p w14:paraId="4F1BDA70" w14:textId="77777777" w:rsidR="00AA3611" w:rsidRPr="00AA3611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Состав элемента приведен в </w:t>
            </w:r>
            <w:proofErr w:type="gramStart"/>
            <w:r>
              <w:rPr>
                <w:sz w:val="20"/>
              </w:rPr>
              <w:t>п</w:t>
            </w:r>
            <w:proofErr w:type="gramEnd"/>
            <w:r>
              <w:rPr>
                <w:sz w:val="20"/>
              </w:rPr>
              <w:t xml:space="preserve"> 1. Приложения 4</w:t>
            </w:r>
          </w:p>
        </w:tc>
      </w:tr>
      <w:tr w:rsidR="00C06D8B" w:rsidRPr="001A4780" w14:paraId="73DE1EFD" w14:textId="77777777" w:rsidTr="00AA3611">
        <w:tc>
          <w:tcPr>
            <w:tcW w:w="752" w:type="pct"/>
            <w:shd w:val="clear" w:color="auto" w:fill="auto"/>
          </w:tcPr>
          <w:p w14:paraId="00687BF4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367FFB4" w14:textId="77777777" w:rsidR="00C06D8B" w:rsidRPr="001176A0" w:rsidRDefault="00C06D8B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2" w:type="pct"/>
            <w:shd w:val="clear" w:color="auto" w:fill="auto"/>
          </w:tcPr>
          <w:p w14:paraId="07C981D9" w14:textId="77777777" w:rsidR="00C06D8B" w:rsidRPr="00C85B91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58872172" w14:textId="77777777" w:rsidR="00C06D8B" w:rsidRPr="00C85B91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31AF46B" w14:textId="77777777" w:rsidR="00C06D8B" w:rsidRPr="00724833" w:rsidRDefault="00C06D8B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8" w:type="pct"/>
            <w:shd w:val="clear" w:color="auto" w:fill="auto"/>
          </w:tcPr>
          <w:p w14:paraId="4C1F9D30" w14:textId="23E6D7E2" w:rsidR="00C06D8B" w:rsidRPr="00724833" w:rsidRDefault="00C06D8B" w:rsidP="00152D04">
            <w:pPr>
              <w:spacing w:before="0" w:after="0"/>
              <w:rPr>
                <w:sz w:val="20"/>
              </w:rPr>
            </w:pPr>
            <w:r w:rsidRPr="003447E5">
              <w:rPr>
                <w:sz w:val="20"/>
              </w:rPr>
              <w:t>При приеме, в случае если блок не указан, считается что организация, разместившая протокол, совпадает с организацией</w:t>
            </w:r>
            <w:r>
              <w:rPr>
                <w:sz w:val="20"/>
              </w:rPr>
              <w:t>,</w:t>
            </w:r>
            <w:r w:rsidRPr="003447E5">
              <w:rPr>
                <w:sz w:val="20"/>
              </w:rPr>
              <w:t xml:space="preserve"> разместившей соответствующую закупку</w:t>
            </w:r>
          </w:p>
        </w:tc>
      </w:tr>
      <w:tr w:rsidR="00C06D8B" w:rsidRPr="001A4780" w14:paraId="0A580509" w14:textId="77777777" w:rsidTr="00AA3611">
        <w:tc>
          <w:tcPr>
            <w:tcW w:w="752" w:type="pct"/>
            <w:shd w:val="clear" w:color="auto" w:fill="auto"/>
          </w:tcPr>
          <w:p w14:paraId="2B57C6F9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1790A0F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2" w:type="pct"/>
            <w:shd w:val="clear" w:color="auto" w:fill="auto"/>
          </w:tcPr>
          <w:p w14:paraId="7B83C5DA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094A2553" w14:textId="77777777" w:rsidR="00C06D8B" w:rsidRPr="002A7A10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C868EA1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8" w:type="pct"/>
            <w:shd w:val="clear" w:color="auto" w:fill="auto"/>
          </w:tcPr>
          <w:p w14:paraId="511AC081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C06D8B" w:rsidRPr="001A4780" w14:paraId="6AB0709F" w14:textId="77777777" w:rsidTr="00AA3611">
        <w:tc>
          <w:tcPr>
            <w:tcW w:w="752" w:type="pct"/>
            <w:shd w:val="clear" w:color="auto" w:fill="auto"/>
          </w:tcPr>
          <w:p w14:paraId="6DC5DA85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A5D1F9E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2" w:type="pct"/>
            <w:shd w:val="clear" w:color="auto" w:fill="auto"/>
          </w:tcPr>
          <w:p w14:paraId="4192E19E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3AE62F7C" w14:textId="77777777" w:rsidR="00C06D8B" w:rsidRPr="002A7A10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BB86DA8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8" w:type="pct"/>
            <w:shd w:val="clear" w:color="auto" w:fill="auto"/>
          </w:tcPr>
          <w:p w14:paraId="5D53960E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4C83E028" w14:textId="77777777" w:rsidTr="00AA3611">
        <w:tc>
          <w:tcPr>
            <w:tcW w:w="752" w:type="pct"/>
            <w:shd w:val="clear" w:color="auto" w:fill="auto"/>
          </w:tcPr>
          <w:p w14:paraId="0DDD864A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6758866" w14:textId="77777777" w:rsidR="00C06D8B" w:rsidRPr="00BB6995" w:rsidRDefault="00C06D8B" w:rsidP="00152D0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2" w:type="pct"/>
            <w:shd w:val="clear" w:color="auto" w:fill="auto"/>
          </w:tcPr>
          <w:p w14:paraId="65FE576A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696C7DB5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21F80CB" w14:textId="77777777" w:rsidR="00C06D8B" w:rsidRPr="00BB6995" w:rsidRDefault="00C06D8B" w:rsidP="00152D0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8" w:type="pct"/>
            <w:shd w:val="clear" w:color="auto" w:fill="auto"/>
          </w:tcPr>
          <w:p w14:paraId="0D9C9EC7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740CC324" w14:textId="77777777" w:rsidTr="00AA3611">
        <w:tc>
          <w:tcPr>
            <w:tcW w:w="752" w:type="pct"/>
            <w:shd w:val="clear" w:color="auto" w:fill="auto"/>
          </w:tcPr>
          <w:p w14:paraId="7A3B4149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E4476CB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2" w:type="pct"/>
            <w:shd w:val="clear" w:color="auto" w:fill="auto"/>
          </w:tcPr>
          <w:p w14:paraId="338E2B87" w14:textId="7F6338E3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7028B574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64C6140E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8" w:type="pct"/>
            <w:shd w:val="clear" w:color="auto" w:fill="auto"/>
          </w:tcPr>
          <w:p w14:paraId="1DFC531A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743E0E5D" w14:textId="77777777" w:rsidTr="00AA3611">
        <w:tc>
          <w:tcPr>
            <w:tcW w:w="752" w:type="pct"/>
            <w:shd w:val="clear" w:color="auto" w:fill="auto"/>
          </w:tcPr>
          <w:p w14:paraId="28A72CD9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070428C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protocolLot</w:t>
            </w:r>
          </w:p>
        </w:tc>
        <w:tc>
          <w:tcPr>
            <w:tcW w:w="202" w:type="pct"/>
            <w:shd w:val="clear" w:color="auto" w:fill="auto"/>
          </w:tcPr>
          <w:p w14:paraId="5DB5B3CC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1EBF8921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4FC7FAB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 протокола</w:t>
            </w:r>
          </w:p>
        </w:tc>
        <w:tc>
          <w:tcPr>
            <w:tcW w:w="1398" w:type="pct"/>
            <w:shd w:val="clear" w:color="auto" w:fill="auto"/>
          </w:tcPr>
          <w:p w14:paraId="55BAA44D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776B3059" w14:textId="77777777" w:rsidTr="00AA3611">
        <w:tc>
          <w:tcPr>
            <w:tcW w:w="5000" w:type="pct"/>
            <w:gridSpan w:val="6"/>
            <w:shd w:val="clear" w:color="auto" w:fill="auto"/>
          </w:tcPr>
          <w:p w14:paraId="0BB9F150" w14:textId="77777777" w:rsidR="00C06D8B" w:rsidRPr="00D43778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C06D8B" w:rsidRPr="001A4780" w14:paraId="01F2ED44" w14:textId="77777777" w:rsidTr="00AA3611">
        <w:tc>
          <w:tcPr>
            <w:tcW w:w="752" w:type="pct"/>
            <w:shd w:val="clear" w:color="auto" w:fill="auto"/>
          </w:tcPr>
          <w:p w14:paraId="662ABF90" w14:textId="426211B1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 w:rsidR="00B8557A"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9" w:type="pct"/>
            <w:shd w:val="clear" w:color="auto" w:fill="auto"/>
          </w:tcPr>
          <w:p w14:paraId="1103F379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5FA01B9B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1C50016C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453463B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49BA0F8A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267F4430" w14:textId="77777777" w:rsidTr="00AA3611">
        <w:tc>
          <w:tcPr>
            <w:tcW w:w="752" w:type="pct"/>
            <w:shd w:val="clear" w:color="auto" w:fill="auto"/>
          </w:tcPr>
          <w:p w14:paraId="5F84EBCB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956BD64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2" w:type="pct"/>
            <w:shd w:val="clear" w:color="auto" w:fill="auto"/>
          </w:tcPr>
          <w:p w14:paraId="5FAC6C5C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74C5E6C0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67325214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8" w:type="pct"/>
            <w:shd w:val="clear" w:color="auto" w:fill="auto"/>
          </w:tcPr>
          <w:p w14:paraId="1083AC8D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598F3AEE" w14:textId="77777777" w:rsidTr="00AA3611">
        <w:tc>
          <w:tcPr>
            <w:tcW w:w="752" w:type="pct"/>
            <w:shd w:val="clear" w:color="auto" w:fill="auto"/>
          </w:tcPr>
          <w:p w14:paraId="7B67AA4B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2FCFCAD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2" w:type="pct"/>
            <w:shd w:val="clear" w:color="auto" w:fill="auto"/>
          </w:tcPr>
          <w:p w14:paraId="4E76553C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CB0B737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2717959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8" w:type="pct"/>
            <w:shd w:val="clear" w:color="auto" w:fill="auto"/>
          </w:tcPr>
          <w:p w14:paraId="2648FFEF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2D5A2394" w14:textId="77777777" w:rsidTr="00AA3611">
        <w:tc>
          <w:tcPr>
            <w:tcW w:w="752" w:type="pct"/>
            <w:shd w:val="clear" w:color="auto" w:fill="auto"/>
          </w:tcPr>
          <w:p w14:paraId="66D4A4C2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6C1A0B0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2" w:type="pct"/>
            <w:shd w:val="clear" w:color="auto" w:fill="auto"/>
          </w:tcPr>
          <w:p w14:paraId="4D3E3D3A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67BFCA3C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43BE5CC7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8" w:type="pct"/>
            <w:shd w:val="clear" w:color="auto" w:fill="auto"/>
          </w:tcPr>
          <w:p w14:paraId="78FA173B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6527DC3B" w14:textId="77777777" w:rsidTr="00AA3611">
        <w:tc>
          <w:tcPr>
            <w:tcW w:w="752" w:type="pct"/>
            <w:shd w:val="clear" w:color="auto" w:fill="auto"/>
          </w:tcPr>
          <w:p w14:paraId="7613A2E1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A5C81D4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2" w:type="pct"/>
            <w:shd w:val="clear" w:color="auto" w:fill="auto"/>
          </w:tcPr>
          <w:p w14:paraId="79ED9806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2AEE219B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0C8C01B7" w14:textId="77777777" w:rsidR="00C06D8B" w:rsidRPr="00D43778" w:rsidRDefault="00C06D8B" w:rsidP="00152D0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8" w:type="pct"/>
            <w:shd w:val="clear" w:color="auto" w:fill="auto"/>
          </w:tcPr>
          <w:p w14:paraId="722A8B1D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2BEA2A95" w14:textId="77777777" w:rsidTr="00AA3611">
        <w:tc>
          <w:tcPr>
            <w:tcW w:w="5000" w:type="pct"/>
            <w:gridSpan w:val="6"/>
            <w:shd w:val="clear" w:color="auto" w:fill="auto"/>
          </w:tcPr>
          <w:p w14:paraId="4538B7A6" w14:textId="77777777" w:rsidR="00C06D8B" w:rsidRPr="00D43778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lastRenderedPageBreak/>
              <w:t>Участники комиссии</w:t>
            </w:r>
          </w:p>
        </w:tc>
      </w:tr>
      <w:tr w:rsidR="00C06D8B" w:rsidRPr="001A4780" w14:paraId="626AB648" w14:textId="77777777" w:rsidTr="00AA3611">
        <w:tc>
          <w:tcPr>
            <w:tcW w:w="752" w:type="pct"/>
            <w:shd w:val="clear" w:color="auto" w:fill="auto"/>
          </w:tcPr>
          <w:p w14:paraId="51705059" w14:textId="77777777" w:rsidR="00C06D8B" w:rsidRPr="00D43778" w:rsidRDefault="00C06D8B" w:rsidP="00152D0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9" w:type="pct"/>
            <w:shd w:val="clear" w:color="auto" w:fill="auto"/>
          </w:tcPr>
          <w:p w14:paraId="5CC74557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63BC00BB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3E74F5E0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28097A74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EAB7315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7EB795DB" w14:textId="77777777" w:rsidTr="00AA3611">
        <w:tc>
          <w:tcPr>
            <w:tcW w:w="752" w:type="pct"/>
            <w:shd w:val="clear" w:color="auto" w:fill="auto"/>
          </w:tcPr>
          <w:p w14:paraId="32DFD733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04FA0B5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2" w:type="pct"/>
            <w:shd w:val="clear" w:color="auto" w:fill="auto"/>
          </w:tcPr>
          <w:p w14:paraId="19D53026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22A4E6F7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B3D5E4F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8" w:type="pct"/>
            <w:shd w:val="clear" w:color="auto" w:fill="auto"/>
          </w:tcPr>
          <w:p w14:paraId="6C57C899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C06D8B" w:rsidRPr="001A4780" w14:paraId="0F2E6DBA" w14:textId="77777777" w:rsidTr="00AA3611">
        <w:tc>
          <w:tcPr>
            <w:tcW w:w="752" w:type="pct"/>
            <w:shd w:val="clear" w:color="auto" w:fill="auto"/>
          </w:tcPr>
          <w:p w14:paraId="63FCF18F" w14:textId="77777777" w:rsidR="00C06D8B" w:rsidRPr="00D43778" w:rsidRDefault="00C06D8B" w:rsidP="00152D0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shd w:val="clear" w:color="auto" w:fill="auto"/>
          </w:tcPr>
          <w:p w14:paraId="79CBF6A7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0C2609A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5C00B80E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22A1CF33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34969066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386348C5" w14:textId="77777777" w:rsidTr="00AA3611">
        <w:tc>
          <w:tcPr>
            <w:tcW w:w="752" w:type="pct"/>
            <w:shd w:val="clear" w:color="auto" w:fill="auto"/>
          </w:tcPr>
          <w:p w14:paraId="033435CA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5004939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2" w:type="pct"/>
            <w:shd w:val="clear" w:color="auto" w:fill="auto"/>
          </w:tcPr>
          <w:p w14:paraId="7705C415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33404932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4444C0D5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8" w:type="pct"/>
            <w:shd w:val="clear" w:color="auto" w:fill="auto"/>
          </w:tcPr>
          <w:p w14:paraId="1CA671AA" w14:textId="2FB7794F" w:rsidR="00C06D8B" w:rsidRPr="009B4637" w:rsidRDefault="002074F0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Значение поля поверяется на уникальность среди всех членов комиссии по протоколу</w:t>
            </w:r>
          </w:p>
        </w:tc>
      </w:tr>
      <w:tr w:rsidR="00C06D8B" w:rsidRPr="001A4780" w14:paraId="34ED8369" w14:textId="77777777" w:rsidTr="00AA3611">
        <w:tc>
          <w:tcPr>
            <w:tcW w:w="752" w:type="pct"/>
            <w:shd w:val="clear" w:color="auto" w:fill="auto"/>
          </w:tcPr>
          <w:p w14:paraId="53EB8861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DDBD0C6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2" w:type="pct"/>
            <w:shd w:val="clear" w:color="auto" w:fill="auto"/>
          </w:tcPr>
          <w:p w14:paraId="44E5061C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1283345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1E43A267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8" w:type="pct"/>
            <w:shd w:val="clear" w:color="auto" w:fill="auto"/>
          </w:tcPr>
          <w:p w14:paraId="23BA1612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73EEA483" w14:textId="77777777" w:rsidTr="00AA3611">
        <w:tc>
          <w:tcPr>
            <w:tcW w:w="752" w:type="pct"/>
            <w:shd w:val="clear" w:color="auto" w:fill="auto"/>
          </w:tcPr>
          <w:p w14:paraId="16D728F1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74A5834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2" w:type="pct"/>
            <w:shd w:val="clear" w:color="auto" w:fill="auto"/>
          </w:tcPr>
          <w:p w14:paraId="5A2694A3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15211193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30ABFE82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8" w:type="pct"/>
            <w:shd w:val="clear" w:color="auto" w:fill="auto"/>
          </w:tcPr>
          <w:p w14:paraId="514F8D5A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49725D1D" w14:textId="77777777" w:rsidTr="00AA3611">
        <w:tc>
          <w:tcPr>
            <w:tcW w:w="752" w:type="pct"/>
            <w:shd w:val="clear" w:color="auto" w:fill="auto"/>
          </w:tcPr>
          <w:p w14:paraId="252A283B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D5635D3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2" w:type="pct"/>
            <w:shd w:val="clear" w:color="auto" w:fill="auto"/>
          </w:tcPr>
          <w:p w14:paraId="4F5BCA0D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0F632BDE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6A96A0A3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8" w:type="pct"/>
            <w:shd w:val="clear" w:color="auto" w:fill="auto"/>
          </w:tcPr>
          <w:p w14:paraId="2F9D87E0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6717F6E2" w14:textId="77777777" w:rsidTr="00AA3611">
        <w:tc>
          <w:tcPr>
            <w:tcW w:w="752" w:type="pct"/>
            <w:shd w:val="clear" w:color="auto" w:fill="auto"/>
          </w:tcPr>
          <w:p w14:paraId="436AF8FA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9DE67AF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2" w:type="pct"/>
            <w:shd w:val="clear" w:color="auto" w:fill="auto"/>
          </w:tcPr>
          <w:p w14:paraId="643C8EBF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023D1E11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DB71C22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8" w:type="pct"/>
            <w:shd w:val="clear" w:color="auto" w:fill="auto"/>
          </w:tcPr>
          <w:p w14:paraId="74BF39C3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1809417B" w14:textId="77777777" w:rsidTr="00AA3611">
        <w:tc>
          <w:tcPr>
            <w:tcW w:w="5000" w:type="pct"/>
            <w:gridSpan w:val="6"/>
            <w:shd w:val="clear" w:color="auto" w:fill="auto"/>
          </w:tcPr>
          <w:p w14:paraId="1D671E7C" w14:textId="77777777" w:rsidR="00C06D8B" w:rsidRPr="00D43778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C06D8B" w:rsidRPr="001A4780" w14:paraId="0F8A3DF2" w14:textId="77777777" w:rsidTr="00AA3611">
        <w:tc>
          <w:tcPr>
            <w:tcW w:w="752" w:type="pct"/>
            <w:shd w:val="clear" w:color="auto" w:fill="auto"/>
          </w:tcPr>
          <w:p w14:paraId="3621DBA2" w14:textId="77777777" w:rsidR="00C06D8B" w:rsidRPr="00D43778" w:rsidRDefault="00C06D8B" w:rsidP="00152D0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shd w:val="clear" w:color="auto" w:fill="auto"/>
          </w:tcPr>
          <w:p w14:paraId="4BF3A86C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5D911784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22400C74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E2A8E64" w14:textId="77777777" w:rsidR="00C06D8B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11A55A6A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5C4A5561" w14:textId="77777777" w:rsidTr="00AA3611">
        <w:tc>
          <w:tcPr>
            <w:tcW w:w="752" w:type="pct"/>
            <w:shd w:val="clear" w:color="auto" w:fill="auto"/>
          </w:tcPr>
          <w:p w14:paraId="4577318C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8B4B063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2" w:type="pct"/>
            <w:shd w:val="clear" w:color="auto" w:fill="auto"/>
          </w:tcPr>
          <w:p w14:paraId="16DF885B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187EBBFD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50FEA3D6" w14:textId="77777777" w:rsidR="00C06D8B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8" w:type="pct"/>
            <w:shd w:val="clear" w:color="auto" w:fill="auto"/>
          </w:tcPr>
          <w:p w14:paraId="53E03B28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1301A9D2" w14:textId="77777777" w:rsidTr="00AA3611">
        <w:tc>
          <w:tcPr>
            <w:tcW w:w="752" w:type="pct"/>
            <w:shd w:val="clear" w:color="auto" w:fill="auto"/>
          </w:tcPr>
          <w:p w14:paraId="2ABA6100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B281304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5B6E6E5F" w14:textId="77777777" w:rsidR="00C06D8B" w:rsidRPr="00655FB3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368D1E42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5ECEAB75" w14:textId="77777777" w:rsidR="00C06D8B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8" w:type="pct"/>
            <w:shd w:val="clear" w:color="auto" w:fill="auto"/>
          </w:tcPr>
          <w:p w14:paraId="39948D68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6396E237" w14:textId="77777777" w:rsidTr="00AA3611">
        <w:tc>
          <w:tcPr>
            <w:tcW w:w="752" w:type="pct"/>
            <w:shd w:val="clear" w:color="auto" w:fill="auto"/>
          </w:tcPr>
          <w:p w14:paraId="41DCAB5D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A6F2F7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2" w:type="pct"/>
            <w:shd w:val="clear" w:color="auto" w:fill="auto"/>
          </w:tcPr>
          <w:p w14:paraId="24C3C1F4" w14:textId="77777777" w:rsidR="00C06D8B" w:rsidRPr="00655FB3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04F4676A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2F3002B5" w14:textId="77777777" w:rsidR="00C06D8B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8" w:type="pct"/>
            <w:shd w:val="clear" w:color="auto" w:fill="auto"/>
          </w:tcPr>
          <w:p w14:paraId="5FE4B23E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254573" w14:paraId="4CDDD9EB" w14:textId="77777777" w:rsidTr="00AA3611">
        <w:tc>
          <w:tcPr>
            <w:tcW w:w="5000" w:type="pct"/>
            <w:gridSpan w:val="6"/>
            <w:shd w:val="clear" w:color="auto" w:fill="auto"/>
          </w:tcPr>
          <w:p w14:paraId="2E715530" w14:textId="77777777" w:rsidR="00C06D8B" w:rsidRPr="00254573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C06D8B" w:rsidRPr="001A4780" w14:paraId="508DFA12" w14:textId="77777777" w:rsidTr="00AA3611">
        <w:tc>
          <w:tcPr>
            <w:tcW w:w="752" w:type="pct"/>
            <w:shd w:val="clear" w:color="auto" w:fill="auto"/>
            <w:vAlign w:val="center"/>
          </w:tcPr>
          <w:p w14:paraId="75FDF126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2A192469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1968F50" w14:textId="77777777" w:rsidR="00C06D8B" w:rsidRPr="00724833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2804A843" w14:textId="77777777" w:rsidR="00C06D8B" w:rsidRPr="00724833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55B7CEA8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077FE557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</w:tr>
      <w:tr w:rsidR="00C06D8B" w:rsidRPr="001A4780" w14:paraId="19FA1B33" w14:textId="77777777" w:rsidTr="00AA3611">
        <w:tc>
          <w:tcPr>
            <w:tcW w:w="752" w:type="pct"/>
            <w:shd w:val="clear" w:color="auto" w:fill="auto"/>
            <w:vAlign w:val="center"/>
          </w:tcPr>
          <w:p w14:paraId="71BF589B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4B72ADE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2" w:type="pct"/>
            <w:shd w:val="clear" w:color="auto" w:fill="auto"/>
          </w:tcPr>
          <w:p w14:paraId="11F46A88" w14:textId="77777777" w:rsidR="00C06D8B" w:rsidRPr="00E45768" w:rsidRDefault="00C06D8B" w:rsidP="00152D0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68A79BC0" w14:textId="77777777" w:rsidR="00C06D8B" w:rsidRPr="00E45768" w:rsidRDefault="00C06D8B" w:rsidP="00152D0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010F055F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384DC137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05392491" w14:textId="77777777" w:rsidTr="00AA3611">
        <w:tc>
          <w:tcPr>
            <w:tcW w:w="752" w:type="pct"/>
            <w:shd w:val="clear" w:color="auto" w:fill="auto"/>
            <w:vAlign w:val="center"/>
          </w:tcPr>
          <w:p w14:paraId="2AF225A8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69B655D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2" w:type="pct"/>
            <w:shd w:val="clear" w:color="auto" w:fill="auto"/>
          </w:tcPr>
          <w:p w14:paraId="328C77A1" w14:textId="77777777" w:rsidR="00C06D8B" w:rsidRPr="00E45768" w:rsidRDefault="00C06D8B" w:rsidP="00152D0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51D622F8" w14:textId="77777777" w:rsidR="00C06D8B" w:rsidRPr="00E45768" w:rsidRDefault="00C06D8B" w:rsidP="00152D0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1F0868E0" w14:textId="757B919F" w:rsidR="00C06D8B" w:rsidRPr="00E45768" w:rsidRDefault="002D1F44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C06D8B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20AC189E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C06D8B" w:rsidRPr="00254573" w14:paraId="390EFBB1" w14:textId="77777777" w:rsidTr="00AA3611">
        <w:tc>
          <w:tcPr>
            <w:tcW w:w="5000" w:type="pct"/>
            <w:gridSpan w:val="6"/>
            <w:shd w:val="clear" w:color="auto" w:fill="auto"/>
          </w:tcPr>
          <w:p w14:paraId="7C3C86DE" w14:textId="208E83AA" w:rsidR="00C06D8B" w:rsidRPr="00254573" w:rsidRDefault="002D1F44" w:rsidP="00152D04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C06D8B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C06D8B" w:rsidRPr="001A4780" w14:paraId="01FCA565" w14:textId="77777777" w:rsidTr="00AA3611">
        <w:tc>
          <w:tcPr>
            <w:tcW w:w="752" w:type="pct"/>
            <w:shd w:val="clear" w:color="auto" w:fill="auto"/>
            <w:vAlign w:val="center"/>
          </w:tcPr>
          <w:p w14:paraId="0EDA97AF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72F9DB01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653ABAC" w14:textId="77777777" w:rsidR="00C06D8B" w:rsidRPr="006C6D44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02EDDE7F" w14:textId="77777777" w:rsidR="00C06D8B" w:rsidRPr="006C6D44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7A7D6F19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391BFE6E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</w:tr>
      <w:tr w:rsidR="00C06D8B" w:rsidRPr="001A4780" w14:paraId="2DF5F4AA" w14:textId="77777777" w:rsidTr="00AA3611">
        <w:tc>
          <w:tcPr>
            <w:tcW w:w="752" w:type="pct"/>
            <w:shd w:val="clear" w:color="auto" w:fill="auto"/>
            <w:vAlign w:val="center"/>
          </w:tcPr>
          <w:p w14:paraId="5461C897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6592BD7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2" w:type="pct"/>
            <w:shd w:val="clear" w:color="auto" w:fill="auto"/>
          </w:tcPr>
          <w:p w14:paraId="65F39F8F" w14:textId="77777777" w:rsidR="00C06D8B" w:rsidRPr="003804BF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4E3D2397" w14:textId="77777777" w:rsidR="00C06D8B" w:rsidRPr="003804BF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1A8B2E40" w14:textId="165DD0D3" w:rsidR="00C06D8B" w:rsidRPr="003804BF" w:rsidRDefault="002D1F44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8" w:type="pct"/>
            <w:shd w:val="clear" w:color="auto" w:fill="auto"/>
          </w:tcPr>
          <w:p w14:paraId="687A1148" w14:textId="754A844F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>C</w:t>
            </w:r>
            <w:r w:rsidR="00CC092C" w:rsidRPr="003804BF">
              <w:rPr>
                <w:sz w:val="20"/>
              </w:rPr>
              <w:t>a</w:t>
            </w:r>
            <w:r w:rsidRPr="003804BF">
              <w:rPr>
                <w:sz w:val="20"/>
              </w:rPr>
              <w:t xml:space="preserve">dES-BES </w:t>
            </w:r>
            <w:r w:rsidRPr="003804BF">
              <w:rPr>
                <w:sz w:val="20"/>
              </w:rPr>
              <w:br/>
              <w:t>C</w:t>
            </w:r>
            <w:r w:rsidR="00CC092C" w:rsidRPr="003804BF">
              <w:rPr>
                <w:sz w:val="20"/>
              </w:rPr>
              <w:t>a</w:t>
            </w:r>
            <w:r w:rsidRPr="003804BF">
              <w:rPr>
                <w:sz w:val="20"/>
              </w:rPr>
              <w:t>dES-A</w:t>
            </w:r>
          </w:p>
        </w:tc>
      </w:tr>
      <w:tr w:rsidR="00C06D8B" w:rsidRPr="001B3D35" w14:paraId="5B4FCC0B" w14:textId="77777777" w:rsidTr="00AA3611">
        <w:tc>
          <w:tcPr>
            <w:tcW w:w="5000" w:type="pct"/>
            <w:gridSpan w:val="6"/>
            <w:shd w:val="clear" w:color="auto" w:fill="auto"/>
          </w:tcPr>
          <w:p w14:paraId="4FB7DAC0" w14:textId="77777777" w:rsidR="00C06D8B" w:rsidRPr="00655FB3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C06D8B" w:rsidRPr="001A4780" w14:paraId="4121FB7C" w14:textId="77777777" w:rsidTr="00AA3611">
        <w:tc>
          <w:tcPr>
            <w:tcW w:w="752" w:type="pct"/>
            <w:shd w:val="clear" w:color="auto" w:fill="auto"/>
            <w:vAlign w:val="center"/>
          </w:tcPr>
          <w:p w14:paraId="1F53A91A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shd w:val="clear" w:color="auto" w:fill="auto"/>
          </w:tcPr>
          <w:p w14:paraId="678AFB85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59E01C8B" w14:textId="77777777" w:rsidR="00C06D8B" w:rsidRPr="003804BF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05B3EAAC" w14:textId="77777777" w:rsidR="00C06D8B" w:rsidRPr="003804BF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623E8AB8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145CA491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6A714572" w14:textId="77777777" w:rsidTr="00AA3611">
        <w:tc>
          <w:tcPr>
            <w:tcW w:w="752" w:type="pct"/>
            <w:shd w:val="clear" w:color="auto" w:fill="auto"/>
            <w:vAlign w:val="center"/>
          </w:tcPr>
          <w:p w14:paraId="4FB98F59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CBD383A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2" w:type="pct"/>
            <w:shd w:val="clear" w:color="auto" w:fill="auto"/>
          </w:tcPr>
          <w:p w14:paraId="2222DC51" w14:textId="77777777" w:rsidR="00C06D8B" w:rsidRPr="00B07477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E6AE1B3" w14:textId="77777777" w:rsidR="00C06D8B" w:rsidRPr="00B07477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5615470" w14:textId="77777777" w:rsidR="00C06D8B" w:rsidRPr="003804BF" w:rsidRDefault="00C06D8B" w:rsidP="005E416A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8" w:type="pct"/>
            <w:shd w:val="clear" w:color="auto" w:fill="auto"/>
          </w:tcPr>
          <w:p w14:paraId="11F12050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4C3BECB4" w14:textId="77777777" w:rsidTr="00AA3611">
        <w:tc>
          <w:tcPr>
            <w:tcW w:w="752" w:type="pct"/>
            <w:shd w:val="clear" w:color="auto" w:fill="auto"/>
            <w:vAlign w:val="center"/>
          </w:tcPr>
          <w:p w14:paraId="168222F3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9837369" w14:textId="77777777" w:rsidR="00C06D8B" w:rsidRPr="00B07477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2" w:type="pct"/>
            <w:shd w:val="clear" w:color="auto" w:fill="auto"/>
          </w:tcPr>
          <w:p w14:paraId="62EF4049" w14:textId="77777777" w:rsidR="00C06D8B" w:rsidRPr="002B372D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0F8212C1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0C162E9D" w14:textId="77777777" w:rsidR="00C06D8B" w:rsidRPr="00B07477" w:rsidRDefault="00C06D8B" w:rsidP="005E416A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8" w:type="pct"/>
            <w:shd w:val="clear" w:color="auto" w:fill="auto"/>
          </w:tcPr>
          <w:p w14:paraId="4204C665" w14:textId="5E7A84B9" w:rsidR="00C06D8B" w:rsidRPr="00655FB3" w:rsidRDefault="005E416A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C06D8B" w:rsidRPr="001A4780" w14:paraId="0E78187D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31F49154" w14:textId="77777777" w:rsidR="00C06D8B" w:rsidRPr="009968C5" w:rsidRDefault="00C06D8B" w:rsidP="00152D04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C06D8B" w:rsidRPr="001A4780" w14:paraId="4C61A2BD" w14:textId="77777777" w:rsidTr="00AA3611">
        <w:tc>
          <w:tcPr>
            <w:tcW w:w="752" w:type="pct"/>
            <w:shd w:val="clear" w:color="auto" w:fill="auto"/>
          </w:tcPr>
          <w:p w14:paraId="30502623" w14:textId="77777777" w:rsidR="00C06D8B" w:rsidRPr="009968C5" w:rsidRDefault="00C06D8B" w:rsidP="00152D04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shd w:val="clear" w:color="auto" w:fill="auto"/>
          </w:tcPr>
          <w:p w14:paraId="0DD3E56F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5158933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763D3401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500F956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316A0C2B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2735C25E" w14:textId="77777777" w:rsidTr="00AA3611">
        <w:tc>
          <w:tcPr>
            <w:tcW w:w="752" w:type="pct"/>
            <w:shd w:val="clear" w:color="auto" w:fill="auto"/>
            <w:vAlign w:val="center"/>
          </w:tcPr>
          <w:p w14:paraId="58AD13AF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2D9176A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2" w:type="pct"/>
            <w:shd w:val="clear" w:color="auto" w:fill="auto"/>
          </w:tcPr>
          <w:p w14:paraId="5D63F421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5E997FCA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41C84525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8" w:type="pct"/>
            <w:shd w:val="clear" w:color="auto" w:fill="auto"/>
          </w:tcPr>
          <w:p w14:paraId="3B117156" w14:textId="77777777" w:rsidR="00C06D8B" w:rsidRDefault="00C06D8B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57A48F77" w14:textId="77777777" w:rsidTr="00AA3611">
        <w:tc>
          <w:tcPr>
            <w:tcW w:w="752" w:type="pct"/>
            <w:shd w:val="clear" w:color="auto" w:fill="auto"/>
            <w:vAlign w:val="center"/>
          </w:tcPr>
          <w:p w14:paraId="3F8DD210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EC09438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2" w:type="pct"/>
            <w:shd w:val="clear" w:color="auto" w:fill="auto"/>
          </w:tcPr>
          <w:p w14:paraId="7D02EB1A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74023E93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15279074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8" w:type="pct"/>
            <w:shd w:val="clear" w:color="auto" w:fill="auto"/>
          </w:tcPr>
          <w:p w14:paraId="29DD8025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3189C24A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0CEF693A" w14:textId="77777777" w:rsidR="00AA6519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C06D8B" w:rsidRPr="001A4780" w14:paraId="5EE7A90C" w14:textId="77777777" w:rsidTr="00AA3611">
        <w:tc>
          <w:tcPr>
            <w:tcW w:w="752" w:type="pct"/>
            <w:shd w:val="clear" w:color="auto" w:fill="auto"/>
            <w:vAlign w:val="center"/>
          </w:tcPr>
          <w:p w14:paraId="546E469F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5981DA0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2" w:type="pct"/>
            <w:shd w:val="clear" w:color="auto" w:fill="auto"/>
          </w:tcPr>
          <w:p w14:paraId="57B55120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61F615D6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38B08B15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8" w:type="pct"/>
            <w:shd w:val="clear" w:color="auto" w:fill="auto"/>
          </w:tcPr>
          <w:p w14:paraId="67D48463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C06D8B" w:rsidRPr="001A4780" w14:paraId="10674F4B" w14:textId="77777777" w:rsidTr="00AA3611">
        <w:tc>
          <w:tcPr>
            <w:tcW w:w="752" w:type="pct"/>
            <w:shd w:val="clear" w:color="auto" w:fill="auto"/>
            <w:vAlign w:val="center"/>
          </w:tcPr>
          <w:p w14:paraId="784D1E74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19633F6" w14:textId="77777777" w:rsidR="00C06D8B" w:rsidRPr="001A4780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2" w:type="pct"/>
            <w:shd w:val="clear" w:color="auto" w:fill="auto"/>
          </w:tcPr>
          <w:p w14:paraId="3A544CE5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4F16AF94" w14:textId="77777777" w:rsidR="00C06D8B" w:rsidRPr="001A4780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345A980F" w14:textId="77777777" w:rsidR="00C06D8B" w:rsidRPr="001A4780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8" w:type="pct"/>
            <w:shd w:val="clear" w:color="auto" w:fill="auto"/>
          </w:tcPr>
          <w:p w14:paraId="12884261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62DFB232" w14:textId="77777777" w:rsidTr="00AA3611">
        <w:tc>
          <w:tcPr>
            <w:tcW w:w="752" w:type="pct"/>
            <w:shd w:val="clear" w:color="auto" w:fill="auto"/>
            <w:vAlign w:val="center"/>
          </w:tcPr>
          <w:p w14:paraId="6659B1BB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A0449B3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2" w:type="pct"/>
            <w:shd w:val="clear" w:color="auto" w:fill="auto"/>
          </w:tcPr>
          <w:p w14:paraId="318C07AF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640F8C21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437FB9BC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8" w:type="pct"/>
            <w:shd w:val="clear" w:color="auto" w:fill="auto"/>
          </w:tcPr>
          <w:p w14:paraId="160542C8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C06D8B" w:rsidRPr="001A4780" w14:paraId="32690CD1" w14:textId="77777777" w:rsidTr="00AA3611">
        <w:tc>
          <w:tcPr>
            <w:tcW w:w="752" w:type="pct"/>
            <w:shd w:val="clear" w:color="auto" w:fill="auto"/>
            <w:vAlign w:val="center"/>
          </w:tcPr>
          <w:p w14:paraId="3AC40334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CBBAFF8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2" w:type="pct"/>
            <w:shd w:val="clear" w:color="auto" w:fill="auto"/>
          </w:tcPr>
          <w:p w14:paraId="175A7AEA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052A10DE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2" w:type="pct"/>
            <w:shd w:val="clear" w:color="auto" w:fill="auto"/>
          </w:tcPr>
          <w:p w14:paraId="39D5CE6B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8" w:type="pct"/>
            <w:shd w:val="clear" w:color="auto" w:fill="auto"/>
          </w:tcPr>
          <w:p w14:paraId="5A5CBA6F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 xml:space="preserve">При приеме </w:t>
            </w:r>
            <w:r w:rsidRPr="00833D2C">
              <w:rPr>
                <w:sz w:val="20"/>
              </w:rPr>
              <w:lastRenderedPageBreak/>
              <w:t>игнорируется.</w:t>
            </w:r>
          </w:p>
        </w:tc>
      </w:tr>
      <w:tr w:rsidR="00C06D8B" w:rsidRPr="001A4780" w14:paraId="05043AC3" w14:textId="77777777" w:rsidTr="00AA3611">
        <w:tc>
          <w:tcPr>
            <w:tcW w:w="752" w:type="pct"/>
            <w:shd w:val="clear" w:color="auto" w:fill="auto"/>
            <w:vAlign w:val="center"/>
          </w:tcPr>
          <w:p w14:paraId="031D7543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C283BD2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2" w:type="pct"/>
            <w:shd w:val="clear" w:color="auto" w:fill="auto"/>
          </w:tcPr>
          <w:p w14:paraId="4E8BAEC6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5FBCB759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65D2ADDE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8" w:type="pct"/>
            <w:shd w:val="clear" w:color="auto" w:fill="auto"/>
          </w:tcPr>
          <w:p w14:paraId="5E650400" w14:textId="77777777" w:rsidR="00C06D8B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6457527C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C06D8B" w:rsidRPr="001A4780" w14:paraId="4AAF8422" w14:textId="77777777" w:rsidTr="00AA3611">
        <w:tc>
          <w:tcPr>
            <w:tcW w:w="752" w:type="pct"/>
            <w:shd w:val="clear" w:color="auto" w:fill="auto"/>
            <w:vAlign w:val="center"/>
          </w:tcPr>
          <w:p w14:paraId="0E4F0AE8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9622560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2" w:type="pct"/>
            <w:shd w:val="clear" w:color="auto" w:fill="auto"/>
          </w:tcPr>
          <w:p w14:paraId="1540851B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673F1D3F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7B51DBD1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8" w:type="pct"/>
            <w:shd w:val="clear" w:color="auto" w:fill="auto"/>
          </w:tcPr>
          <w:p w14:paraId="0E6ACA47" w14:textId="77777777" w:rsidR="00C06D8B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31DEC81B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C06D8B" w:rsidRPr="001A4780" w14:paraId="4D29CA18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4A6CDB67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  <w:lang w:val="en-US"/>
              </w:rPr>
              <w:t>Документация об аукционе</w:t>
            </w:r>
          </w:p>
        </w:tc>
      </w:tr>
      <w:tr w:rsidR="00C06D8B" w:rsidRPr="001A4780" w14:paraId="60889E5A" w14:textId="77777777" w:rsidTr="00AA3611">
        <w:tc>
          <w:tcPr>
            <w:tcW w:w="752" w:type="pct"/>
            <w:shd w:val="clear" w:color="auto" w:fill="auto"/>
            <w:vAlign w:val="center"/>
          </w:tcPr>
          <w:p w14:paraId="573AE617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0999E55D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7000CE90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  <w:vAlign w:val="center"/>
          </w:tcPr>
          <w:p w14:paraId="6A0169D7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53463CCA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4896E980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6F85FD4A" w14:textId="77777777" w:rsidTr="00AA3611">
        <w:tc>
          <w:tcPr>
            <w:tcW w:w="752" w:type="pct"/>
            <w:shd w:val="clear" w:color="auto" w:fill="auto"/>
            <w:vAlign w:val="center"/>
          </w:tcPr>
          <w:p w14:paraId="742FCE24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6904270C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5F5AEDD2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3E6271CC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61B47726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634BD70D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C06D8B" w:rsidRPr="001A4780" w14:paraId="26A7AE2B" w14:textId="77777777" w:rsidTr="00AA3611">
        <w:tc>
          <w:tcPr>
            <w:tcW w:w="752" w:type="pct"/>
            <w:shd w:val="clear" w:color="auto" w:fill="auto"/>
            <w:vAlign w:val="center"/>
          </w:tcPr>
          <w:p w14:paraId="0252EB7C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4220A13B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78D61C37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  <w:vAlign w:val="center"/>
          </w:tcPr>
          <w:p w14:paraId="49055B46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6D8B587B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15CE4E89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1FA444E5" w14:textId="77777777" w:rsidTr="00AA3611">
        <w:tc>
          <w:tcPr>
            <w:tcW w:w="752" w:type="pct"/>
            <w:shd w:val="clear" w:color="auto" w:fill="auto"/>
            <w:vAlign w:val="center"/>
          </w:tcPr>
          <w:p w14:paraId="09D17DA4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4CDC422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4EA381A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4876F890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172A9238" w14:textId="1DFCB47C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57382304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5AB19642" w14:textId="77777777" w:rsidTr="00AA3611">
        <w:tc>
          <w:tcPr>
            <w:tcW w:w="752" w:type="pct"/>
            <w:shd w:val="clear" w:color="auto" w:fill="auto"/>
            <w:vAlign w:val="center"/>
          </w:tcPr>
          <w:p w14:paraId="7BF3C301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18CF7F2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810DF0D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2A49AAEC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672EF839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0FF59068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7C882C7" w14:textId="77777777" w:rsidTr="00AA3611">
        <w:tc>
          <w:tcPr>
            <w:tcW w:w="752" w:type="pct"/>
            <w:shd w:val="clear" w:color="auto" w:fill="auto"/>
            <w:vAlign w:val="center"/>
          </w:tcPr>
          <w:p w14:paraId="35AF0616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6895A94" w14:textId="4A819F20" w:rsidR="00B80981" w:rsidRPr="00E87917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E64986A" w14:textId="69C262FE" w:rsidR="00B80981" w:rsidRPr="00E87917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6437DA45" w14:textId="615C9857" w:rsidR="00B80981" w:rsidRPr="00E87917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4DBD7902" w14:textId="384D3B4A" w:rsidR="00B80981" w:rsidRPr="00E87917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78D829CC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15A18E6" w14:textId="77777777" w:rsidTr="00AA3611">
        <w:tc>
          <w:tcPr>
            <w:tcW w:w="752" w:type="pct"/>
            <w:shd w:val="clear" w:color="auto" w:fill="auto"/>
            <w:vAlign w:val="center"/>
          </w:tcPr>
          <w:p w14:paraId="69DE4FD2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0A91012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40DA41C7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101A54D3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5D34DAD9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4FBC9983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850CCBE" w14:textId="77777777" w:rsidTr="00AA3611">
        <w:tc>
          <w:tcPr>
            <w:tcW w:w="752" w:type="pct"/>
            <w:vMerge w:val="restart"/>
            <w:shd w:val="clear" w:color="auto" w:fill="auto"/>
            <w:vAlign w:val="center"/>
          </w:tcPr>
          <w:p w14:paraId="4879EF05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08D366E4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311EE4AA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09370B34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1FB57B45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1046D472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7ABFE56" w14:textId="77777777" w:rsidTr="00AA3611">
        <w:tc>
          <w:tcPr>
            <w:tcW w:w="752" w:type="pct"/>
            <w:vMerge/>
            <w:shd w:val="clear" w:color="auto" w:fill="auto"/>
            <w:vAlign w:val="center"/>
          </w:tcPr>
          <w:p w14:paraId="1ECB58C3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A18EC1B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926BBA6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4DF9A21A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CCC8E44" w14:textId="061338F9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4E7ACA34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1659FBB" w14:textId="77777777" w:rsidTr="00AA3611">
        <w:tc>
          <w:tcPr>
            <w:tcW w:w="752" w:type="pct"/>
            <w:vMerge/>
            <w:shd w:val="clear" w:color="auto" w:fill="auto"/>
            <w:vAlign w:val="center"/>
          </w:tcPr>
          <w:p w14:paraId="7C491416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A9490F2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2" w:type="pct"/>
            <w:shd w:val="clear" w:color="auto" w:fill="auto"/>
          </w:tcPr>
          <w:p w14:paraId="50895E9E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40FFB0E9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2C32A87F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8" w:type="pct"/>
            <w:shd w:val="clear" w:color="auto" w:fill="auto"/>
          </w:tcPr>
          <w:p w14:paraId="2E76DF6A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B80981" w:rsidRPr="001A4780" w14:paraId="1D44B30D" w14:textId="77777777" w:rsidTr="00AA3611">
        <w:tc>
          <w:tcPr>
            <w:tcW w:w="752" w:type="pct"/>
            <w:shd w:val="clear" w:color="auto" w:fill="auto"/>
            <w:vAlign w:val="center"/>
          </w:tcPr>
          <w:p w14:paraId="52AD8194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550F0E4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6D364AC5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56DF4FA4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4FFF2BF5" w14:textId="2820EDBE" w:rsidR="00B80981" w:rsidRPr="00655FB3" w:rsidRDefault="002D1F44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B80981">
              <w:rPr>
                <w:sz w:val="20"/>
              </w:rPr>
              <w:t xml:space="preserve"> документа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0B4626A1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D4A61E1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6F95B4EA" w14:textId="124D699E" w:rsidR="00B80981" w:rsidRDefault="002D1F44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B80981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B80981" w:rsidRPr="001A4780" w14:paraId="14CC3F09" w14:textId="77777777" w:rsidTr="00AA3611">
        <w:tc>
          <w:tcPr>
            <w:tcW w:w="752" w:type="pct"/>
            <w:shd w:val="clear" w:color="auto" w:fill="auto"/>
            <w:vAlign w:val="center"/>
          </w:tcPr>
          <w:p w14:paraId="0999CBBC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6C299A59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13134B3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  <w:vAlign w:val="center"/>
          </w:tcPr>
          <w:p w14:paraId="6639FCD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59A66960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60255F77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6BBB295" w14:textId="77777777" w:rsidTr="00AA3611">
        <w:tc>
          <w:tcPr>
            <w:tcW w:w="752" w:type="pct"/>
            <w:shd w:val="clear" w:color="auto" w:fill="auto"/>
            <w:vAlign w:val="center"/>
          </w:tcPr>
          <w:p w14:paraId="7A9AF7D6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2622B618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1CB07908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391FF83B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1A82BE7C" w14:textId="3ED992D6" w:rsidR="00B80981" w:rsidRPr="00655FB3" w:rsidRDefault="002D1F44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24D266BA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B80981" w:rsidRPr="001A4780" w14:paraId="4C5B2766" w14:textId="77777777" w:rsidTr="00AA3611">
        <w:tc>
          <w:tcPr>
            <w:tcW w:w="752" w:type="pct"/>
            <w:shd w:val="clear" w:color="auto" w:fill="auto"/>
            <w:vAlign w:val="center"/>
          </w:tcPr>
          <w:p w14:paraId="59BEBCC5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055CA5B7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4E4E1048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  <w:vAlign w:val="center"/>
          </w:tcPr>
          <w:p w14:paraId="23D379D7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02F6053A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33332690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9687965" w14:textId="77777777" w:rsidTr="00AA3611">
        <w:tc>
          <w:tcPr>
            <w:tcW w:w="752" w:type="pct"/>
            <w:shd w:val="clear" w:color="auto" w:fill="auto"/>
            <w:vAlign w:val="center"/>
          </w:tcPr>
          <w:p w14:paraId="600350AA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A3A7713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FF714A1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34DF4093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73BD2A4E" w14:textId="13360C0F" w:rsidR="00B80981" w:rsidRPr="00655FB3" w:rsidRDefault="002D1F44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8" w:type="pct"/>
            <w:shd w:val="clear" w:color="auto" w:fill="auto"/>
          </w:tcPr>
          <w:p w14:paraId="3B0CE98C" w14:textId="1DE39656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B80981" w:rsidRPr="001A4780" w14:paraId="5D2899DA" w14:textId="77777777" w:rsidTr="00AA3611">
        <w:tc>
          <w:tcPr>
            <w:tcW w:w="5000" w:type="pct"/>
            <w:gridSpan w:val="6"/>
            <w:shd w:val="clear" w:color="auto" w:fill="auto"/>
          </w:tcPr>
          <w:p w14:paraId="38061A38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B80981" w:rsidRPr="001A4780" w14:paraId="5186AE8B" w14:textId="77777777" w:rsidTr="00AA3611">
        <w:tc>
          <w:tcPr>
            <w:tcW w:w="752" w:type="pct"/>
            <w:shd w:val="clear" w:color="auto" w:fill="auto"/>
          </w:tcPr>
          <w:p w14:paraId="79A33348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shd w:val="clear" w:color="auto" w:fill="auto"/>
          </w:tcPr>
          <w:p w14:paraId="04F3515D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0585082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shd w:val="clear" w:color="auto" w:fill="auto"/>
          </w:tcPr>
          <w:p w14:paraId="5B9739FA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53981C49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</w:tcPr>
          <w:p w14:paraId="0D820F03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2E03A7C5" w14:textId="77777777" w:rsidTr="00AA3611">
        <w:tc>
          <w:tcPr>
            <w:tcW w:w="752" w:type="pct"/>
            <w:shd w:val="clear" w:color="auto" w:fill="auto"/>
          </w:tcPr>
          <w:p w14:paraId="36E2FD23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D15FE1C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2" w:type="pct"/>
            <w:shd w:val="clear" w:color="auto" w:fill="auto"/>
          </w:tcPr>
          <w:p w14:paraId="0FC23C36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98C9466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1125CA0D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8" w:type="pct"/>
            <w:shd w:val="clear" w:color="auto" w:fill="auto"/>
          </w:tcPr>
          <w:p w14:paraId="71C502A7" w14:textId="18ED09B3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DD515E">
              <w:rPr>
                <w:sz w:val="20"/>
              </w:rPr>
              <w:t xml:space="preserve">При приеме </w:t>
            </w:r>
            <w:r>
              <w:rPr>
                <w:sz w:val="20"/>
              </w:rPr>
              <w:t xml:space="preserve">значение </w:t>
            </w:r>
            <w:r w:rsidRPr="00DD515E">
              <w:rPr>
                <w:sz w:val="20"/>
              </w:rPr>
              <w:t xml:space="preserve">контролируется </w:t>
            </w:r>
            <w:r>
              <w:rPr>
                <w:sz w:val="20"/>
              </w:rPr>
              <w:t xml:space="preserve">на равенство </w:t>
            </w:r>
            <w:r w:rsidRPr="00DD515E">
              <w:rPr>
                <w:sz w:val="20"/>
              </w:rPr>
              <w:t>максимальному номеру изменения данного протокола в данной закупке, увеличенному на 1</w:t>
            </w:r>
          </w:p>
        </w:tc>
      </w:tr>
      <w:tr w:rsidR="00B80981" w:rsidRPr="001A4780" w14:paraId="35C36755" w14:textId="77777777" w:rsidTr="00AA3611">
        <w:tc>
          <w:tcPr>
            <w:tcW w:w="752" w:type="pct"/>
            <w:shd w:val="clear" w:color="auto" w:fill="auto"/>
          </w:tcPr>
          <w:p w14:paraId="5D480802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F680D98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2" w:type="pct"/>
            <w:shd w:val="clear" w:color="auto" w:fill="auto"/>
          </w:tcPr>
          <w:p w14:paraId="45DE4407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7AE4A924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3139B9CC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8" w:type="pct"/>
            <w:shd w:val="clear" w:color="auto" w:fill="auto"/>
          </w:tcPr>
          <w:p w14:paraId="0E999A5C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3E02070A" w14:textId="77777777" w:rsidTr="00AA3611">
        <w:tc>
          <w:tcPr>
            <w:tcW w:w="752" w:type="pct"/>
            <w:shd w:val="clear" w:color="auto" w:fill="auto"/>
          </w:tcPr>
          <w:p w14:paraId="245FEC4A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EF8A682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2" w:type="pct"/>
            <w:shd w:val="clear" w:color="auto" w:fill="auto"/>
          </w:tcPr>
          <w:p w14:paraId="7418719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68CB6A33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5EB62262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8" w:type="pct"/>
            <w:shd w:val="clear" w:color="auto" w:fill="auto"/>
          </w:tcPr>
          <w:p w14:paraId="0C51ED1C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77819FB" w14:textId="77777777" w:rsidTr="00AA3611">
        <w:tc>
          <w:tcPr>
            <w:tcW w:w="752" w:type="pct"/>
            <w:shd w:val="clear" w:color="auto" w:fill="auto"/>
          </w:tcPr>
          <w:p w14:paraId="6ED4E97D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90E5EF6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2" w:type="pct"/>
            <w:shd w:val="clear" w:color="auto" w:fill="auto"/>
          </w:tcPr>
          <w:p w14:paraId="375DFBA1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B8B177F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2112BF8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8" w:type="pct"/>
            <w:shd w:val="clear" w:color="auto" w:fill="auto"/>
          </w:tcPr>
          <w:p w14:paraId="37D091DA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B90B409" w14:textId="77777777" w:rsidTr="00AA3611">
        <w:tc>
          <w:tcPr>
            <w:tcW w:w="5000" w:type="pct"/>
            <w:gridSpan w:val="6"/>
            <w:shd w:val="clear" w:color="auto" w:fill="auto"/>
          </w:tcPr>
          <w:p w14:paraId="35899E75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B80981" w:rsidRPr="001A4780" w14:paraId="4812D0BD" w14:textId="77777777" w:rsidTr="00AA3611">
        <w:tc>
          <w:tcPr>
            <w:tcW w:w="752" w:type="pct"/>
            <w:shd w:val="clear" w:color="auto" w:fill="auto"/>
          </w:tcPr>
          <w:p w14:paraId="7957ACAF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shd w:val="clear" w:color="auto" w:fill="auto"/>
          </w:tcPr>
          <w:p w14:paraId="3388B9AD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F47DE51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2328934F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66A7F4EB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546BD68D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9EEBF6B" w14:textId="77777777" w:rsidTr="00AA3611">
        <w:tc>
          <w:tcPr>
            <w:tcW w:w="752" w:type="pct"/>
            <w:vMerge w:val="restart"/>
            <w:shd w:val="clear" w:color="auto" w:fill="auto"/>
            <w:vAlign w:val="center"/>
          </w:tcPr>
          <w:p w14:paraId="14DEC39F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41035FE3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2" w:type="pct"/>
            <w:shd w:val="clear" w:color="auto" w:fill="auto"/>
          </w:tcPr>
          <w:p w14:paraId="398258FD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589CAD5D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DB39F41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8" w:type="pct"/>
            <w:shd w:val="clear" w:color="auto" w:fill="auto"/>
          </w:tcPr>
          <w:p w14:paraId="3EF14B9E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EA0CB68" w14:textId="77777777" w:rsidTr="00AA3611">
        <w:tc>
          <w:tcPr>
            <w:tcW w:w="752" w:type="pct"/>
            <w:vMerge/>
            <w:shd w:val="clear" w:color="auto" w:fill="auto"/>
          </w:tcPr>
          <w:p w14:paraId="67324F99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02497B9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2" w:type="pct"/>
            <w:shd w:val="clear" w:color="auto" w:fill="auto"/>
          </w:tcPr>
          <w:p w14:paraId="66DD4056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50FA22EB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71A7EFE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8" w:type="pct"/>
            <w:shd w:val="clear" w:color="auto" w:fill="auto"/>
          </w:tcPr>
          <w:p w14:paraId="3E86A626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A299B8C" w14:textId="77777777" w:rsidTr="00AA3611">
        <w:tc>
          <w:tcPr>
            <w:tcW w:w="752" w:type="pct"/>
            <w:vMerge/>
            <w:shd w:val="clear" w:color="auto" w:fill="auto"/>
          </w:tcPr>
          <w:p w14:paraId="09A83930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5A6A934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2" w:type="pct"/>
            <w:shd w:val="clear" w:color="auto" w:fill="auto"/>
          </w:tcPr>
          <w:p w14:paraId="35B5DD4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1CF7894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F5AF689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8" w:type="pct"/>
            <w:shd w:val="clear" w:color="auto" w:fill="auto"/>
          </w:tcPr>
          <w:p w14:paraId="3FB0BC03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6161225" w14:textId="77777777" w:rsidTr="00AA3611">
        <w:tc>
          <w:tcPr>
            <w:tcW w:w="752" w:type="pct"/>
            <w:vMerge/>
            <w:shd w:val="clear" w:color="auto" w:fill="auto"/>
          </w:tcPr>
          <w:p w14:paraId="29414F9C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97CFFD" w14:textId="313F2414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6012FF37" w14:textId="5E57F306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53D5C6CF" w14:textId="6F1317C3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B38C745" w14:textId="4A838F9F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5C417443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C11F272" w14:textId="77777777" w:rsidTr="00AA3611">
        <w:tc>
          <w:tcPr>
            <w:tcW w:w="5000" w:type="pct"/>
            <w:gridSpan w:val="6"/>
            <w:shd w:val="clear" w:color="auto" w:fill="auto"/>
          </w:tcPr>
          <w:p w14:paraId="27C2ED2F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B80981" w:rsidRPr="001A4780" w14:paraId="6FCD2145" w14:textId="77777777" w:rsidTr="00AA3611">
        <w:tc>
          <w:tcPr>
            <w:tcW w:w="752" w:type="pct"/>
            <w:shd w:val="clear" w:color="auto" w:fill="auto"/>
          </w:tcPr>
          <w:p w14:paraId="578EFF77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lastRenderedPageBreak/>
              <w:t>responsibleDecision</w:t>
            </w:r>
          </w:p>
        </w:tc>
        <w:tc>
          <w:tcPr>
            <w:tcW w:w="749" w:type="pct"/>
            <w:shd w:val="clear" w:color="auto" w:fill="auto"/>
          </w:tcPr>
          <w:p w14:paraId="23EB6268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82AF205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4293732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DB63228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41AEF3D6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D228860" w14:textId="77777777" w:rsidTr="00AA3611">
        <w:tc>
          <w:tcPr>
            <w:tcW w:w="752" w:type="pct"/>
            <w:shd w:val="clear" w:color="auto" w:fill="auto"/>
          </w:tcPr>
          <w:p w14:paraId="2B824DAD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0EAB832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2" w:type="pct"/>
            <w:shd w:val="clear" w:color="auto" w:fill="auto"/>
          </w:tcPr>
          <w:p w14:paraId="07A9218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7E78A0FE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74C525C2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8" w:type="pct"/>
            <w:shd w:val="clear" w:color="auto" w:fill="auto"/>
          </w:tcPr>
          <w:p w14:paraId="4A467C7C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280146D" w14:textId="77777777" w:rsidTr="00AA3611">
        <w:tc>
          <w:tcPr>
            <w:tcW w:w="5000" w:type="pct"/>
            <w:gridSpan w:val="6"/>
            <w:shd w:val="clear" w:color="auto" w:fill="auto"/>
          </w:tcPr>
          <w:p w14:paraId="00D690DD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B80981" w:rsidRPr="001A4780" w14:paraId="7B2899DD" w14:textId="77777777" w:rsidTr="00AA3611">
        <w:tc>
          <w:tcPr>
            <w:tcW w:w="752" w:type="pct"/>
            <w:shd w:val="clear" w:color="auto" w:fill="auto"/>
          </w:tcPr>
          <w:p w14:paraId="469C5E88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shd w:val="clear" w:color="auto" w:fill="auto"/>
          </w:tcPr>
          <w:p w14:paraId="77E370E7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6B6F4487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26A4DD90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DD4B428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4102A04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C4FF7B3" w14:textId="77777777" w:rsidTr="00AA3611">
        <w:tc>
          <w:tcPr>
            <w:tcW w:w="752" w:type="pct"/>
            <w:vMerge w:val="restart"/>
            <w:shd w:val="clear" w:color="auto" w:fill="auto"/>
            <w:vAlign w:val="center"/>
          </w:tcPr>
          <w:p w14:paraId="5FA3BF40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27ECDFC8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2" w:type="pct"/>
            <w:shd w:val="clear" w:color="auto" w:fill="auto"/>
          </w:tcPr>
          <w:p w14:paraId="4551B3DA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6A6D94E0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8F537AF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8" w:type="pct"/>
            <w:shd w:val="clear" w:color="auto" w:fill="auto"/>
          </w:tcPr>
          <w:p w14:paraId="4265F40A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A057A81" w14:textId="77777777" w:rsidTr="00AA3611">
        <w:tc>
          <w:tcPr>
            <w:tcW w:w="752" w:type="pct"/>
            <w:vMerge/>
            <w:shd w:val="clear" w:color="auto" w:fill="auto"/>
          </w:tcPr>
          <w:p w14:paraId="02DE8697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DDE0C4C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2" w:type="pct"/>
            <w:shd w:val="clear" w:color="auto" w:fill="auto"/>
          </w:tcPr>
          <w:p w14:paraId="3A8A975A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71DD3D12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F7CD286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8" w:type="pct"/>
            <w:shd w:val="clear" w:color="auto" w:fill="auto"/>
          </w:tcPr>
          <w:p w14:paraId="02A5499B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925C36F" w14:textId="77777777" w:rsidTr="00AA3611">
        <w:tc>
          <w:tcPr>
            <w:tcW w:w="5000" w:type="pct"/>
            <w:gridSpan w:val="6"/>
            <w:shd w:val="clear" w:color="auto" w:fill="auto"/>
          </w:tcPr>
          <w:p w14:paraId="5F396D5F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B80981" w:rsidRPr="001A4780" w14:paraId="5D2E348C" w14:textId="77777777" w:rsidTr="00AA3611">
        <w:tc>
          <w:tcPr>
            <w:tcW w:w="752" w:type="pct"/>
            <w:shd w:val="clear" w:color="auto" w:fill="auto"/>
          </w:tcPr>
          <w:p w14:paraId="78C73EB4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shd w:val="clear" w:color="auto" w:fill="auto"/>
          </w:tcPr>
          <w:p w14:paraId="0EBD873D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7F9EEC7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6A4A03EF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3485D825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DC1C1A3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FCC7362" w14:textId="77777777" w:rsidTr="00AA3611">
        <w:tc>
          <w:tcPr>
            <w:tcW w:w="752" w:type="pct"/>
            <w:shd w:val="clear" w:color="auto" w:fill="auto"/>
          </w:tcPr>
          <w:p w14:paraId="50A2D0C0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12F3330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2" w:type="pct"/>
            <w:shd w:val="clear" w:color="auto" w:fill="auto"/>
          </w:tcPr>
          <w:p w14:paraId="5ACB7F51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4BE0402F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2" w:type="pct"/>
            <w:shd w:val="clear" w:color="auto" w:fill="auto"/>
          </w:tcPr>
          <w:p w14:paraId="750B2B47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8" w:type="pct"/>
            <w:shd w:val="clear" w:color="auto" w:fill="auto"/>
          </w:tcPr>
          <w:p w14:paraId="48884BB0" w14:textId="2403A21A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B80981" w:rsidRPr="001A4780" w14:paraId="73594628" w14:textId="77777777" w:rsidTr="00AA3611">
        <w:tc>
          <w:tcPr>
            <w:tcW w:w="752" w:type="pct"/>
            <w:shd w:val="clear" w:color="auto" w:fill="auto"/>
          </w:tcPr>
          <w:p w14:paraId="51734547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E3583FE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2" w:type="pct"/>
            <w:shd w:val="clear" w:color="auto" w:fill="auto"/>
          </w:tcPr>
          <w:p w14:paraId="761580E2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31FE6799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2" w:type="pct"/>
            <w:shd w:val="clear" w:color="auto" w:fill="auto"/>
          </w:tcPr>
          <w:p w14:paraId="07D9180D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8" w:type="pct"/>
            <w:shd w:val="clear" w:color="auto" w:fill="auto"/>
          </w:tcPr>
          <w:p w14:paraId="2E7C586E" w14:textId="60809C74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B80981" w:rsidRPr="001A4780" w14:paraId="3286EC11" w14:textId="77777777" w:rsidTr="00AA3611">
        <w:tc>
          <w:tcPr>
            <w:tcW w:w="752" w:type="pct"/>
            <w:shd w:val="clear" w:color="auto" w:fill="auto"/>
          </w:tcPr>
          <w:p w14:paraId="42E55056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247CAFB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2" w:type="pct"/>
            <w:shd w:val="clear" w:color="auto" w:fill="auto"/>
          </w:tcPr>
          <w:p w14:paraId="4742F3E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6E947E6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2" w:type="pct"/>
            <w:shd w:val="clear" w:color="auto" w:fill="auto"/>
          </w:tcPr>
          <w:p w14:paraId="51C2DF55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8" w:type="pct"/>
            <w:shd w:val="clear" w:color="auto" w:fill="auto"/>
          </w:tcPr>
          <w:p w14:paraId="3BFEA183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64D7D039" w14:textId="77777777" w:rsidTr="00AA3611">
        <w:tc>
          <w:tcPr>
            <w:tcW w:w="752" w:type="pct"/>
            <w:shd w:val="clear" w:color="auto" w:fill="auto"/>
          </w:tcPr>
          <w:p w14:paraId="2127C59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DD53BAF" w14:textId="55119F7D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2" w:type="pct"/>
            <w:shd w:val="clear" w:color="auto" w:fill="auto"/>
          </w:tcPr>
          <w:p w14:paraId="485F50A9" w14:textId="2020565E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0BA6440E" w14:textId="139E2825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048D8CB4" w14:textId="3576DEAC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8" w:type="pct"/>
            <w:shd w:val="clear" w:color="auto" w:fill="auto"/>
          </w:tcPr>
          <w:p w14:paraId="455B910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CD4A64C" w14:textId="77777777" w:rsidTr="00AA3611">
        <w:tc>
          <w:tcPr>
            <w:tcW w:w="752" w:type="pct"/>
            <w:shd w:val="clear" w:color="auto" w:fill="auto"/>
          </w:tcPr>
          <w:p w14:paraId="1ED3000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FB408E5" w14:textId="2C492E0C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2" w:type="pct"/>
            <w:shd w:val="clear" w:color="auto" w:fill="auto"/>
          </w:tcPr>
          <w:p w14:paraId="58C60D8F" w14:textId="0E7859BB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41031505" w14:textId="3A170678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2E4A3423" w14:textId="205FF187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8" w:type="pct"/>
            <w:shd w:val="clear" w:color="auto" w:fill="auto"/>
          </w:tcPr>
          <w:p w14:paraId="6FBEFBF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3E69149" w14:textId="77777777" w:rsidTr="00AA3611">
        <w:tc>
          <w:tcPr>
            <w:tcW w:w="5000" w:type="pct"/>
            <w:gridSpan w:val="6"/>
            <w:shd w:val="clear" w:color="auto" w:fill="auto"/>
          </w:tcPr>
          <w:p w14:paraId="7D1B1AF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61627825" w14:textId="77777777" w:rsidTr="00AA3611">
        <w:tc>
          <w:tcPr>
            <w:tcW w:w="752" w:type="pct"/>
            <w:shd w:val="clear" w:color="auto" w:fill="auto"/>
          </w:tcPr>
          <w:p w14:paraId="0F60544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shd w:val="clear" w:color="auto" w:fill="auto"/>
          </w:tcPr>
          <w:p w14:paraId="7D8E929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619B9B4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29A0D19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994EBF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12E1ED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05FEE5F" w14:textId="77777777" w:rsidTr="00AA3611">
        <w:tc>
          <w:tcPr>
            <w:tcW w:w="752" w:type="pct"/>
            <w:shd w:val="clear" w:color="auto" w:fill="auto"/>
          </w:tcPr>
          <w:p w14:paraId="19A8135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FF9AA4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2" w:type="pct"/>
            <w:shd w:val="clear" w:color="auto" w:fill="auto"/>
          </w:tcPr>
          <w:p w14:paraId="0805FA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6866D2E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4BB553F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8" w:type="pct"/>
            <w:shd w:val="clear" w:color="auto" w:fill="auto"/>
          </w:tcPr>
          <w:p w14:paraId="0663DE9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13B7FFB" w14:textId="77777777" w:rsidTr="00AA3611">
        <w:tc>
          <w:tcPr>
            <w:tcW w:w="752" w:type="pct"/>
            <w:shd w:val="clear" w:color="auto" w:fill="auto"/>
          </w:tcPr>
          <w:p w14:paraId="3B489B5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B7C108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2" w:type="pct"/>
            <w:shd w:val="clear" w:color="auto" w:fill="auto"/>
          </w:tcPr>
          <w:p w14:paraId="1191EBA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260AF1F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0CF23BD9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8" w:type="pct"/>
            <w:shd w:val="clear" w:color="auto" w:fill="auto"/>
          </w:tcPr>
          <w:p w14:paraId="43EEAB81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36364C21" w14:textId="3429A34D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FA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Федеральная антимонопольная служба;</w:t>
            </w:r>
          </w:p>
          <w:p w14:paraId="5C1366C7" w14:textId="3C6A80F6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FO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Федеральная служба по оборонному заказу;</w:t>
            </w:r>
          </w:p>
          <w:p w14:paraId="6F5AC37F" w14:textId="5CE23BDA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S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Орган исполнительной власти субъекта РФ;</w:t>
            </w:r>
          </w:p>
          <w:p w14:paraId="080ACBDD" w14:textId="6E1EF5E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 xml:space="preserve">M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Орган местного самоуправления муниципального района, городского округа</w:t>
            </w:r>
          </w:p>
        </w:tc>
      </w:tr>
      <w:tr w:rsidR="004A5F56" w:rsidRPr="001A4780" w14:paraId="58CC19E0" w14:textId="77777777" w:rsidTr="00AA3611">
        <w:tc>
          <w:tcPr>
            <w:tcW w:w="752" w:type="pct"/>
            <w:shd w:val="clear" w:color="auto" w:fill="auto"/>
          </w:tcPr>
          <w:p w14:paraId="02A9777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A59857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2" w:type="pct"/>
            <w:shd w:val="clear" w:color="auto" w:fill="auto"/>
          </w:tcPr>
          <w:p w14:paraId="176239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2E57973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2" w:type="pct"/>
            <w:shd w:val="clear" w:color="auto" w:fill="auto"/>
          </w:tcPr>
          <w:p w14:paraId="71521AC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8" w:type="pct"/>
            <w:shd w:val="clear" w:color="auto" w:fill="auto"/>
          </w:tcPr>
          <w:p w14:paraId="75DA75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925A372" w14:textId="77777777" w:rsidTr="00AA3611">
        <w:tc>
          <w:tcPr>
            <w:tcW w:w="752" w:type="pct"/>
            <w:shd w:val="clear" w:color="auto" w:fill="auto"/>
          </w:tcPr>
          <w:p w14:paraId="29098AB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E1AFD8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2" w:type="pct"/>
            <w:shd w:val="clear" w:color="auto" w:fill="auto"/>
          </w:tcPr>
          <w:p w14:paraId="1C7DBBC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1E98912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5E04C42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8" w:type="pct"/>
            <w:shd w:val="clear" w:color="auto" w:fill="auto"/>
          </w:tcPr>
          <w:p w14:paraId="77E50CB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808EDFC" w14:textId="77777777" w:rsidTr="00AA3611">
        <w:tc>
          <w:tcPr>
            <w:tcW w:w="752" w:type="pct"/>
            <w:shd w:val="clear" w:color="auto" w:fill="auto"/>
          </w:tcPr>
          <w:p w14:paraId="23FC138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885BD9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2" w:type="pct"/>
            <w:shd w:val="clear" w:color="auto" w:fill="auto"/>
          </w:tcPr>
          <w:p w14:paraId="5DC82A3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630970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2" w:type="pct"/>
            <w:shd w:val="clear" w:color="auto" w:fill="auto"/>
          </w:tcPr>
          <w:p w14:paraId="7C215E8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8" w:type="pct"/>
            <w:shd w:val="clear" w:color="auto" w:fill="auto"/>
          </w:tcPr>
          <w:p w14:paraId="2733C49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0C641D9" w14:textId="77777777" w:rsidTr="00AA3611">
        <w:tc>
          <w:tcPr>
            <w:tcW w:w="5000" w:type="pct"/>
            <w:gridSpan w:val="6"/>
            <w:shd w:val="clear" w:color="auto" w:fill="auto"/>
          </w:tcPr>
          <w:p w14:paraId="599E80F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2DB464BA" w14:textId="77777777" w:rsidTr="00AA3611">
        <w:tc>
          <w:tcPr>
            <w:tcW w:w="752" w:type="pct"/>
            <w:shd w:val="clear" w:color="auto" w:fill="auto"/>
          </w:tcPr>
          <w:p w14:paraId="40D8EB9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shd w:val="clear" w:color="auto" w:fill="auto"/>
          </w:tcPr>
          <w:p w14:paraId="5CD1C2F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631346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58B52A5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392719D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2C17F23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0B89B80" w14:textId="77777777" w:rsidTr="00AA3611">
        <w:tc>
          <w:tcPr>
            <w:tcW w:w="752" w:type="pct"/>
            <w:shd w:val="clear" w:color="auto" w:fill="auto"/>
          </w:tcPr>
          <w:p w14:paraId="7C88FC3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E42046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2" w:type="pct"/>
            <w:shd w:val="clear" w:color="auto" w:fill="auto"/>
          </w:tcPr>
          <w:p w14:paraId="35B0E06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5D9EA8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2AA342D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8" w:type="pct"/>
            <w:shd w:val="clear" w:color="auto" w:fill="auto"/>
          </w:tcPr>
          <w:p w14:paraId="5446F1D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050D2CB" w14:textId="77777777" w:rsidTr="00AA3611">
        <w:tc>
          <w:tcPr>
            <w:tcW w:w="752" w:type="pct"/>
            <w:shd w:val="clear" w:color="auto" w:fill="auto"/>
          </w:tcPr>
          <w:p w14:paraId="0532418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408FBE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2" w:type="pct"/>
            <w:shd w:val="clear" w:color="auto" w:fill="auto"/>
          </w:tcPr>
          <w:p w14:paraId="17B4FD0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155ABD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2" w:type="pct"/>
            <w:shd w:val="clear" w:color="auto" w:fill="auto"/>
          </w:tcPr>
          <w:p w14:paraId="551CCD5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8" w:type="pct"/>
            <w:shd w:val="clear" w:color="auto" w:fill="auto"/>
          </w:tcPr>
          <w:p w14:paraId="4CFEA6C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19F8F91" w14:textId="77777777" w:rsidTr="00AA3611">
        <w:tc>
          <w:tcPr>
            <w:tcW w:w="752" w:type="pct"/>
            <w:shd w:val="clear" w:color="auto" w:fill="auto"/>
          </w:tcPr>
          <w:p w14:paraId="17B39F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10AE2F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2" w:type="pct"/>
            <w:shd w:val="clear" w:color="auto" w:fill="auto"/>
          </w:tcPr>
          <w:p w14:paraId="79B233C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447A85B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2B69489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8" w:type="pct"/>
            <w:shd w:val="clear" w:color="auto" w:fill="auto"/>
          </w:tcPr>
          <w:p w14:paraId="0113047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898B138" w14:textId="77777777" w:rsidTr="00AA3611">
        <w:tc>
          <w:tcPr>
            <w:tcW w:w="752" w:type="pct"/>
            <w:shd w:val="clear" w:color="auto" w:fill="auto"/>
          </w:tcPr>
          <w:p w14:paraId="71537FF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B605D2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2" w:type="pct"/>
            <w:shd w:val="clear" w:color="auto" w:fill="auto"/>
          </w:tcPr>
          <w:p w14:paraId="2AE26CC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4B73A5F8" w14:textId="05411B4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2EB3043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8" w:type="pct"/>
            <w:shd w:val="clear" w:color="auto" w:fill="auto"/>
          </w:tcPr>
          <w:p w14:paraId="24B5AC1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CE52686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19C81BF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 протокола</w:t>
            </w:r>
          </w:p>
        </w:tc>
      </w:tr>
      <w:tr w:rsidR="004A5F56" w:rsidRPr="001A4780" w14:paraId="077CF3F5" w14:textId="77777777" w:rsidTr="00AA3611">
        <w:tc>
          <w:tcPr>
            <w:tcW w:w="752" w:type="pct"/>
            <w:shd w:val="clear" w:color="auto" w:fill="auto"/>
            <w:vAlign w:val="center"/>
          </w:tcPr>
          <w:p w14:paraId="6E03B61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3039E5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shd w:val="clear" w:color="auto" w:fill="auto"/>
          </w:tcPr>
          <w:p w14:paraId="1F6CD71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D852FB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6983E0C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352608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A4EAE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E38F04F" w14:textId="77777777" w:rsidTr="00AA3611">
        <w:tc>
          <w:tcPr>
            <w:tcW w:w="752" w:type="pct"/>
            <w:shd w:val="clear" w:color="auto" w:fill="auto"/>
          </w:tcPr>
          <w:p w14:paraId="2CEAD68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833B927" w14:textId="65B137BE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applications</w:t>
            </w:r>
          </w:p>
        </w:tc>
        <w:tc>
          <w:tcPr>
            <w:tcW w:w="202" w:type="pct"/>
            <w:shd w:val="clear" w:color="auto" w:fill="auto"/>
          </w:tcPr>
          <w:p w14:paraId="0352E00B" w14:textId="526C655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1D69B56E" w14:textId="5E072E9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B61EF9D" w14:textId="33DBA7FC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Заявки по лоту</w:t>
            </w:r>
          </w:p>
        </w:tc>
        <w:tc>
          <w:tcPr>
            <w:tcW w:w="1398" w:type="pct"/>
            <w:shd w:val="clear" w:color="auto" w:fill="auto"/>
          </w:tcPr>
          <w:p w14:paraId="773242C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48DDD39" w14:textId="77777777" w:rsidTr="00AA3611">
        <w:tc>
          <w:tcPr>
            <w:tcW w:w="752" w:type="pct"/>
            <w:shd w:val="clear" w:color="auto" w:fill="auto"/>
          </w:tcPr>
          <w:p w14:paraId="4967F81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4A47733" w14:textId="77F8AD61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abandonedReason</w:t>
            </w:r>
          </w:p>
        </w:tc>
        <w:tc>
          <w:tcPr>
            <w:tcW w:w="202" w:type="pct"/>
            <w:shd w:val="clear" w:color="auto" w:fill="auto"/>
          </w:tcPr>
          <w:p w14:paraId="247D9CE5" w14:textId="0DB9BC04" w:rsidR="004A5F56" w:rsidRPr="0040691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01F8CDF8" w14:textId="009FFA1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1024F3A" w14:textId="57C02595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 xml:space="preserve">Признание аукциона </w:t>
            </w:r>
            <w:proofErr w:type="gramStart"/>
            <w:r w:rsidRPr="003039E5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8" w:type="pct"/>
            <w:shd w:val="clear" w:color="auto" w:fill="auto"/>
          </w:tcPr>
          <w:p w14:paraId="10A63D6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B8D282" w14:textId="77777777" w:rsidTr="00AA3611">
        <w:tc>
          <w:tcPr>
            <w:tcW w:w="5000" w:type="pct"/>
            <w:gridSpan w:val="6"/>
            <w:shd w:val="clear" w:color="auto" w:fill="auto"/>
          </w:tcPr>
          <w:p w14:paraId="6064811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Заявки по лоту</w:t>
            </w:r>
          </w:p>
        </w:tc>
      </w:tr>
      <w:tr w:rsidR="004A5F56" w:rsidRPr="001A4780" w14:paraId="3BFE747A" w14:textId="77777777" w:rsidTr="00AA3611">
        <w:tc>
          <w:tcPr>
            <w:tcW w:w="752" w:type="pct"/>
            <w:shd w:val="clear" w:color="auto" w:fill="auto"/>
            <w:vAlign w:val="center"/>
          </w:tcPr>
          <w:p w14:paraId="6F706A77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49" w:type="pct"/>
            <w:shd w:val="clear" w:color="auto" w:fill="auto"/>
          </w:tcPr>
          <w:p w14:paraId="46B13BA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8499EF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5B64B09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0D76D8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23923B6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E6D77A8" w14:textId="77777777" w:rsidTr="00AA3611">
        <w:tc>
          <w:tcPr>
            <w:tcW w:w="752" w:type="pct"/>
            <w:shd w:val="clear" w:color="auto" w:fill="auto"/>
            <w:vAlign w:val="center"/>
          </w:tcPr>
          <w:p w14:paraId="2BC748C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740000B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2" w:type="pct"/>
            <w:shd w:val="clear" w:color="auto" w:fill="auto"/>
          </w:tcPr>
          <w:p w14:paraId="0D4E623E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131B99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4DC8716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98" w:type="pct"/>
            <w:shd w:val="clear" w:color="auto" w:fill="auto"/>
          </w:tcPr>
          <w:p w14:paraId="3B372AB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343F96F6" w14:textId="77777777" w:rsidTr="00AA3611">
        <w:tc>
          <w:tcPr>
            <w:tcW w:w="752" w:type="pct"/>
            <w:shd w:val="clear" w:color="auto" w:fill="auto"/>
            <w:vAlign w:val="center"/>
          </w:tcPr>
          <w:p w14:paraId="58943A14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shd w:val="clear" w:color="auto" w:fill="auto"/>
          </w:tcPr>
          <w:p w14:paraId="4984E72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0AA3E3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4C5527D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9E7506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3A0386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5CBEA87" w14:textId="77777777" w:rsidTr="00AA3611">
        <w:tc>
          <w:tcPr>
            <w:tcW w:w="752" w:type="pct"/>
            <w:shd w:val="clear" w:color="auto" w:fill="auto"/>
            <w:vAlign w:val="center"/>
          </w:tcPr>
          <w:p w14:paraId="068F25B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CA5FEB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2" w:type="pct"/>
            <w:shd w:val="clear" w:color="auto" w:fill="auto"/>
          </w:tcPr>
          <w:p w14:paraId="4728D51F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0484D3AB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2" w:type="pct"/>
            <w:shd w:val="clear" w:color="auto" w:fill="auto"/>
          </w:tcPr>
          <w:p w14:paraId="76B8EC9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8" w:type="pct"/>
            <w:shd w:val="clear" w:color="auto" w:fill="auto"/>
          </w:tcPr>
          <w:p w14:paraId="7B173E42" w14:textId="77777777" w:rsidR="004A5F56" w:rsidRPr="00AB7B5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Значение поля поверяется на уникальность среди всех заявок по протоколу</w:t>
            </w:r>
          </w:p>
          <w:p w14:paraId="45BC6562" w14:textId="77777777" w:rsidR="004A5F56" w:rsidRPr="00AB7B5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  <w:p w14:paraId="2F590970" w14:textId="6DFAC0BA" w:rsidR="004A5F56" w:rsidRPr="00BD5EED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Значение поля проверяется на</w:t>
            </w:r>
            <w:r w:rsidRPr="00BD5EED">
              <w:rPr>
                <w:sz w:val="20"/>
              </w:rPr>
              <w:t xml:space="preserve"> </w:t>
            </w:r>
            <w:r>
              <w:rPr>
                <w:sz w:val="20"/>
              </w:rPr>
              <w:t>присутствовие заявки с таким номером</w:t>
            </w:r>
            <w:r w:rsidRPr="00BD5EED">
              <w:rPr>
                <w:sz w:val="20"/>
              </w:rPr>
              <w:t xml:space="preserve"> в протоколе рассмотрения заявок на участие в электронном аукционе </w:t>
            </w:r>
          </w:p>
        </w:tc>
      </w:tr>
      <w:tr w:rsidR="004A5F56" w:rsidRPr="001A4780" w14:paraId="67C06E4C" w14:textId="77777777" w:rsidTr="00AA3611">
        <w:tc>
          <w:tcPr>
            <w:tcW w:w="752" w:type="pct"/>
            <w:shd w:val="clear" w:color="auto" w:fill="auto"/>
            <w:vAlign w:val="center"/>
          </w:tcPr>
          <w:p w14:paraId="4EA4716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59F4BB2" w14:textId="07CF2271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appParticipant</w:t>
            </w:r>
          </w:p>
        </w:tc>
        <w:tc>
          <w:tcPr>
            <w:tcW w:w="202" w:type="pct"/>
            <w:shd w:val="clear" w:color="auto" w:fill="auto"/>
          </w:tcPr>
          <w:p w14:paraId="1B27A5E3" w14:textId="306903DF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5B13AE1C" w14:textId="47C64C0A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D0B4E4D" w14:textId="69973C12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Сведения об участнике</w:t>
            </w:r>
          </w:p>
        </w:tc>
        <w:tc>
          <w:tcPr>
            <w:tcW w:w="1398" w:type="pct"/>
            <w:shd w:val="clear" w:color="auto" w:fill="auto"/>
          </w:tcPr>
          <w:p w14:paraId="55C7A98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AFB5314" w14:textId="77777777" w:rsidTr="00AA3611">
        <w:tc>
          <w:tcPr>
            <w:tcW w:w="752" w:type="pct"/>
            <w:shd w:val="clear" w:color="auto" w:fill="auto"/>
            <w:vAlign w:val="center"/>
          </w:tcPr>
          <w:p w14:paraId="0C7A732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0A03CC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admissionResults</w:t>
            </w:r>
          </w:p>
        </w:tc>
        <w:tc>
          <w:tcPr>
            <w:tcW w:w="202" w:type="pct"/>
            <w:shd w:val="clear" w:color="auto" w:fill="auto"/>
          </w:tcPr>
          <w:p w14:paraId="2E47FB61" w14:textId="424F8F93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1A83795B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0D3459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Результаты допуска заявки </w:t>
            </w:r>
          </w:p>
        </w:tc>
        <w:tc>
          <w:tcPr>
            <w:tcW w:w="1398" w:type="pct"/>
            <w:shd w:val="clear" w:color="auto" w:fill="auto"/>
          </w:tcPr>
          <w:p w14:paraId="042282A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09F8294" w14:textId="77777777" w:rsidTr="00AA3611">
        <w:tc>
          <w:tcPr>
            <w:tcW w:w="752" w:type="pct"/>
            <w:vMerge w:val="restart"/>
            <w:shd w:val="clear" w:color="auto" w:fill="auto"/>
            <w:vAlign w:val="center"/>
          </w:tcPr>
          <w:p w14:paraId="2BF46D8F" w14:textId="77777777" w:rsidR="004A5F56" w:rsidRPr="004B558A" w:rsidRDefault="004A5F56" w:rsidP="004A5F56">
            <w:pPr>
              <w:spacing w:before="0" w:after="0"/>
              <w:rPr>
                <w:sz w:val="20"/>
              </w:rPr>
            </w:pPr>
            <w:r w:rsidRPr="004B558A">
              <w:rPr>
                <w:sz w:val="20"/>
              </w:rPr>
              <w:t>Допустимоуказание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5B1BD5EC" w14:textId="56C9531B" w:rsidR="004A5F56" w:rsidRPr="00E841EE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apRejectReason</w:t>
            </w:r>
          </w:p>
        </w:tc>
        <w:tc>
          <w:tcPr>
            <w:tcW w:w="202" w:type="pct"/>
            <w:shd w:val="clear" w:color="auto" w:fill="auto"/>
          </w:tcPr>
          <w:p w14:paraId="55EAA9CE" w14:textId="77777777" w:rsidR="004A5F56" w:rsidRPr="00B9539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6813355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59B0225" w14:textId="4FD7DDAB" w:rsidR="004A5F56" w:rsidRPr="00E841EE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Приины отказа в допуске</w:t>
            </w:r>
          </w:p>
        </w:tc>
        <w:tc>
          <w:tcPr>
            <w:tcW w:w="1398" w:type="pct"/>
            <w:shd w:val="clear" w:color="auto" w:fill="auto"/>
          </w:tcPr>
          <w:p w14:paraId="66AE1D1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1732892" w14:textId="77777777" w:rsidTr="00AA3611">
        <w:trPr>
          <w:trHeight w:val="166"/>
        </w:trPr>
        <w:tc>
          <w:tcPr>
            <w:tcW w:w="752" w:type="pct"/>
            <w:vMerge/>
            <w:shd w:val="clear" w:color="auto" w:fill="auto"/>
            <w:vAlign w:val="center"/>
          </w:tcPr>
          <w:p w14:paraId="4261459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8B7022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202" w:type="pct"/>
            <w:shd w:val="clear" w:color="auto" w:fill="auto"/>
          </w:tcPr>
          <w:p w14:paraId="0FD96AC8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2E23660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22" w:type="pct"/>
            <w:shd w:val="clear" w:color="auto" w:fill="auto"/>
          </w:tcPr>
          <w:p w14:paraId="5B4CD1C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Признак допуска</w:t>
            </w:r>
          </w:p>
        </w:tc>
        <w:tc>
          <w:tcPr>
            <w:tcW w:w="1398" w:type="pct"/>
            <w:shd w:val="clear" w:color="auto" w:fill="auto"/>
          </w:tcPr>
          <w:p w14:paraId="2D195F8B" w14:textId="20E69C1C" w:rsidR="004A5F56" w:rsidRPr="004B558A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 xml:space="preserve">Допустимо только значение </w:t>
            </w:r>
            <w:r>
              <w:rPr>
                <w:sz w:val="20"/>
                <w:lang w:val="en-US"/>
              </w:rPr>
              <w:t xml:space="preserve">true </w:t>
            </w:r>
          </w:p>
        </w:tc>
      </w:tr>
      <w:tr w:rsidR="004A5F56" w:rsidRPr="001A4780" w14:paraId="19112130" w14:textId="77777777" w:rsidTr="00AA3611">
        <w:tc>
          <w:tcPr>
            <w:tcW w:w="752" w:type="pct"/>
            <w:vMerge/>
            <w:shd w:val="clear" w:color="auto" w:fill="auto"/>
            <w:vAlign w:val="center"/>
          </w:tcPr>
          <w:p w14:paraId="65534DE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7E085D0" w14:textId="60FD771D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B474F">
              <w:rPr>
                <w:sz w:val="20"/>
              </w:rPr>
              <w:t>notConsidered</w:t>
            </w:r>
          </w:p>
        </w:tc>
        <w:tc>
          <w:tcPr>
            <w:tcW w:w="202" w:type="pct"/>
            <w:shd w:val="clear" w:color="auto" w:fill="auto"/>
          </w:tcPr>
          <w:p w14:paraId="0B7A4FD0" w14:textId="76CF844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6E548A78" w14:textId="121365FA" w:rsidR="004A5F56" w:rsidRPr="005B474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3C51085E" w14:textId="5CEFA8F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B474F">
              <w:rPr>
                <w:sz w:val="20"/>
              </w:rPr>
              <w:t>Заявка не рассматривалась</w:t>
            </w:r>
          </w:p>
        </w:tc>
        <w:tc>
          <w:tcPr>
            <w:tcW w:w="1398" w:type="pct"/>
            <w:shd w:val="clear" w:color="auto" w:fill="auto"/>
          </w:tcPr>
          <w:p w14:paraId="0BBAD1D9" w14:textId="21DA88CE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Допустимо только значение </w:t>
            </w:r>
            <w:r>
              <w:rPr>
                <w:sz w:val="20"/>
                <w:lang w:val="en-US"/>
              </w:rPr>
              <w:t xml:space="preserve">true </w:t>
            </w:r>
          </w:p>
        </w:tc>
      </w:tr>
      <w:tr w:rsidR="004A5F56" w:rsidRPr="001A4780" w14:paraId="34D5DC6E" w14:textId="77777777" w:rsidTr="00AA3611">
        <w:tc>
          <w:tcPr>
            <w:tcW w:w="752" w:type="pct"/>
            <w:shd w:val="clear" w:color="auto" w:fill="auto"/>
            <w:vAlign w:val="center"/>
          </w:tcPr>
          <w:p w14:paraId="337FD98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AC98116" w14:textId="2494C5C6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B2D87">
              <w:rPr>
                <w:sz w:val="20"/>
              </w:rPr>
              <w:t>appRating</w:t>
            </w:r>
          </w:p>
        </w:tc>
        <w:tc>
          <w:tcPr>
            <w:tcW w:w="202" w:type="pct"/>
            <w:shd w:val="clear" w:color="auto" w:fill="auto"/>
          </w:tcPr>
          <w:p w14:paraId="2F6A0FC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12ECC0AE" w14:textId="4F58BABE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1FA89633" w14:textId="769BEA83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B2D87">
              <w:rPr>
                <w:sz w:val="20"/>
              </w:rPr>
              <w:t>Порядковый номер заявки по результатам аукциона</w:t>
            </w:r>
          </w:p>
        </w:tc>
        <w:tc>
          <w:tcPr>
            <w:tcW w:w="1398" w:type="pct"/>
            <w:shd w:val="clear" w:color="auto" w:fill="auto"/>
          </w:tcPr>
          <w:p w14:paraId="2196E4D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40B737B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48BA0981" w14:textId="34022A9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B2D87">
              <w:rPr>
                <w:b/>
                <w:sz w:val="20"/>
              </w:rPr>
              <w:t>Сведения об участнике</w:t>
            </w:r>
          </w:p>
        </w:tc>
      </w:tr>
      <w:tr w:rsidR="004A5F56" w:rsidRPr="001A4780" w14:paraId="24663067" w14:textId="77777777" w:rsidTr="00AA3611">
        <w:tc>
          <w:tcPr>
            <w:tcW w:w="752" w:type="pct"/>
            <w:shd w:val="clear" w:color="auto" w:fill="auto"/>
            <w:vAlign w:val="center"/>
          </w:tcPr>
          <w:p w14:paraId="6659F273" w14:textId="3B510530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FB2D87">
              <w:rPr>
                <w:b/>
                <w:sz w:val="20"/>
              </w:rPr>
              <w:t>appParticipant</w:t>
            </w:r>
          </w:p>
        </w:tc>
        <w:tc>
          <w:tcPr>
            <w:tcW w:w="749" w:type="pct"/>
            <w:shd w:val="clear" w:color="auto" w:fill="auto"/>
          </w:tcPr>
          <w:p w14:paraId="23B70B8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0422D8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45D8AA8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41379E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1A39545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69DECDA" w14:textId="77777777" w:rsidTr="00AA3611">
        <w:tc>
          <w:tcPr>
            <w:tcW w:w="752" w:type="pct"/>
            <w:shd w:val="clear" w:color="auto" w:fill="auto"/>
          </w:tcPr>
          <w:p w14:paraId="7F5BB73B" w14:textId="285BCEE2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C914E23" w14:textId="651C7D28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2" w:type="pct"/>
            <w:shd w:val="clear" w:color="auto" w:fill="auto"/>
          </w:tcPr>
          <w:p w14:paraId="6D6F90B8" w14:textId="10FA453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6C0FD45C" w14:textId="6C3D449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2" w:type="pct"/>
            <w:shd w:val="clear" w:color="auto" w:fill="auto"/>
          </w:tcPr>
          <w:p w14:paraId="3652AE74" w14:textId="1374C85C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 xml:space="preserve">P </w:t>
            </w:r>
            <w:r>
              <w:rPr>
                <w:sz w:val="20"/>
              </w:rPr>
              <w:t>–</w:t>
            </w:r>
            <w:r w:rsidRPr="001A4780">
              <w:rPr>
                <w:sz w:val="20"/>
              </w:rPr>
              <w:t xml:space="preserve"> Физическое лицо РФ,</w:t>
            </w:r>
            <w:r w:rsidRPr="001A4780">
              <w:rPr>
                <w:sz w:val="20"/>
              </w:rPr>
              <w:br/>
              <w:t xml:space="preserve">PF </w:t>
            </w:r>
            <w:r>
              <w:rPr>
                <w:sz w:val="20"/>
              </w:rPr>
              <w:t>–</w:t>
            </w:r>
            <w:r w:rsidRPr="001A4780">
              <w:rPr>
                <w:sz w:val="20"/>
              </w:rPr>
              <w:t xml:space="preserve"> Физическое лицо иностранного государства,</w:t>
            </w:r>
            <w:r w:rsidRPr="001A4780">
              <w:rPr>
                <w:sz w:val="20"/>
              </w:rPr>
              <w:br/>
              <w:t xml:space="preserve">U </w:t>
            </w:r>
            <w:r>
              <w:rPr>
                <w:sz w:val="20"/>
              </w:rPr>
              <w:t>–</w:t>
            </w:r>
            <w:r w:rsidRPr="001A4780">
              <w:rPr>
                <w:sz w:val="20"/>
              </w:rPr>
              <w:t xml:space="preserve"> Юридическое лицо РФ,</w:t>
            </w:r>
            <w:r w:rsidRPr="001A4780">
              <w:rPr>
                <w:sz w:val="20"/>
              </w:rPr>
              <w:br/>
              <w:t xml:space="preserve">UF </w:t>
            </w:r>
            <w:r>
              <w:rPr>
                <w:sz w:val="20"/>
              </w:rPr>
              <w:t>–</w:t>
            </w:r>
            <w:r w:rsidRPr="001A4780">
              <w:rPr>
                <w:sz w:val="20"/>
              </w:rPr>
              <w:t xml:space="preserve"> Юридическое лицо иностранного государства</w:t>
            </w:r>
          </w:p>
        </w:tc>
        <w:tc>
          <w:tcPr>
            <w:tcW w:w="1398" w:type="pct"/>
            <w:shd w:val="clear" w:color="auto" w:fill="auto"/>
          </w:tcPr>
          <w:p w14:paraId="1CFB7AAC" w14:textId="2BA3B4C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81A9EBC" w14:textId="77777777" w:rsidTr="00AA3611">
        <w:tc>
          <w:tcPr>
            <w:tcW w:w="752" w:type="pct"/>
            <w:shd w:val="clear" w:color="auto" w:fill="auto"/>
          </w:tcPr>
          <w:p w14:paraId="23945544" w14:textId="425BCE13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C97E51A" w14:textId="56FD922E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2" w:type="pct"/>
            <w:shd w:val="clear" w:color="auto" w:fill="auto"/>
          </w:tcPr>
          <w:p w14:paraId="3A3CD04A" w14:textId="58DDE26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4A0F896A" w14:textId="53434E4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51177BE0" w14:textId="581ED0DC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8" w:type="pct"/>
            <w:shd w:val="clear" w:color="auto" w:fill="auto"/>
          </w:tcPr>
          <w:p w14:paraId="0CF82E73" w14:textId="313F644F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44B066D" w14:textId="77777777" w:rsidTr="00AA3611">
        <w:tc>
          <w:tcPr>
            <w:tcW w:w="752" w:type="pct"/>
            <w:shd w:val="clear" w:color="auto" w:fill="auto"/>
          </w:tcPr>
          <w:p w14:paraId="20486B8A" w14:textId="67F8031D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5524D6D" w14:textId="309C5643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2" w:type="pct"/>
            <w:shd w:val="clear" w:color="auto" w:fill="auto"/>
          </w:tcPr>
          <w:p w14:paraId="1170FC3B" w14:textId="78A6234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36892EAA" w14:textId="18A52E7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47CFF152" w14:textId="13F38D6E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8" w:type="pct"/>
            <w:shd w:val="clear" w:color="auto" w:fill="auto"/>
          </w:tcPr>
          <w:p w14:paraId="0F69AE29" w14:textId="0185696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93D5EFC" w14:textId="77777777" w:rsidTr="00AA3611">
        <w:tc>
          <w:tcPr>
            <w:tcW w:w="752" w:type="pct"/>
            <w:shd w:val="clear" w:color="auto" w:fill="auto"/>
          </w:tcPr>
          <w:p w14:paraId="0F8A125A" w14:textId="7629C0AD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EEECF9A" w14:textId="3AD19D64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2" w:type="pct"/>
            <w:shd w:val="clear" w:color="auto" w:fill="auto"/>
          </w:tcPr>
          <w:p w14:paraId="6A9F16AB" w14:textId="168FE3F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74358226" w14:textId="29293E0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3CED873" w14:textId="2E3CFDA4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8" w:type="pct"/>
            <w:shd w:val="clear" w:color="auto" w:fill="auto"/>
          </w:tcPr>
          <w:p w14:paraId="71529C26" w14:textId="74DB3C6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EC74992" w14:textId="77777777" w:rsidTr="00AA3611">
        <w:tc>
          <w:tcPr>
            <w:tcW w:w="752" w:type="pct"/>
            <w:shd w:val="clear" w:color="auto" w:fill="auto"/>
          </w:tcPr>
          <w:p w14:paraId="1271A2B8" w14:textId="19A9A56C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C7C3706" w14:textId="1C3BDDE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2" w:type="pct"/>
            <w:shd w:val="clear" w:color="auto" w:fill="auto"/>
          </w:tcPr>
          <w:p w14:paraId="3457B447" w14:textId="3FBCAD3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23ABCC21" w14:textId="444D65E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shd w:val="clear" w:color="auto" w:fill="auto"/>
          </w:tcPr>
          <w:p w14:paraId="10C2DAA5" w14:textId="684B29BB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8" w:type="pct"/>
            <w:shd w:val="clear" w:color="auto" w:fill="auto"/>
          </w:tcPr>
          <w:p w14:paraId="1E4A9874" w14:textId="268CCA7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8EED384" w14:textId="77777777" w:rsidTr="00AA3611">
        <w:tc>
          <w:tcPr>
            <w:tcW w:w="752" w:type="pct"/>
            <w:shd w:val="clear" w:color="auto" w:fill="auto"/>
          </w:tcPr>
          <w:p w14:paraId="2E5E3F0E" w14:textId="024027C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0A5CDD4" w14:textId="7242AA06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2" w:type="pct"/>
            <w:shd w:val="clear" w:color="auto" w:fill="auto"/>
          </w:tcPr>
          <w:p w14:paraId="23D644BD" w14:textId="028192E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6E17D0C3" w14:textId="3FECA55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shd w:val="clear" w:color="auto" w:fill="auto"/>
          </w:tcPr>
          <w:p w14:paraId="22B0BB55" w14:textId="748EFDA0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8" w:type="pct"/>
            <w:shd w:val="clear" w:color="auto" w:fill="auto"/>
          </w:tcPr>
          <w:p w14:paraId="710F7455" w14:textId="2CA4D4DE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16FF653" w14:textId="77777777" w:rsidTr="00AA3611">
        <w:tc>
          <w:tcPr>
            <w:tcW w:w="752" w:type="pct"/>
            <w:shd w:val="clear" w:color="auto" w:fill="auto"/>
          </w:tcPr>
          <w:p w14:paraId="7D356BB5" w14:textId="4A871826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571E93B" w14:textId="3BB638EE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2" w:type="pct"/>
            <w:shd w:val="clear" w:color="auto" w:fill="auto"/>
          </w:tcPr>
          <w:p w14:paraId="7E0D3440" w14:textId="58B2D51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5B9A87D0" w14:textId="6A956D8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52592D79" w14:textId="0AF3A8D5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8" w:type="pct"/>
            <w:shd w:val="clear" w:color="auto" w:fill="auto"/>
          </w:tcPr>
          <w:p w14:paraId="42325EE9" w14:textId="40A09DA4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F27676E" w14:textId="77777777" w:rsidTr="00AA3611">
        <w:tc>
          <w:tcPr>
            <w:tcW w:w="752" w:type="pct"/>
            <w:shd w:val="clear" w:color="auto" w:fill="auto"/>
          </w:tcPr>
          <w:p w14:paraId="5F499449" w14:textId="6CCC6123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4CA8EF6" w14:textId="77B75D45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2" w:type="pct"/>
            <w:shd w:val="clear" w:color="auto" w:fill="auto"/>
          </w:tcPr>
          <w:p w14:paraId="09DB3010" w14:textId="50820CF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38CF8E3C" w14:textId="0198D73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0D906506" w14:textId="6759FC21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8" w:type="pct"/>
            <w:shd w:val="clear" w:color="auto" w:fill="auto"/>
          </w:tcPr>
          <w:p w14:paraId="778046C2" w14:textId="022A5A8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6479E3B" w14:textId="77777777" w:rsidTr="00AA3611">
        <w:tc>
          <w:tcPr>
            <w:tcW w:w="752" w:type="pct"/>
            <w:shd w:val="clear" w:color="auto" w:fill="auto"/>
          </w:tcPr>
          <w:p w14:paraId="4AF683BB" w14:textId="2DDFAD08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E286ED4" w14:textId="78FDEA64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2" w:type="pct"/>
            <w:shd w:val="clear" w:color="auto" w:fill="auto"/>
          </w:tcPr>
          <w:p w14:paraId="2030A950" w14:textId="4015F10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05DC23EE" w14:textId="24CD106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95B07F9" w14:textId="69FC3934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8" w:type="pct"/>
            <w:shd w:val="clear" w:color="auto" w:fill="auto"/>
          </w:tcPr>
          <w:p w14:paraId="644DC33B" w14:textId="0C2B79A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2CCDF9F" w14:textId="77777777" w:rsidTr="00AA3611">
        <w:tc>
          <w:tcPr>
            <w:tcW w:w="752" w:type="pct"/>
            <w:shd w:val="clear" w:color="auto" w:fill="auto"/>
          </w:tcPr>
          <w:p w14:paraId="548DF135" w14:textId="7AE6B582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46B6BCC" w14:textId="7FCE451E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2" w:type="pct"/>
            <w:shd w:val="clear" w:color="auto" w:fill="auto"/>
          </w:tcPr>
          <w:p w14:paraId="08136062" w14:textId="273E8AB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6A6538F6" w14:textId="255C108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48471965" w14:textId="57F1FB08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8" w:type="pct"/>
            <w:shd w:val="clear" w:color="auto" w:fill="auto"/>
          </w:tcPr>
          <w:p w14:paraId="6AA62456" w14:textId="79383765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37575E2" w14:textId="77777777" w:rsidTr="00AA3611">
        <w:tc>
          <w:tcPr>
            <w:tcW w:w="752" w:type="pct"/>
            <w:shd w:val="clear" w:color="auto" w:fill="auto"/>
          </w:tcPr>
          <w:p w14:paraId="08AB8B37" w14:textId="7CB2278E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8087627" w14:textId="59A47B2E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2" w:type="pct"/>
            <w:shd w:val="clear" w:color="auto" w:fill="auto"/>
          </w:tcPr>
          <w:p w14:paraId="37A99757" w14:textId="161672A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001FC5B7" w14:textId="7639031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5DF0C08A" w14:textId="0438CA26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8" w:type="pct"/>
            <w:shd w:val="clear" w:color="auto" w:fill="auto"/>
          </w:tcPr>
          <w:p w14:paraId="78175DC6" w14:textId="11AFD53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E69C895" w14:textId="77777777" w:rsidTr="00AA3611">
        <w:tc>
          <w:tcPr>
            <w:tcW w:w="752" w:type="pct"/>
            <w:shd w:val="clear" w:color="auto" w:fill="auto"/>
          </w:tcPr>
          <w:p w14:paraId="3C3829CE" w14:textId="21938EC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51A8A158" w14:textId="34D91C12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2" w:type="pct"/>
            <w:shd w:val="clear" w:color="auto" w:fill="auto"/>
          </w:tcPr>
          <w:p w14:paraId="4D42A12F" w14:textId="0816A5B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102E575A" w14:textId="67E0731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CD9D1EA" w14:textId="28ACEF43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8" w:type="pct"/>
            <w:shd w:val="clear" w:color="auto" w:fill="auto"/>
          </w:tcPr>
          <w:p w14:paraId="2B56DD05" w14:textId="0D639B0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0761D69" w14:textId="77777777" w:rsidTr="00AA3611">
        <w:tc>
          <w:tcPr>
            <w:tcW w:w="752" w:type="pct"/>
            <w:shd w:val="clear" w:color="auto" w:fill="auto"/>
          </w:tcPr>
          <w:p w14:paraId="7B40C5B5" w14:textId="413E6202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EED98D3" w14:textId="1142CF1B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2" w:type="pct"/>
            <w:shd w:val="clear" w:color="auto" w:fill="auto"/>
          </w:tcPr>
          <w:p w14:paraId="7C0CE264" w14:textId="4B0FF34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15560D64" w14:textId="3DF40A8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2" w:type="pct"/>
            <w:shd w:val="clear" w:color="auto" w:fill="auto"/>
          </w:tcPr>
          <w:p w14:paraId="214C80EF" w14:textId="56440DC5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8" w:type="pct"/>
            <w:shd w:val="clear" w:color="auto" w:fill="auto"/>
          </w:tcPr>
          <w:p w14:paraId="0EFB0EDE" w14:textId="0BD111A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</w:t>
            </w:r>
            <w:r w:rsidRPr="001A4780">
              <w:rPr>
                <w:sz w:val="20"/>
              </w:rPr>
              <w:lastRenderedPageBreak/>
              <w:t>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279026B" w14:textId="77777777" w:rsidTr="00AA3611">
        <w:tc>
          <w:tcPr>
            <w:tcW w:w="752" w:type="pct"/>
            <w:shd w:val="clear" w:color="auto" w:fill="auto"/>
          </w:tcPr>
          <w:p w14:paraId="5E5318EA" w14:textId="6E9F6B1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749" w:type="pct"/>
            <w:shd w:val="clear" w:color="auto" w:fill="auto"/>
          </w:tcPr>
          <w:p w14:paraId="34EFA5B2" w14:textId="74DC445E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2" w:type="pct"/>
            <w:shd w:val="clear" w:color="auto" w:fill="auto"/>
          </w:tcPr>
          <w:p w14:paraId="68B46B96" w14:textId="4137C37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6C905618" w14:textId="5F84879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7843D98A" w14:textId="54E1B1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8" w:type="pct"/>
            <w:shd w:val="clear" w:color="auto" w:fill="auto"/>
          </w:tcPr>
          <w:p w14:paraId="5DFD88E1" w14:textId="7162169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861715D" w14:textId="77777777" w:rsidTr="00AA3611">
        <w:tc>
          <w:tcPr>
            <w:tcW w:w="752" w:type="pct"/>
            <w:shd w:val="clear" w:color="auto" w:fill="auto"/>
          </w:tcPr>
          <w:p w14:paraId="575EA52D" w14:textId="5B09A26E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4F3952C" w14:textId="1BA92E4E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2" w:type="pct"/>
            <w:shd w:val="clear" w:color="auto" w:fill="auto"/>
          </w:tcPr>
          <w:p w14:paraId="6FAEB36A" w14:textId="44621FB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1C25E212" w14:textId="0368280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2" w:type="pct"/>
            <w:shd w:val="clear" w:color="auto" w:fill="auto"/>
          </w:tcPr>
          <w:p w14:paraId="4DD40E8C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5B3EFCAE" w14:textId="02371F22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 xml:space="preserve">1 </w:t>
            </w:r>
            <w:r>
              <w:rPr>
                <w:sz w:val="20"/>
              </w:rPr>
              <w:t>–</w:t>
            </w:r>
            <w:r w:rsidRPr="001736D6">
              <w:rPr>
                <w:sz w:val="20"/>
              </w:rPr>
              <w:t xml:space="preserve"> субъект малого предпринимательства</w:t>
            </w:r>
          </w:p>
          <w:p w14:paraId="1A7087AA" w14:textId="17B20730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 xml:space="preserve">2 </w:t>
            </w:r>
            <w:r>
              <w:rPr>
                <w:sz w:val="20"/>
              </w:rPr>
              <w:t>–</w:t>
            </w:r>
            <w:r w:rsidRPr="001736D6">
              <w:rPr>
                <w:sz w:val="20"/>
              </w:rPr>
              <w:t xml:space="preserve"> учреждение и предприятие уголовно-исполнительной системы</w:t>
            </w:r>
          </w:p>
          <w:p w14:paraId="6A11402C" w14:textId="23CA79E2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 xml:space="preserve">3 </w:t>
            </w:r>
            <w:r>
              <w:rPr>
                <w:sz w:val="20"/>
              </w:rPr>
              <w:t>–</w:t>
            </w:r>
            <w:r w:rsidRPr="001736D6">
              <w:rPr>
                <w:sz w:val="20"/>
              </w:rPr>
              <w:t xml:space="preserve"> организация инвалидов</w:t>
            </w:r>
          </w:p>
          <w:p w14:paraId="745E8A0D" w14:textId="29B29B7C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 xml:space="preserve">4 </w:t>
            </w:r>
            <w:r>
              <w:rPr>
                <w:sz w:val="20"/>
              </w:rPr>
              <w:t>–</w:t>
            </w:r>
            <w:r w:rsidRPr="001736D6">
              <w:rPr>
                <w:sz w:val="20"/>
              </w:rPr>
              <w:t xml:space="preserve"> социально ориентированная некоммерческая организация</w:t>
            </w:r>
          </w:p>
        </w:tc>
        <w:tc>
          <w:tcPr>
            <w:tcW w:w="1398" w:type="pct"/>
            <w:shd w:val="clear" w:color="auto" w:fill="auto"/>
          </w:tcPr>
          <w:p w14:paraId="1DC9D865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637F6A43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2A1C88CC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69E319CB" w14:textId="23B8C8A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06F21AB8" w14:textId="77777777" w:rsidTr="00AA3611">
        <w:tc>
          <w:tcPr>
            <w:tcW w:w="5000" w:type="pct"/>
            <w:gridSpan w:val="6"/>
            <w:shd w:val="clear" w:color="auto" w:fill="auto"/>
          </w:tcPr>
          <w:p w14:paraId="1AF36839" w14:textId="2707557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2C782212" w14:textId="77777777" w:rsidTr="00AA3611">
        <w:tc>
          <w:tcPr>
            <w:tcW w:w="752" w:type="pct"/>
            <w:shd w:val="clear" w:color="auto" w:fill="auto"/>
          </w:tcPr>
          <w:p w14:paraId="62E10667" w14:textId="30D5DDBE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9" w:type="pct"/>
            <w:shd w:val="clear" w:color="auto" w:fill="auto"/>
          </w:tcPr>
          <w:p w14:paraId="6DBF82B8" w14:textId="17A88995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6706BCDC" w14:textId="37B2DE8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shd w:val="clear" w:color="auto" w:fill="auto"/>
          </w:tcPr>
          <w:p w14:paraId="0888330B" w14:textId="640F291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6C1AEEC8" w14:textId="34A77D71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</w:tcPr>
          <w:p w14:paraId="60475AED" w14:textId="1884331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CF59BE9" w14:textId="77777777" w:rsidTr="00AA3611">
        <w:tc>
          <w:tcPr>
            <w:tcW w:w="752" w:type="pct"/>
            <w:shd w:val="clear" w:color="auto" w:fill="auto"/>
          </w:tcPr>
          <w:p w14:paraId="17BFDC91" w14:textId="22A8C76F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67D59DA" w14:textId="3FF7AB24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2" w:type="pct"/>
            <w:shd w:val="clear" w:color="auto" w:fill="auto"/>
          </w:tcPr>
          <w:p w14:paraId="01ECDC5C" w14:textId="1B6D584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76CE78EE" w14:textId="4CE13BB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6A02358D" w14:textId="77BDC395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8" w:type="pct"/>
            <w:shd w:val="clear" w:color="auto" w:fill="auto"/>
          </w:tcPr>
          <w:p w14:paraId="71CD52FD" w14:textId="460529F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3CBFB87" w14:textId="77777777" w:rsidTr="00AA3611">
        <w:tc>
          <w:tcPr>
            <w:tcW w:w="752" w:type="pct"/>
            <w:shd w:val="clear" w:color="auto" w:fill="auto"/>
          </w:tcPr>
          <w:p w14:paraId="256B17FB" w14:textId="4F286FF4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883C609" w14:textId="5D5BC173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2" w:type="pct"/>
            <w:shd w:val="clear" w:color="auto" w:fill="auto"/>
          </w:tcPr>
          <w:p w14:paraId="1251168C" w14:textId="2419428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4BDAB314" w14:textId="78190DA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2" w:type="pct"/>
            <w:shd w:val="clear" w:color="auto" w:fill="auto"/>
          </w:tcPr>
          <w:p w14:paraId="2014E547" w14:textId="742DA1BF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8" w:type="pct"/>
            <w:shd w:val="clear" w:color="auto" w:fill="auto"/>
          </w:tcPr>
          <w:p w14:paraId="5CAC948E" w14:textId="15A313C0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006E6AA" w14:textId="77777777" w:rsidTr="00AA3611">
        <w:tc>
          <w:tcPr>
            <w:tcW w:w="5000" w:type="pct"/>
            <w:gridSpan w:val="6"/>
            <w:shd w:val="clear" w:color="auto" w:fill="auto"/>
          </w:tcPr>
          <w:p w14:paraId="77AF6D74" w14:textId="44CBEFD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778D9534" w14:textId="77777777" w:rsidTr="00AA3611">
        <w:tc>
          <w:tcPr>
            <w:tcW w:w="752" w:type="pct"/>
            <w:shd w:val="clear" w:color="auto" w:fill="auto"/>
          </w:tcPr>
          <w:p w14:paraId="43CBD469" w14:textId="32388B35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9" w:type="pct"/>
            <w:shd w:val="clear" w:color="auto" w:fill="auto"/>
          </w:tcPr>
          <w:p w14:paraId="7DA09303" w14:textId="3E413484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1434D640" w14:textId="668871A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shd w:val="clear" w:color="auto" w:fill="auto"/>
          </w:tcPr>
          <w:p w14:paraId="4A0C07FA" w14:textId="1B7C513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4A9ADA89" w14:textId="0B4433AD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</w:tcPr>
          <w:p w14:paraId="31BE9602" w14:textId="527F2A05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0CB035F9" w14:textId="77777777" w:rsidTr="00AA3611">
        <w:tc>
          <w:tcPr>
            <w:tcW w:w="752" w:type="pct"/>
            <w:shd w:val="clear" w:color="auto" w:fill="auto"/>
          </w:tcPr>
          <w:p w14:paraId="0DA1DADD" w14:textId="737BE82A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5560437" w14:textId="7386981A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2" w:type="pct"/>
            <w:shd w:val="clear" w:color="auto" w:fill="auto"/>
          </w:tcPr>
          <w:p w14:paraId="1FEC60BD" w14:textId="0D861F9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4A47F353" w14:textId="6D76F7B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2" w:type="pct"/>
            <w:shd w:val="clear" w:color="auto" w:fill="auto"/>
          </w:tcPr>
          <w:p w14:paraId="454E87A0" w14:textId="0809033E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8" w:type="pct"/>
            <w:shd w:val="clear" w:color="auto" w:fill="auto"/>
          </w:tcPr>
          <w:p w14:paraId="70B5E21C" w14:textId="5CCE0F0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0A91946" w14:textId="77777777" w:rsidTr="00AA3611">
        <w:tc>
          <w:tcPr>
            <w:tcW w:w="752" w:type="pct"/>
            <w:shd w:val="clear" w:color="auto" w:fill="auto"/>
          </w:tcPr>
          <w:p w14:paraId="5F135737" w14:textId="68227D04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405B6F2" w14:textId="0E22F2A0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2" w:type="pct"/>
            <w:shd w:val="clear" w:color="auto" w:fill="auto"/>
          </w:tcPr>
          <w:p w14:paraId="6A480CD9" w14:textId="6DC2946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6921BDBE" w14:textId="5CC3262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2" w:type="pct"/>
            <w:shd w:val="clear" w:color="auto" w:fill="auto"/>
          </w:tcPr>
          <w:p w14:paraId="4E7904DA" w14:textId="459C7D90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8" w:type="pct"/>
            <w:shd w:val="clear" w:color="auto" w:fill="auto"/>
          </w:tcPr>
          <w:p w14:paraId="13BC0F71" w14:textId="1F89E8C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10360A3" w14:textId="77777777" w:rsidTr="00AA3611">
        <w:tc>
          <w:tcPr>
            <w:tcW w:w="5000" w:type="pct"/>
            <w:gridSpan w:val="6"/>
            <w:shd w:val="clear" w:color="auto" w:fill="auto"/>
          </w:tcPr>
          <w:p w14:paraId="1B045A28" w14:textId="0A10882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6F9EEA3B" w14:textId="77777777" w:rsidTr="00AA3611">
        <w:tc>
          <w:tcPr>
            <w:tcW w:w="752" w:type="pct"/>
            <w:shd w:val="clear" w:color="auto" w:fill="auto"/>
          </w:tcPr>
          <w:p w14:paraId="499F1838" w14:textId="60A279CD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9" w:type="pct"/>
            <w:shd w:val="clear" w:color="auto" w:fill="auto"/>
          </w:tcPr>
          <w:p w14:paraId="7770EF5C" w14:textId="54278703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429BA684" w14:textId="0B735A4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shd w:val="clear" w:color="auto" w:fill="auto"/>
          </w:tcPr>
          <w:p w14:paraId="684FE6CC" w14:textId="635A331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5C561FF0" w14:textId="16681F5B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</w:tcPr>
          <w:p w14:paraId="6F140F61" w14:textId="33879989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A2D4A28" w14:textId="77777777" w:rsidTr="00AA3611">
        <w:tc>
          <w:tcPr>
            <w:tcW w:w="752" w:type="pct"/>
            <w:shd w:val="clear" w:color="auto" w:fill="auto"/>
          </w:tcPr>
          <w:p w14:paraId="3E8CCC26" w14:textId="7419EE70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A80AB3E" w14:textId="21DD3E71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2" w:type="pct"/>
            <w:shd w:val="clear" w:color="auto" w:fill="auto"/>
          </w:tcPr>
          <w:p w14:paraId="75363067" w14:textId="3FB1435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3AEBD92D" w14:textId="0E71A66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04F773A2" w14:textId="390A1EBA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8" w:type="pct"/>
            <w:shd w:val="clear" w:color="auto" w:fill="auto"/>
          </w:tcPr>
          <w:p w14:paraId="241BD0FD" w14:textId="5449A6D4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4A9D5FF" w14:textId="77777777" w:rsidTr="00AA3611">
        <w:tc>
          <w:tcPr>
            <w:tcW w:w="752" w:type="pct"/>
            <w:shd w:val="clear" w:color="auto" w:fill="auto"/>
          </w:tcPr>
          <w:p w14:paraId="1682CEFA" w14:textId="2891E404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34B1C9F" w14:textId="7FE52E7D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2" w:type="pct"/>
            <w:shd w:val="clear" w:color="auto" w:fill="auto"/>
          </w:tcPr>
          <w:p w14:paraId="6395C465" w14:textId="163564B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039C3F38" w14:textId="1965FC0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1C3209BC" w14:textId="788264D1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8" w:type="pct"/>
            <w:shd w:val="clear" w:color="auto" w:fill="auto"/>
          </w:tcPr>
          <w:p w14:paraId="46AC223A" w14:textId="3D62A2AF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461247E" w14:textId="77777777" w:rsidTr="00AA3611">
        <w:tc>
          <w:tcPr>
            <w:tcW w:w="752" w:type="pct"/>
            <w:shd w:val="clear" w:color="auto" w:fill="auto"/>
          </w:tcPr>
          <w:p w14:paraId="25D46FD3" w14:textId="0C07D7B0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1D2B131" w14:textId="23EA32B0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2" w:type="pct"/>
            <w:shd w:val="clear" w:color="auto" w:fill="auto"/>
          </w:tcPr>
          <w:p w14:paraId="6AE47FD6" w14:textId="6AA742C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5B09292E" w14:textId="2DBAD3D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097DADE5" w14:textId="735ECF3A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8" w:type="pct"/>
            <w:shd w:val="clear" w:color="auto" w:fill="auto"/>
          </w:tcPr>
          <w:p w14:paraId="3584D80C" w14:textId="1740CD4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12939C4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0B76370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Результаты допуска заявки</w:t>
            </w:r>
          </w:p>
        </w:tc>
      </w:tr>
      <w:tr w:rsidR="004A5F56" w:rsidRPr="001A4780" w14:paraId="6D3F2BAA" w14:textId="77777777" w:rsidTr="00AA3611">
        <w:tc>
          <w:tcPr>
            <w:tcW w:w="752" w:type="pct"/>
            <w:shd w:val="clear" w:color="auto" w:fill="auto"/>
          </w:tcPr>
          <w:p w14:paraId="3599FF94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admissionResults</w:t>
            </w:r>
          </w:p>
        </w:tc>
        <w:tc>
          <w:tcPr>
            <w:tcW w:w="749" w:type="pct"/>
            <w:shd w:val="clear" w:color="auto" w:fill="auto"/>
          </w:tcPr>
          <w:p w14:paraId="6FEE8F67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E005CE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5EF9C9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2FADCE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39E6FB3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1116934" w14:textId="77777777" w:rsidTr="00AA3611">
        <w:tc>
          <w:tcPr>
            <w:tcW w:w="752" w:type="pct"/>
            <w:shd w:val="clear" w:color="auto" w:fill="auto"/>
            <w:vAlign w:val="center"/>
          </w:tcPr>
          <w:p w14:paraId="2B7B00A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8D6110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</w:t>
            </w:r>
          </w:p>
        </w:tc>
        <w:tc>
          <w:tcPr>
            <w:tcW w:w="202" w:type="pct"/>
            <w:shd w:val="clear" w:color="auto" w:fill="auto"/>
          </w:tcPr>
          <w:p w14:paraId="37579F5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3787D09A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05A662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570EE26E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6FFB2B10" w14:textId="77777777" w:rsidTr="00AA3611">
        <w:tc>
          <w:tcPr>
            <w:tcW w:w="752" w:type="pct"/>
            <w:shd w:val="clear" w:color="auto" w:fill="auto"/>
            <w:vAlign w:val="center"/>
          </w:tcPr>
          <w:p w14:paraId="43FDE886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admissionResult</w:t>
            </w:r>
          </w:p>
        </w:tc>
        <w:tc>
          <w:tcPr>
            <w:tcW w:w="749" w:type="pct"/>
            <w:shd w:val="clear" w:color="auto" w:fill="auto"/>
          </w:tcPr>
          <w:p w14:paraId="7ECE4773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A9800C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4462079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7FCA020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3BC75A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B48564C" w14:textId="77777777" w:rsidTr="00AA3611">
        <w:tc>
          <w:tcPr>
            <w:tcW w:w="752" w:type="pct"/>
            <w:shd w:val="clear" w:color="auto" w:fill="auto"/>
            <w:vAlign w:val="center"/>
          </w:tcPr>
          <w:p w14:paraId="11AFEE0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54AC3D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F2BAC">
              <w:rPr>
                <w:sz w:val="20"/>
              </w:rPr>
              <w:t>protocolCommissionMember</w:t>
            </w:r>
          </w:p>
        </w:tc>
        <w:tc>
          <w:tcPr>
            <w:tcW w:w="202" w:type="pct"/>
            <w:shd w:val="clear" w:color="auto" w:fill="auto"/>
          </w:tcPr>
          <w:p w14:paraId="4047749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1050466F" w14:textId="77777777" w:rsidR="004A5F56" w:rsidRPr="003A73E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2AABCAE" w14:textId="77777777" w:rsidR="004A5F56" w:rsidRPr="003A73E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4F2BAC">
              <w:rPr>
                <w:sz w:val="20"/>
              </w:rPr>
              <w:t xml:space="preserve">Член </w:t>
            </w:r>
            <w:r>
              <w:rPr>
                <w:sz w:val="20"/>
              </w:rPr>
              <w:t>комиссии, осуществляющий оценку</w:t>
            </w:r>
          </w:p>
        </w:tc>
        <w:tc>
          <w:tcPr>
            <w:tcW w:w="1398" w:type="pct"/>
            <w:shd w:val="clear" w:color="auto" w:fill="auto"/>
          </w:tcPr>
          <w:p w14:paraId="1B154D6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3406FF8" w14:textId="77777777" w:rsidTr="00AA3611">
        <w:tc>
          <w:tcPr>
            <w:tcW w:w="752" w:type="pct"/>
            <w:shd w:val="clear" w:color="auto" w:fill="auto"/>
            <w:vAlign w:val="center"/>
          </w:tcPr>
          <w:p w14:paraId="4123533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33C21E7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202" w:type="pct"/>
            <w:shd w:val="clear" w:color="auto" w:fill="auto"/>
          </w:tcPr>
          <w:p w14:paraId="34ED41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0D053F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22" w:type="pct"/>
            <w:shd w:val="clear" w:color="auto" w:fill="auto"/>
          </w:tcPr>
          <w:p w14:paraId="1D73AE7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Флаг допуска</w:t>
            </w:r>
          </w:p>
        </w:tc>
        <w:tc>
          <w:tcPr>
            <w:tcW w:w="1398" w:type="pct"/>
            <w:shd w:val="clear" w:color="auto" w:fill="auto"/>
          </w:tcPr>
          <w:p w14:paraId="79F7D20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50D8113" w14:textId="77777777" w:rsidTr="00AA3611">
        <w:tc>
          <w:tcPr>
            <w:tcW w:w="752" w:type="pct"/>
            <w:shd w:val="clear" w:color="auto" w:fill="auto"/>
            <w:vAlign w:val="center"/>
          </w:tcPr>
          <w:p w14:paraId="4A143D7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5868C7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2" w:type="pct"/>
            <w:shd w:val="clear" w:color="auto" w:fill="auto"/>
          </w:tcPr>
          <w:p w14:paraId="15C79EB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26202154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9AB675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98" w:type="pct"/>
            <w:shd w:val="clear" w:color="auto" w:fill="auto"/>
          </w:tcPr>
          <w:p w14:paraId="7FA91813" w14:textId="0EBD9E79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7CE7C557" w14:textId="77777777" w:rsidTr="00AA3611">
        <w:tc>
          <w:tcPr>
            <w:tcW w:w="5000" w:type="pct"/>
            <w:gridSpan w:val="6"/>
            <w:shd w:val="clear" w:color="auto" w:fill="auto"/>
          </w:tcPr>
          <w:p w14:paraId="421D663B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4A5F56" w:rsidRPr="001A4780" w14:paraId="7E5571D3" w14:textId="77777777" w:rsidTr="00AA3611">
        <w:tc>
          <w:tcPr>
            <w:tcW w:w="752" w:type="pct"/>
            <w:shd w:val="clear" w:color="auto" w:fill="auto"/>
            <w:vAlign w:val="center"/>
          </w:tcPr>
          <w:p w14:paraId="628A87A0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protocolCommissionMember</w:t>
            </w:r>
          </w:p>
        </w:tc>
        <w:tc>
          <w:tcPr>
            <w:tcW w:w="749" w:type="pct"/>
            <w:shd w:val="clear" w:color="auto" w:fill="auto"/>
          </w:tcPr>
          <w:p w14:paraId="7781EA0D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DFCE84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7A672F9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639AEC6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496D39F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0D454E4" w14:textId="77777777" w:rsidTr="00AA3611">
        <w:tc>
          <w:tcPr>
            <w:tcW w:w="752" w:type="pct"/>
            <w:shd w:val="clear" w:color="auto" w:fill="auto"/>
            <w:vAlign w:val="center"/>
          </w:tcPr>
          <w:p w14:paraId="2EFC953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AF5A95D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2" w:type="pct"/>
            <w:shd w:val="clear" w:color="auto" w:fill="auto"/>
          </w:tcPr>
          <w:p w14:paraId="2D6F1FB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1B207B89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482FF84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8" w:type="pct"/>
            <w:shd w:val="clear" w:color="auto" w:fill="auto"/>
          </w:tcPr>
          <w:p w14:paraId="7353CC5F" w14:textId="2CF5F305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Значение поля проверяется на совпадение с каким-либо номером члена комиссии в заголовке пакета</w:t>
            </w:r>
          </w:p>
        </w:tc>
      </w:tr>
      <w:tr w:rsidR="004A5F56" w:rsidRPr="001A4780" w14:paraId="7D8F3735" w14:textId="77777777" w:rsidTr="00AA3611">
        <w:tc>
          <w:tcPr>
            <w:tcW w:w="5000" w:type="pct"/>
            <w:gridSpan w:val="6"/>
            <w:shd w:val="clear" w:color="auto" w:fill="auto"/>
          </w:tcPr>
          <w:p w14:paraId="1CC99C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1F7E1614" w14:textId="77777777" w:rsidTr="00AA3611">
        <w:tc>
          <w:tcPr>
            <w:tcW w:w="752" w:type="pct"/>
            <w:shd w:val="clear" w:color="auto" w:fill="auto"/>
            <w:vAlign w:val="center"/>
          </w:tcPr>
          <w:p w14:paraId="7A45D4B3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9" w:type="pct"/>
            <w:shd w:val="clear" w:color="auto" w:fill="auto"/>
          </w:tcPr>
          <w:p w14:paraId="63FDDF2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D67767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2538D17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0FC9272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32EF40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C018821" w14:textId="77777777" w:rsidTr="00AA3611">
        <w:tc>
          <w:tcPr>
            <w:tcW w:w="752" w:type="pct"/>
            <w:shd w:val="clear" w:color="auto" w:fill="auto"/>
            <w:vAlign w:val="center"/>
          </w:tcPr>
          <w:p w14:paraId="4321D04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3406441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2" w:type="pct"/>
            <w:shd w:val="clear" w:color="auto" w:fill="auto"/>
          </w:tcPr>
          <w:p w14:paraId="5852BC06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790404AD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A34512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8" w:type="pct"/>
            <w:shd w:val="clear" w:color="auto" w:fill="auto"/>
          </w:tcPr>
          <w:p w14:paraId="341A9CE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C5E4403" w14:textId="77777777" w:rsidTr="00AA3611">
        <w:tc>
          <w:tcPr>
            <w:tcW w:w="752" w:type="pct"/>
            <w:shd w:val="clear" w:color="auto" w:fill="auto"/>
            <w:vAlign w:val="center"/>
          </w:tcPr>
          <w:p w14:paraId="61D047C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E5DBB5D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2" w:type="pct"/>
            <w:shd w:val="clear" w:color="auto" w:fill="auto"/>
          </w:tcPr>
          <w:p w14:paraId="3CE9A91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6B099E91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6B15032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8" w:type="pct"/>
            <w:shd w:val="clear" w:color="auto" w:fill="auto"/>
          </w:tcPr>
          <w:p w14:paraId="2025FCC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84719CA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7764275D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56B6486A" w14:textId="77777777" w:rsidTr="00AA3611">
        <w:tc>
          <w:tcPr>
            <w:tcW w:w="752" w:type="pct"/>
            <w:shd w:val="clear" w:color="auto" w:fill="auto"/>
          </w:tcPr>
          <w:p w14:paraId="3AB52FBA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9" w:type="pct"/>
            <w:shd w:val="clear" w:color="auto" w:fill="auto"/>
          </w:tcPr>
          <w:p w14:paraId="53F4C823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0AED1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7D9BFC8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6434661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493D7B7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C3B3C1A" w14:textId="77777777" w:rsidTr="00AA3611">
        <w:tc>
          <w:tcPr>
            <w:tcW w:w="752" w:type="pct"/>
            <w:shd w:val="clear" w:color="auto" w:fill="auto"/>
            <w:vAlign w:val="center"/>
          </w:tcPr>
          <w:p w14:paraId="2A04EF9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A68289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2" w:type="pct"/>
            <w:shd w:val="clear" w:color="auto" w:fill="auto"/>
          </w:tcPr>
          <w:p w14:paraId="28EA97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4ABD37C1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5810BBB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8" w:type="pct"/>
            <w:shd w:val="clear" w:color="auto" w:fill="auto"/>
          </w:tcPr>
          <w:p w14:paraId="14FDEB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9F74EC1" w14:textId="77777777" w:rsidTr="00AA3611">
        <w:tc>
          <w:tcPr>
            <w:tcW w:w="752" w:type="pct"/>
            <w:shd w:val="clear" w:color="auto" w:fill="auto"/>
            <w:vAlign w:val="center"/>
          </w:tcPr>
          <w:p w14:paraId="377DB22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C291E1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2" w:type="pct"/>
            <w:shd w:val="clear" w:color="auto" w:fill="auto"/>
          </w:tcPr>
          <w:p w14:paraId="00737B73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69539542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2" w:type="pct"/>
            <w:shd w:val="clear" w:color="auto" w:fill="auto"/>
          </w:tcPr>
          <w:p w14:paraId="469204C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8" w:type="pct"/>
            <w:shd w:val="clear" w:color="auto" w:fill="auto"/>
          </w:tcPr>
          <w:p w14:paraId="6ACF337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1DAA54D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0F94FD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 xml:space="preserve">Признание аукциона </w:t>
            </w:r>
            <w:proofErr w:type="gramStart"/>
            <w:r w:rsidRPr="00996FC5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0FA6AE5B" w14:textId="77777777" w:rsidTr="00AA3611">
        <w:tc>
          <w:tcPr>
            <w:tcW w:w="752" w:type="pct"/>
            <w:shd w:val="clear" w:color="auto" w:fill="auto"/>
            <w:vAlign w:val="center"/>
          </w:tcPr>
          <w:p w14:paraId="1C045B6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shd w:val="clear" w:color="auto" w:fill="auto"/>
          </w:tcPr>
          <w:p w14:paraId="6E3375D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73D1A9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0E30F5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074A24D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4274A33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6F9AF97" w14:textId="77777777" w:rsidTr="00AA3611">
        <w:tc>
          <w:tcPr>
            <w:tcW w:w="752" w:type="pct"/>
            <w:shd w:val="clear" w:color="auto" w:fill="auto"/>
            <w:vAlign w:val="center"/>
          </w:tcPr>
          <w:p w14:paraId="087B9B1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8F8DC5B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2" w:type="pct"/>
            <w:shd w:val="clear" w:color="auto" w:fill="auto"/>
          </w:tcPr>
          <w:p w14:paraId="4E2A48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4721C99D" w14:textId="4403A95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2" w:type="pct"/>
            <w:shd w:val="clear" w:color="auto" w:fill="auto"/>
          </w:tcPr>
          <w:p w14:paraId="76405F2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 xml:space="preserve">Код основания признания </w:t>
            </w:r>
            <w:r w:rsidRPr="008E30C0">
              <w:rPr>
                <w:sz w:val="20"/>
              </w:rPr>
              <w:lastRenderedPageBreak/>
              <w:t>процедуры несостоявшейся</w:t>
            </w:r>
          </w:p>
        </w:tc>
        <w:tc>
          <w:tcPr>
            <w:tcW w:w="1398" w:type="pct"/>
            <w:shd w:val="clear" w:color="auto" w:fill="auto"/>
          </w:tcPr>
          <w:p w14:paraId="1E8E5FB0" w14:textId="2FC17A9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lastRenderedPageBreak/>
              <w:t>При приеме значение</w:t>
            </w:r>
            <w:r w:rsidRPr="00F34726">
              <w:rPr>
                <w:sz w:val="20"/>
              </w:rPr>
              <w:t xml:space="preserve"> </w:t>
            </w:r>
            <w:r w:rsidRPr="00F34726">
              <w:rPr>
                <w:sz w:val="20"/>
              </w:rPr>
              <w:lastRenderedPageBreak/>
              <w:t xml:space="preserve">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35673044" w14:textId="77777777" w:rsidTr="00AA3611">
        <w:tc>
          <w:tcPr>
            <w:tcW w:w="752" w:type="pct"/>
            <w:shd w:val="clear" w:color="auto" w:fill="auto"/>
            <w:vAlign w:val="center"/>
          </w:tcPr>
          <w:p w14:paraId="43D206B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B58E35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2" w:type="pct"/>
            <w:shd w:val="clear" w:color="auto" w:fill="auto"/>
          </w:tcPr>
          <w:p w14:paraId="4C173FC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32F76D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5925DDB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8" w:type="pct"/>
            <w:shd w:val="clear" w:color="auto" w:fill="auto"/>
          </w:tcPr>
          <w:p w14:paraId="1CB70C7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653CBFC" w14:textId="77777777" w:rsidTr="00AA3611">
        <w:tc>
          <w:tcPr>
            <w:tcW w:w="752" w:type="pct"/>
            <w:shd w:val="clear" w:color="auto" w:fill="auto"/>
            <w:vAlign w:val="center"/>
          </w:tcPr>
          <w:p w14:paraId="52B3692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7D6162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7B1D6C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32D3894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7846199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8" w:type="pct"/>
            <w:shd w:val="clear" w:color="auto" w:fill="auto"/>
          </w:tcPr>
          <w:p w14:paraId="344FD96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FB2D87" w14:paraId="2224EA18" w14:textId="77777777" w:rsidTr="00AA3611">
        <w:tc>
          <w:tcPr>
            <w:tcW w:w="752" w:type="pct"/>
            <w:shd w:val="clear" w:color="auto" w:fill="auto"/>
            <w:vAlign w:val="center"/>
          </w:tcPr>
          <w:p w14:paraId="07C569A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B72DCBF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2" w:type="pct"/>
            <w:shd w:val="clear" w:color="auto" w:fill="auto"/>
          </w:tcPr>
          <w:p w14:paraId="408B644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3E91D56C" w14:textId="77777777" w:rsidR="004A5F56" w:rsidRPr="008E30C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7BB578D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8" w:type="pct"/>
            <w:shd w:val="clear" w:color="auto" w:fill="auto"/>
          </w:tcPr>
          <w:p w14:paraId="7BE97318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45F15954" w14:textId="5B84E292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56FCBDDC" w14:textId="13F4E511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По окончании срока подачи заявок не подано ни одной заявки</w:t>
            </w:r>
            <w:r w:rsidRPr="00FB2D87">
              <w:rPr>
                <w:sz w:val="20"/>
              </w:rPr>
              <w:t>;</w:t>
            </w:r>
          </w:p>
          <w:p w14:paraId="390C92AA" w14:textId="3504717A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По результатам рассмотрения заявок только одна заявка признана соответствующей требованиям 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32635342" w14:textId="068226EC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Все поданные заявки отклонены</w:t>
            </w:r>
            <w:r w:rsidRPr="00FB2D87">
              <w:rPr>
                <w:sz w:val="20"/>
              </w:rPr>
              <w:t>;</w:t>
            </w:r>
          </w:p>
          <w:p w14:paraId="72E4141A" w14:textId="3148A159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FB2D87">
              <w:rPr>
                <w:sz w:val="20"/>
              </w:rPr>
              <w:t>2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7321F973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277DDA1A" w14:textId="796BA729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5DD42098" w14:textId="32E415B8" w:rsidR="00152D04" w:rsidRDefault="00152D04" w:rsidP="009D1964">
      <w:pPr>
        <w:pStyle w:val="20"/>
        <w:numPr>
          <w:ilvl w:val="0"/>
          <w:numId w:val="54"/>
        </w:numPr>
      </w:pPr>
      <w:bookmarkStart w:id="6" w:name="_Toc390789681"/>
      <w:r w:rsidRPr="00152D04">
        <w:t xml:space="preserve">Протокол о признании электронного аукциона </w:t>
      </w:r>
      <w:proofErr w:type="gramStart"/>
      <w:r w:rsidRPr="00152D04">
        <w:t>несостоявшимся</w:t>
      </w:r>
      <w:bookmarkEnd w:id="6"/>
      <w:proofErr w:type="gramEnd"/>
    </w:p>
    <w:tbl>
      <w:tblPr>
        <w:tblW w:w="5002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1"/>
        <w:gridCol w:w="1533"/>
        <w:gridCol w:w="415"/>
        <w:gridCol w:w="975"/>
        <w:gridCol w:w="2907"/>
        <w:gridCol w:w="2849"/>
      </w:tblGrid>
      <w:tr w:rsidR="00152D04" w:rsidRPr="001A4780" w14:paraId="0CBD6E1E" w14:textId="77777777" w:rsidTr="00AA3611">
        <w:trPr>
          <w:tblHeader/>
        </w:trPr>
        <w:tc>
          <w:tcPr>
            <w:tcW w:w="753" w:type="pct"/>
            <w:shd w:val="clear" w:color="auto" w:fill="D9D9D9"/>
            <w:hideMark/>
          </w:tcPr>
          <w:p w14:paraId="267439D6" w14:textId="77777777" w:rsidR="00152D04" w:rsidRPr="00724833" w:rsidRDefault="00152D04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shd w:val="clear" w:color="auto" w:fill="D9D9D9"/>
            <w:hideMark/>
          </w:tcPr>
          <w:p w14:paraId="53DB993D" w14:textId="5E0EF5C6" w:rsidR="00152D04" w:rsidRPr="00724833" w:rsidRDefault="00152D04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Содерж. </w:t>
            </w:r>
            <w:r w:rsidR="00CC092C" w:rsidRPr="00724833">
              <w:rPr>
                <w:b/>
                <w:sz w:val="20"/>
              </w:rPr>
              <w:t>Э</w:t>
            </w:r>
            <w:r w:rsidRPr="00724833">
              <w:rPr>
                <w:b/>
                <w:sz w:val="20"/>
              </w:rPr>
              <w:t>лемента</w:t>
            </w:r>
          </w:p>
        </w:tc>
        <w:tc>
          <w:tcPr>
            <w:tcW w:w="203" w:type="pct"/>
            <w:shd w:val="clear" w:color="auto" w:fill="D9D9D9"/>
            <w:hideMark/>
          </w:tcPr>
          <w:p w14:paraId="2A92927A" w14:textId="77777777" w:rsidR="00152D04" w:rsidRPr="00724833" w:rsidRDefault="00152D04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7" w:type="pct"/>
            <w:shd w:val="clear" w:color="auto" w:fill="D9D9D9"/>
            <w:hideMark/>
          </w:tcPr>
          <w:p w14:paraId="540A1994" w14:textId="77777777" w:rsidR="00152D04" w:rsidRPr="00724833" w:rsidRDefault="00152D04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2" w:type="pct"/>
            <w:shd w:val="clear" w:color="auto" w:fill="D9D9D9"/>
            <w:hideMark/>
          </w:tcPr>
          <w:p w14:paraId="228412A4" w14:textId="77777777" w:rsidR="00152D04" w:rsidRPr="00724833" w:rsidRDefault="00152D04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6" w:type="pct"/>
            <w:shd w:val="clear" w:color="auto" w:fill="D9D9D9"/>
            <w:hideMark/>
          </w:tcPr>
          <w:p w14:paraId="3FCBE92E" w14:textId="77777777" w:rsidR="00152D04" w:rsidRPr="00724833" w:rsidRDefault="00152D04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152D04" w:rsidRPr="001A4780" w14:paraId="6D022229" w14:textId="77777777" w:rsidTr="00AA3611">
        <w:tc>
          <w:tcPr>
            <w:tcW w:w="5000" w:type="pct"/>
            <w:gridSpan w:val="6"/>
            <w:shd w:val="clear" w:color="auto" w:fill="auto"/>
          </w:tcPr>
          <w:p w14:paraId="5A3637A9" w14:textId="38EEF758" w:rsidR="00152D04" w:rsidRPr="00724833" w:rsidRDefault="00152D04" w:rsidP="00C454B9">
            <w:pPr>
              <w:spacing w:before="0" w:after="0"/>
              <w:jc w:val="center"/>
              <w:rPr>
                <w:b/>
                <w:sz w:val="20"/>
              </w:rPr>
            </w:pPr>
            <w:r w:rsidRPr="00C40CA9">
              <w:rPr>
                <w:b/>
                <w:sz w:val="20"/>
              </w:rPr>
              <w:t xml:space="preserve">Протокол </w:t>
            </w:r>
            <w:r w:rsidR="007C3733">
              <w:rPr>
                <w:b/>
                <w:sz w:val="20"/>
              </w:rPr>
              <w:t xml:space="preserve">о признании электронного аукциона </w:t>
            </w:r>
            <w:proofErr w:type="gramStart"/>
            <w:r w:rsidR="007C3733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152D04" w:rsidRPr="001A4780" w14:paraId="37F88A77" w14:textId="77777777" w:rsidTr="00AA3611">
        <w:tc>
          <w:tcPr>
            <w:tcW w:w="753" w:type="pct"/>
            <w:shd w:val="clear" w:color="auto" w:fill="auto"/>
            <w:hideMark/>
          </w:tcPr>
          <w:p w14:paraId="05E581F3" w14:textId="5056DBD4" w:rsidR="00152D04" w:rsidRPr="00AF4AE2" w:rsidRDefault="00152D04" w:rsidP="00152D04">
            <w:pPr>
              <w:spacing w:before="0" w:after="0"/>
              <w:rPr>
                <w:b/>
                <w:sz w:val="20"/>
                <w:lang w:val="en-US"/>
              </w:rPr>
            </w:pPr>
            <w:r w:rsidRPr="00152D04">
              <w:rPr>
                <w:b/>
                <w:sz w:val="20"/>
                <w:lang w:val="en-US"/>
              </w:rPr>
              <w:t>protocolEFInvali</w:t>
            </w:r>
            <w:r w:rsidRPr="00152D04">
              <w:rPr>
                <w:b/>
                <w:sz w:val="20"/>
                <w:lang w:val="en-US"/>
              </w:rPr>
              <w:lastRenderedPageBreak/>
              <w:t>dation</w:t>
            </w:r>
          </w:p>
        </w:tc>
        <w:tc>
          <w:tcPr>
            <w:tcW w:w="749" w:type="pct"/>
            <w:shd w:val="clear" w:color="auto" w:fill="auto"/>
            <w:hideMark/>
          </w:tcPr>
          <w:p w14:paraId="50B6EEEA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lastRenderedPageBreak/>
              <w:t> </w:t>
            </w:r>
          </w:p>
        </w:tc>
        <w:tc>
          <w:tcPr>
            <w:tcW w:w="203" w:type="pct"/>
            <w:shd w:val="clear" w:color="auto" w:fill="auto"/>
            <w:hideMark/>
          </w:tcPr>
          <w:p w14:paraId="14F86439" w14:textId="77777777" w:rsidR="00152D04" w:rsidRPr="00724833" w:rsidRDefault="00152D04" w:rsidP="00152D0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  <w:hideMark/>
          </w:tcPr>
          <w:p w14:paraId="182990B0" w14:textId="77777777" w:rsidR="00152D04" w:rsidRPr="00724833" w:rsidRDefault="00152D04" w:rsidP="00152D0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hideMark/>
          </w:tcPr>
          <w:p w14:paraId="0DA06956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  <w:hideMark/>
          </w:tcPr>
          <w:p w14:paraId="5DF5C0F6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152D04" w:rsidRPr="001A4780" w14:paraId="179226CD" w14:textId="77777777" w:rsidTr="00AA3611">
        <w:tc>
          <w:tcPr>
            <w:tcW w:w="753" w:type="pct"/>
            <w:shd w:val="clear" w:color="auto" w:fill="auto"/>
          </w:tcPr>
          <w:p w14:paraId="54E4BCB0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6279463" w14:textId="77777777" w:rsidR="00152D04" w:rsidRPr="00351BEA" w:rsidRDefault="00152D04" w:rsidP="00152D0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3" w:type="pct"/>
            <w:shd w:val="clear" w:color="auto" w:fill="auto"/>
          </w:tcPr>
          <w:p w14:paraId="17747BC0" w14:textId="77777777" w:rsidR="00152D04" w:rsidRPr="00351BEA" w:rsidRDefault="00152D04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ABC29CC" w14:textId="77777777" w:rsidR="00152D04" w:rsidRPr="001A4780" w:rsidRDefault="00152D04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4F9C6807" w14:textId="77777777" w:rsidR="00152D04" w:rsidRPr="001A4780" w:rsidRDefault="00152D04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6" w:type="pct"/>
            <w:shd w:val="clear" w:color="auto" w:fill="auto"/>
          </w:tcPr>
          <w:p w14:paraId="021DFA2F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53139485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31359C0B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70B027C9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30F34966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00539FCE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1057E8FF" w14:textId="3613DC47" w:rsidR="00435CBC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</w:t>
            </w:r>
            <w:r w:rsidR="005C6213">
              <w:rPr>
                <w:sz w:val="20"/>
              </w:rPr>
              <w:t>,6.1,6.2</w:t>
            </w:r>
          </w:p>
        </w:tc>
      </w:tr>
      <w:tr w:rsidR="00152D04" w:rsidRPr="001A4780" w14:paraId="53A63D65" w14:textId="77777777" w:rsidTr="00AA3611">
        <w:tc>
          <w:tcPr>
            <w:tcW w:w="753" w:type="pct"/>
            <w:shd w:val="clear" w:color="auto" w:fill="auto"/>
          </w:tcPr>
          <w:p w14:paraId="5CE747BC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FB7D928" w14:textId="77777777" w:rsidR="00152D04" w:rsidRPr="001176A0" w:rsidRDefault="00152D04" w:rsidP="00152D0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3B128F8D" w14:textId="77777777" w:rsidR="00152D04" w:rsidRPr="00C85B91" w:rsidRDefault="00152D04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219DAA8" w14:textId="77777777" w:rsidR="00152D04" w:rsidRPr="00C85B91" w:rsidRDefault="00152D04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44E62EFB" w14:textId="397380A5" w:rsidR="00152D04" w:rsidRPr="00724833" w:rsidRDefault="00152D04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6" w:type="pct"/>
            <w:shd w:val="clear" w:color="auto" w:fill="auto"/>
          </w:tcPr>
          <w:p w14:paraId="4DA525C1" w14:textId="77777777" w:rsidR="00152D04" w:rsidRPr="00724833" w:rsidRDefault="00152D04" w:rsidP="00152D04">
            <w:pPr>
              <w:spacing w:before="0" w:after="0"/>
              <w:rPr>
                <w:sz w:val="20"/>
              </w:rPr>
            </w:pPr>
          </w:p>
        </w:tc>
      </w:tr>
      <w:tr w:rsidR="00152D04" w:rsidRPr="001A4780" w14:paraId="46CC12E2" w14:textId="77777777" w:rsidTr="00AA3611">
        <w:tc>
          <w:tcPr>
            <w:tcW w:w="753" w:type="pct"/>
            <w:shd w:val="clear" w:color="auto" w:fill="auto"/>
          </w:tcPr>
          <w:p w14:paraId="2B8E3531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99B690D" w14:textId="77777777" w:rsidR="00152D04" w:rsidRPr="00400017" w:rsidRDefault="00152D04" w:rsidP="00152D0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3" w:type="pct"/>
            <w:shd w:val="clear" w:color="auto" w:fill="auto"/>
          </w:tcPr>
          <w:p w14:paraId="2A19DFCE" w14:textId="77777777" w:rsidR="00152D04" w:rsidRPr="00400017" w:rsidRDefault="00152D04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DABB1A3" w14:textId="77777777" w:rsidR="00152D04" w:rsidRPr="00400017" w:rsidRDefault="00152D04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2" w:type="pct"/>
            <w:shd w:val="clear" w:color="auto" w:fill="auto"/>
          </w:tcPr>
          <w:p w14:paraId="7ECA7ED8" w14:textId="77777777" w:rsidR="00152D04" w:rsidRPr="00400017" w:rsidRDefault="00152D04" w:rsidP="00152D0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6" w:type="pct"/>
            <w:shd w:val="clear" w:color="auto" w:fill="auto"/>
          </w:tcPr>
          <w:p w14:paraId="3971335C" w14:textId="77777777" w:rsidR="00152D04" w:rsidRPr="00724833" w:rsidRDefault="00152D04" w:rsidP="00152D04">
            <w:pPr>
              <w:spacing w:before="0" w:after="0"/>
              <w:rPr>
                <w:sz w:val="20"/>
              </w:rPr>
            </w:pPr>
          </w:p>
        </w:tc>
      </w:tr>
      <w:tr w:rsidR="00152D04" w:rsidRPr="001A4780" w14:paraId="0B1F91E6" w14:textId="77777777" w:rsidTr="00AA3611">
        <w:tc>
          <w:tcPr>
            <w:tcW w:w="753" w:type="pct"/>
            <w:shd w:val="clear" w:color="auto" w:fill="auto"/>
          </w:tcPr>
          <w:p w14:paraId="1DFD465D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8812498" w14:textId="77777777" w:rsidR="00152D04" w:rsidRPr="00400017" w:rsidRDefault="00152D04" w:rsidP="00152D0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3" w:type="pct"/>
            <w:shd w:val="clear" w:color="auto" w:fill="auto"/>
          </w:tcPr>
          <w:p w14:paraId="2D65A7A6" w14:textId="77777777" w:rsidR="00152D04" w:rsidRPr="00400017" w:rsidRDefault="00152D04" w:rsidP="00152D0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FDD4946" w14:textId="77777777" w:rsidR="00152D04" w:rsidRPr="00400017" w:rsidRDefault="00152D04" w:rsidP="00152D0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5750BE39" w14:textId="77777777" w:rsidR="00152D04" w:rsidRPr="00400017" w:rsidRDefault="00152D04" w:rsidP="00152D0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6" w:type="pct"/>
            <w:shd w:val="clear" w:color="auto" w:fill="auto"/>
          </w:tcPr>
          <w:p w14:paraId="4F9E6899" w14:textId="77777777" w:rsidR="00152D04" w:rsidRPr="00724833" w:rsidRDefault="00152D04" w:rsidP="00152D04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152D04" w:rsidRPr="001A4780" w14:paraId="2FCE8FBB" w14:textId="77777777" w:rsidTr="00AA3611">
        <w:tc>
          <w:tcPr>
            <w:tcW w:w="753" w:type="pct"/>
            <w:shd w:val="clear" w:color="auto" w:fill="auto"/>
          </w:tcPr>
          <w:p w14:paraId="552CCFA3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3268B10" w14:textId="77777777" w:rsidR="00152D04" w:rsidRPr="00724833" w:rsidRDefault="00152D04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3" w:type="pct"/>
            <w:shd w:val="clear" w:color="auto" w:fill="auto"/>
          </w:tcPr>
          <w:p w14:paraId="68B1BF66" w14:textId="35EAF88A" w:rsidR="00152D04" w:rsidRPr="00724833" w:rsidRDefault="00215CCD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6089D0D" w14:textId="77777777" w:rsidR="00152D04" w:rsidRPr="008D298C" w:rsidRDefault="00152D04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137DABE8" w14:textId="77777777" w:rsidR="00152D04" w:rsidRPr="00C85B91" w:rsidRDefault="00152D04" w:rsidP="00152D04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6" w:type="pct"/>
            <w:shd w:val="clear" w:color="auto" w:fill="auto"/>
          </w:tcPr>
          <w:p w14:paraId="57388EE3" w14:textId="77777777" w:rsidR="00152D04" w:rsidRPr="00C85B91" w:rsidRDefault="00152D04" w:rsidP="00152D04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52D04" w:rsidRPr="001A4780" w14:paraId="712D03A8" w14:textId="77777777" w:rsidTr="00AA3611">
        <w:tc>
          <w:tcPr>
            <w:tcW w:w="753" w:type="pct"/>
            <w:shd w:val="clear" w:color="auto" w:fill="auto"/>
          </w:tcPr>
          <w:p w14:paraId="226CB6AD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FA8D819" w14:textId="77777777" w:rsidR="00152D04" w:rsidRPr="002A7A10" w:rsidRDefault="00152D04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3" w:type="pct"/>
            <w:shd w:val="clear" w:color="auto" w:fill="auto"/>
          </w:tcPr>
          <w:p w14:paraId="4B771B56" w14:textId="77777777" w:rsidR="00152D04" w:rsidRDefault="00152D04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3608D6E" w14:textId="77777777" w:rsidR="00152D04" w:rsidRDefault="00152D04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1A1E90FA" w14:textId="77777777" w:rsidR="00152D04" w:rsidRPr="00997F9C" w:rsidRDefault="00152D04" w:rsidP="00152D04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6" w:type="pct"/>
            <w:shd w:val="clear" w:color="auto" w:fill="auto"/>
          </w:tcPr>
          <w:p w14:paraId="21AC7C65" w14:textId="77777777" w:rsidR="00152D04" w:rsidRPr="00C85B91" w:rsidRDefault="00152D04" w:rsidP="00152D04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52D04" w:rsidRPr="001A4780" w14:paraId="4DAF3377" w14:textId="77777777" w:rsidTr="00AA3611">
        <w:tc>
          <w:tcPr>
            <w:tcW w:w="753" w:type="pct"/>
            <w:shd w:val="clear" w:color="auto" w:fill="auto"/>
          </w:tcPr>
          <w:p w14:paraId="66F2437B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713C4D5" w14:textId="77777777" w:rsidR="00152D04" w:rsidRPr="002A7A10" w:rsidRDefault="00152D04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3" w:type="pct"/>
            <w:shd w:val="clear" w:color="auto" w:fill="auto"/>
          </w:tcPr>
          <w:p w14:paraId="4C7328F2" w14:textId="77777777" w:rsidR="00152D04" w:rsidRDefault="00152D04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8F6B8A2" w14:textId="77777777" w:rsidR="00152D04" w:rsidRDefault="00152D04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2C160E32" w14:textId="77777777" w:rsidR="00152D04" w:rsidRPr="00997F9C" w:rsidRDefault="00152D04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6" w:type="pct"/>
            <w:shd w:val="clear" w:color="auto" w:fill="auto"/>
          </w:tcPr>
          <w:p w14:paraId="652B6ADB" w14:textId="77777777" w:rsidR="00152D04" w:rsidRPr="002A7A10" w:rsidRDefault="00152D04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152D04" w:rsidRPr="001A4780" w14:paraId="1147178C" w14:textId="77777777" w:rsidTr="00AA3611">
        <w:tc>
          <w:tcPr>
            <w:tcW w:w="753" w:type="pct"/>
            <w:shd w:val="clear" w:color="auto" w:fill="auto"/>
          </w:tcPr>
          <w:p w14:paraId="55564940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A45011A" w14:textId="77777777" w:rsidR="00152D04" w:rsidRPr="002A7A10" w:rsidRDefault="00152D04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3" w:type="pct"/>
            <w:shd w:val="clear" w:color="auto" w:fill="auto"/>
          </w:tcPr>
          <w:p w14:paraId="74482F03" w14:textId="77777777" w:rsidR="00152D04" w:rsidRDefault="00152D04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0408DDD" w14:textId="77777777" w:rsidR="00152D04" w:rsidRPr="002A7A10" w:rsidRDefault="00152D04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178F0FDC" w14:textId="77777777" w:rsidR="00152D04" w:rsidRPr="002A7A10" w:rsidRDefault="00152D04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6" w:type="pct"/>
            <w:shd w:val="clear" w:color="auto" w:fill="auto"/>
          </w:tcPr>
          <w:p w14:paraId="666023B7" w14:textId="77777777" w:rsidR="00152D04" w:rsidRDefault="00152D04" w:rsidP="00152D04">
            <w:pPr>
              <w:spacing w:before="0" w:after="0"/>
              <w:rPr>
                <w:sz w:val="20"/>
              </w:rPr>
            </w:pPr>
          </w:p>
        </w:tc>
      </w:tr>
      <w:tr w:rsidR="00152D04" w:rsidRPr="001A4780" w14:paraId="1DFE8597" w14:textId="77777777" w:rsidTr="00AA3611">
        <w:tc>
          <w:tcPr>
            <w:tcW w:w="753" w:type="pct"/>
            <w:shd w:val="clear" w:color="auto" w:fill="auto"/>
          </w:tcPr>
          <w:p w14:paraId="6F5F1732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E09C1FD" w14:textId="77777777" w:rsidR="00152D04" w:rsidRPr="00724833" w:rsidRDefault="00152D04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3" w:type="pct"/>
            <w:shd w:val="clear" w:color="auto" w:fill="auto"/>
          </w:tcPr>
          <w:p w14:paraId="4763E53F" w14:textId="162EA68F" w:rsidR="00152D04" w:rsidRPr="00724833" w:rsidRDefault="000E70BD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E5E6FA9" w14:textId="77777777" w:rsidR="00152D04" w:rsidRPr="00C85B91" w:rsidRDefault="00152D04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67EE9510" w14:textId="77777777" w:rsidR="00152D04" w:rsidRPr="00724833" w:rsidRDefault="00152D04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6" w:type="pct"/>
            <w:shd w:val="clear" w:color="auto" w:fill="auto"/>
          </w:tcPr>
          <w:p w14:paraId="46D96B84" w14:textId="77777777" w:rsidR="00152D04" w:rsidRPr="00724833" w:rsidRDefault="00152D04" w:rsidP="00152D04">
            <w:pPr>
              <w:spacing w:before="0" w:after="0"/>
              <w:rPr>
                <w:sz w:val="20"/>
              </w:rPr>
            </w:pPr>
          </w:p>
        </w:tc>
      </w:tr>
      <w:tr w:rsidR="00152D04" w:rsidRPr="001A4780" w14:paraId="05FA9E24" w14:textId="77777777" w:rsidTr="00AA3611">
        <w:tc>
          <w:tcPr>
            <w:tcW w:w="753" w:type="pct"/>
            <w:shd w:val="clear" w:color="auto" w:fill="auto"/>
          </w:tcPr>
          <w:p w14:paraId="4857B524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7CD0443" w14:textId="77777777" w:rsidR="00152D04" w:rsidRPr="001176A0" w:rsidRDefault="00152D04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3" w:type="pct"/>
            <w:shd w:val="clear" w:color="auto" w:fill="auto"/>
          </w:tcPr>
          <w:p w14:paraId="3F29648B" w14:textId="77777777" w:rsidR="00152D04" w:rsidRDefault="00152D04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3202F90C" w14:textId="77777777" w:rsidR="00152D04" w:rsidRDefault="00152D04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3718FEF4" w14:textId="77777777" w:rsidR="00152D04" w:rsidRPr="00C85B91" w:rsidRDefault="00152D04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6" w:type="pct"/>
            <w:shd w:val="clear" w:color="auto" w:fill="auto"/>
          </w:tcPr>
          <w:p w14:paraId="54F995F4" w14:textId="77777777" w:rsidR="00152D04" w:rsidRPr="00724833" w:rsidRDefault="00152D04" w:rsidP="00152D04">
            <w:pPr>
              <w:spacing w:before="0" w:after="0"/>
              <w:rPr>
                <w:sz w:val="20"/>
              </w:rPr>
            </w:pPr>
          </w:p>
        </w:tc>
      </w:tr>
      <w:tr w:rsidR="00152D04" w:rsidRPr="001A4780" w14:paraId="1B4AA539" w14:textId="77777777" w:rsidTr="00AA3611">
        <w:tc>
          <w:tcPr>
            <w:tcW w:w="753" w:type="pct"/>
            <w:shd w:val="clear" w:color="auto" w:fill="auto"/>
          </w:tcPr>
          <w:p w14:paraId="7A917F26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AC7DE39" w14:textId="77777777" w:rsidR="00152D04" w:rsidRPr="002A7A10" w:rsidRDefault="00152D04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3" w:type="pct"/>
            <w:shd w:val="clear" w:color="auto" w:fill="auto"/>
          </w:tcPr>
          <w:p w14:paraId="20A50F7E" w14:textId="77777777" w:rsidR="00152D04" w:rsidRDefault="00152D04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75025FE" w14:textId="77777777" w:rsidR="00152D04" w:rsidRDefault="00152D04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58CE7D94" w14:textId="77777777" w:rsidR="00152D04" w:rsidRDefault="00152D04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6" w:type="pct"/>
            <w:shd w:val="clear" w:color="auto" w:fill="auto"/>
          </w:tcPr>
          <w:p w14:paraId="04B47DCC" w14:textId="77777777" w:rsidR="00152D04" w:rsidRPr="00724833" w:rsidRDefault="00152D04" w:rsidP="00152D04">
            <w:pPr>
              <w:spacing w:before="0" w:after="0"/>
              <w:rPr>
                <w:sz w:val="20"/>
              </w:rPr>
            </w:pPr>
          </w:p>
        </w:tc>
      </w:tr>
      <w:tr w:rsidR="00152D04" w:rsidRPr="001A4780" w14:paraId="47E62327" w14:textId="77777777" w:rsidTr="00AA3611">
        <w:tc>
          <w:tcPr>
            <w:tcW w:w="753" w:type="pct"/>
            <w:shd w:val="clear" w:color="auto" w:fill="auto"/>
          </w:tcPr>
          <w:p w14:paraId="121AEC09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DDDCC7E" w14:textId="77777777" w:rsidR="00152D04" w:rsidRPr="001176A0" w:rsidRDefault="00152D04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3" w:type="pct"/>
            <w:shd w:val="clear" w:color="auto" w:fill="auto"/>
          </w:tcPr>
          <w:p w14:paraId="30FAD298" w14:textId="42FF932B" w:rsidR="00152D04" w:rsidRPr="00C85B91" w:rsidRDefault="00215CCD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16DDC60" w14:textId="77777777" w:rsidR="00152D04" w:rsidRPr="00C85B91" w:rsidRDefault="00152D04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EAC0979" w14:textId="77777777" w:rsidR="00152D04" w:rsidRPr="00724833" w:rsidRDefault="00152D04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6" w:type="pct"/>
            <w:shd w:val="clear" w:color="auto" w:fill="auto"/>
          </w:tcPr>
          <w:p w14:paraId="78F41C14" w14:textId="77777777" w:rsidR="00152D04" w:rsidRPr="00724833" w:rsidRDefault="00152D04" w:rsidP="00152D04">
            <w:pPr>
              <w:spacing w:before="0" w:after="0"/>
              <w:rPr>
                <w:sz w:val="20"/>
              </w:rPr>
            </w:pPr>
          </w:p>
        </w:tc>
      </w:tr>
      <w:tr w:rsidR="00AA3611" w:rsidRPr="001A4780" w14:paraId="743CD996" w14:textId="77777777" w:rsidTr="00AA3611">
        <w:tc>
          <w:tcPr>
            <w:tcW w:w="754" w:type="pct"/>
            <w:shd w:val="clear" w:color="auto" w:fill="auto"/>
          </w:tcPr>
          <w:p w14:paraId="304D935C" w14:textId="77777777" w:rsidR="00AA3611" w:rsidRPr="00724833" w:rsidRDefault="00AA3611" w:rsidP="005E416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0" w:type="pct"/>
            <w:shd w:val="clear" w:color="auto" w:fill="auto"/>
            <w:vAlign w:val="center"/>
          </w:tcPr>
          <w:p w14:paraId="2B1AFB21" w14:textId="77777777" w:rsidR="00AA3611" w:rsidRPr="001176A0" w:rsidRDefault="00AA3611" w:rsidP="005E416A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4520D823" w14:textId="77777777" w:rsidR="00AA3611" w:rsidRPr="00EE4E63" w:rsidRDefault="00AA3611" w:rsidP="005E416A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18108491" w14:textId="77777777" w:rsidR="00AA3611" w:rsidRPr="00C85B91" w:rsidRDefault="00AA3611" w:rsidP="005E416A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4CBA7DF3" w14:textId="77777777" w:rsidR="00AA3611" w:rsidRPr="00724833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4" w:type="pct"/>
            <w:shd w:val="clear" w:color="auto" w:fill="auto"/>
          </w:tcPr>
          <w:p w14:paraId="297EB3DD" w14:textId="3EF5C2F6" w:rsidR="00AA3611" w:rsidRPr="00AA3611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подписанного документа для автоматического размещения</w:t>
            </w:r>
          </w:p>
          <w:p w14:paraId="7CC6DDED" w14:textId="77777777" w:rsidR="00AA3611" w:rsidRPr="00AA3611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Состав элемента приведен в </w:t>
            </w:r>
            <w:proofErr w:type="gramStart"/>
            <w:r>
              <w:rPr>
                <w:sz w:val="20"/>
              </w:rPr>
              <w:t>п</w:t>
            </w:r>
            <w:proofErr w:type="gramEnd"/>
            <w:r>
              <w:rPr>
                <w:sz w:val="20"/>
              </w:rPr>
              <w:t xml:space="preserve"> 1. Приложения 4</w:t>
            </w:r>
          </w:p>
        </w:tc>
      </w:tr>
      <w:tr w:rsidR="00C06D8B" w:rsidRPr="001A4780" w14:paraId="2F72ABA8" w14:textId="77777777" w:rsidTr="00AA3611">
        <w:tc>
          <w:tcPr>
            <w:tcW w:w="753" w:type="pct"/>
            <w:shd w:val="clear" w:color="auto" w:fill="auto"/>
          </w:tcPr>
          <w:p w14:paraId="62DF5A9E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DA45C3B" w14:textId="77777777" w:rsidR="00C06D8B" w:rsidRPr="001176A0" w:rsidRDefault="00C06D8B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3" w:type="pct"/>
            <w:shd w:val="clear" w:color="auto" w:fill="auto"/>
          </w:tcPr>
          <w:p w14:paraId="15730E71" w14:textId="77777777" w:rsidR="00C06D8B" w:rsidRPr="00C85B91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9FDB1B4" w14:textId="77777777" w:rsidR="00C06D8B" w:rsidRPr="00C85B91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497507D" w14:textId="77777777" w:rsidR="00C06D8B" w:rsidRPr="00724833" w:rsidRDefault="00C06D8B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6" w:type="pct"/>
            <w:shd w:val="clear" w:color="auto" w:fill="auto"/>
          </w:tcPr>
          <w:p w14:paraId="0BF775E6" w14:textId="09A1D9C2" w:rsidR="00C06D8B" w:rsidRPr="00724833" w:rsidRDefault="00C06D8B" w:rsidP="00152D04">
            <w:pPr>
              <w:spacing w:before="0" w:after="0"/>
              <w:rPr>
                <w:sz w:val="20"/>
              </w:rPr>
            </w:pPr>
            <w:r w:rsidRPr="003447E5">
              <w:rPr>
                <w:sz w:val="20"/>
              </w:rPr>
              <w:t>При приеме, в случае если блок не указан, считается что организация, разместившая протокол, совпадает с организацией</w:t>
            </w:r>
            <w:r>
              <w:rPr>
                <w:sz w:val="20"/>
              </w:rPr>
              <w:t>,</w:t>
            </w:r>
            <w:r w:rsidRPr="003447E5">
              <w:rPr>
                <w:sz w:val="20"/>
              </w:rPr>
              <w:t xml:space="preserve"> разместившей соответствующую закупку</w:t>
            </w:r>
          </w:p>
        </w:tc>
      </w:tr>
      <w:tr w:rsidR="00C06D8B" w:rsidRPr="001A4780" w14:paraId="76206172" w14:textId="77777777" w:rsidTr="00AA3611">
        <w:tc>
          <w:tcPr>
            <w:tcW w:w="753" w:type="pct"/>
            <w:shd w:val="clear" w:color="auto" w:fill="auto"/>
          </w:tcPr>
          <w:p w14:paraId="5D302139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A7775B4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3" w:type="pct"/>
            <w:shd w:val="clear" w:color="auto" w:fill="auto"/>
          </w:tcPr>
          <w:p w14:paraId="73EB46BD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2405C463" w14:textId="77777777" w:rsidR="00C06D8B" w:rsidRPr="002A7A10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C4BC9E2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528C9441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C06D8B" w:rsidRPr="001A4780" w14:paraId="49B683C5" w14:textId="77777777" w:rsidTr="00AA3611">
        <w:tc>
          <w:tcPr>
            <w:tcW w:w="753" w:type="pct"/>
            <w:shd w:val="clear" w:color="auto" w:fill="auto"/>
          </w:tcPr>
          <w:p w14:paraId="53473877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E4E1634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3" w:type="pct"/>
            <w:shd w:val="clear" w:color="auto" w:fill="auto"/>
          </w:tcPr>
          <w:p w14:paraId="44B6B516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04DF1EC" w14:textId="77777777" w:rsidR="00C06D8B" w:rsidRPr="002A7A10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946B7E9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6" w:type="pct"/>
            <w:shd w:val="clear" w:color="auto" w:fill="auto"/>
          </w:tcPr>
          <w:p w14:paraId="690A42EE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19DA9C1D" w14:textId="77777777" w:rsidTr="00AA3611">
        <w:tc>
          <w:tcPr>
            <w:tcW w:w="753" w:type="pct"/>
            <w:shd w:val="clear" w:color="auto" w:fill="auto"/>
          </w:tcPr>
          <w:p w14:paraId="79E9F833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FE3C25A" w14:textId="77777777" w:rsidR="00C06D8B" w:rsidRPr="00BB6995" w:rsidRDefault="00C06D8B" w:rsidP="00152D0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3" w:type="pct"/>
            <w:shd w:val="clear" w:color="auto" w:fill="auto"/>
          </w:tcPr>
          <w:p w14:paraId="7FA3B9E7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71FD07F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A8E8276" w14:textId="77777777" w:rsidR="00C06D8B" w:rsidRPr="00BB6995" w:rsidRDefault="00C06D8B" w:rsidP="00152D0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6" w:type="pct"/>
            <w:shd w:val="clear" w:color="auto" w:fill="auto"/>
          </w:tcPr>
          <w:p w14:paraId="382FB90B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6C1AFBB4" w14:textId="77777777" w:rsidTr="00AA3611">
        <w:tc>
          <w:tcPr>
            <w:tcW w:w="753" w:type="pct"/>
            <w:shd w:val="clear" w:color="auto" w:fill="auto"/>
          </w:tcPr>
          <w:p w14:paraId="72A3B217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CF406FB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3" w:type="pct"/>
            <w:shd w:val="clear" w:color="auto" w:fill="auto"/>
          </w:tcPr>
          <w:p w14:paraId="08BC90F2" w14:textId="46C75B47" w:rsidR="00C06D8B" w:rsidRPr="00215CCD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5114B83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438AB1E3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6" w:type="pct"/>
            <w:shd w:val="clear" w:color="auto" w:fill="auto"/>
          </w:tcPr>
          <w:p w14:paraId="3AD72E60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69BE755D" w14:textId="77777777" w:rsidTr="00AA3611">
        <w:tc>
          <w:tcPr>
            <w:tcW w:w="753" w:type="pct"/>
            <w:shd w:val="clear" w:color="auto" w:fill="auto"/>
          </w:tcPr>
          <w:p w14:paraId="32A6ED39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8E77740" w14:textId="5C27C7B8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F17C6D">
              <w:rPr>
                <w:sz w:val="20"/>
              </w:rPr>
              <w:t>foundationProtocol</w:t>
            </w:r>
          </w:p>
        </w:tc>
        <w:tc>
          <w:tcPr>
            <w:tcW w:w="203" w:type="pct"/>
            <w:shd w:val="clear" w:color="auto" w:fill="auto"/>
          </w:tcPr>
          <w:p w14:paraId="72D6C064" w14:textId="7D25B55B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39FBCFB" w14:textId="726CB39A" w:rsidR="00C06D8B" w:rsidRPr="00F17C6D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221BE61" w14:textId="793457EB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F17C6D">
              <w:rPr>
                <w:sz w:val="20"/>
              </w:rPr>
              <w:t>Номер предыдущего протокола</w:t>
            </w:r>
          </w:p>
        </w:tc>
        <w:tc>
          <w:tcPr>
            <w:tcW w:w="1396" w:type="pct"/>
            <w:shd w:val="clear" w:color="auto" w:fill="auto"/>
          </w:tcPr>
          <w:p w14:paraId="339156DF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7C885914" w14:textId="77777777" w:rsidTr="00AA3611">
        <w:tc>
          <w:tcPr>
            <w:tcW w:w="5000" w:type="pct"/>
            <w:gridSpan w:val="6"/>
            <w:shd w:val="clear" w:color="auto" w:fill="auto"/>
          </w:tcPr>
          <w:p w14:paraId="1DF28942" w14:textId="77777777" w:rsidR="00C06D8B" w:rsidRPr="00D43778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C06D8B" w:rsidRPr="001A4780" w14:paraId="0A4C6C4B" w14:textId="77777777" w:rsidTr="00AA3611">
        <w:tc>
          <w:tcPr>
            <w:tcW w:w="753" w:type="pct"/>
            <w:shd w:val="clear" w:color="auto" w:fill="auto"/>
          </w:tcPr>
          <w:p w14:paraId="15CE45A3" w14:textId="031E676C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</w:t>
            </w:r>
            <w:r w:rsidR="00B8557A"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ission</w:t>
            </w:r>
          </w:p>
        </w:tc>
        <w:tc>
          <w:tcPr>
            <w:tcW w:w="749" w:type="pct"/>
            <w:shd w:val="clear" w:color="auto" w:fill="auto"/>
          </w:tcPr>
          <w:p w14:paraId="25522AF3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C46709C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55B03B1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5FA949CE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C815FFD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41B4A5A1" w14:textId="77777777" w:rsidTr="00AA3611">
        <w:tc>
          <w:tcPr>
            <w:tcW w:w="753" w:type="pct"/>
            <w:shd w:val="clear" w:color="auto" w:fill="auto"/>
          </w:tcPr>
          <w:p w14:paraId="30E324A1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50114D9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3" w:type="pct"/>
            <w:shd w:val="clear" w:color="auto" w:fill="auto"/>
          </w:tcPr>
          <w:p w14:paraId="658992EF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9D6CD50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708F64E1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6" w:type="pct"/>
            <w:shd w:val="clear" w:color="auto" w:fill="auto"/>
          </w:tcPr>
          <w:p w14:paraId="481DFE61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2D648F7A" w14:textId="77777777" w:rsidTr="00AA3611">
        <w:tc>
          <w:tcPr>
            <w:tcW w:w="753" w:type="pct"/>
            <w:shd w:val="clear" w:color="auto" w:fill="auto"/>
          </w:tcPr>
          <w:p w14:paraId="4A42FBE3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6C60A9C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3" w:type="pct"/>
            <w:shd w:val="clear" w:color="auto" w:fill="auto"/>
          </w:tcPr>
          <w:p w14:paraId="7691BFA9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072B10D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AFF26E6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6" w:type="pct"/>
            <w:shd w:val="clear" w:color="auto" w:fill="auto"/>
          </w:tcPr>
          <w:p w14:paraId="098423F8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57DF7C9C" w14:textId="77777777" w:rsidTr="00AA3611">
        <w:tc>
          <w:tcPr>
            <w:tcW w:w="753" w:type="pct"/>
            <w:shd w:val="clear" w:color="auto" w:fill="auto"/>
          </w:tcPr>
          <w:p w14:paraId="05E0FF82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3B6DCF2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3" w:type="pct"/>
            <w:shd w:val="clear" w:color="auto" w:fill="auto"/>
          </w:tcPr>
          <w:p w14:paraId="3946E4AA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FBF22CD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12A6F289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6" w:type="pct"/>
            <w:shd w:val="clear" w:color="auto" w:fill="auto"/>
          </w:tcPr>
          <w:p w14:paraId="29B32001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39A28333" w14:textId="77777777" w:rsidTr="00AA3611">
        <w:tc>
          <w:tcPr>
            <w:tcW w:w="753" w:type="pct"/>
            <w:shd w:val="clear" w:color="auto" w:fill="auto"/>
          </w:tcPr>
          <w:p w14:paraId="33BC59FE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BD53FA3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1EF72C4E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B6B68E2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32A35096" w14:textId="77777777" w:rsidR="00C06D8B" w:rsidRPr="00D43778" w:rsidRDefault="00C06D8B" w:rsidP="00152D0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6" w:type="pct"/>
            <w:shd w:val="clear" w:color="auto" w:fill="auto"/>
          </w:tcPr>
          <w:p w14:paraId="3E5763F5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71D6083E" w14:textId="77777777" w:rsidTr="00AA3611">
        <w:tc>
          <w:tcPr>
            <w:tcW w:w="5000" w:type="pct"/>
            <w:gridSpan w:val="6"/>
            <w:shd w:val="clear" w:color="auto" w:fill="auto"/>
          </w:tcPr>
          <w:p w14:paraId="2A900329" w14:textId="77777777" w:rsidR="00C06D8B" w:rsidRPr="00D43778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C06D8B" w:rsidRPr="001A4780" w14:paraId="742F63AB" w14:textId="77777777" w:rsidTr="00AA3611">
        <w:tc>
          <w:tcPr>
            <w:tcW w:w="753" w:type="pct"/>
            <w:shd w:val="clear" w:color="auto" w:fill="auto"/>
          </w:tcPr>
          <w:p w14:paraId="3B07363F" w14:textId="77777777" w:rsidR="00C06D8B" w:rsidRPr="00D43778" w:rsidRDefault="00C06D8B" w:rsidP="00152D0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</w:t>
            </w:r>
            <w:r w:rsidRPr="00D43778">
              <w:rPr>
                <w:b/>
                <w:sz w:val="20"/>
              </w:rPr>
              <w:lastRenderedPageBreak/>
              <w:t>bers</w:t>
            </w:r>
          </w:p>
        </w:tc>
        <w:tc>
          <w:tcPr>
            <w:tcW w:w="749" w:type="pct"/>
            <w:shd w:val="clear" w:color="auto" w:fill="auto"/>
          </w:tcPr>
          <w:p w14:paraId="1EB8F52B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8A223C6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3F4342C3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126518E5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4B78CBCD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0096B3EE" w14:textId="77777777" w:rsidTr="00AA3611">
        <w:tc>
          <w:tcPr>
            <w:tcW w:w="753" w:type="pct"/>
            <w:shd w:val="clear" w:color="auto" w:fill="auto"/>
          </w:tcPr>
          <w:p w14:paraId="590F7C0C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216CBF9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3" w:type="pct"/>
            <w:shd w:val="clear" w:color="auto" w:fill="auto"/>
          </w:tcPr>
          <w:p w14:paraId="7F9BF3B5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CE1684F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E6B546D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6" w:type="pct"/>
            <w:shd w:val="clear" w:color="auto" w:fill="auto"/>
          </w:tcPr>
          <w:p w14:paraId="46929624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C06D8B" w:rsidRPr="001A4780" w14:paraId="0ED86E28" w14:textId="77777777" w:rsidTr="00AA3611">
        <w:tc>
          <w:tcPr>
            <w:tcW w:w="753" w:type="pct"/>
            <w:shd w:val="clear" w:color="auto" w:fill="auto"/>
          </w:tcPr>
          <w:p w14:paraId="30816490" w14:textId="77777777" w:rsidR="00C06D8B" w:rsidRPr="00D43778" w:rsidRDefault="00C06D8B" w:rsidP="00152D0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shd w:val="clear" w:color="auto" w:fill="auto"/>
          </w:tcPr>
          <w:p w14:paraId="6EFBBD81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AA1F75C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429B5F76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5DA9FFF1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DCCA4BA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78D41D6A" w14:textId="77777777" w:rsidTr="00AA3611">
        <w:tc>
          <w:tcPr>
            <w:tcW w:w="753" w:type="pct"/>
            <w:shd w:val="clear" w:color="auto" w:fill="auto"/>
          </w:tcPr>
          <w:p w14:paraId="2006AE4E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B599B89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3" w:type="pct"/>
            <w:shd w:val="clear" w:color="auto" w:fill="auto"/>
          </w:tcPr>
          <w:p w14:paraId="77B0AF42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04064AC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5162F153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6" w:type="pct"/>
            <w:shd w:val="clear" w:color="auto" w:fill="auto"/>
          </w:tcPr>
          <w:p w14:paraId="5BD0EAFF" w14:textId="2CB5A4B7" w:rsidR="00C06D8B" w:rsidRPr="009B4637" w:rsidRDefault="002074F0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Значение поля поверяется на уникальность среди всех членов комиссии по протоколу</w:t>
            </w:r>
          </w:p>
        </w:tc>
      </w:tr>
      <w:tr w:rsidR="00C06D8B" w:rsidRPr="001A4780" w14:paraId="519ACD8E" w14:textId="77777777" w:rsidTr="00AA3611">
        <w:tc>
          <w:tcPr>
            <w:tcW w:w="753" w:type="pct"/>
            <w:shd w:val="clear" w:color="auto" w:fill="auto"/>
          </w:tcPr>
          <w:p w14:paraId="7C79511B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52984B3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3" w:type="pct"/>
            <w:shd w:val="clear" w:color="auto" w:fill="auto"/>
          </w:tcPr>
          <w:p w14:paraId="34D4A5AA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CE42E0B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38C73A2F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6" w:type="pct"/>
            <w:shd w:val="clear" w:color="auto" w:fill="auto"/>
          </w:tcPr>
          <w:p w14:paraId="4E0FDCEA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25D901BE" w14:textId="77777777" w:rsidTr="00AA3611">
        <w:tc>
          <w:tcPr>
            <w:tcW w:w="753" w:type="pct"/>
            <w:shd w:val="clear" w:color="auto" w:fill="auto"/>
          </w:tcPr>
          <w:p w14:paraId="3ACCA48A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7D127CF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3" w:type="pct"/>
            <w:shd w:val="clear" w:color="auto" w:fill="auto"/>
          </w:tcPr>
          <w:p w14:paraId="0DF11CB3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5E6B319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2E71CF80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6" w:type="pct"/>
            <w:shd w:val="clear" w:color="auto" w:fill="auto"/>
          </w:tcPr>
          <w:p w14:paraId="5F324048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24583518" w14:textId="77777777" w:rsidTr="00AA3611">
        <w:tc>
          <w:tcPr>
            <w:tcW w:w="753" w:type="pct"/>
            <w:shd w:val="clear" w:color="auto" w:fill="auto"/>
          </w:tcPr>
          <w:p w14:paraId="1124ABF8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6E609AF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3" w:type="pct"/>
            <w:shd w:val="clear" w:color="auto" w:fill="auto"/>
          </w:tcPr>
          <w:p w14:paraId="020E4815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8F0085F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2B7E0DF1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6" w:type="pct"/>
            <w:shd w:val="clear" w:color="auto" w:fill="auto"/>
          </w:tcPr>
          <w:p w14:paraId="1DE99079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4F078D63" w14:textId="77777777" w:rsidTr="00AA3611">
        <w:tc>
          <w:tcPr>
            <w:tcW w:w="753" w:type="pct"/>
            <w:shd w:val="clear" w:color="auto" w:fill="auto"/>
          </w:tcPr>
          <w:p w14:paraId="66F9A9F7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2FA572E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3" w:type="pct"/>
            <w:shd w:val="clear" w:color="auto" w:fill="auto"/>
          </w:tcPr>
          <w:p w14:paraId="28EF2926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A0A5B70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A62C036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6" w:type="pct"/>
            <w:shd w:val="clear" w:color="auto" w:fill="auto"/>
          </w:tcPr>
          <w:p w14:paraId="3974C071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616C2D54" w14:textId="77777777" w:rsidTr="00AA3611">
        <w:tc>
          <w:tcPr>
            <w:tcW w:w="5000" w:type="pct"/>
            <w:gridSpan w:val="6"/>
            <w:shd w:val="clear" w:color="auto" w:fill="auto"/>
          </w:tcPr>
          <w:p w14:paraId="6FC7DCBD" w14:textId="77777777" w:rsidR="00C06D8B" w:rsidRPr="00D43778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C06D8B" w:rsidRPr="001A4780" w14:paraId="717838AE" w14:textId="77777777" w:rsidTr="00AA3611">
        <w:tc>
          <w:tcPr>
            <w:tcW w:w="753" w:type="pct"/>
            <w:shd w:val="clear" w:color="auto" w:fill="auto"/>
          </w:tcPr>
          <w:p w14:paraId="0E13D44C" w14:textId="77777777" w:rsidR="00C06D8B" w:rsidRPr="00D43778" w:rsidRDefault="00C06D8B" w:rsidP="00152D0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shd w:val="clear" w:color="auto" w:fill="auto"/>
          </w:tcPr>
          <w:p w14:paraId="29C426DA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513385C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2D65FFFC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3D1A22DD" w14:textId="77777777" w:rsidR="00C06D8B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2EB85A98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0362D9C8" w14:textId="77777777" w:rsidTr="00AA3611">
        <w:tc>
          <w:tcPr>
            <w:tcW w:w="753" w:type="pct"/>
            <w:shd w:val="clear" w:color="auto" w:fill="auto"/>
          </w:tcPr>
          <w:p w14:paraId="2C2365A5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4FF3D23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2ED94B85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133050E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7D55DED2" w14:textId="77777777" w:rsidR="00C06D8B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6" w:type="pct"/>
            <w:shd w:val="clear" w:color="auto" w:fill="auto"/>
          </w:tcPr>
          <w:p w14:paraId="62521E57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7812513D" w14:textId="77777777" w:rsidTr="00AA3611">
        <w:tc>
          <w:tcPr>
            <w:tcW w:w="753" w:type="pct"/>
            <w:shd w:val="clear" w:color="auto" w:fill="auto"/>
          </w:tcPr>
          <w:p w14:paraId="02498FE6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B220D8B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446E8708" w14:textId="77777777" w:rsidR="00C06D8B" w:rsidRPr="00655FB3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F3F2036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13C39D73" w14:textId="77777777" w:rsidR="00C06D8B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6" w:type="pct"/>
            <w:shd w:val="clear" w:color="auto" w:fill="auto"/>
          </w:tcPr>
          <w:p w14:paraId="527BF27C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4B0DC671" w14:textId="77777777" w:rsidTr="00AA3611">
        <w:tc>
          <w:tcPr>
            <w:tcW w:w="753" w:type="pct"/>
            <w:shd w:val="clear" w:color="auto" w:fill="auto"/>
          </w:tcPr>
          <w:p w14:paraId="71C39B53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82ABD41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3" w:type="pct"/>
            <w:shd w:val="clear" w:color="auto" w:fill="auto"/>
          </w:tcPr>
          <w:p w14:paraId="1AAB5B6E" w14:textId="77777777" w:rsidR="00C06D8B" w:rsidRPr="00655FB3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ADF4555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22739477" w14:textId="77777777" w:rsidR="00C06D8B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6" w:type="pct"/>
            <w:shd w:val="clear" w:color="auto" w:fill="auto"/>
          </w:tcPr>
          <w:p w14:paraId="471350C1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254573" w14:paraId="34C30E16" w14:textId="77777777" w:rsidTr="00AA3611">
        <w:tc>
          <w:tcPr>
            <w:tcW w:w="5000" w:type="pct"/>
            <w:gridSpan w:val="6"/>
            <w:shd w:val="clear" w:color="auto" w:fill="auto"/>
          </w:tcPr>
          <w:p w14:paraId="6A82BE15" w14:textId="77777777" w:rsidR="00C06D8B" w:rsidRPr="00254573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C06D8B" w:rsidRPr="001A4780" w14:paraId="08AA5669" w14:textId="77777777" w:rsidTr="00AA3611">
        <w:tc>
          <w:tcPr>
            <w:tcW w:w="753" w:type="pct"/>
            <w:shd w:val="clear" w:color="auto" w:fill="auto"/>
            <w:vAlign w:val="center"/>
          </w:tcPr>
          <w:p w14:paraId="3A002F65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34270185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7721E43" w14:textId="77777777" w:rsidR="00C06D8B" w:rsidRPr="00724833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4FFFCD1A" w14:textId="77777777" w:rsidR="00C06D8B" w:rsidRPr="00724833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236C3357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08FA62BB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</w:tr>
      <w:tr w:rsidR="00C06D8B" w:rsidRPr="001A4780" w14:paraId="5F9970F1" w14:textId="77777777" w:rsidTr="00AA3611">
        <w:tc>
          <w:tcPr>
            <w:tcW w:w="753" w:type="pct"/>
            <w:shd w:val="clear" w:color="auto" w:fill="auto"/>
            <w:vAlign w:val="center"/>
          </w:tcPr>
          <w:p w14:paraId="09C1AFA6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67C1AF1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3" w:type="pct"/>
            <w:shd w:val="clear" w:color="auto" w:fill="auto"/>
          </w:tcPr>
          <w:p w14:paraId="42226CC3" w14:textId="77777777" w:rsidR="00C06D8B" w:rsidRPr="00E45768" w:rsidRDefault="00C06D8B" w:rsidP="00152D0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DB34D2E" w14:textId="77777777" w:rsidR="00C06D8B" w:rsidRPr="00E45768" w:rsidRDefault="00C06D8B" w:rsidP="00152D0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22A4BD79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250583AE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682AC614" w14:textId="77777777" w:rsidTr="00AA3611">
        <w:tc>
          <w:tcPr>
            <w:tcW w:w="753" w:type="pct"/>
            <w:shd w:val="clear" w:color="auto" w:fill="auto"/>
            <w:vAlign w:val="center"/>
          </w:tcPr>
          <w:p w14:paraId="1C8EB960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A6A59F7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3" w:type="pct"/>
            <w:shd w:val="clear" w:color="auto" w:fill="auto"/>
          </w:tcPr>
          <w:p w14:paraId="4D0A1426" w14:textId="77777777" w:rsidR="00C06D8B" w:rsidRPr="00E45768" w:rsidRDefault="00C06D8B" w:rsidP="00152D0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6B3D138" w14:textId="77777777" w:rsidR="00C06D8B" w:rsidRPr="00E45768" w:rsidRDefault="00C06D8B" w:rsidP="00152D0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0B6E1BE7" w14:textId="1B794569" w:rsidR="00C06D8B" w:rsidRPr="00E45768" w:rsidRDefault="002D1F44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C06D8B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1A311622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C06D8B" w:rsidRPr="00254573" w14:paraId="65D9D9CB" w14:textId="77777777" w:rsidTr="00AA3611">
        <w:tc>
          <w:tcPr>
            <w:tcW w:w="5000" w:type="pct"/>
            <w:gridSpan w:val="6"/>
            <w:shd w:val="clear" w:color="auto" w:fill="auto"/>
          </w:tcPr>
          <w:p w14:paraId="4BFDE227" w14:textId="16689C32" w:rsidR="00C06D8B" w:rsidRPr="00254573" w:rsidRDefault="002D1F44" w:rsidP="00152D04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C06D8B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C06D8B" w:rsidRPr="001A4780" w14:paraId="37A7A8CA" w14:textId="77777777" w:rsidTr="00AA3611">
        <w:tc>
          <w:tcPr>
            <w:tcW w:w="753" w:type="pct"/>
            <w:shd w:val="clear" w:color="auto" w:fill="auto"/>
            <w:vAlign w:val="center"/>
          </w:tcPr>
          <w:p w14:paraId="7185229A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1B8D5054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74F6D07" w14:textId="77777777" w:rsidR="00C06D8B" w:rsidRPr="006C6D44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5D165618" w14:textId="77777777" w:rsidR="00C06D8B" w:rsidRPr="006C6D44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3CF1CB88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231A0111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</w:tr>
      <w:tr w:rsidR="00C06D8B" w:rsidRPr="001A4780" w14:paraId="3672FDA6" w14:textId="77777777" w:rsidTr="00AA3611">
        <w:tc>
          <w:tcPr>
            <w:tcW w:w="753" w:type="pct"/>
            <w:shd w:val="clear" w:color="auto" w:fill="auto"/>
            <w:vAlign w:val="center"/>
          </w:tcPr>
          <w:p w14:paraId="36032F64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33DD949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</w:tcPr>
          <w:p w14:paraId="66C583B5" w14:textId="77777777" w:rsidR="00C06D8B" w:rsidRPr="003804BF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25AADD1" w14:textId="77777777" w:rsidR="00C06D8B" w:rsidRPr="003804BF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2BCAF674" w14:textId="463CF5D7" w:rsidR="00C06D8B" w:rsidRPr="003804BF" w:rsidRDefault="002D1F44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6" w:type="pct"/>
            <w:shd w:val="clear" w:color="auto" w:fill="auto"/>
          </w:tcPr>
          <w:p w14:paraId="245D9D94" w14:textId="69643ACB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>C</w:t>
            </w:r>
            <w:r w:rsidR="00CC092C" w:rsidRPr="003804BF">
              <w:rPr>
                <w:sz w:val="20"/>
              </w:rPr>
              <w:t>a</w:t>
            </w:r>
            <w:r w:rsidRPr="003804BF">
              <w:rPr>
                <w:sz w:val="20"/>
              </w:rPr>
              <w:t xml:space="preserve">dES-BES </w:t>
            </w:r>
            <w:r w:rsidRPr="003804BF">
              <w:rPr>
                <w:sz w:val="20"/>
              </w:rPr>
              <w:br/>
              <w:t>C</w:t>
            </w:r>
            <w:r w:rsidR="00CC092C" w:rsidRPr="003804BF">
              <w:rPr>
                <w:sz w:val="20"/>
              </w:rPr>
              <w:t>a</w:t>
            </w:r>
            <w:r w:rsidRPr="003804BF">
              <w:rPr>
                <w:sz w:val="20"/>
              </w:rPr>
              <w:t>dES-A</w:t>
            </w:r>
          </w:p>
        </w:tc>
      </w:tr>
      <w:tr w:rsidR="00C06D8B" w:rsidRPr="001B3D35" w14:paraId="787D5F3B" w14:textId="77777777" w:rsidTr="00AA3611">
        <w:tc>
          <w:tcPr>
            <w:tcW w:w="5000" w:type="pct"/>
            <w:gridSpan w:val="6"/>
            <w:shd w:val="clear" w:color="auto" w:fill="auto"/>
          </w:tcPr>
          <w:p w14:paraId="74799CB2" w14:textId="77777777" w:rsidR="00C06D8B" w:rsidRPr="00655FB3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C06D8B" w:rsidRPr="001A4780" w14:paraId="22E07E5C" w14:textId="77777777" w:rsidTr="00AA3611">
        <w:tc>
          <w:tcPr>
            <w:tcW w:w="753" w:type="pct"/>
            <w:shd w:val="clear" w:color="auto" w:fill="auto"/>
            <w:vAlign w:val="center"/>
          </w:tcPr>
          <w:p w14:paraId="7CBB6353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shd w:val="clear" w:color="auto" w:fill="auto"/>
          </w:tcPr>
          <w:p w14:paraId="3BDE61F6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D60E91E" w14:textId="77777777" w:rsidR="00C06D8B" w:rsidRPr="003804BF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9DBFA10" w14:textId="77777777" w:rsidR="00C06D8B" w:rsidRPr="003804BF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371533AB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436C0AA0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5C1CBB0E" w14:textId="77777777" w:rsidTr="00AA3611">
        <w:tc>
          <w:tcPr>
            <w:tcW w:w="753" w:type="pct"/>
            <w:shd w:val="clear" w:color="auto" w:fill="auto"/>
            <w:vAlign w:val="center"/>
          </w:tcPr>
          <w:p w14:paraId="195C47EC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43FDA91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3" w:type="pct"/>
            <w:shd w:val="clear" w:color="auto" w:fill="auto"/>
          </w:tcPr>
          <w:p w14:paraId="20B09823" w14:textId="77777777" w:rsidR="00C06D8B" w:rsidRPr="00B07477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31C937AE" w14:textId="77777777" w:rsidR="00C06D8B" w:rsidRPr="00B07477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F69D432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6" w:type="pct"/>
            <w:shd w:val="clear" w:color="auto" w:fill="auto"/>
          </w:tcPr>
          <w:p w14:paraId="69FE4EAA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41168369" w14:textId="77777777" w:rsidTr="00AA3611">
        <w:tc>
          <w:tcPr>
            <w:tcW w:w="753" w:type="pct"/>
            <w:shd w:val="clear" w:color="auto" w:fill="auto"/>
            <w:vAlign w:val="center"/>
          </w:tcPr>
          <w:p w14:paraId="5540E61F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5C90B87" w14:textId="77777777" w:rsidR="00C06D8B" w:rsidRPr="00B07477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3" w:type="pct"/>
            <w:shd w:val="clear" w:color="auto" w:fill="auto"/>
          </w:tcPr>
          <w:p w14:paraId="7CCC12D4" w14:textId="77777777" w:rsidR="00C06D8B" w:rsidRPr="002B372D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BFB5896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348238DA" w14:textId="77777777" w:rsidR="00C06D8B" w:rsidRPr="00B07477" w:rsidRDefault="00C06D8B" w:rsidP="005E416A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6" w:type="pct"/>
            <w:shd w:val="clear" w:color="auto" w:fill="auto"/>
          </w:tcPr>
          <w:p w14:paraId="73BD5298" w14:textId="20F532FA" w:rsidR="00C06D8B" w:rsidRPr="00655FB3" w:rsidRDefault="005E416A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C06D8B" w:rsidRPr="001A4780" w14:paraId="280E1D1E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17BC2618" w14:textId="77777777" w:rsidR="00C06D8B" w:rsidRPr="009968C5" w:rsidRDefault="00C06D8B" w:rsidP="00152D04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C06D8B" w:rsidRPr="001A4780" w14:paraId="07911983" w14:textId="77777777" w:rsidTr="00AA3611">
        <w:tc>
          <w:tcPr>
            <w:tcW w:w="753" w:type="pct"/>
            <w:shd w:val="clear" w:color="auto" w:fill="auto"/>
          </w:tcPr>
          <w:p w14:paraId="407FDCCB" w14:textId="77777777" w:rsidR="00C06D8B" w:rsidRPr="009968C5" w:rsidRDefault="00C06D8B" w:rsidP="00152D04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shd w:val="clear" w:color="auto" w:fill="auto"/>
          </w:tcPr>
          <w:p w14:paraId="044629DF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2C1067D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12229EE9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55371EA5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E9F7D27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2439EA00" w14:textId="77777777" w:rsidTr="00AA3611">
        <w:tc>
          <w:tcPr>
            <w:tcW w:w="753" w:type="pct"/>
            <w:shd w:val="clear" w:color="auto" w:fill="auto"/>
            <w:vAlign w:val="center"/>
          </w:tcPr>
          <w:p w14:paraId="648C6FFC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AB0F5A1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3" w:type="pct"/>
            <w:shd w:val="clear" w:color="auto" w:fill="auto"/>
          </w:tcPr>
          <w:p w14:paraId="71CC0E95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C5855F4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23E633CE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6" w:type="pct"/>
            <w:shd w:val="clear" w:color="auto" w:fill="auto"/>
          </w:tcPr>
          <w:p w14:paraId="515E2839" w14:textId="77777777" w:rsidR="00C06D8B" w:rsidRDefault="00C06D8B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19D29010" w14:textId="77777777" w:rsidTr="00AA3611">
        <w:tc>
          <w:tcPr>
            <w:tcW w:w="753" w:type="pct"/>
            <w:shd w:val="clear" w:color="auto" w:fill="auto"/>
            <w:vAlign w:val="center"/>
          </w:tcPr>
          <w:p w14:paraId="5F20A750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2BF952A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shd w:val="clear" w:color="auto" w:fill="auto"/>
          </w:tcPr>
          <w:p w14:paraId="0ACA0B5B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04226427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3668D838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6" w:type="pct"/>
            <w:shd w:val="clear" w:color="auto" w:fill="auto"/>
          </w:tcPr>
          <w:p w14:paraId="6F3B9F6E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5D603605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4F054FC8" w14:textId="77777777" w:rsidR="00AA6519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C06D8B" w:rsidRPr="001A4780" w14:paraId="6C9AD181" w14:textId="77777777" w:rsidTr="00AA3611">
        <w:tc>
          <w:tcPr>
            <w:tcW w:w="753" w:type="pct"/>
            <w:shd w:val="clear" w:color="auto" w:fill="auto"/>
            <w:vAlign w:val="center"/>
          </w:tcPr>
          <w:p w14:paraId="5CD2CCED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E0C9284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3" w:type="pct"/>
            <w:shd w:val="clear" w:color="auto" w:fill="auto"/>
          </w:tcPr>
          <w:p w14:paraId="635D9370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7EE2674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2645DFCC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6" w:type="pct"/>
            <w:shd w:val="clear" w:color="auto" w:fill="auto"/>
          </w:tcPr>
          <w:p w14:paraId="61A75CAA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C06D8B" w:rsidRPr="001A4780" w14:paraId="2D4ACF7C" w14:textId="77777777" w:rsidTr="00AA3611">
        <w:tc>
          <w:tcPr>
            <w:tcW w:w="753" w:type="pct"/>
            <w:shd w:val="clear" w:color="auto" w:fill="auto"/>
            <w:vAlign w:val="center"/>
          </w:tcPr>
          <w:p w14:paraId="0A642359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EACCCF2" w14:textId="77777777" w:rsidR="00C06D8B" w:rsidRPr="001A4780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3" w:type="pct"/>
            <w:shd w:val="clear" w:color="auto" w:fill="auto"/>
          </w:tcPr>
          <w:p w14:paraId="063F41ED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3D0C4B0" w14:textId="77777777" w:rsidR="00C06D8B" w:rsidRPr="001A4780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3B16787E" w14:textId="77777777" w:rsidR="00C06D8B" w:rsidRPr="001A4780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6" w:type="pct"/>
            <w:shd w:val="clear" w:color="auto" w:fill="auto"/>
          </w:tcPr>
          <w:p w14:paraId="68194A78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3CD44ED4" w14:textId="77777777" w:rsidTr="00AA3611">
        <w:tc>
          <w:tcPr>
            <w:tcW w:w="753" w:type="pct"/>
            <w:shd w:val="clear" w:color="auto" w:fill="auto"/>
            <w:vAlign w:val="center"/>
          </w:tcPr>
          <w:p w14:paraId="2A06A57C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C074CED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3" w:type="pct"/>
            <w:shd w:val="clear" w:color="auto" w:fill="auto"/>
          </w:tcPr>
          <w:p w14:paraId="1F1F19DC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72FC6C5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4EE92FBC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6" w:type="pct"/>
            <w:shd w:val="clear" w:color="auto" w:fill="auto"/>
          </w:tcPr>
          <w:p w14:paraId="62D913AA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C06D8B" w:rsidRPr="001A4780" w14:paraId="4D769432" w14:textId="77777777" w:rsidTr="00AA3611">
        <w:tc>
          <w:tcPr>
            <w:tcW w:w="753" w:type="pct"/>
            <w:shd w:val="clear" w:color="auto" w:fill="auto"/>
            <w:vAlign w:val="center"/>
          </w:tcPr>
          <w:p w14:paraId="37E0EE56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B24327B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3" w:type="pct"/>
            <w:shd w:val="clear" w:color="auto" w:fill="auto"/>
          </w:tcPr>
          <w:p w14:paraId="46B17F56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26EDA3D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2" w:type="pct"/>
            <w:shd w:val="clear" w:color="auto" w:fill="auto"/>
          </w:tcPr>
          <w:p w14:paraId="11B72164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6" w:type="pct"/>
            <w:shd w:val="clear" w:color="auto" w:fill="auto"/>
          </w:tcPr>
          <w:p w14:paraId="3988BAE4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C06D8B" w:rsidRPr="001A4780" w14:paraId="157F9888" w14:textId="77777777" w:rsidTr="00AA3611">
        <w:tc>
          <w:tcPr>
            <w:tcW w:w="753" w:type="pct"/>
            <w:shd w:val="clear" w:color="auto" w:fill="auto"/>
            <w:vAlign w:val="center"/>
          </w:tcPr>
          <w:p w14:paraId="5920140F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EAE71BE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3" w:type="pct"/>
            <w:shd w:val="clear" w:color="auto" w:fill="auto"/>
          </w:tcPr>
          <w:p w14:paraId="454E6E40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CE85A20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28D66567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6" w:type="pct"/>
            <w:shd w:val="clear" w:color="auto" w:fill="auto"/>
          </w:tcPr>
          <w:p w14:paraId="43FCE9EC" w14:textId="77777777" w:rsidR="00C06D8B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58A6E3D7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C06D8B" w:rsidRPr="001A4780" w14:paraId="4468CA91" w14:textId="77777777" w:rsidTr="00AA3611">
        <w:tc>
          <w:tcPr>
            <w:tcW w:w="753" w:type="pct"/>
            <w:shd w:val="clear" w:color="auto" w:fill="auto"/>
            <w:vAlign w:val="center"/>
          </w:tcPr>
          <w:p w14:paraId="5B0B62AF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ED5C623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3" w:type="pct"/>
            <w:shd w:val="clear" w:color="auto" w:fill="auto"/>
          </w:tcPr>
          <w:p w14:paraId="4A1F2280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77B7705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4691D195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6" w:type="pct"/>
            <w:shd w:val="clear" w:color="auto" w:fill="auto"/>
          </w:tcPr>
          <w:p w14:paraId="63222801" w14:textId="77777777" w:rsidR="00C06D8B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30659744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C06D8B" w:rsidRPr="001A4780" w14:paraId="64587D5F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033005BB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  <w:lang w:val="en-US"/>
              </w:rPr>
              <w:t>Документация об аукционе</w:t>
            </w:r>
          </w:p>
        </w:tc>
      </w:tr>
      <w:tr w:rsidR="00C06D8B" w:rsidRPr="001A4780" w14:paraId="3B64A2AD" w14:textId="77777777" w:rsidTr="00AA3611">
        <w:tc>
          <w:tcPr>
            <w:tcW w:w="753" w:type="pct"/>
            <w:shd w:val="clear" w:color="auto" w:fill="auto"/>
            <w:vAlign w:val="center"/>
          </w:tcPr>
          <w:p w14:paraId="31CE8653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5B03DC57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3E28ECAB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430C27A6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4459E8BE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484287E8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189E8691" w14:textId="77777777" w:rsidTr="00AA3611">
        <w:tc>
          <w:tcPr>
            <w:tcW w:w="753" w:type="pct"/>
            <w:shd w:val="clear" w:color="auto" w:fill="auto"/>
            <w:vAlign w:val="center"/>
          </w:tcPr>
          <w:p w14:paraId="1EC1A70F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0632A69F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602ECFC4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EE58045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4576D0C0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7A332EFD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C06D8B" w:rsidRPr="001A4780" w14:paraId="09FB0303" w14:textId="77777777" w:rsidTr="00AA3611">
        <w:tc>
          <w:tcPr>
            <w:tcW w:w="753" w:type="pct"/>
            <w:shd w:val="clear" w:color="auto" w:fill="auto"/>
            <w:vAlign w:val="center"/>
          </w:tcPr>
          <w:p w14:paraId="149D164F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696D9FED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2D9D2F06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0221D08D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664A5CC1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4DD54669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2BF67D14" w14:textId="77777777" w:rsidTr="00AA3611">
        <w:tc>
          <w:tcPr>
            <w:tcW w:w="753" w:type="pct"/>
            <w:shd w:val="clear" w:color="auto" w:fill="auto"/>
            <w:vAlign w:val="center"/>
          </w:tcPr>
          <w:p w14:paraId="7DAF4DE6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4C5928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11051CE4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C3203A4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5C24F84" w14:textId="7921BF92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3A7169D9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1C679D49" w14:textId="77777777" w:rsidTr="00AA3611">
        <w:tc>
          <w:tcPr>
            <w:tcW w:w="753" w:type="pct"/>
            <w:shd w:val="clear" w:color="auto" w:fill="auto"/>
            <w:vAlign w:val="center"/>
          </w:tcPr>
          <w:p w14:paraId="2A293A8A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AB7848C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3D649C1E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57C5F9A6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61072B78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6B1B9673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2532D5B" w14:textId="77777777" w:rsidTr="00AA3611">
        <w:tc>
          <w:tcPr>
            <w:tcW w:w="753" w:type="pct"/>
            <w:shd w:val="clear" w:color="auto" w:fill="auto"/>
            <w:vAlign w:val="center"/>
          </w:tcPr>
          <w:p w14:paraId="5BC48FF2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ED32117" w14:textId="6607FCB4" w:rsidR="00B80981" w:rsidRPr="00E87917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24A93198" w14:textId="5B766C0B" w:rsidR="00B80981" w:rsidRPr="00E87917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9E05D94" w14:textId="691BB5FD" w:rsidR="00B80981" w:rsidRPr="00E87917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F72A392" w14:textId="67219C80" w:rsidR="00B80981" w:rsidRPr="00E87917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6BFA09B4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4E32E73" w14:textId="77777777" w:rsidTr="00AA3611">
        <w:tc>
          <w:tcPr>
            <w:tcW w:w="753" w:type="pct"/>
            <w:shd w:val="clear" w:color="auto" w:fill="auto"/>
            <w:vAlign w:val="center"/>
          </w:tcPr>
          <w:p w14:paraId="4E09B563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58075D2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0C34F7D9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6714EB4A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28935D36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386BA69A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4A0DF96" w14:textId="77777777" w:rsidTr="00AA3611">
        <w:tc>
          <w:tcPr>
            <w:tcW w:w="753" w:type="pct"/>
            <w:vMerge w:val="restart"/>
            <w:shd w:val="clear" w:color="auto" w:fill="auto"/>
            <w:vAlign w:val="center"/>
          </w:tcPr>
          <w:p w14:paraId="6A79B6B6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5A634227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2CEDAA6F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34B03D1E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682564BD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7D969361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E0FC9FB" w14:textId="77777777" w:rsidTr="00AA3611">
        <w:tc>
          <w:tcPr>
            <w:tcW w:w="753" w:type="pct"/>
            <w:vMerge/>
            <w:shd w:val="clear" w:color="auto" w:fill="auto"/>
            <w:vAlign w:val="center"/>
          </w:tcPr>
          <w:p w14:paraId="7AAE2DD1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720B133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0C3AB830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3B8C7EE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22DABBAC" w14:textId="2A98910C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3C5E7087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22700B7" w14:textId="77777777" w:rsidTr="00AA3611">
        <w:tc>
          <w:tcPr>
            <w:tcW w:w="753" w:type="pct"/>
            <w:vMerge/>
            <w:shd w:val="clear" w:color="auto" w:fill="auto"/>
            <w:vAlign w:val="center"/>
          </w:tcPr>
          <w:p w14:paraId="0EC45AFC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DE31CE3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3" w:type="pct"/>
            <w:shd w:val="clear" w:color="auto" w:fill="auto"/>
          </w:tcPr>
          <w:p w14:paraId="2CD7F1CE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3642E4B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6550F7DE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6" w:type="pct"/>
            <w:shd w:val="clear" w:color="auto" w:fill="auto"/>
          </w:tcPr>
          <w:p w14:paraId="6E41ECD1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B80981" w:rsidRPr="001A4780" w14:paraId="58B748AC" w14:textId="77777777" w:rsidTr="00AA3611">
        <w:tc>
          <w:tcPr>
            <w:tcW w:w="753" w:type="pct"/>
            <w:shd w:val="clear" w:color="auto" w:fill="auto"/>
            <w:vAlign w:val="center"/>
          </w:tcPr>
          <w:p w14:paraId="5D5350CF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04FF76E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76D415D1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155F17B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191DCD95" w14:textId="2BB0247B" w:rsidR="00B80981" w:rsidRPr="00655FB3" w:rsidRDefault="002D1F44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B80981">
              <w:rPr>
                <w:sz w:val="20"/>
              </w:rPr>
              <w:t xml:space="preserve">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27649510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7BF5DFB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0A6BE1BA" w14:textId="1F744153" w:rsidR="00B80981" w:rsidRDefault="002D1F44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B80981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B80981" w:rsidRPr="001A4780" w14:paraId="61B91629" w14:textId="77777777" w:rsidTr="00AA3611">
        <w:tc>
          <w:tcPr>
            <w:tcW w:w="753" w:type="pct"/>
            <w:shd w:val="clear" w:color="auto" w:fill="auto"/>
            <w:vAlign w:val="center"/>
          </w:tcPr>
          <w:p w14:paraId="338555FA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1D4031F6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42C9718D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4515F721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76B67CB5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51DB3625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58EE303" w14:textId="77777777" w:rsidTr="00AA3611">
        <w:tc>
          <w:tcPr>
            <w:tcW w:w="753" w:type="pct"/>
            <w:shd w:val="clear" w:color="auto" w:fill="auto"/>
            <w:vAlign w:val="center"/>
          </w:tcPr>
          <w:p w14:paraId="1494123E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0F8C84DB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1CD17F1B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2C05F578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BA6BB15" w14:textId="49FAE14C" w:rsidR="00B80981" w:rsidRPr="00655FB3" w:rsidRDefault="002D1F44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46640133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B80981" w:rsidRPr="001A4780" w14:paraId="09991447" w14:textId="77777777" w:rsidTr="00AA3611">
        <w:tc>
          <w:tcPr>
            <w:tcW w:w="753" w:type="pct"/>
            <w:shd w:val="clear" w:color="auto" w:fill="auto"/>
            <w:vAlign w:val="center"/>
          </w:tcPr>
          <w:p w14:paraId="55A7A9A1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1C236087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143AE91F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330E0814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3C58BB7C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331D642E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A239F12" w14:textId="77777777" w:rsidTr="00AA3611">
        <w:tc>
          <w:tcPr>
            <w:tcW w:w="753" w:type="pct"/>
            <w:shd w:val="clear" w:color="auto" w:fill="auto"/>
            <w:vAlign w:val="center"/>
          </w:tcPr>
          <w:p w14:paraId="50AB99EB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23CBA10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4EBAF504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556884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13B7B064" w14:textId="1D3C5F27" w:rsidR="00B80981" w:rsidRPr="00655FB3" w:rsidRDefault="002D1F44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6" w:type="pct"/>
            <w:shd w:val="clear" w:color="auto" w:fill="auto"/>
          </w:tcPr>
          <w:p w14:paraId="08F6ABA5" w14:textId="355893E9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B80981" w:rsidRPr="001A4780" w14:paraId="17BACABD" w14:textId="77777777" w:rsidTr="00AA3611">
        <w:tc>
          <w:tcPr>
            <w:tcW w:w="5000" w:type="pct"/>
            <w:gridSpan w:val="6"/>
            <w:shd w:val="clear" w:color="auto" w:fill="auto"/>
          </w:tcPr>
          <w:p w14:paraId="439A7657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B80981" w:rsidRPr="001A4780" w14:paraId="4B2FB376" w14:textId="77777777" w:rsidTr="00AA3611">
        <w:tc>
          <w:tcPr>
            <w:tcW w:w="753" w:type="pct"/>
            <w:shd w:val="clear" w:color="auto" w:fill="auto"/>
          </w:tcPr>
          <w:p w14:paraId="7400740C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shd w:val="clear" w:color="auto" w:fill="auto"/>
          </w:tcPr>
          <w:p w14:paraId="5070E3D3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15E0EC0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70CC4C64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689B95D5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</w:tcPr>
          <w:p w14:paraId="33CFEFCF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501AA95A" w14:textId="77777777" w:rsidTr="00AA3611">
        <w:tc>
          <w:tcPr>
            <w:tcW w:w="753" w:type="pct"/>
            <w:shd w:val="clear" w:color="auto" w:fill="auto"/>
          </w:tcPr>
          <w:p w14:paraId="000498DA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B6894A6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3" w:type="pct"/>
            <w:shd w:val="clear" w:color="auto" w:fill="auto"/>
          </w:tcPr>
          <w:p w14:paraId="061B79A7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716B8B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6DB9DF8F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6" w:type="pct"/>
            <w:shd w:val="clear" w:color="auto" w:fill="auto"/>
          </w:tcPr>
          <w:p w14:paraId="0EC253EF" w14:textId="5899C834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DD515E">
              <w:rPr>
                <w:sz w:val="20"/>
              </w:rPr>
              <w:t xml:space="preserve">При приеме </w:t>
            </w:r>
            <w:r>
              <w:rPr>
                <w:sz w:val="20"/>
              </w:rPr>
              <w:t xml:space="preserve">значение </w:t>
            </w:r>
            <w:r w:rsidRPr="00DD515E">
              <w:rPr>
                <w:sz w:val="20"/>
              </w:rPr>
              <w:t xml:space="preserve">контролируется </w:t>
            </w:r>
            <w:r>
              <w:rPr>
                <w:sz w:val="20"/>
              </w:rPr>
              <w:t xml:space="preserve">на равенство </w:t>
            </w:r>
            <w:r w:rsidRPr="00DD515E">
              <w:rPr>
                <w:sz w:val="20"/>
              </w:rPr>
              <w:t>максимальному номеру изменения данного протокола в данной закупке, увеличенному на 1</w:t>
            </w:r>
          </w:p>
        </w:tc>
      </w:tr>
      <w:tr w:rsidR="00B80981" w:rsidRPr="001A4780" w14:paraId="02E56DBA" w14:textId="77777777" w:rsidTr="00AA3611">
        <w:tc>
          <w:tcPr>
            <w:tcW w:w="753" w:type="pct"/>
            <w:shd w:val="clear" w:color="auto" w:fill="auto"/>
          </w:tcPr>
          <w:p w14:paraId="29DFBE02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789242D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3" w:type="pct"/>
            <w:shd w:val="clear" w:color="auto" w:fill="auto"/>
          </w:tcPr>
          <w:p w14:paraId="333D96D5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CD043F7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3CCC4BB9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6" w:type="pct"/>
            <w:shd w:val="clear" w:color="auto" w:fill="auto"/>
          </w:tcPr>
          <w:p w14:paraId="0481CEC1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0A00C527" w14:textId="77777777" w:rsidTr="00AA3611">
        <w:tc>
          <w:tcPr>
            <w:tcW w:w="753" w:type="pct"/>
            <w:shd w:val="clear" w:color="auto" w:fill="auto"/>
          </w:tcPr>
          <w:p w14:paraId="36AF211B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795ECE9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4DAEB143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1D33287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5E46410E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6" w:type="pct"/>
            <w:shd w:val="clear" w:color="auto" w:fill="auto"/>
          </w:tcPr>
          <w:p w14:paraId="483A9206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ADD62D1" w14:textId="77777777" w:rsidTr="00AA3611">
        <w:tc>
          <w:tcPr>
            <w:tcW w:w="753" w:type="pct"/>
            <w:shd w:val="clear" w:color="auto" w:fill="auto"/>
          </w:tcPr>
          <w:p w14:paraId="5A981BE5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872F8E9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0DC3B885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88A90C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6E1AAB6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6" w:type="pct"/>
            <w:shd w:val="clear" w:color="auto" w:fill="auto"/>
          </w:tcPr>
          <w:p w14:paraId="7A5F08B1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C9EE616" w14:textId="77777777" w:rsidTr="00AA3611">
        <w:tc>
          <w:tcPr>
            <w:tcW w:w="5000" w:type="pct"/>
            <w:gridSpan w:val="6"/>
            <w:shd w:val="clear" w:color="auto" w:fill="auto"/>
          </w:tcPr>
          <w:p w14:paraId="0A24B0CA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B80981" w:rsidRPr="001A4780" w14:paraId="2D912D4D" w14:textId="77777777" w:rsidTr="00AA3611">
        <w:tc>
          <w:tcPr>
            <w:tcW w:w="753" w:type="pct"/>
            <w:shd w:val="clear" w:color="auto" w:fill="auto"/>
          </w:tcPr>
          <w:p w14:paraId="36EDB661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shd w:val="clear" w:color="auto" w:fill="auto"/>
          </w:tcPr>
          <w:p w14:paraId="587A7FA7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E801064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4201CDA8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5A3B6D23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4D6C004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78DE79B" w14:textId="77777777" w:rsidTr="00AA3611">
        <w:tc>
          <w:tcPr>
            <w:tcW w:w="753" w:type="pct"/>
            <w:vMerge w:val="restart"/>
            <w:shd w:val="clear" w:color="auto" w:fill="auto"/>
            <w:vAlign w:val="center"/>
          </w:tcPr>
          <w:p w14:paraId="3583A044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15A81A83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3" w:type="pct"/>
            <w:shd w:val="clear" w:color="auto" w:fill="auto"/>
          </w:tcPr>
          <w:p w14:paraId="6D0DC3D7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41F0E69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6789CFF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6" w:type="pct"/>
            <w:shd w:val="clear" w:color="auto" w:fill="auto"/>
          </w:tcPr>
          <w:p w14:paraId="0C2BCE16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48A9989" w14:textId="77777777" w:rsidTr="00AA3611">
        <w:tc>
          <w:tcPr>
            <w:tcW w:w="753" w:type="pct"/>
            <w:vMerge/>
            <w:shd w:val="clear" w:color="auto" w:fill="auto"/>
          </w:tcPr>
          <w:p w14:paraId="69FACEF7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5E2D9A2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3" w:type="pct"/>
            <w:shd w:val="clear" w:color="auto" w:fill="auto"/>
          </w:tcPr>
          <w:p w14:paraId="7AC3F803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B0E74F7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4A9F489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6" w:type="pct"/>
            <w:shd w:val="clear" w:color="auto" w:fill="auto"/>
          </w:tcPr>
          <w:p w14:paraId="0716E638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5B73823" w14:textId="77777777" w:rsidTr="00AA3611">
        <w:tc>
          <w:tcPr>
            <w:tcW w:w="753" w:type="pct"/>
            <w:vMerge/>
            <w:shd w:val="clear" w:color="auto" w:fill="auto"/>
          </w:tcPr>
          <w:p w14:paraId="2430D02C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FAEF2AF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3" w:type="pct"/>
            <w:shd w:val="clear" w:color="auto" w:fill="auto"/>
          </w:tcPr>
          <w:p w14:paraId="75A12772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27334A1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8B6D3D6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6" w:type="pct"/>
            <w:shd w:val="clear" w:color="auto" w:fill="auto"/>
          </w:tcPr>
          <w:p w14:paraId="78E9A04A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2E7B149" w14:textId="77777777" w:rsidTr="00AA3611">
        <w:tc>
          <w:tcPr>
            <w:tcW w:w="753" w:type="pct"/>
            <w:vMerge/>
            <w:shd w:val="clear" w:color="auto" w:fill="auto"/>
          </w:tcPr>
          <w:p w14:paraId="50F156ED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5A0B57C" w14:textId="73EF653A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15F4BC3" w14:textId="420B4773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FEA3908" w14:textId="45C0D77A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79A9C6F" w14:textId="12172EDA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1700E76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4203ED1" w14:textId="77777777" w:rsidTr="00AA3611">
        <w:tc>
          <w:tcPr>
            <w:tcW w:w="5000" w:type="pct"/>
            <w:gridSpan w:val="6"/>
            <w:shd w:val="clear" w:color="auto" w:fill="auto"/>
          </w:tcPr>
          <w:p w14:paraId="3D89376E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B80981" w:rsidRPr="001A4780" w14:paraId="1CF4CB0D" w14:textId="77777777" w:rsidTr="00AA3611">
        <w:tc>
          <w:tcPr>
            <w:tcW w:w="753" w:type="pct"/>
            <w:shd w:val="clear" w:color="auto" w:fill="auto"/>
          </w:tcPr>
          <w:p w14:paraId="7416B92E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shd w:val="clear" w:color="auto" w:fill="auto"/>
          </w:tcPr>
          <w:p w14:paraId="26CB1113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75AC704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5091B85F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15AFF24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1AFAA767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A5BDD24" w14:textId="77777777" w:rsidTr="00AA3611">
        <w:tc>
          <w:tcPr>
            <w:tcW w:w="753" w:type="pct"/>
            <w:shd w:val="clear" w:color="auto" w:fill="auto"/>
          </w:tcPr>
          <w:p w14:paraId="761E6C47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82CCAFB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3" w:type="pct"/>
            <w:shd w:val="clear" w:color="auto" w:fill="auto"/>
          </w:tcPr>
          <w:p w14:paraId="3973BF8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88838D3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0CF8BDC3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6" w:type="pct"/>
            <w:shd w:val="clear" w:color="auto" w:fill="auto"/>
          </w:tcPr>
          <w:p w14:paraId="3D94A3C7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906E550" w14:textId="77777777" w:rsidTr="00AA3611">
        <w:tc>
          <w:tcPr>
            <w:tcW w:w="5000" w:type="pct"/>
            <w:gridSpan w:val="6"/>
            <w:shd w:val="clear" w:color="auto" w:fill="auto"/>
          </w:tcPr>
          <w:p w14:paraId="013F6B60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B80981" w:rsidRPr="001A4780" w14:paraId="52A2C5D6" w14:textId="77777777" w:rsidTr="00AA3611">
        <w:tc>
          <w:tcPr>
            <w:tcW w:w="753" w:type="pct"/>
            <w:shd w:val="clear" w:color="auto" w:fill="auto"/>
          </w:tcPr>
          <w:p w14:paraId="18982B0C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shd w:val="clear" w:color="auto" w:fill="auto"/>
          </w:tcPr>
          <w:p w14:paraId="20B8297A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41BF70D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4FE17D5F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8938293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6E050BCE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17CC45C" w14:textId="77777777" w:rsidTr="00AA3611">
        <w:tc>
          <w:tcPr>
            <w:tcW w:w="753" w:type="pct"/>
            <w:vMerge w:val="restart"/>
            <w:shd w:val="clear" w:color="auto" w:fill="auto"/>
            <w:vAlign w:val="center"/>
          </w:tcPr>
          <w:p w14:paraId="498C8114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2E40AA0B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3" w:type="pct"/>
            <w:shd w:val="clear" w:color="auto" w:fill="auto"/>
          </w:tcPr>
          <w:p w14:paraId="01C8304E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7F1DEA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4F8717D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6" w:type="pct"/>
            <w:shd w:val="clear" w:color="auto" w:fill="auto"/>
          </w:tcPr>
          <w:p w14:paraId="1A267C57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9DE98F8" w14:textId="77777777" w:rsidTr="00AA3611">
        <w:tc>
          <w:tcPr>
            <w:tcW w:w="753" w:type="pct"/>
            <w:vMerge/>
            <w:shd w:val="clear" w:color="auto" w:fill="auto"/>
          </w:tcPr>
          <w:p w14:paraId="3A85E473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D99E040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3" w:type="pct"/>
            <w:shd w:val="clear" w:color="auto" w:fill="auto"/>
          </w:tcPr>
          <w:p w14:paraId="533CD43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FA6EB98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1A91258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6" w:type="pct"/>
            <w:shd w:val="clear" w:color="auto" w:fill="auto"/>
          </w:tcPr>
          <w:p w14:paraId="6E317190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D0389EC" w14:textId="77777777" w:rsidTr="00AA3611">
        <w:tc>
          <w:tcPr>
            <w:tcW w:w="5000" w:type="pct"/>
            <w:gridSpan w:val="6"/>
            <w:shd w:val="clear" w:color="auto" w:fill="auto"/>
          </w:tcPr>
          <w:p w14:paraId="6B9F6571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B80981" w:rsidRPr="001A4780" w14:paraId="7C76D33D" w14:textId="77777777" w:rsidTr="00AA3611">
        <w:tc>
          <w:tcPr>
            <w:tcW w:w="753" w:type="pct"/>
            <w:shd w:val="clear" w:color="auto" w:fill="auto"/>
          </w:tcPr>
          <w:p w14:paraId="6BCF15E6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shd w:val="clear" w:color="auto" w:fill="auto"/>
          </w:tcPr>
          <w:p w14:paraId="0287F95E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5763256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1275E703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502C196F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46D88BC5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939F8AC" w14:textId="77777777" w:rsidTr="00AA3611">
        <w:tc>
          <w:tcPr>
            <w:tcW w:w="753" w:type="pct"/>
            <w:shd w:val="clear" w:color="auto" w:fill="auto"/>
          </w:tcPr>
          <w:p w14:paraId="7592C0B8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9F852E6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3" w:type="pct"/>
            <w:shd w:val="clear" w:color="auto" w:fill="auto"/>
          </w:tcPr>
          <w:p w14:paraId="6691055D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487A962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2" w:type="pct"/>
            <w:shd w:val="clear" w:color="auto" w:fill="auto"/>
          </w:tcPr>
          <w:p w14:paraId="437A0452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6" w:type="pct"/>
            <w:shd w:val="clear" w:color="auto" w:fill="auto"/>
          </w:tcPr>
          <w:p w14:paraId="3B0490F6" w14:textId="5ED0897C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B80981" w:rsidRPr="001A4780" w14:paraId="0864BA0F" w14:textId="77777777" w:rsidTr="00AA3611">
        <w:tc>
          <w:tcPr>
            <w:tcW w:w="753" w:type="pct"/>
            <w:shd w:val="clear" w:color="auto" w:fill="auto"/>
          </w:tcPr>
          <w:p w14:paraId="0005A705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3E517B2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3" w:type="pct"/>
            <w:shd w:val="clear" w:color="auto" w:fill="auto"/>
          </w:tcPr>
          <w:p w14:paraId="36CB004D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4D75C2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2" w:type="pct"/>
            <w:shd w:val="clear" w:color="auto" w:fill="auto"/>
          </w:tcPr>
          <w:p w14:paraId="74F7C16C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6" w:type="pct"/>
            <w:shd w:val="clear" w:color="auto" w:fill="auto"/>
          </w:tcPr>
          <w:p w14:paraId="5FC44A56" w14:textId="79398EDF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B80981" w:rsidRPr="001A4780" w14:paraId="0CD3E173" w14:textId="77777777" w:rsidTr="00AA3611">
        <w:tc>
          <w:tcPr>
            <w:tcW w:w="753" w:type="pct"/>
            <w:shd w:val="clear" w:color="auto" w:fill="auto"/>
          </w:tcPr>
          <w:p w14:paraId="1B428BBF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2F7DE00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3" w:type="pct"/>
            <w:shd w:val="clear" w:color="auto" w:fill="auto"/>
          </w:tcPr>
          <w:p w14:paraId="5A0C8801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DCA7EAF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2" w:type="pct"/>
            <w:shd w:val="clear" w:color="auto" w:fill="auto"/>
          </w:tcPr>
          <w:p w14:paraId="4C6ABDC4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6" w:type="pct"/>
            <w:shd w:val="clear" w:color="auto" w:fill="auto"/>
          </w:tcPr>
          <w:p w14:paraId="35FED8E7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3AA3B0F5" w14:textId="77777777" w:rsidTr="00AA3611">
        <w:tc>
          <w:tcPr>
            <w:tcW w:w="753" w:type="pct"/>
            <w:shd w:val="clear" w:color="auto" w:fill="auto"/>
          </w:tcPr>
          <w:p w14:paraId="7F4FFFF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B1C3320" w14:textId="08BC83B2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3" w:type="pct"/>
            <w:shd w:val="clear" w:color="auto" w:fill="auto"/>
          </w:tcPr>
          <w:p w14:paraId="43E21EAD" w14:textId="431501DB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4BFBAB3" w14:textId="17F4FF42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5A6A356D" w14:textId="2CF15281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37906C9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DE3890" w14:textId="77777777" w:rsidTr="00AA3611">
        <w:tc>
          <w:tcPr>
            <w:tcW w:w="753" w:type="pct"/>
            <w:shd w:val="clear" w:color="auto" w:fill="auto"/>
          </w:tcPr>
          <w:p w14:paraId="0B2E332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66DFF1F" w14:textId="40F6FC4D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44E0FD76" w14:textId="5E39DCDA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668705D" w14:textId="6CDA90F4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6FAB40C0" w14:textId="17F7C0DA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17E002F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730514" w14:textId="77777777" w:rsidTr="00AA3611">
        <w:tc>
          <w:tcPr>
            <w:tcW w:w="5000" w:type="pct"/>
            <w:gridSpan w:val="6"/>
            <w:shd w:val="clear" w:color="auto" w:fill="auto"/>
          </w:tcPr>
          <w:p w14:paraId="377CAFD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5B1A57CD" w14:textId="77777777" w:rsidTr="00AA3611">
        <w:tc>
          <w:tcPr>
            <w:tcW w:w="753" w:type="pct"/>
            <w:shd w:val="clear" w:color="auto" w:fill="auto"/>
          </w:tcPr>
          <w:p w14:paraId="6896A3A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shd w:val="clear" w:color="auto" w:fill="auto"/>
          </w:tcPr>
          <w:p w14:paraId="76116A9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533787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72A1B4C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0A091E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6B0933E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5948836" w14:textId="77777777" w:rsidTr="00AA3611">
        <w:tc>
          <w:tcPr>
            <w:tcW w:w="753" w:type="pct"/>
            <w:shd w:val="clear" w:color="auto" w:fill="auto"/>
          </w:tcPr>
          <w:p w14:paraId="1CA7369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5E697B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3" w:type="pct"/>
            <w:shd w:val="clear" w:color="auto" w:fill="auto"/>
          </w:tcPr>
          <w:p w14:paraId="0A567B2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2BE774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4FF3CEC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6" w:type="pct"/>
            <w:shd w:val="clear" w:color="auto" w:fill="auto"/>
          </w:tcPr>
          <w:p w14:paraId="5750107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A2A7F07" w14:textId="77777777" w:rsidTr="00AA3611">
        <w:tc>
          <w:tcPr>
            <w:tcW w:w="753" w:type="pct"/>
            <w:shd w:val="clear" w:color="auto" w:fill="auto"/>
          </w:tcPr>
          <w:p w14:paraId="1E3A576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F3912A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3" w:type="pct"/>
            <w:shd w:val="clear" w:color="auto" w:fill="auto"/>
          </w:tcPr>
          <w:p w14:paraId="0B8DFFB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196ED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761EB340" w14:textId="77777777" w:rsidR="004A5F56" w:rsidRPr="00152D0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6" w:type="pct"/>
            <w:shd w:val="clear" w:color="auto" w:fill="auto"/>
          </w:tcPr>
          <w:p w14:paraId="12CFA3DA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42CD9093" w14:textId="1E6D1845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FA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Федеральная антимонопольная служба;</w:t>
            </w:r>
          </w:p>
          <w:p w14:paraId="633041F3" w14:textId="5A48D5F3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FO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Федеральная служба по оборонному заказу;</w:t>
            </w:r>
          </w:p>
          <w:p w14:paraId="4D5EEC5B" w14:textId="37449EAC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S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Орган исполнительной власти субъекта РФ;</w:t>
            </w:r>
          </w:p>
          <w:p w14:paraId="4D9E3A2C" w14:textId="5E880CB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 xml:space="preserve">M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Орган местного самоуправления муниципального района, городского округа</w:t>
            </w:r>
          </w:p>
        </w:tc>
      </w:tr>
      <w:tr w:rsidR="004A5F56" w:rsidRPr="001A4780" w14:paraId="7EAFDFA2" w14:textId="77777777" w:rsidTr="00AA3611">
        <w:tc>
          <w:tcPr>
            <w:tcW w:w="753" w:type="pct"/>
            <w:shd w:val="clear" w:color="auto" w:fill="auto"/>
          </w:tcPr>
          <w:p w14:paraId="5B580F9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C5B5B8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3" w:type="pct"/>
            <w:shd w:val="clear" w:color="auto" w:fill="auto"/>
          </w:tcPr>
          <w:p w14:paraId="37D399B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BBDFB5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2" w:type="pct"/>
            <w:shd w:val="clear" w:color="auto" w:fill="auto"/>
          </w:tcPr>
          <w:p w14:paraId="5260395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6" w:type="pct"/>
            <w:shd w:val="clear" w:color="auto" w:fill="auto"/>
          </w:tcPr>
          <w:p w14:paraId="50844D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DA93DE0" w14:textId="77777777" w:rsidTr="00AA3611">
        <w:tc>
          <w:tcPr>
            <w:tcW w:w="753" w:type="pct"/>
            <w:shd w:val="clear" w:color="auto" w:fill="auto"/>
          </w:tcPr>
          <w:p w14:paraId="3C23411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F83DC5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70A944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8C36F6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6C96C22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6" w:type="pct"/>
            <w:shd w:val="clear" w:color="auto" w:fill="auto"/>
          </w:tcPr>
          <w:p w14:paraId="6EA2266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AC0319D" w14:textId="77777777" w:rsidTr="00AA3611">
        <w:tc>
          <w:tcPr>
            <w:tcW w:w="753" w:type="pct"/>
            <w:shd w:val="clear" w:color="auto" w:fill="auto"/>
          </w:tcPr>
          <w:p w14:paraId="40B7943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DBDD3A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3" w:type="pct"/>
            <w:shd w:val="clear" w:color="auto" w:fill="auto"/>
          </w:tcPr>
          <w:p w14:paraId="566D870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2E318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2" w:type="pct"/>
            <w:shd w:val="clear" w:color="auto" w:fill="auto"/>
          </w:tcPr>
          <w:p w14:paraId="1D36709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6" w:type="pct"/>
            <w:shd w:val="clear" w:color="auto" w:fill="auto"/>
          </w:tcPr>
          <w:p w14:paraId="4C8A8F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6AC6304" w14:textId="77777777" w:rsidTr="00AA3611">
        <w:tc>
          <w:tcPr>
            <w:tcW w:w="5000" w:type="pct"/>
            <w:gridSpan w:val="6"/>
            <w:shd w:val="clear" w:color="auto" w:fill="auto"/>
          </w:tcPr>
          <w:p w14:paraId="3A3C4EE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4DC6E508" w14:textId="77777777" w:rsidTr="00AA3611">
        <w:tc>
          <w:tcPr>
            <w:tcW w:w="753" w:type="pct"/>
            <w:shd w:val="clear" w:color="auto" w:fill="auto"/>
          </w:tcPr>
          <w:p w14:paraId="0E5F5B8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shd w:val="clear" w:color="auto" w:fill="auto"/>
          </w:tcPr>
          <w:p w14:paraId="7B474A6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78FDE4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3F2C2F1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D18875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10BD3B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2D816E9" w14:textId="77777777" w:rsidTr="00AA3611">
        <w:tc>
          <w:tcPr>
            <w:tcW w:w="753" w:type="pct"/>
            <w:shd w:val="clear" w:color="auto" w:fill="auto"/>
          </w:tcPr>
          <w:p w14:paraId="624D48E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F2E6C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3" w:type="pct"/>
            <w:shd w:val="clear" w:color="auto" w:fill="auto"/>
          </w:tcPr>
          <w:p w14:paraId="068CAC8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DC4568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5038EA9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6" w:type="pct"/>
            <w:shd w:val="clear" w:color="auto" w:fill="auto"/>
          </w:tcPr>
          <w:p w14:paraId="328D53E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415AEA4" w14:textId="77777777" w:rsidTr="00AA3611">
        <w:tc>
          <w:tcPr>
            <w:tcW w:w="753" w:type="pct"/>
            <w:shd w:val="clear" w:color="auto" w:fill="auto"/>
          </w:tcPr>
          <w:p w14:paraId="66F3D49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330817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3" w:type="pct"/>
            <w:shd w:val="clear" w:color="auto" w:fill="auto"/>
          </w:tcPr>
          <w:p w14:paraId="66E4C5A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17F22F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2" w:type="pct"/>
            <w:shd w:val="clear" w:color="auto" w:fill="auto"/>
          </w:tcPr>
          <w:p w14:paraId="356DE16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6" w:type="pct"/>
            <w:shd w:val="clear" w:color="auto" w:fill="auto"/>
          </w:tcPr>
          <w:p w14:paraId="536E288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D5AACEF" w14:textId="77777777" w:rsidTr="00AA3611">
        <w:tc>
          <w:tcPr>
            <w:tcW w:w="753" w:type="pct"/>
            <w:shd w:val="clear" w:color="auto" w:fill="auto"/>
          </w:tcPr>
          <w:p w14:paraId="0ED99D2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D6D9C6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01161C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83FB3A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4EDC1B0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6" w:type="pct"/>
            <w:shd w:val="clear" w:color="auto" w:fill="auto"/>
          </w:tcPr>
          <w:p w14:paraId="6D06EA6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5474D2D" w14:textId="77777777" w:rsidTr="00AA3611">
        <w:tc>
          <w:tcPr>
            <w:tcW w:w="753" w:type="pct"/>
            <w:shd w:val="clear" w:color="auto" w:fill="auto"/>
          </w:tcPr>
          <w:p w14:paraId="5AA925E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6205AB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3" w:type="pct"/>
            <w:shd w:val="clear" w:color="auto" w:fill="auto"/>
          </w:tcPr>
          <w:p w14:paraId="4245477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6D2AAE4" w14:textId="30A5623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0AF2DBC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6" w:type="pct"/>
            <w:shd w:val="clear" w:color="auto" w:fill="auto"/>
          </w:tcPr>
          <w:p w14:paraId="21E6FB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7C55F5B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7F4F7EE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 xml:space="preserve">Признание аукциона </w:t>
            </w:r>
            <w:proofErr w:type="gramStart"/>
            <w:r w:rsidRPr="00996FC5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5EC1D81D" w14:textId="77777777" w:rsidTr="00AA3611">
        <w:tc>
          <w:tcPr>
            <w:tcW w:w="753" w:type="pct"/>
            <w:shd w:val="clear" w:color="auto" w:fill="auto"/>
            <w:vAlign w:val="center"/>
          </w:tcPr>
          <w:p w14:paraId="59E7F94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shd w:val="clear" w:color="auto" w:fill="auto"/>
          </w:tcPr>
          <w:p w14:paraId="3353F79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74EE0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7F7593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1727BB0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6A3DC5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2527F8C" w14:textId="77777777" w:rsidTr="00AA3611">
        <w:tc>
          <w:tcPr>
            <w:tcW w:w="753" w:type="pct"/>
            <w:shd w:val="clear" w:color="auto" w:fill="auto"/>
            <w:vAlign w:val="center"/>
          </w:tcPr>
          <w:p w14:paraId="4D8CB40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9E3C5DE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3" w:type="pct"/>
            <w:shd w:val="clear" w:color="auto" w:fill="auto"/>
          </w:tcPr>
          <w:p w14:paraId="222A8E2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59BF9A2" w14:textId="245BC4D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2" w:type="pct"/>
            <w:shd w:val="clear" w:color="auto" w:fill="auto"/>
          </w:tcPr>
          <w:p w14:paraId="5BC48DA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6" w:type="pct"/>
            <w:shd w:val="clear" w:color="auto" w:fill="auto"/>
          </w:tcPr>
          <w:p w14:paraId="1E7BE6D0" w14:textId="2C88F6F5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4D1B429D" w14:textId="77777777" w:rsidTr="00AA3611">
        <w:tc>
          <w:tcPr>
            <w:tcW w:w="753" w:type="pct"/>
            <w:shd w:val="clear" w:color="auto" w:fill="auto"/>
            <w:vAlign w:val="center"/>
          </w:tcPr>
          <w:p w14:paraId="01F3EA5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572B6B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3" w:type="pct"/>
            <w:shd w:val="clear" w:color="auto" w:fill="auto"/>
          </w:tcPr>
          <w:p w14:paraId="1CD88E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AEE3D0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60A7177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6" w:type="pct"/>
            <w:shd w:val="clear" w:color="auto" w:fill="auto"/>
          </w:tcPr>
          <w:p w14:paraId="053B403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DF40665" w14:textId="77777777" w:rsidTr="00AA3611">
        <w:tc>
          <w:tcPr>
            <w:tcW w:w="753" w:type="pct"/>
            <w:shd w:val="clear" w:color="auto" w:fill="auto"/>
            <w:vAlign w:val="center"/>
          </w:tcPr>
          <w:p w14:paraId="29D7699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7F97BB3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490B595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36E69B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4DDA83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6" w:type="pct"/>
            <w:shd w:val="clear" w:color="auto" w:fill="auto"/>
          </w:tcPr>
          <w:p w14:paraId="5302D00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FB2D87" w14:paraId="056A9DD5" w14:textId="77777777" w:rsidTr="00AA3611">
        <w:tc>
          <w:tcPr>
            <w:tcW w:w="753" w:type="pct"/>
            <w:shd w:val="clear" w:color="auto" w:fill="auto"/>
            <w:vAlign w:val="center"/>
          </w:tcPr>
          <w:p w14:paraId="05A626B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227DBAC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</w:tcPr>
          <w:p w14:paraId="5E2341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098A55EB" w14:textId="77777777" w:rsidR="004A5F56" w:rsidRPr="008E30C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1B0ED7E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6" w:type="pct"/>
            <w:shd w:val="clear" w:color="auto" w:fill="auto"/>
          </w:tcPr>
          <w:p w14:paraId="237DE0AF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2F2167A7" w14:textId="6F9AF3BF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2F922F7C" w14:textId="2685D475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По окончании срока подачи заявок не подано ни одной заявки</w:t>
            </w:r>
            <w:r w:rsidRPr="00FB2D87">
              <w:rPr>
                <w:sz w:val="20"/>
              </w:rPr>
              <w:t>;</w:t>
            </w:r>
          </w:p>
          <w:p w14:paraId="16347C45" w14:textId="77345FE5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По результатам рассмотрения заявок только одна заявка признана соответствующей требованиям 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76901CD5" w14:textId="2F4FDAC4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Все поданные заявки отклонены</w:t>
            </w:r>
            <w:r w:rsidRPr="00FB2D87">
              <w:rPr>
                <w:sz w:val="20"/>
              </w:rPr>
              <w:t>;</w:t>
            </w:r>
          </w:p>
          <w:p w14:paraId="4A629DC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FB2D87">
              <w:rPr>
                <w:sz w:val="20"/>
              </w:rPr>
              <w:t>2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589934D5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11AF194F" w14:textId="088CC3E5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  <w:tr w:rsidR="004A5F56" w:rsidRPr="00FB2D87" w14:paraId="2BF2BFBB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7C824089" w14:textId="444CFD2B" w:rsidR="004A5F56" w:rsidRPr="00F17C6D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F17C6D">
              <w:rPr>
                <w:b/>
                <w:sz w:val="20"/>
              </w:rPr>
              <w:t>Номер предыдущего протокола</w:t>
            </w:r>
          </w:p>
        </w:tc>
      </w:tr>
      <w:tr w:rsidR="004A5F56" w:rsidRPr="00FB2D87" w14:paraId="7868DE71" w14:textId="77777777" w:rsidTr="00AA3611">
        <w:tc>
          <w:tcPr>
            <w:tcW w:w="753" w:type="pct"/>
            <w:shd w:val="clear" w:color="auto" w:fill="auto"/>
            <w:vAlign w:val="center"/>
          </w:tcPr>
          <w:p w14:paraId="1AB23B6F" w14:textId="4ED4D3EE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F17C6D">
              <w:rPr>
                <w:b/>
                <w:sz w:val="20"/>
              </w:rPr>
              <w:t>foundationProtoc</w:t>
            </w:r>
            <w:r w:rsidRPr="00F17C6D">
              <w:rPr>
                <w:b/>
                <w:sz w:val="20"/>
              </w:rPr>
              <w:lastRenderedPageBreak/>
              <w:t>ol</w:t>
            </w:r>
          </w:p>
        </w:tc>
        <w:tc>
          <w:tcPr>
            <w:tcW w:w="749" w:type="pct"/>
            <w:shd w:val="clear" w:color="auto" w:fill="auto"/>
          </w:tcPr>
          <w:p w14:paraId="429EC447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FDC9F0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2DCE859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66E80A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6EDB917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FB2D87" w14:paraId="4BEFA225" w14:textId="77777777" w:rsidTr="00AA3611">
        <w:tc>
          <w:tcPr>
            <w:tcW w:w="753" w:type="pct"/>
            <w:shd w:val="clear" w:color="auto" w:fill="auto"/>
            <w:vAlign w:val="center"/>
          </w:tcPr>
          <w:p w14:paraId="6A2A8F4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DC6BAB4" w14:textId="06F71C10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17C6D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4BF58287" w14:textId="08F59ECC" w:rsidR="004A5F56" w:rsidRPr="00F17C6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49D478B" w14:textId="46DA2C1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40CE5273" w14:textId="5F061F8F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17C6D">
              <w:rPr>
                <w:sz w:val="20"/>
              </w:rPr>
              <w:t>Полное наименование предыдущего протокола</w:t>
            </w:r>
          </w:p>
        </w:tc>
        <w:tc>
          <w:tcPr>
            <w:tcW w:w="1396" w:type="pct"/>
            <w:shd w:val="clear" w:color="auto" w:fill="auto"/>
          </w:tcPr>
          <w:p w14:paraId="463DCD0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FB2D87" w14:paraId="159118EF" w14:textId="77777777" w:rsidTr="00AA3611">
        <w:tc>
          <w:tcPr>
            <w:tcW w:w="753" w:type="pct"/>
            <w:shd w:val="clear" w:color="auto" w:fill="auto"/>
            <w:vAlign w:val="center"/>
          </w:tcPr>
          <w:p w14:paraId="432C310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1625767" w14:textId="5DEF69DA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17C6D">
              <w:rPr>
                <w:sz w:val="20"/>
              </w:rPr>
              <w:t>date</w:t>
            </w:r>
          </w:p>
        </w:tc>
        <w:tc>
          <w:tcPr>
            <w:tcW w:w="203" w:type="pct"/>
            <w:shd w:val="clear" w:color="auto" w:fill="auto"/>
          </w:tcPr>
          <w:p w14:paraId="04BFCD2F" w14:textId="0FFE433C" w:rsidR="004A5F56" w:rsidRPr="00F17C6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D2F317B" w14:textId="28661E0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268A185F" w14:textId="2E47B52D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17C6D">
              <w:rPr>
                <w:sz w:val="20"/>
              </w:rPr>
              <w:t>Дата составления предыдущего протокола</w:t>
            </w:r>
          </w:p>
        </w:tc>
        <w:tc>
          <w:tcPr>
            <w:tcW w:w="1396" w:type="pct"/>
            <w:shd w:val="clear" w:color="auto" w:fill="auto"/>
          </w:tcPr>
          <w:p w14:paraId="1AD5C27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FB2D87" w14:paraId="63A79194" w14:textId="77777777" w:rsidTr="00AA3611">
        <w:tc>
          <w:tcPr>
            <w:tcW w:w="753" w:type="pct"/>
            <w:shd w:val="clear" w:color="auto" w:fill="auto"/>
            <w:vAlign w:val="center"/>
          </w:tcPr>
          <w:p w14:paraId="07EE4CB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C02C9D9" w14:textId="6DF23929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p</w:t>
            </w:r>
            <w:r w:rsidRPr="00F17C6D">
              <w:rPr>
                <w:sz w:val="20"/>
              </w:rPr>
              <w:t>lace</w:t>
            </w:r>
          </w:p>
        </w:tc>
        <w:tc>
          <w:tcPr>
            <w:tcW w:w="203" w:type="pct"/>
            <w:shd w:val="clear" w:color="auto" w:fill="auto"/>
          </w:tcPr>
          <w:p w14:paraId="720665D7" w14:textId="09AEB415" w:rsidR="004A5F56" w:rsidRPr="00F17C6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A7DEB67" w14:textId="6F21A24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4BBCC9D3" w14:textId="02BEB544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17C6D">
              <w:rPr>
                <w:sz w:val="20"/>
              </w:rPr>
              <w:t>Место проведения процедуры предыдущего протокола</w:t>
            </w:r>
          </w:p>
        </w:tc>
        <w:tc>
          <w:tcPr>
            <w:tcW w:w="1396" w:type="pct"/>
            <w:shd w:val="clear" w:color="auto" w:fill="auto"/>
          </w:tcPr>
          <w:p w14:paraId="249783C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</w:tbl>
    <w:p w14:paraId="7430A572" w14:textId="69B00F88" w:rsidR="007C3733" w:rsidRDefault="007C3733" w:rsidP="009D1964">
      <w:pPr>
        <w:pStyle w:val="20"/>
        <w:numPr>
          <w:ilvl w:val="0"/>
          <w:numId w:val="54"/>
        </w:numPr>
      </w:pPr>
      <w:bookmarkStart w:id="7" w:name="_Toc390789682"/>
      <w:r w:rsidRPr="007C3733">
        <w:t>Протокол рассмотрения единственной заявки на участие в электронном аукционе</w:t>
      </w:r>
      <w:bookmarkEnd w:id="7"/>
    </w:p>
    <w:tbl>
      <w:tblPr>
        <w:tblW w:w="5002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1"/>
        <w:gridCol w:w="1533"/>
        <w:gridCol w:w="415"/>
        <w:gridCol w:w="975"/>
        <w:gridCol w:w="2907"/>
        <w:gridCol w:w="2849"/>
      </w:tblGrid>
      <w:tr w:rsidR="007C3733" w:rsidRPr="001A4780" w14:paraId="114B29A9" w14:textId="77777777" w:rsidTr="00AA3611">
        <w:trPr>
          <w:tblHeader/>
        </w:trPr>
        <w:tc>
          <w:tcPr>
            <w:tcW w:w="752" w:type="pct"/>
            <w:shd w:val="clear" w:color="auto" w:fill="D9D9D9"/>
            <w:hideMark/>
          </w:tcPr>
          <w:p w14:paraId="0947F3BD" w14:textId="77777777" w:rsidR="007C3733" w:rsidRPr="00724833" w:rsidRDefault="007C3733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shd w:val="clear" w:color="auto" w:fill="D9D9D9"/>
            <w:hideMark/>
          </w:tcPr>
          <w:p w14:paraId="285E4DBD" w14:textId="74C599A7" w:rsidR="007C3733" w:rsidRPr="00724833" w:rsidRDefault="007C3733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Содерж. </w:t>
            </w:r>
            <w:r w:rsidR="00CC092C" w:rsidRPr="00724833">
              <w:rPr>
                <w:b/>
                <w:sz w:val="20"/>
              </w:rPr>
              <w:t>Э</w:t>
            </w:r>
            <w:r w:rsidRPr="00724833">
              <w:rPr>
                <w:b/>
                <w:sz w:val="20"/>
              </w:rPr>
              <w:t>лемента</w:t>
            </w:r>
          </w:p>
        </w:tc>
        <w:tc>
          <w:tcPr>
            <w:tcW w:w="202" w:type="pct"/>
            <w:shd w:val="clear" w:color="auto" w:fill="D9D9D9"/>
            <w:hideMark/>
          </w:tcPr>
          <w:p w14:paraId="44D9085A" w14:textId="77777777" w:rsidR="007C3733" w:rsidRPr="00724833" w:rsidRDefault="007C3733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6" w:type="pct"/>
            <w:shd w:val="clear" w:color="auto" w:fill="D9D9D9"/>
            <w:hideMark/>
          </w:tcPr>
          <w:p w14:paraId="5522437B" w14:textId="77777777" w:rsidR="007C3733" w:rsidRPr="00724833" w:rsidRDefault="007C3733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2" w:type="pct"/>
            <w:shd w:val="clear" w:color="auto" w:fill="D9D9D9"/>
            <w:hideMark/>
          </w:tcPr>
          <w:p w14:paraId="1E8396E9" w14:textId="77777777" w:rsidR="007C3733" w:rsidRPr="00724833" w:rsidRDefault="007C3733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8" w:type="pct"/>
            <w:shd w:val="clear" w:color="auto" w:fill="D9D9D9"/>
            <w:hideMark/>
          </w:tcPr>
          <w:p w14:paraId="3941183A" w14:textId="77777777" w:rsidR="007C3733" w:rsidRPr="00724833" w:rsidRDefault="007C3733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7C3733" w:rsidRPr="001A4780" w14:paraId="4877B5A9" w14:textId="77777777" w:rsidTr="00AA3611">
        <w:tc>
          <w:tcPr>
            <w:tcW w:w="5000" w:type="pct"/>
            <w:gridSpan w:val="6"/>
            <w:shd w:val="clear" w:color="auto" w:fill="auto"/>
          </w:tcPr>
          <w:p w14:paraId="0B8A01E7" w14:textId="6DEB9864" w:rsidR="007C3733" w:rsidRPr="00724833" w:rsidRDefault="007C3733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C3733">
              <w:rPr>
                <w:b/>
                <w:sz w:val="20"/>
              </w:rPr>
              <w:t>Протокол рассмотрения единственной заявки на участие в электронном аукционе</w:t>
            </w:r>
          </w:p>
        </w:tc>
      </w:tr>
      <w:tr w:rsidR="007C3733" w:rsidRPr="001A4780" w14:paraId="7C98C645" w14:textId="77777777" w:rsidTr="00AA3611">
        <w:tc>
          <w:tcPr>
            <w:tcW w:w="752" w:type="pct"/>
            <w:shd w:val="clear" w:color="auto" w:fill="auto"/>
            <w:hideMark/>
          </w:tcPr>
          <w:p w14:paraId="3380FDD2" w14:textId="60B3544C" w:rsidR="007C3733" w:rsidRPr="00AF4AE2" w:rsidRDefault="007C3733" w:rsidP="00351964">
            <w:pPr>
              <w:spacing w:before="0" w:after="0"/>
              <w:rPr>
                <w:b/>
                <w:sz w:val="20"/>
                <w:lang w:val="en-US"/>
              </w:rPr>
            </w:pPr>
            <w:r w:rsidRPr="007C3733">
              <w:rPr>
                <w:b/>
                <w:sz w:val="20"/>
                <w:lang w:val="en-US"/>
              </w:rPr>
              <w:t>protocolEFSingleApp</w:t>
            </w:r>
          </w:p>
        </w:tc>
        <w:tc>
          <w:tcPr>
            <w:tcW w:w="749" w:type="pct"/>
            <w:shd w:val="clear" w:color="auto" w:fill="auto"/>
            <w:hideMark/>
          </w:tcPr>
          <w:p w14:paraId="76962A91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  <w:hideMark/>
          </w:tcPr>
          <w:p w14:paraId="79EBEF3D" w14:textId="77777777" w:rsidR="007C3733" w:rsidRPr="00724833" w:rsidRDefault="007C3733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6" w:type="pct"/>
            <w:shd w:val="clear" w:color="auto" w:fill="auto"/>
            <w:hideMark/>
          </w:tcPr>
          <w:p w14:paraId="6B45ED05" w14:textId="77777777" w:rsidR="007C3733" w:rsidRPr="00724833" w:rsidRDefault="007C3733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hideMark/>
          </w:tcPr>
          <w:p w14:paraId="74A2CE60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  <w:hideMark/>
          </w:tcPr>
          <w:p w14:paraId="24D438EE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7C3733" w:rsidRPr="001A4780" w14:paraId="3323604A" w14:textId="77777777" w:rsidTr="00AA3611">
        <w:tc>
          <w:tcPr>
            <w:tcW w:w="752" w:type="pct"/>
            <w:shd w:val="clear" w:color="auto" w:fill="auto"/>
          </w:tcPr>
          <w:p w14:paraId="0BFB2DAB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E13C27A" w14:textId="77777777" w:rsidR="007C3733" w:rsidRPr="00351BEA" w:rsidRDefault="007C3733" w:rsidP="0035196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2" w:type="pct"/>
            <w:shd w:val="clear" w:color="auto" w:fill="auto"/>
          </w:tcPr>
          <w:p w14:paraId="1718957E" w14:textId="77777777" w:rsidR="007C3733" w:rsidRPr="00351BEA" w:rsidRDefault="007C3733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52BCE14" w14:textId="77777777" w:rsidR="007C3733" w:rsidRPr="001A4780" w:rsidRDefault="007C3733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1C8D9DCC" w14:textId="77777777" w:rsidR="007C3733" w:rsidRPr="001A4780" w:rsidRDefault="007C3733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8" w:type="pct"/>
            <w:shd w:val="clear" w:color="auto" w:fill="auto"/>
          </w:tcPr>
          <w:p w14:paraId="68F52701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1FE637F1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5DFCE593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4A002E1D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03F5F617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0DEE84E2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05F56B55" w14:textId="30EEECA8" w:rsidR="00435CBC" w:rsidRPr="00435CBC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</w:t>
            </w:r>
            <w:r w:rsidR="005C6213">
              <w:rPr>
                <w:sz w:val="20"/>
              </w:rPr>
              <w:t>,6.1,6.2</w:t>
            </w:r>
          </w:p>
        </w:tc>
      </w:tr>
      <w:tr w:rsidR="007C3733" w:rsidRPr="001A4780" w14:paraId="7E038102" w14:textId="77777777" w:rsidTr="00AA3611">
        <w:tc>
          <w:tcPr>
            <w:tcW w:w="752" w:type="pct"/>
            <w:shd w:val="clear" w:color="auto" w:fill="auto"/>
          </w:tcPr>
          <w:p w14:paraId="6F31CA80" w14:textId="2AC41243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432859C" w14:textId="77777777" w:rsidR="007C3733" w:rsidRPr="001176A0" w:rsidRDefault="007C3733" w:rsidP="0035196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2" w:type="pct"/>
            <w:shd w:val="clear" w:color="auto" w:fill="auto"/>
          </w:tcPr>
          <w:p w14:paraId="013CAE48" w14:textId="77777777" w:rsidR="007C3733" w:rsidRPr="00C85B91" w:rsidRDefault="007C3733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0FF6B642" w14:textId="77777777" w:rsidR="007C3733" w:rsidRPr="00C85B91" w:rsidRDefault="007C3733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06BABB01" w14:textId="1D6DD563" w:rsidR="007C3733" w:rsidRPr="00724833" w:rsidRDefault="007C3733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8" w:type="pct"/>
            <w:shd w:val="clear" w:color="auto" w:fill="auto"/>
          </w:tcPr>
          <w:p w14:paraId="44A4B6BE" w14:textId="77777777" w:rsidR="007C3733" w:rsidRPr="00724833" w:rsidRDefault="007C3733" w:rsidP="00351964">
            <w:pPr>
              <w:spacing w:before="0" w:after="0"/>
              <w:rPr>
                <w:sz w:val="20"/>
              </w:rPr>
            </w:pPr>
          </w:p>
        </w:tc>
      </w:tr>
      <w:tr w:rsidR="007C3733" w:rsidRPr="001A4780" w14:paraId="40C9138A" w14:textId="77777777" w:rsidTr="00AA3611">
        <w:tc>
          <w:tcPr>
            <w:tcW w:w="752" w:type="pct"/>
            <w:shd w:val="clear" w:color="auto" w:fill="auto"/>
          </w:tcPr>
          <w:p w14:paraId="6779141F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B05E6C5" w14:textId="77777777" w:rsidR="007C3733" w:rsidRPr="00400017" w:rsidRDefault="007C3733" w:rsidP="0035196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2" w:type="pct"/>
            <w:shd w:val="clear" w:color="auto" w:fill="auto"/>
          </w:tcPr>
          <w:p w14:paraId="1C72D08F" w14:textId="77777777" w:rsidR="007C3733" w:rsidRPr="00400017" w:rsidRDefault="007C3733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7BB7D23D" w14:textId="77777777" w:rsidR="007C3733" w:rsidRPr="00400017" w:rsidRDefault="007C3733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2" w:type="pct"/>
            <w:shd w:val="clear" w:color="auto" w:fill="auto"/>
          </w:tcPr>
          <w:p w14:paraId="56097BA0" w14:textId="77777777" w:rsidR="007C3733" w:rsidRPr="00400017" w:rsidRDefault="007C3733" w:rsidP="0035196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8" w:type="pct"/>
            <w:shd w:val="clear" w:color="auto" w:fill="auto"/>
          </w:tcPr>
          <w:p w14:paraId="44D88091" w14:textId="77777777" w:rsidR="007C3733" w:rsidRPr="00724833" w:rsidRDefault="007C3733" w:rsidP="00351964">
            <w:pPr>
              <w:spacing w:before="0" w:after="0"/>
              <w:rPr>
                <w:sz w:val="20"/>
              </w:rPr>
            </w:pPr>
          </w:p>
        </w:tc>
      </w:tr>
      <w:tr w:rsidR="007C3733" w:rsidRPr="001A4780" w14:paraId="51442070" w14:textId="77777777" w:rsidTr="00AA3611">
        <w:tc>
          <w:tcPr>
            <w:tcW w:w="752" w:type="pct"/>
            <w:shd w:val="clear" w:color="auto" w:fill="auto"/>
          </w:tcPr>
          <w:p w14:paraId="7CFF7F4E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0C3BBEF" w14:textId="77777777" w:rsidR="007C3733" w:rsidRPr="00400017" w:rsidRDefault="007C3733" w:rsidP="0035196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2" w:type="pct"/>
            <w:shd w:val="clear" w:color="auto" w:fill="auto"/>
          </w:tcPr>
          <w:p w14:paraId="200DAF8B" w14:textId="77777777" w:rsidR="007C3733" w:rsidRPr="00400017" w:rsidRDefault="007C3733" w:rsidP="0035196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48143ABE" w14:textId="77777777" w:rsidR="007C3733" w:rsidRPr="00400017" w:rsidRDefault="007C3733" w:rsidP="0035196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4B1E5D4B" w14:textId="77777777" w:rsidR="007C3733" w:rsidRPr="00400017" w:rsidRDefault="007C3733" w:rsidP="0035196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8" w:type="pct"/>
            <w:shd w:val="clear" w:color="auto" w:fill="auto"/>
          </w:tcPr>
          <w:p w14:paraId="66EDF104" w14:textId="77777777" w:rsidR="007C3733" w:rsidRPr="00724833" w:rsidRDefault="007C3733" w:rsidP="00351964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7C3733" w:rsidRPr="001A4780" w14:paraId="72602091" w14:textId="77777777" w:rsidTr="00AA3611">
        <w:tc>
          <w:tcPr>
            <w:tcW w:w="752" w:type="pct"/>
            <w:shd w:val="clear" w:color="auto" w:fill="auto"/>
          </w:tcPr>
          <w:p w14:paraId="3D9D3770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36499DB" w14:textId="77777777" w:rsidR="007C3733" w:rsidRPr="00724833" w:rsidRDefault="007C3733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2" w:type="pct"/>
            <w:shd w:val="clear" w:color="auto" w:fill="auto"/>
          </w:tcPr>
          <w:p w14:paraId="556F3C0D" w14:textId="16BCDFD6" w:rsidR="007C3733" w:rsidRPr="00724833" w:rsidRDefault="00215CCD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75FA23B" w14:textId="77777777" w:rsidR="007C3733" w:rsidRPr="008D298C" w:rsidRDefault="007C3733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1ADF6D4E" w14:textId="77777777" w:rsidR="007C3733" w:rsidRPr="00C85B91" w:rsidRDefault="007C3733" w:rsidP="00351964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8" w:type="pct"/>
            <w:shd w:val="clear" w:color="auto" w:fill="auto"/>
          </w:tcPr>
          <w:p w14:paraId="087101D6" w14:textId="77777777" w:rsidR="007C3733" w:rsidRPr="00C85B91" w:rsidRDefault="007C3733" w:rsidP="00351964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7C3733" w:rsidRPr="001A4780" w14:paraId="0DAA3F10" w14:textId="77777777" w:rsidTr="00AA3611">
        <w:tc>
          <w:tcPr>
            <w:tcW w:w="752" w:type="pct"/>
            <w:shd w:val="clear" w:color="auto" w:fill="auto"/>
          </w:tcPr>
          <w:p w14:paraId="6CCE52DC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24DA940" w14:textId="77777777" w:rsidR="007C3733" w:rsidRPr="002A7A10" w:rsidRDefault="007C3733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2" w:type="pct"/>
            <w:shd w:val="clear" w:color="auto" w:fill="auto"/>
          </w:tcPr>
          <w:p w14:paraId="3862C24F" w14:textId="77777777" w:rsidR="007C3733" w:rsidRDefault="007C3733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3FC5242B" w14:textId="77777777" w:rsidR="007C3733" w:rsidRDefault="007C3733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09096CCD" w14:textId="77777777" w:rsidR="007C3733" w:rsidRPr="00997F9C" w:rsidRDefault="007C3733" w:rsidP="00351964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8" w:type="pct"/>
            <w:shd w:val="clear" w:color="auto" w:fill="auto"/>
          </w:tcPr>
          <w:p w14:paraId="499FAC85" w14:textId="77777777" w:rsidR="007C3733" w:rsidRPr="00C85B91" w:rsidRDefault="007C3733" w:rsidP="00351964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7C3733" w:rsidRPr="001A4780" w14:paraId="0FC62DEB" w14:textId="77777777" w:rsidTr="00AA3611">
        <w:tc>
          <w:tcPr>
            <w:tcW w:w="752" w:type="pct"/>
            <w:shd w:val="clear" w:color="auto" w:fill="auto"/>
          </w:tcPr>
          <w:p w14:paraId="57420CFF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BF977B8" w14:textId="77777777" w:rsidR="007C3733" w:rsidRPr="002A7A10" w:rsidRDefault="007C3733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2" w:type="pct"/>
            <w:shd w:val="clear" w:color="auto" w:fill="auto"/>
          </w:tcPr>
          <w:p w14:paraId="4C728298" w14:textId="77777777" w:rsidR="007C3733" w:rsidRDefault="007C3733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6008D643" w14:textId="77777777" w:rsidR="007C3733" w:rsidRDefault="007C3733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4E10A866" w14:textId="77777777" w:rsidR="007C3733" w:rsidRPr="00997F9C" w:rsidRDefault="007C3733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8" w:type="pct"/>
            <w:shd w:val="clear" w:color="auto" w:fill="auto"/>
          </w:tcPr>
          <w:p w14:paraId="701925A5" w14:textId="77777777" w:rsidR="007C3733" w:rsidRPr="002A7A10" w:rsidRDefault="007C3733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7C3733" w:rsidRPr="001A4780" w14:paraId="25462099" w14:textId="77777777" w:rsidTr="00AA3611">
        <w:tc>
          <w:tcPr>
            <w:tcW w:w="752" w:type="pct"/>
            <w:shd w:val="clear" w:color="auto" w:fill="auto"/>
          </w:tcPr>
          <w:p w14:paraId="40DC5754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00F0BE1" w14:textId="77777777" w:rsidR="007C3733" w:rsidRPr="002A7A10" w:rsidRDefault="007C3733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2" w:type="pct"/>
            <w:shd w:val="clear" w:color="auto" w:fill="auto"/>
          </w:tcPr>
          <w:p w14:paraId="3C4792D3" w14:textId="77777777" w:rsidR="007C3733" w:rsidRDefault="007C3733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0D88B8F" w14:textId="77777777" w:rsidR="007C3733" w:rsidRPr="002A7A10" w:rsidRDefault="007C3733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2E6EBDCC" w14:textId="77777777" w:rsidR="007C3733" w:rsidRPr="002A7A10" w:rsidRDefault="007C3733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8" w:type="pct"/>
            <w:shd w:val="clear" w:color="auto" w:fill="auto"/>
          </w:tcPr>
          <w:p w14:paraId="69741492" w14:textId="77777777" w:rsidR="007C3733" w:rsidRDefault="007C3733" w:rsidP="00351964">
            <w:pPr>
              <w:spacing w:before="0" w:after="0"/>
              <w:rPr>
                <w:sz w:val="20"/>
              </w:rPr>
            </w:pPr>
          </w:p>
        </w:tc>
      </w:tr>
      <w:tr w:rsidR="007C3733" w:rsidRPr="001A4780" w14:paraId="6D637C42" w14:textId="77777777" w:rsidTr="00AA3611">
        <w:tc>
          <w:tcPr>
            <w:tcW w:w="752" w:type="pct"/>
            <w:shd w:val="clear" w:color="auto" w:fill="auto"/>
          </w:tcPr>
          <w:p w14:paraId="0E5D5538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D9AEB55" w14:textId="77777777" w:rsidR="007C3733" w:rsidRPr="00724833" w:rsidRDefault="007C3733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2" w:type="pct"/>
            <w:shd w:val="clear" w:color="auto" w:fill="auto"/>
          </w:tcPr>
          <w:p w14:paraId="2B42F93E" w14:textId="400CD270" w:rsidR="007C3733" w:rsidRPr="00724833" w:rsidRDefault="000E70BD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43607F70" w14:textId="77777777" w:rsidR="007C3733" w:rsidRPr="00C85B91" w:rsidRDefault="007C3733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6805C334" w14:textId="77777777" w:rsidR="007C3733" w:rsidRPr="00724833" w:rsidRDefault="007C3733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8" w:type="pct"/>
            <w:shd w:val="clear" w:color="auto" w:fill="auto"/>
          </w:tcPr>
          <w:p w14:paraId="401E81B9" w14:textId="77777777" w:rsidR="007C3733" w:rsidRPr="00724833" w:rsidRDefault="007C3733" w:rsidP="00351964">
            <w:pPr>
              <w:spacing w:before="0" w:after="0"/>
              <w:rPr>
                <w:sz w:val="20"/>
              </w:rPr>
            </w:pPr>
          </w:p>
        </w:tc>
      </w:tr>
      <w:tr w:rsidR="007C3733" w:rsidRPr="001A4780" w14:paraId="080D6FD7" w14:textId="77777777" w:rsidTr="00AA3611">
        <w:tc>
          <w:tcPr>
            <w:tcW w:w="752" w:type="pct"/>
            <w:shd w:val="clear" w:color="auto" w:fill="auto"/>
          </w:tcPr>
          <w:p w14:paraId="1CA2D8F4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E69CE8D" w14:textId="77777777" w:rsidR="007C3733" w:rsidRPr="001176A0" w:rsidRDefault="007C3733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2" w:type="pct"/>
            <w:shd w:val="clear" w:color="auto" w:fill="auto"/>
          </w:tcPr>
          <w:p w14:paraId="2C25BCC2" w14:textId="77777777" w:rsidR="007C3733" w:rsidRDefault="007C3733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3EC72788" w14:textId="77777777" w:rsidR="007C3733" w:rsidRDefault="007C3733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79446A10" w14:textId="77777777" w:rsidR="007C3733" w:rsidRPr="00C85B91" w:rsidRDefault="007C3733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8" w:type="pct"/>
            <w:shd w:val="clear" w:color="auto" w:fill="auto"/>
          </w:tcPr>
          <w:p w14:paraId="50A5E9F6" w14:textId="77777777" w:rsidR="007C3733" w:rsidRPr="00724833" w:rsidRDefault="007C3733" w:rsidP="00351964">
            <w:pPr>
              <w:spacing w:before="0" w:after="0"/>
              <w:rPr>
                <w:sz w:val="20"/>
              </w:rPr>
            </w:pPr>
          </w:p>
        </w:tc>
      </w:tr>
      <w:tr w:rsidR="007C3733" w:rsidRPr="001A4780" w14:paraId="0C08129C" w14:textId="77777777" w:rsidTr="00AA3611">
        <w:tc>
          <w:tcPr>
            <w:tcW w:w="752" w:type="pct"/>
            <w:shd w:val="clear" w:color="auto" w:fill="auto"/>
          </w:tcPr>
          <w:p w14:paraId="06884D0C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60072D7" w14:textId="77777777" w:rsidR="007C3733" w:rsidRPr="002A7A10" w:rsidRDefault="007C3733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2" w:type="pct"/>
            <w:shd w:val="clear" w:color="auto" w:fill="auto"/>
          </w:tcPr>
          <w:p w14:paraId="4A4285C3" w14:textId="77777777" w:rsidR="007C3733" w:rsidRDefault="007C3733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751253A4" w14:textId="77777777" w:rsidR="007C3733" w:rsidRDefault="007C3733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5B1FB78F" w14:textId="77777777" w:rsidR="007C3733" w:rsidRDefault="007C3733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8" w:type="pct"/>
            <w:shd w:val="clear" w:color="auto" w:fill="auto"/>
          </w:tcPr>
          <w:p w14:paraId="6AD1C1E3" w14:textId="77777777" w:rsidR="007C3733" w:rsidRPr="00724833" w:rsidRDefault="007C3733" w:rsidP="00351964">
            <w:pPr>
              <w:spacing w:before="0" w:after="0"/>
              <w:rPr>
                <w:sz w:val="20"/>
              </w:rPr>
            </w:pPr>
          </w:p>
        </w:tc>
      </w:tr>
      <w:tr w:rsidR="007C3733" w:rsidRPr="001A4780" w14:paraId="222FEFE4" w14:textId="77777777" w:rsidTr="00AA3611">
        <w:tc>
          <w:tcPr>
            <w:tcW w:w="752" w:type="pct"/>
            <w:shd w:val="clear" w:color="auto" w:fill="auto"/>
          </w:tcPr>
          <w:p w14:paraId="2CBEA8CA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95E171D" w14:textId="40724026" w:rsidR="007C3733" w:rsidRPr="002A7A10" w:rsidRDefault="007C3733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com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ission</w:t>
            </w:r>
          </w:p>
        </w:tc>
        <w:tc>
          <w:tcPr>
            <w:tcW w:w="202" w:type="pct"/>
            <w:shd w:val="clear" w:color="auto" w:fill="auto"/>
          </w:tcPr>
          <w:p w14:paraId="19A98330" w14:textId="77777777" w:rsidR="007C3733" w:rsidRDefault="007C3733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171A7F23" w14:textId="77777777" w:rsidR="007C3733" w:rsidRPr="002A7A10" w:rsidRDefault="007C3733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E8C2C1E" w14:textId="77777777" w:rsidR="007C3733" w:rsidRPr="00C85B91" w:rsidRDefault="007C3733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8" w:type="pct"/>
            <w:shd w:val="clear" w:color="auto" w:fill="auto"/>
          </w:tcPr>
          <w:p w14:paraId="128562E7" w14:textId="77777777" w:rsidR="007C3733" w:rsidRPr="00724833" w:rsidRDefault="007C3733" w:rsidP="00351964">
            <w:pPr>
              <w:spacing w:before="0" w:after="0"/>
              <w:rPr>
                <w:sz w:val="20"/>
              </w:rPr>
            </w:pPr>
          </w:p>
        </w:tc>
      </w:tr>
      <w:tr w:rsidR="007C3733" w:rsidRPr="001A4780" w14:paraId="3D07C0F1" w14:textId="77777777" w:rsidTr="00AA3611">
        <w:tc>
          <w:tcPr>
            <w:tcW w:w="752" w:type="pct"/>
            <w:shd w:val="clear" w:color="auto" w:fill="auto"/>
          </w:tcPr>
          <w:p w14:paraId="2412CB9B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019C19E" w14:textId="77777777" w:rsidR="007C3733" w:rsidRPr="001176A0" w:rsidRDefault="007C3733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2" w:type="pct"/>
            <w:shd w:val="clear" w:color="auto" w:fill="auto"/>
          </w:tcPr>
          <w:p w14:paraId="772588BC" w14:textId="4A5FAB35" w:rsidR="007C3733" w:rsidRPr="00C85B91" w:rsidRDefault="00215CCD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75FB994B" w14:textId="77777777" w:rsidR="007C3733" w:rsidRPr="00C85B91" w:rsidRDefault="007C3733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034C99B" w14:textId="77777777" w:rsidR="007C3733" w:rsidRPr="00724833" w:rsidRDefault="007C3733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8" w:type="pct"/>
            <w:shd w:val="clear" w:color="auto" w:fill="auto"/>
          </w:tcPr>
          <w:p w14:paraId="142726CA" w14:textId="77777777" w:rsidR="007C3733" w:rsidRPr="00724833" w:rsidRDefault="007C3733" w:rsidP="00351964">
            <w:pPr>
              <w:spacing w:before="0" w:after="0"/>
              <w:rPr>
                <w:sz w:val="20"/>
              </w:rPr>
            </w:pPr>
          </w:p>
        </w:tc>
      </w:tr>
      <w:tr w:rsidR="00AA3611" w:rsidRPr="001A4780" w14:paraId="6D39CDF9" w14:textId="77777777" w:rsidTr="00AA3611">
        <w:tc>
          <w:tcPr>
            <w:tcW w:w="754" w:type="pct"/>
            <w:shd w:val="clear" w:color="auto" w:fill="auto"/>
          </w:tcPr>
          <w:p w14:paraId="5D743F82" w14:textId="77777777" w:rsidR="00AA3611" w:rsidRPr="00724833" w:rsidRDefault="00AA3611" w:rsidP="005E416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0" w:type="pct"/>
            <w:shd w:val="clear" w:color="auto" w:fill="auto"/>
            <w:vAlign w:val="center"/>
          </w:tcPr>
          <w:p w14:paraId="4FB54D58" w14:textId="77777777" w:rsidR="00AA3611" w:rsidRPr="001176A0" w:rsidRDefault="00AA3611" w:rsidP="005E416A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7965111E" w14:textId="77777777" w:rsidR="00AA3611" w:rsidRPr="00EE4E63" w:rsidRDefault="00AA3611" w:rsidP="005E416A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354E982C" w14:textId="77777777" w:rsidR="00AA3611" w:rsidRPr="00C85B91" w:rsidRDefault="00AA3611" w:rsidP="005E416A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23309598" w14:textId="77777777" w:rsidR="00AA3611" w:rsidRPr="00724833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4" w:type="pct"/>
            <w:shd w:val="clear" w:color="auto" w:fill="auto"/>
          </w:tcPr>
          <w:p w14:paraId="19E7B83F" w14:textId="3EEAF055" w:rsidR="00AA3611" w:rsidRPr="00AA3611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подписанного документа для автоматического размещения</w:t>
            </w:r>
          </w:p>
          <w:p w14:paraId="6993FC0F" w14:textId="77777777" w:rsidR="00AA3611" w:rsidRPr="00AA3611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Состав элемента приведен в </w:t>
            </w:r>
            <w:proofErr w:type="gramStart"/>
            <w:r>
              <w:rPr>
                <w:sz w:val="20"/>
              </w:rPr>
              <w:t>п</w:t>
            </w:r>
            <w:proofErr w:type="gramEnd"/>
            <w:r>
              <w:rPr>
                <w:sz w:val="20"/>
              </w:rPr>
              <w:t xml:space="preserve"> 1. Приложения 4</w:t>
            </w:r>
          </w:p>
        </w:tc>
      </w:tr>
      <w:tr w:rsidR="00C06D8B" w:rsidRPr="001A4780" w14:paraId="421DE466" w14:textId="77777777" w:rsidTr="00AA3611">
        <w:tc>
          <w:tcPr>
            <w:tcW w:w="752" w:type="pct"/>
            <w:shd w:val="clear" w:color="auto" w:fill="auto"/>
          </w:tcPr>
          <w:p w14:paraId="6D81A1CF" w14:textId="77777777" w:rsidR="00C06D8B" w:rsidRPr="00724833" w:rsidRDefault="00C06D8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1296E3F" w14:textId="77777777" w:rsidR="00C06D8B" w:rsidRPr="001176A0" w:rsidRDefault="00C06D8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2" w:type="pct"/>
            <w:shd w:val="clear" w:color="auto" w:fill="auto"/>
          </w:tcPr>
          <w:p w14:paraId="4D773DE1" w14:textId="77777777" w:rsidR="00C06D8B" w:rsidRPr="00C85B91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728DB627" w14:textId="77777777" w:rsidR="00C06D8B" w:rsidRPr="00C85B91" w:rsidRDefault="00C06D8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191F911" w14:textId="77777777" w:rsidR="00C06D8B" w:rsidRPr="00724833" w:rsidRDefault="00C06D8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8" w:type="pct"/>
            <w:shd w:val="clear" w:color="auto" w:fill="auto"/>
          </w:tcPr>
          <w:p w14:paraId="180CE79B" w14:textId="3AC18F36" w:rsidR="00C06D8B" w:rsidRPr="00724833" w:rsidRDefault="00C06D8B" w:rsidP="00351964">
            <w:pPr>
              <w:spacing w:before="0" w:after="0"/>
              <w:rPr>
                <w:sz w:val="20"/>
              </w:rPr>
            </w:pPr>
            <w:r w:rsidRPr="003447E5">
              <w:rPr>
                <w:sz w:val="20"/>
              </w:rPr>
              <w:t>При приеме, в случае если блок не указан, считается что организация, разместившая протокол, совпадает с организацией</w:t>
            </w:r>
            <w:r>
              <w:rPr>
                <w:sz w:val="20"/>
              </w:rPr>
              <w:t>,</w:t>
            </w:r>
            <w:r w:rsidRPr="003447E5">
              <w:rPr>
                <w:sz w:val="20"/>
              </w:rPr>
              <w:t xml:space="preserve"> разместившей соответствующую закупку</w:t>
            </w:r>
          </w:p>
        </w:tc>
      </w:tr>
      <w:tr w:rsidR="00C06D8B" w:rsidRPr="001A4780" w14:paraId="04498FDA" w14:textId="77777777" w:rsidTr="00AA3611">
        <w:tc>
          <w:tcPr>
            <w:tcW w:w="752" w:type="pct"/>
            <w:shd w:val="clear" w:color="auto" w:fill="auto"/>
          </w:tcPr>
          <w:p w14:paraId="0FCFF4A6" w14:textId="77777777" w:rsidR="00C06D8B" w:rsidRPr="00724833" w:rsidRDefault="00C06D8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7E944BE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2" w:type="pct"/>
            <w:shd w:val="clear" w:color="auto" w:fill="auto"/>
          </w:tcPr>
          <w:p w14:paraId="0AFF0EF5" w14:textId="77777777" w:rsidR="00C06D8B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75ED8FFD" w14:textId="77777777" w:rsidR="00C06D8B" w:rsidRPr="002A7A10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5B9C596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8" w:type="pct"/>
            <w:shd w:val="clear" w:color="auto" w:fill="auto"/>
          </w:tcPr>
          <w:p w14:paraId="32DDDBE4" w14:textId="77777777" w:rsidR="00C06D8B" w:rsidRPr="009B4637" w:rsidRDefault="00C06D8B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C06D8B" w:rsidRPr="001A4780" w14:paraId="2CEB9C5B" w14:textId="77777777" w:rsidTr="00AA3611">
        <w:tc>
          <w:tcPr>
            <w:tcW w:w="752" w:type="pct"/>
            <w:shd w:val="clear" w:color="auto" w:fill="auto"/>
          </w:tcPr>
          <w:p w14:paraId="15203F64" w14:textId="77777777" w:rsidR="00C06D8B" w:rsidRPr="00724833" w:rsidRDefault="00C06D8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12CA4B7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2" w:type="pct"/>
            <w:shd w:val="clear" w:color="auto" w:fill="auto"/>
          </w:tcPr>
          <w:p w14:paraId="78B7BB99" w14:textId="77777777" w:rsidR="00C06D8B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3BA4C27C" w14:textId="77777777" w:rsidR="00C06D8B" w:rsidRPr="002A7A10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AC5EA16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8" w:type="pct"/>
            <w:shd w:val="clear" w:color="auto" w:fill="auto"/>
          </w:tcPr>
          <w:p w14:paraId="55B21C11" w14:textId="77777777" w:rsidR="00C06D8B" w:rsidRPr="009B4637" w:rsidRDefault="00C06D8B" w:rsidP="0035196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57C59B1F" w14:textId="77777777" w:rsidTr="00AA3611">
        <w:tc>
          <w:tcPr>
            <w:tcW w:w="752" w:type="pct"/>
            <w:shd w:val="clear" w:color="auto" w:fill="auto"/>
          </w:tcPr>
          <w:p w14:paraId="65DA2347" w14:textId="77777777" w:rsidR="00C06D8B" w:rsidRPr="00724833" w:rsidRDefault="00C06D8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C883AEC" w14:textId="77777777" w:rsidR="00C06D8B" w:rsidRPr="00BB6995" w:rsidRDefault="00C06D8B" w:rsidP="0035196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2" w:type="pct"/>
            <w:shd w:val="clear" w:color="auto" w:fill="auto"/>
          </w:tcPr>
          <w:p w14:paraId="114971AA" w14:textId="77777777" w:rsidR="00C06D8B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499A38E2" w14:textId="77777777" w:rsidR="00C06D8B" w:rsidRDefault="00C06D8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C8523CC" w14:textId="77777777" w:rsidR="00C06D8B" w:rsidRPr="00BB6995" w:rsidRDefault="00C06D8B" w:rsidP="0035196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8" w:type="pct"/>
            <w:shd w:val="clear" w:color="auto" w:fill="auto"/>
          </w:tcPr>
          <w:p w14:paraId="5ABB1FF3" w14:textId="77777777" w:rsidR="00C06D8B" w:rsidRPr="009B4637" w:rsidRDefault="00C06D8B" w:rsidP="0035196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2B7C2F8A" w14:textId="77777777" w:rsidTr="00AA3611">
        <w:tc>
          <w:tcPr>
            <w:tcW w:w="752" w:type="pct"/>
            <w:shd w:val="clear" w:color="auto" w:fill="auto"/>
          </w:tcPr>
          <w:p w14:paraId="52DCD90A" w14:textId="77777777" w:rsidR="00C06D8B" w:rsidRPr="00724833" w:rsidRDefault="00C06D8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D7F3A3B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2" w:type="pct"/>
            <w:shd w:val="clear" w:color="auto" w:fill="auto"/>
          </w:tcPr>
          <w:p w14:paraId="14E9F554" w14:textId="22CBF004" w:rsidR="00C06D8B" w:rsidRPr="00215CCD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6E754FC9" w14:textId="77777777" w:rsidR="00C06D8B" w:rsidRDefault="00C06D8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2582BBAC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8" w:type="pct"/>
            <w:shd w:val="clear" w:color="auto" w:fill="auto"/>
          </w:tcPr>
          <w:p w14:paraId="23666D4F" w14:textId="77777777" w:rsidR="00C06D8B" w:rsidRPr="009B4637" w:rsidRDefault="00C06D8B" w:rsidP="0035196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66946768" w14:textId="77777777" w:rsidTr="00AA3611">
        <w:tc>
          <w:tcPr>
            <w:tcW w:w="752" w:type="pct"/>
            <w:shd w:val="clear" w:color="auto" w:fill="auto"/>
          </w:tcPr>
          <w:p w14:paraId="563891AE" w14:textId="77777777" w:rsidR="00C06D8B" w:rsidRPr="00724833" w:rsidRDefault="00C06D8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339A42A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protocolLot</w:t>
            </w:r>
          </w:p>
        </w:tc>
        <w:tc>
          <w:tcPr>
            <w:tcW w:w="202" w:type="pct"/>
            <w:shd w:val="clear" w:color="auto" w:fill="auto"/>
          </w:tcPr>
          <w:p w14:paraId="655BC4EF" w14:textId="77777777" w:rsidR="00C06D8B" w:rsidRPr="00D43778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0C9EF153" w14:textId="77777777" w:rsidR="00C06D8B" w:rsidRDefault="00C06D8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89CB13A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 протокола</w:t>
            </w:r>
          </w:p>
        </w:tc>
        <w:tc>
          <w:tcPr>
            <w:tcW w:w="1398" w:type="pct"/>
            <w:shd w:val="clear" w:color="auto" w:fill="auto"/>
          </w:tcPr>
          <w:p w14:paraId="3E47E120" w14:textId="77777777" w:rsidR="00C06D8B" w:rsidRPr="009B4637" w:rsidRDefault="00C06D8B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C52A075" w14:textId="77777777" w:rsidTr="00AA3611">
        <w:tc>
          <w:tcPr>
            <w:tcW w:w="752" w:type="pct"/>
            <w:shd w:val="clear" w:color="auto" w:fill="auto"/>
          </w:tcPr>
          <w:p w14:paraId="583C9EC6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8A3FBF5" w14:textId="72D2B6CE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574878">
              <w:rPr>
                <w:sz w:val="20"/>
              </w:rPr>
              <w:t>abandonedReason</w:t>
            </w:r>
          </w:p>
        </w:tc>
        <w:tc>
          <w:tcPr>
            <w:tcW w:w="202" w:type="pct"/>
            <w:shd w:val="clear" w:color="auto" w:fill="auto"/>
          </w:tcPr>
          <w:p w14:paraId="3605B14F" w14:textId="18BBDF72" w:rsidR="00574878" w:rsidRDefault="00574878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136FEC3C" w14:textId="7A77CD63" w:rsidR="005748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7C666AE" w14:textId="610F38E9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574878">
              <w:rPr>
                <w:sz w:val="20"/>
              </w:rPr>
              <w:t xml:space="preserve">Признание аукциона </w:t>
            </w:r>
            <w:proofErr w:type="gramStart"/>
            <w:r w:rsidRPr="00574878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8" w:type="pct"/>
            <w:shd w:val="clear" w:color="auto" w:fill="auto"/>
          </w:tcPr>
          <w:p w14:paraId="215DF37C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4F80418" w14:textId="77777777" w:rsidTr="00AA3611">
        <w:tc>
          <w:tcPr>
            <w:tcW w:w="5000" w:type="pct"/>
            <w:gridSpan w:val="6"/>
            <w:shd w:val="clear" w:color="auto" w:fill="auto"/>
          </w:tcPr>
          <w:p w14:paraId="664FF85D" w14:textId="77777777" w:rsidR="00574878" w:rsidRPr="00D43778" w:rsidRDefault="00574878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574878" w:rsidRPr="001A4780" w14:paraId="3110C829" w14:textId="77777777" w:rsidTr="00AA3611">
        <w:tc>
          <w:tcPr>
            <w:tcW w:w="752" w:type="pct"/>
            <w:shd w:val="clear" w:color="auto" w:fill="auto"/>
          </w:tcPr>
          <w:p w14:paraId="59C1CD4E" w14:textId="7A13C832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ission</w:t>
            </w:r>
          </w:p>
        </w:tc>
        <w:tc>
          <w:tcPr>
            <w:tcW w:w="749" w:type="pct"/>
            <w:shd w:val="clear" w:color="auto" w:fill="auto"/>
          </w:tcPr>
          <w:p w14:paraId="7AEE1933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B49C100" w14:textId="77777777" w:rsidR="00574878" w:rsidRDefault="00574878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777DE00F" w14:textId="77777777" w:rsidR="005748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33098F18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10C357ED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449EC28" w14:textId="77777777" w:rsidTr="00AA3611">
        <w:tc>
          <w:tcPr>
            <w:tcW w:w="752" w:type="pct"/>
            <w:shd w:val="clear" w:color="auto" w:fill="auto"/>
          </w:tcPr>
          <w:p w14:paraId="6BDB950C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1F1EA7D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2" w:type="pct"/>
            <w:shd w:val="clear" w:color="auto" w:fill="auto"/>
          </w:tcPr>
          <w:p w14:paraId="18BDA44A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3E546D6B" w14:textId="77777777" w:rsidR="005748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47F68719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8" w:type="pct"/>
            <w:shd w:val="clear" w:color="auto" w:fill="auto"/>
          </w:tcPr>
          <w:p w14:paraId="57A9B321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4C034CF" w14:textId="77777777" w:rsidTr="00AA3611">
        <w:tc>
          <w:tcPr>
            <w:tcW w:w="752" w:type="pct"/>
            <w:shd w:val="clear" w:color="auto" w:fill="auto"/>
          </w:tcPr>
          <w:p w14:paraId="42F574FA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D95685F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2" w:type="pct"/>
            <w:shd w:val="clear" w:color="auto" w:fill="auto"/>
          </w:tcPr>
          <w:p w14:paraId="47D1DE47" w14:textId="77777777" w:rsidR="00574878" w:rsidRDefault="00574878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5949147F" w14:textId="77777777" w:rsidR="005748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3A429A5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8" w:type="pct"/>
            <w:shd w:val="clear" w:color="auto" w:fill="auto"/>
          </w:tcPr>
          <w:p w14:paraId="2BDE9328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36DC33E" w14:textId="77777777" w:rsidTr="00AA3611">
        <w:tc>
          <w:tcPr>
            <w:tcW w:w="752" w:type="pct"/>
            <w:shd w:val="clear" w:color="auto" w:fill="auto"/>
          </w:tcPr>
          <w:p w14:paraId="2CB6A36C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5A81EE1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2" w:type="pct"/>
            <w:shd w:val="clear" w:color="auto" w:fill="auto"/>
          </w:tcPr>
          <w:p w14:paraId="4DB583DD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4790A54E" w14:textId="77777777" w:rsidR="005748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13226A05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8" w:type="pct"/>
            <w:shd w:val="clear" w:color="auto" w:fill="auto"/>
          </w:tcPr>
          <w:p w14:paraId="2A49FCA3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58E8BAF" w14:textId="77777777" w:rsidTr="00AA3611">
        <w:tc>
          <w:tcPr>
            <w:tcW w:w="752" w:type="pct"/>
            <w:shd w:val="clear" w:color="auto" w:fill="auto"/>
          </w:tcPr>
          <w:p w14:paraId="54E80D0B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5495202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2" w:type="pct"/>
            <w:shd w:val="clear" w:color="auto" w:fill="auto"/>
          </w:tcPr>
          <w:p w14:paraId="48DC0FF6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3D5D2629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398DCBE9" w14:textId="77777777" w:rsidR="00574878" w:rsidRPr="00D43778" w:rsidRDefault="00574878" w:rsidP="0035196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8" w:type="pct"/>
            <w:shd w:val="clear" w:color="auto" w:fill="auto"/>
          </w:tcPr>
          <w:p w14:paraId="0FD47B65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70ED71F" w14:textId="77777777" w:rsidTr="00AA3611">
        <w:tc>
          <w:tcPr>
            <w:tcW w:w="5000" w:type="pct"/>
            <w:gridSpan w:val="6"/>
            <w:shd w:val="clear" w:color="auto" w:fill="auto"/>
          </w:tcPr>
          <w:p w14:paraId="2891A90B" w14:textId="77777777" w:rsidR="00574878" w:rsidRPr="00D43778" w:rsidRDefault="00574878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574878" w:rsidRPr="001A4780" w14:paraId="07F8A2F1" w14:textId="77777777" w:rsidTr="00AA3611">
        <w:tc>
          <w:tcPr>
            <w:tcW w:w="752" w:type="pct"/>
            <w:shd w:val="clear" w:color="auto" w:fill="auto"/>
          </w:tcPr>
          <w:p w14:paraId="0F5FAF15" w14:textId="77777777" w:rsidR="00574878" w:rsidRPr="00D43778" w:rsidRDefault="00574878" w:rsidP="0035196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9" w:type="pct"/>
            <w:shd w:val="clear" w:color="auto" w:fill="auto"/>
          </w:tcPr>
          <w:p w14:paraId="64CC84FB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5166E8C" w14:textId="77777777" w:rsidR="00574878" w:rsidRDefault="00574878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189BB0C7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27D97373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5C2EBC3F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D1F5B55" w14:textId="77777777" w:rsidTr="00AA3611">
        <w:tc>
          <w:tcPr>
            <w:tcW w:w="752" w:type="pct"/>
            <w:shd w:val="clear" w:color="auto" w:fill="auto"/>
          </w:tcPr>
          <w:p w14:paraId="688FBA29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CE5A317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2" w:type="pct"/>
            <w:shd w:val="clear" w:color="auto" w:fill="auto"/>
          </w:tcPr>
          <w:p w14:paraId="40AE8E49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039553C6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2BB90D3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8" w:type="pct"/>
            <w:shd w:val="clear" w:color="auto" w:fill="auto"/>
          </w:tcPr>
          <w:p w14:paraId="40AFA37A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604CBB8A" w14:textId="77777777" w:rsidTr="00AA3611">
        <w:tc>
          <w:tcPr>
            <w:tcW w:w="752" w:type="pct"/>
            <w:shd w:val="clear" w:color="auto" w:fill="auto"/>
          </w:tcPr>
          <w:p w14:paraId="26FFA7D1" w14:textId="77777777" w:rsidR="00574878" w:rsidRPr="00D43778" w:rsidRDefault="00574878" w:rsidP="0035196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shd w:val="clear" w:color="auto" w:fill="auto"/>
          </w:tcPr>
          <w:p w14:paraId="38D5D1E5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DE21747" w14:textId="77777777" w:rsidR="00574878" w:rsidRDefault="00574878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65A3FDDF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5F4F303F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7BFAD1BA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76D777E" w14:textId="77777777" w:rsidTr="00AA3611">
        <w:tc>
          <w:tcPr>
            <w:tcW w:w="752" w:type="pct"/>
            <w:shd w:val="clear" w:color="auto" w:fill="auto"/>
          </w:tcPr>
          <w:p w14:paraId="7AC3776B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7C93F5B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2" w:type="pct"/>
            <w:shd w:val="clear" w:color="auto" w:fill="auto"/>
          </w:tcPr>
          <w:p w14:paraId="3E9046B9" w14:textId="77777777" w:rsidR="00574878" w:rsidRDefault="00574878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3FF5F7AE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5A2BAB32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8" w:type="pct"/>
            <w:shd w:val="clear" w:color="auto" w:fill="auto"/>
          </w:tcPr>
          <w:p w14:paraId="585386F6" w14:textId="4F7CD23A" w:rsidR="00574878" w:rsidRPr="009B4637" w:rsidRDefault="00574878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Значение поля поверяется на уникальность среди всех членов комиссии по протоколу</w:t>
            </w:r>
          </w:p>
        </w:tc>
      </w:tr>
      <w:tr w:rsidR="00574878" w:rsidRPr="001A4780" w14:paraId="2A95A6FE" w14:textId="77777777" w:rsidTr="00AA3611">
        <w:tc>
          <w:tcPr>
            <w:tcW w:w="752" w:type="pct"/>
            <w:shd w:val="clear" w:color="auto" w:fill="auto"/>
          </w:tcPr>
          <w:p w14:paraId="5D8DD45E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51911D0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2" w:type="pct"/>
            <w:shd w:val="clear" w:color="auto" w:fill="auto"/>
          </w:tcPr>
          <w:p w14:paraId="4DCD0F1C" w14:textId="77777777" w:rsidR="00574878" w:rsidRDefault="00574878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4EC98800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2473583F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8" w:type="pct"/>
            <w:shd w:val="clear" w:color="auto" w:fill="auto"/>
          </w:tcPr>
          <w:p w14:paraId="780D201B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FB1F4CD" w14:textId="77777777" w:rsidTr="00AA3611">
        <w:tc>
          <w:tcPr>
            <w:tcW w:w="752" w:type="pct"/>
            <w:shd w:val="clear" w:color="auto" w:fill="auto"/>
          </w:tcPr>
          <w:p w14:paraId="4A34296D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E261B8E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2" w:type="pct"/>
            <w:shd w:val="clear" w:color="auto" w:fill="auto"/>
          </w:tcPr>
          <w:p w14:paraId="26FBF213" w14:textId="77777777" w:rsidR="00574878" w:rsidRDefault="00574878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A82946D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6E84E50C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8" w:type="pct"/>
            <w:shd w:val="clear" w:color="auto" w:fill="auto"/>
          </w:tcPr>
          <w:p w14:paraId="7B53FA30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59F173E" w14:textId="77777777" w:rsidTr="00AA3611">
        <w:tc>
          <w:tcPr>
            <w:tcW w:w="752" w:type="pct"/>
            <w:shd w:val="clear" w:color="auto" w:fill="auto"/>
          </w:tcPr>
          <w:p w14:paraId="490955EE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632762A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2" w:type="pct"/>
            <w:shd w:val="clear" w:color="auto" w:fill="auto"/>
          </w:tcPr>
          <w:p w14:paraId="58EBCF8C" w14:textId="77777777" w:rsidR="00574878" w:rsidRDefault="00574878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698600BA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54D6DBBA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8" w:type="pct"/>
            <w:shd w:val="clear" w:color="auto" w:fill="auto"/>
          </w:tcPr>
          <w:p w14:paraId="51B84796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78C06AF" w14:textId="77777777" w:rsidTr="00AA3611">
        <w:tc>
          <w:tcPr>
            <w:tcW w:w="752" w:type="pct"/>
            <w:shd w:val="clear" w:color="auto" w:fill="auto"/>
          </w:tcPr>
          <w:p w14:paraId="634B5F84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D9C3B6B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2" w:type="pct"/>
            <w:shd w:val="clear" w:color="auto" w:fill="auto"/>
          </w:tcPr>
          <w:p w14:paraId="4DA06A5C" w14:textId="77777777" w:rsidR="00574878" w:rsidRDefault="00574878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1E1D3A3E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25028CC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8" w:type="pct"/>
            <w:shd w:val="clear" w:color="auto" w:fill="auto"/>
          </w:tcPr>
          <w:p w14:paraId="383A16DE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C17D5D6" w14:textId="77777777" w:rsidTr="00AA3611">
        <w:tc>
          <w:tcPr>
            <w:tcW w:w="5000" w:type="pct"/>
            <w:gridSpan w:val="6"/>
            <w:shd w:val="clear" w:color="auto" w:fill="auto"/>
          </w:tcPr>
          <w:p w14:paraId="41E93EB7" w14:textId="77777777" w:rsidR="00574878" w:rsidRPr="00D43778" w:rsidRDefault="00574878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574878" w:rsidRPr="001A4780" w14:paraId="57B8075E" w14:textId="77777777" w:rsidTr="00AA3611">
        <w:tc>
          <w:tcPr>
            <w:tcW w:w="752" w:type="pct"/>
            <w:shd w:val="clear" w:color="auto" w:fill="auto"/>
          </w:tcPr>
          <w:p w14:paraId="2973470A" w14:textId="77777777" w:rsidR="00574878" w:rsidRPr="00D43778" w:rsidRDefault="00574878" w:rsidP="0035196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shd w:val="clear" w:color="auto" w:fill="auto"/>
          </w:tcPr>
          <w:p w14:paraId="46790B5F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CB612F4" w14:textId="77777777" w:rsidR="00574878" w:rsidRDefault="00574878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6001F381" w14:textId="77777777" w:rsidR="005748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5E78609" w14:textId="77777777" w:rsidR="00574878" w:rsidRDefault="00574878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5E0DEFDE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0EDCD35" w14:textId="77777777" w:rsidTr="00AA3611">
        <w:tc>
          <w:tcPr>
            <w:tcW w:w="752" w:type="pct"/>
            <w:shd w:val="clear" w:color="auto" w:fill="auto"/>
          </w:tcPr>
          <w:p w14:paraId="49FF7452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81E3917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2" w:type="pct"/>
            <w:shd w:val="clear" w:color="auto" w:fill="auto"/>
          </w:tcPr>
          <w:p w14:paraId="6A81163F" w14:textId="77777777" w:rsidR="00574878" w:rsidRDefault="00574878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753F687E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1C98A269" w14:textId="77777777" w:rsidR="005748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8" w:type="pct"/>
            <w:shd w:val="clear" w:color="auto" w:fill="auto"/>
          </w:tcPr>
          <w:p w14:paraId="269B5A8E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A6867EF" w14:textId="77777777" w:rsidTr="00AA3611">
        <w:tc>
          <w:tcPr>
            <w:tcW w:w="752" w:type="pct"/>
            <w:shd w:val="clear" w:color="auto" w:fill="auto"/>
          </w:tcPr>
          <w:p w14:paraId="2DE63901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425B187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651883E6" w14:textId="77777777" w:rsidR="00574878" w:rsidRPr="00655FB3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7888F222" w14:textId="77777777" w:rsidR="005748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38BDEB8D" w14:textId="77777777" w:rsidR="005748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8" w:type="pct"/>
            <w:shd w:val="clear" w:color="auto" w:fill="auto"/>
          </w:tcPr>
          <w:p w14:paraId="69025AF5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8708DEE" w14:textId="77777777" w:rsidTr="00AA3611">
        <w:tc>
          <w:tcPr>
            <w:tcW w:w="752" w:type="pct"/>
            <w:shd w:val="clear" w:color="auto" w:fill="auto"/>
          </w:tcPr>
          <w:p w14:paraId="32680A20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C594058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2" w:type="pct"/>
            <w:shd w:val="clear" w:color="auto" w:fill="auto"/>
          </w:tcPr>
          <w:p w14:paraId="67065E30" w14:textId="77777777" w:rsidR="00574878" w:rsidRPr="00655FB3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7A5838B1" w14:textId="77777777" w:rsidR="005748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2583D5AA" w14:textId="77777777" w:rsidR="00574878" w:rsidRDefault="00574878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8" w:type="pct"/>
            <w:shd w:val="clear" w:color="auto" w:fill="auto"/>
          </w:tcPr>
          <w:p w14:paraId="4DA89BDF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254573" w14:paraId="6D4BE7AC" w14:textId="77777777" w:rsidTr="00AA3611">
        <w:tc>
          <w:tcPr>
            <w:tcW w:w="5000" w:type="pct"/>
            <w:gridSpan w:val="6"/>
            <w:shd w:val="clear" w:color="auto" w:fill="auto"/>
          </w:tcPr>
          <w:p w14:paraId="7101CE15" w14:textId="77777777" w:rsidR="00574878" w:rsidRPr="00254573" w:rsidRDefault="00574878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574878" w:rsidRPr="001A4780" w14:paraId="2296895D" w14:textId="77777777" w:rsidTr="00AA3611">
        <w:tc>
          <w:tcPr>
            <w:tcW w:w="752" w:type="pct"/>
            <w:shd w:val="clear" w:color="auto" w:fill="auto"/>
            <w:vAlign w:val="center"/>
          </w:tcPr>
          <w:p w14:paraId="1403AED8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6C574399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6AC92816" w14:textId="77777777" w:rsidR="00574878" w:rsidRPr="00724833" w:rsidRDefault="00574878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4213B639" w14:textId="77777777" w:rsidR="00574878" w:rsidRPr="00724833" w:rsidRDefault="00574878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094287A5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585A7DBC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</w:tr>
      <w:tr w:rsidR="00574878" w:rsidRPr="001A4780" w14:paraId="6881835C" w14:textId="77777777" w:rsidTr="00AA3611">
        <w:tc>
          <w:tcPr>
            <w:tcW w:w="752" w:type="pct"/>
            <w:shd w:val="clear" w:color="auto" w:fill="auto"/>
            <w:vAlign w:val="center"/>
          </w:tcPr>
          <w:p w14:paraId="04207620" w14:textId="77777777" w:rsidR="00574878" w:rsidRPr="00E45768" w:rsidRDefault="00574878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C606C16" w14:textId="77777777" w:rsidR="00574878" w:rsidRPr="00E45768" w:rsidRDefault="00574878" w:rsidP="0035196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2" w:type="pct"/>
            <w:shd w:val="clear" w:color="auto" w:fill="auto"/>
          </w:tcPr>
          <w:p w14:paraId="4A1F6640" w14:textId="77777777" w:rsidR="00574878" w:rsidRPr="00E45768" w:rsidRDefault="00574878" w:rsidP="0035196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31A2926C" w14:textId="77777777" w:rsidR="00574878" w:rsidRPr="00E45768" w:rsidRDefault="00574878" w:rsidP="0035196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44D805A9" w14:textId="77777777" w:rsidR="00574878" w:rsidRPr="00E45768" w:rsidRDefault="00574878" w:rsidP="0035196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2E5E08BA" w14:textId="77777777" w:rsidR="00574878" w:rsidRPr="00E45768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F56D3B9" w14:textId="77777777" w:rsidTr="00AA3611">
        <w:tc>
          <w:tcPr>
            <w:tcW w:w="752" w:type="pct"/>
            <w:shd w:val="clear" w:color="auto" w:fill="auto"/>
            <w:vAlign w:val="center"/>
          </w:tcPr>
          <w:p w14:paraId="4B995EAD" w14:textId="77777777" w:rsidR="00574878" w:rsidRPr="00E45768" w:rsidRDefault="00574878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5D1EF29" w14:textId="77777777" w:rsidR="00574878" w:rsidRPr="00E45768" w:rsidRDefault="00574878" w:rsidP="0035196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2" w:type="pct"/>
            <w:shd w:val="clear" w:color="auto" w:fill="auto"/>
          </w:tcPr>
          <w:p w14:paraId="71D0C957" w14:textId="77777777" w:rsidR="00574878" w:rsidRPr="00E45768" w:rsidRDefault="00574878" w:rsidP="0035196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71C8F973" w14:textId="77777777" w:rsidR="00574878" w:rsidRPr="00E45768" w:rsidRDefault="00574878" w:rsidP="0035196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4616B1BB" w14:textId="301B2606" w:rsidR="00574878" w:rsidRPr="00E45768" w:rsidRDefault="002D1F44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74878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6FAD1DA2" w14:textId="77777777" w:rsidR="00574878" w:rsidRPr="00E45768" w:rsidRDefault="00574878" w:rsidP="00351964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74878" w:rsidRPr="00254573" w14:paraId="64848282" w14:textId="77777777" w:rsidTr="00AA3611">
        <w:tc>
          <w:tcPr>
            <w:tcW w:w="5000" w:type="pct"/>
            <w:gridSpan w:val="6"/>
            <w:shd w:val="clear" w:color="auto" w:fill="auto"/>
          </w:tcPr>
          <w:p w14:paraId="2105546C" w14:textId="1C8E7944" w:rsidR="00574878" w:rsidRPr="00254573" w:rsidRDefault="002D1F44" w:rsidP="00351964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74878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574878" w:rsidRPr="001A4780" w14:paraId="5C704CF5" w14:textId="77777777" w:rsidTr="00AA3611">
        <w:tc>
          <w:tcPr>
            <w:tcW w:w="752" w:type="pct"/>
            <w:shd w:val="clear" w:color="auto" w:fill="auto"/>
            <w:vAlign w:val="center"/>
          </w:tcPr>
          <w:p w14:paraId="4A8F95CF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01730536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49BA862" w14:textId="77777777" w:rsidR="00574878" w:rsidRPr="006C6D44" w:rsidRDefault="00574878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5297812E" w14:textId="77777777" w:rsidR="00574878" w:rsidRPr="006C6D44" w:rsidRDefault="00574878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1943B54A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558EA582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</w:tr>
      <w:tr w:rsidR="00574878" w:rsidRPr="001A4780" w14:paraId="4FE750BA" w14:textId="77777777" w:rsidTr="00AA3611">
        <w:tc>
          <w:tcPr>
            <w:tcW w:w="752" w:type="pct"/>
            <w:shd w:val="clear" w:color="auto" w:fill="auto"/>
            <w:vAlign w:val="center"/>
          </w:tcPr>
          <w:p w14:paraId="5B453FF3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AB32B2B" w14:textId="77777777" w:rsidR="00574878" w:rsidRPr="003804BF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2" w:type="pct"/>
            <w:shd w:val="clear" w:color="auto" w:fill="auto"/>
          </w:tcPr>
          <w:p w14:paraId="168BB497" w14:textId="77777777" w:rsidR="00574878" w:rsidRPr="003804BF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089BBF87" w14:textId="77777777" w:rsidR="00574878" w:rsidRPr="003804BF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5A0F5A22" w14:textId="20CEEB50" w:rsidR="00574878" w:rsidRPr="003804BF" w:rsidRDefault="002D1F44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8" w:type="pct"/>
            <w:shd w:val="clear" w:color="auto" w:fill="auto"/>
          </w:tcPr>
          <w:p w14:paraId="1A01BE1E" w14:textId="47AD451F" w:rsidR="00574878" w:rsidRPr="003804BF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574878" w:rsidRPr="001B3D35" w14:paraId="36031EB7" w14:textId="77777777" w:rsidTr="00AA3611">
        <w:tc>
          <w:tcPr>
            <w:tcW w:w="5000" w:type="pct"/>
            <w:gridSpan w:val="6"/>
            <w:shd w:val="clear" w:color="auto" w:fill="auto"/>
          </w:tcPr>
          <w:p w14:paraId="7810C283" w14:textId="77777777" w:rsidR="00574878" w:rsidRPr="00655FB3" w:rsidRDefault="00574878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574878" w:rsidRPr="001A4780" w14:paraId="15A87210" w14:textId="77777777" w:rsidTr="00AA3611">
        <w:tc>
          <w:tcPr>
            <w:tcW w:w="752" w:type="pct"/>
            <w:shd w:val="clear" w:color="auto" w:fill="auto"/>
            <w:vAlign w:val="center"/>
          </w:tcPr>
          <w:p w14:paraId="30BE2760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shd w:val="clear" w:color="auto" w:fill="auto"/>
          </w:tcPr>
          <w:p w14:paraId="09F96000" w14:textId="77777777" w:rsidR="00574878" w:rsidRPr="003804BF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EE49679" w14:textId="77777777" w:rsidR="00574878" w:rsidRPr="003804BF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626D7BD1" w14:textId="77777777" w:rsidR="00574878" w:rsidRPr="003804BF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1D33F54B" w14:textId="77777777" w:rsidR="00574878" w:rsidRPr="003804BF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6D55F517" w14:textId="77777777" w:rsidR="00574878" w:rsidRPr="003804BF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8C606D4" w14:textId="77777777" w:rsidTr="00AA3611">
        <w:tc>
          <w:tcPr>
            <w:tcW w:w="752" w:type="pct"/>
            <w:shd w:val="clear" w:color="auto" w:fill="auto"/>
            <w:vAlign w:val="center"/>
          </w:tcPr>
          <w:p w14:paraId="7A2C8947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99B7536" w14:textId="77777777" w:rsidR="00574878" w:rsidRPr="003804BF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2" w:type="pct"/>
            <w:shd w:val="clear" w:color="auto" w:fill="auto"/>
          </w:tcPr>
          <w:p w14:paraId="7BEC5B3A" w14:textId="77777777" w:rsidR="00574878" w:rsidRPr="00B07477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3574AC45" w14:textId="77777777" w:rsidR="00574878" w:rsidRPr="00B07477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80191A1" w14:textId="77777777" w:rsidR="00574878" w:rsidRPr="003804BF" w:rsidRDefault="00574878" w:rsidP="005E416A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8" w:type="pct"/>
            <w:shd w:val="clear" w:color="auto" w:fill="auto"/>
          </w:tcPr>
          <w:p w14:paraId="4F3CC107" w14:textId="77777777" w:rsidR="00574878" w:rsidRPr="003804BF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2B73DAC" w14:textId="77777777" w:rsidTr="00AA3611">
        <w:tc>
          <w:tcPr>
            <w:tcW w:w="752" w:type="pct"/>
            <w:shd w:val="clear" w:color="auto" w:fill="auto"/>
            <w:vAlign w:val="center"/>
          </w:tcPr>
          <w:p w14:paraId="1000D254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A9195CB" w14:textId="77777777" w:rsidR="00574878" w:rsidRPr="00B07477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2" w:type="pct"/>
            <w:shd w:val="clear" w:color="auto" w:fill="auto"/>
          </w:tcPr>
          <w:p w14:paraId="0E2C45D8" w14:textId="77777777" w:rsidR="00574878" w:rsidRPr="002B372D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538032AE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7825146D" w14:textId="77777777" w:rsidR="00574878" w:rsidRPr="00B07477" w:rsidRDefault="00574878" w:rsidP="005E416A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8" w:type="pct"/>
            <w:shd w:val="clear" w:color="auto" w:fill="auto"/>
          </w:tcPr>
          <w:p w14:paraId="0FCAD0C1" w14:textId="237A3398" w:rsidR="00574878" w:rsidRPr="00655FB3" w:rsidRDefault="005E416A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574878" w:rsidRPr="001A4780" w14:paraId="162A28E1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7AC5ED36" w14:textId="77777777" w:rsidR="00574878" w:rsidRPr="009968C5" w:rsidRDefault="00574878" w:rsidP="00351964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574878" w:rsidRPr="001A4780" w14:paraId="220E22F1" w14:textId="77777777" w:rsidTr="00AA3611">
        <w:tc>
          <w:tcPr>
            <w:tcW w:w="752" w:type="pct"/>
            <w:shd w:val="clear" w:color="auto" w:fill="auto"/>
          </w:tcPr>
          <w:p w14:paraId="6A6F07BE" w14:textId="77777777" w:rsidR="00574878" w:rsidRPr="009968C5" w:rsidRDefault="00574878" w:rsidP="00351964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shd w:val="clear" w:color="auto" w:fill="auto"/>
          </w:tcPr>
          <w:p w14:paraId="4088F338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60E77419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2A5DCB3C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6B4A82B4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24851F4A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6D933CE" w14:textId="77777777" w:rsidTr="00AA3611">
        <w:tc>
          <w:tcPr>
            <w:tcW w:w="752" w:type="pct"/>
            <w:shd w:val="clear" w:color="auto" w:fill="auto"/>
            <w:vAlign w:val="center"/>
          </w:tcPr>
          <w:p w14:paraId="135F2EDA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595169F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2" w:type="pct"/>
            <w:shd w:val="clear" w:color="auto" w:fill="auto"/>
          </w:tcPr>
          <w:p w14:paraId="039198CC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039F8515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19C1283C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8" w:type="pct"/>
            <w:shd w:val="clear" w:color="auto" w:fill="auto"/>
          </w:tcPr>
          <w:p w14:paraId="223142B7" w14:textId="77777777" w:rsidR="00574878" w:rsidRDefault="00574878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2BF18AB9" w14:textId="77777777" w:rsidTr="00AA3611">
        <w:tc>
          <w:tcPr>
            <w:tcW w:w="752" w:type="pct"/>
            <w:shd w:val="clear" w:color="auto" w:fill="auto"/>
            <w:vAlign w:val="center"/>
          </w:tcPr>
          <w:p w14:paraId="3DED7893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A37732C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2" w:type="pct"/>
            <w:shd w:val="clear" w:color="auto" w:fill="auto"/>
          </w:tcPr>
          <w:p w14:paraId="1C4A3BAC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66E00368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3AEFA963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8" w:type="pct"/>
            <w:shd w:val="clear" w:color="auto" w:fill="auto"/>
          </w:tcPr>
          <w:p w14:paraId="1742176E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5D898FFB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016572CB" w14:textId="77777777" w:rsidR="00AA6519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574878" w:rsidRPr="001A4780" w14:paraId="5861FF79" w14:textId="77777777" w:rsidTr="00AA3611">
        <w:tc>
          <w:tcPr>
            <w:tcW w:w="752" w:type="pct"/>
            <w:shd w:val="clear" w:color="auto" w:fill="auto"/>
            <w:vAlign w:val="center"/>
          </w:tcPr>
          <w:p w14:paraId="65A5510E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2238385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2" w:type="pct"/>
            <w:shd w:val="clear" w:color="auto" w:fill="auto"/>
          </w:tcPr>
          <w:p w14:paraId="77793B56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00E65106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1EBF138C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8" w:type="pct"/>
            <w:shd w:val="clear" w:color="auto" w:fill="auto"/>
          </w:tcPr>
          <w:p w14:paraId="235D9676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4A5707A0" w14:textId="77777777" w:rsidTr="00AA3611">
        <w:tc>
          <w:tcPr>
            <w:tcW w:w="752" w:type="pct"/>
            <w:shd w:val="clear" w:color="auto" w:fill="auto"/>
            <w:vAlign w:val="center"/>
          </w:tcPr>
          <w:p w14:paraId="4292BBE8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23F8794" w14:textId="77777777" w:rsidR="00574878" w:rsidRPr="001A4780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2" w:type="pct"/>
            <w:shd w:val="clear" w:color="auto" w:fill="auto"/>
          </w:tcPr>
          <w:p w14:paraId="2A40F981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19B0A14F" w14:textId="77777777" w:rsidR="00574878" w:rsidRPr="001A4780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28290634" w14:textId="77777777" w:rsidR="00574878" w:rsidRPr="001A4780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8" w:type="pct"/>
            <w:shd w:val="clear" w:color="auto" w:fill="auto"/>
          </w:tcPr>
          <w:p w14:paraId="48DFBCB3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9EF2B79" w14:textId="77777777" w:rsidTr="00AA3611">
        <w:tc>
          <w:tcPr>
            <w:tcW w:w="752" w:type="pct"/>
            <w:shd w:val="clear" w:color="auto" w:fill="auto"/>
            <w:vAlign w:val="center"/>
          </w:tcPr>
          <w:p w14:paraId="07CC74D9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AB55A4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2" w:type="pct"/>
            <w:shd w:val="clear" w:color="auto" w:fill="auto"/>
          </w:tcPr>
          <w:p w14:paraId="4D013FE1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43FC89A2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4A38DF19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8" w:type="pct"/>
            <w:shd w:val="clear" w:color="auto" w:fill="auto"/>
          </w:tcPr>
          <w:p w14:paraId="02D3945B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574878" w:rsidRPr="001A4780" w14:paraId="7779BD9E" w14:textId="77777777" w:rsidTr="00AA3611">
        <w:tc>
          <w:tcPr>
            <w:tcW w:w="752" w:type="pct"/>
            <w:shd w:val="clear" w:color="auto" w:fill="auto"/>
            <w:vAlign w:val="center"/>
          </w:tcPr>
          <w:p w14:paraId="37636E38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C8819B8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2" w:type="pct"/>
            <w:shd w:val="clear" w:color="auto" w:fill="auto"/>
          </w:tcPr>
          <w:p w14:paraId="0C4FB264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687B5442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2" w:type="pct"/>
            <w:shd w:val="clear" w:color="auto" w:fill="auto"/>
          </w:tcPr>
          <w:p w14:paraId="5E5C4F14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8" w:type="pct"/>
            <w:shd w:val="clear" w:color="auto" w:fill="auto"/>
          </w:tcPr>
          <w:p w14:paraId="165289B6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574878" w:rsidRPr="001A4780" w14:paraId="33A0F6CD" w14:textId="77777777" w:rsidTr="00AA3611">
        <w:tc>
          <w:tcPr>
            <w:tcW w:w="752" w:type="pct"/>
            <w:shd w:val="clear" w:color="auto" w:fill="auto"/>
            <w:vAlign w:val="center"/>
          </w:tcPr>
          <w:p w14:paraId="146C4093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7F609B7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2" w:type="pct"/>
            <w:shd w:val="clear" w:color="auto" w:fill="auto"/>
          </w:tcPr>
          <w:p w14:paraId="54DF81CD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1D838AE3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5A73F224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8" w:type="pct"/>
            <w:shd w:val="clear" w:color="auto" w:fill="auto"/>
          </w:tcPr>
          <w:p w14:paraId="2D1D3A74" w14:textId="77777777" w:rsidR="00574878" w:rsidRDefault="00574878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555832C8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574878" w:rsidRPr="001A4780" w14:paraId="28E77FAA" w14:textId="77777777" w:rsidTr="00AA3611">
        <w:tc>
          <w:tcPr>
            <w:tcW w:w="752" w:type="pct"/>
            <w:shd w:val="clear" w:color="auto" w:fill="auto"/>
            <w:vAlign w:val="center"/>
          </w:tcPr>
          <w:p w14:paraId="4128EFA3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A7E1FE6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2" w:type="pct"/>
            <w:shd w:val="clear" w:color="auto" w:fill="auto"/>
          </w:tcPr>
          <w:p w14:paraId="339A92AC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4BF99B56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41C91DB1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8" w:type="pct"/>
            <w:shd w:val="clear" w:color="auto" w:fill="auto"/>
          </w:tcPr>
          <w:p w14:paraId="5B84D4E8" w14:textId="77777777" w:rsidR="00574878" w:rsidRDefault="00574878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11E8BEAC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574878" w:rsidRPr="001A4780" w14:paraId="6A80FB75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5419528E" w14:textId="3A0AB421" w:rsidR="00574878" w:rsidRPr="00F643A1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574878" w:rsidRPr="001A4780" w14:paraId="50658542" w14:textId="77777777" w:rsidTr="00AA3611">
        <w:tc>
          <w:tcPr>
            <w:tcW w:w="752" w:type="pct"/>
            <w:shd w:val="clear" w:color="auto" w:fill="auto"/>
            <w:vAlign w:val="center"/>
          </w:tcPr>
          <w:p w14:paraId="713BAA97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190C630F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0B410833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  <w:vAlign w:val="center"/>
          </w:tcPr>
          <w:p w14:paraId="58E44685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48724CC9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63F88725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50DBDC9" w14:textId="77777777" w:rsidTr="00AA3611">
        <w:tc>
          <w:tcPr>
            <w:tcW w:w="752" w:type="pct"/>
            <w:shd w:val="clear" w:color="auto" w:fill="auto"/>
            <w:vAlign w:val="center"/>
          </w:tcPr>
          <w:p w14:paraId="61B6279D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241AAECB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EB065C8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403D80CC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1282F578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450FAA86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762B92E8" w14:textId="77777777" w:rsidTr="00AA3611">
        <w:tc>
          <w:tcPr>
            <w:tcW w:w="752" w:type="pct"/>
            <w:shd w:val="clear" w:color="auto" w:fill="auto"/>
            <w:vAlign w:val="center"/>
          </w:tcPr>
          <w:p w14:paraId="7B367918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73D08CF2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22BC0A17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  <w:vAlign w:val="center"/>
          </w:tcPr>
          <w:p w14:paraId="22DBD6AB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66C72E71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024D9A78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130C2EB" w14:textId="77777777" w:rsidTr="00AA3611">
        <w:tc>
          <w:tcPr>
            <w:tcW w:w="752" w:type="pct"/>
            <w:shd w:val="clear" w:color="auto" w:fill="auto"/>
            <w:vAlign w:val="center"/>
          </w:tcPr>
          <w:p w14:paraId="00AFB9A9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07237AC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68CEB2ED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5CB313A0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5D04BFAF" w14:textId="2B66A693" w:rsidR="00574878" w:rsidRPr="00655FB3" w:rsidRDefault="00574878" w:rsidP="00F643A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1A3A7F42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C64993B" w14:textId="77777777" w:rsidTr="00AA3611">
        <w:tc>
          <w:tcPr>
            <w:tcW w:w="752" w:type="pct"/>
            <w:shd w:val="clear" w:color="auto" w:fill="auto"/>
            <w:vAlign w:val="center"/>
          </w:tcPr>
          <w:p w14:paraId="56B29733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C5F5399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1016E6C8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59A04419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4614AD2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53804F07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FE791FD" w14:textId="77777777" w:rsidTr="00AA3611">
        <w:tc>
          <w:tcPr>
            <w:tcW w:w="752" w:type="pct"/>
            <w:shd w:val="clear" w:color="auto" w:fill="auto"/>
            <w:vAlign w:val="center"/>
          </w:tcPr>
          <w:p w14:paraId="3A1351A7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23038FB" w14:textId="2A431759" w:rsidR="00574878" w:rsidRPr="00E87917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5F06A955" w14:textId="6AE36E19" w:rsidR="00574878" w:rsidRPr="00E87917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1D9B0BE8" w14:textId="32039AD6" w:rsidR="00574878" w:rsidRPr="00E87917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60247794" w14:textId="4F57D0D8" w:rsidR="00574878" w:rsidRPr="00E87917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720C60B9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666A6AC" w14:textId="77777777" w:rsidTr="00AA3611">
        <w:tc>
          <w:tcPr>
            <w:tcW w:w="752" w:type="pct"/>
            <w:shd w:val="clear" w:color="auto" w:fill="auto"/>
            <w:vAlign w:val="center"/>
          </w:tcPr>
          <w:p w14:paraId="3A575688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39F810A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59262A1C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282A46F8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8F166EA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60062281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B072169" w14:textId="77777777" w:rsidTr="00AA3611">
        <w:tc>
          <w:tcPr>
            <w:tcW w:w="752" w:type="pct"/>
            <w:vMerge w:val="restart"/>
            <w:shd w:val="clear" w:color="auto" w:fill="auto"/>
            <w:vAlign w:val="center"/>
          </w:tcPr>
          <w:p w14:paraId="0B14FF56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3F943A78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3493D839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26DAD940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34CD3E39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40D8DF9B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60D57FD" w14:textId="77777777" w:rsidTr="00AA3611">
        <w:tc>
          <w:tcPr>
            <w:tcW w:w="752" w:type="pct"/>
            <w:vMerge/>
            <w:shd w:val="clear" w:color="auto" w:fill="auto"/>
            <w:vAlign w:val="center"/>
          </w:tcPr>
          <w:p w14:paraId="3B99ACC2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18572BC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478F4B1F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5F41C046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87A195D" w14:textId="567CDB2A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7F2C001D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762C6D6" w14:textId="77777777" w:rsidTr="00AA3611">
        <w:tc>
          <w:tcPr>
            <w:tcW w:w="752" w:type="pct"/>
            <w:vMerge/>
            <w:shd w:val="clear" w:color="auto" w:fill="auto"/>
            <w:vAlign w:val="center"/>
          </w:tcPr>
          <w:p w14:paraId="58F55DB3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8187F3B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2" w:type="pct"/>
            <w:shd w:val="clear" w:color="auto" w:fill="auto"/>
          </w:tcPr>
          <w:p w14:paraId="3ED5E728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2F11B283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54FA2248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8" w:type="pct"/>
            <w:shd w:val="clear" w:color="auto" w:fill="auto"/>
          </w:tcPr>
          <w:p w14:paraId="1B020411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574878" w:rsidRPr="001A4780" w14:paraId="7CA65F6B" w14:textId="77777777" w:rsidTr="00AA3611">
        <w:tc>
          <w:tcPr>
            <w:tcW w:w="752" w:type="pct"/>
            <w:shd w:val="clear" w:color="auto" w:fill="auto"/>
            <w:vAlign w:val="center"/>
          </w:tcPr>
          <w:p w14:paraId="6372BE3B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3F8CA01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3A6A69C5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1F688981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086FD2AA" w14:textId="3D262C16" w:rsidR="00574878" w:rsidRPr="00655FB3" w:rsidRDefault="002D1F44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74878">
              <w:rPr>
                <w:sz w:val="20"/>
              </w:rPr>
              <w:t xml:space="preserve"> документа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44F16B18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434AEFF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15A774B3" w14:textId="7C762187" w:rsidR="00574878" w:rsidRDefault="002D1F44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74878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574878" w:rsidRPr="001A4780" w14:paraId="7252EA43" w14:textId="77777777" w:rsidTr="00AA3611">
        <w:tc>
          <w:tcPr>
            <w:tcW w:w="752" w:type="pct"/>
            <w:shd w:val="clear" w:color="auto" w:fill="auto"/>
            <w:vAlign w:val="center"/>
          </w:tcPr>
          <w:p w14:paraId="042A60C8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68CF7A99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7A9F2448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  <w:vAlign w:val="center"/>
          </w:tcPr>
          <w:p w14:paraId="463FE327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1BFA38E5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696567FB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2260704" w14:textId="77777777" w:rsidTr="00AA3611">
        <w:tc>
          <w:tcPr>
            <w:tcW w:w="752" w:type="pct"/>
            <w:shd w:val="clear" w:color="auto" w:fill="auto"/>
            <w:vAlign w:val="center"/>
          </w:tcPr>
          <w:p w14:paraId="71F2039F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6C81F18E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501CCC19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7BCEAA21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4261A608" w14:textId="5AF13A91" w:rsidR="00574878" w:rsidRPr="00655FB3" w:rsidRDefault="002D1F44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372B45EB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70B1C306" w14:textId="77777777" w:rsidTr="00AA3611">
        <w:tc>
          <w:tcPr>
            <w:tcW w:w="752" w:type="pct"/>
            <w:shd w:val="clear" w:color="auto" w:fill="auto"/>
            <w:vAlign w:val="center"/>
          </w:tcPr>
          <w:p w14:paraId="57E7D23C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737920F5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08F25D0E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  <w:vAlign w:val="center"/>
          </w:tcPr>
          <w:p w14:paraId="54E893EA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797F49D4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23403158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6C74810" w14:textId="77777777" w:rsidTr="00AA3611">
        <w:tc>
          <w:tcPr>
            <w:tcW w:w="752" w:type="pct"/>
            <w:shd w:val="clear" w:color="auto" w:fill="auto"/>
            <w:vAlign w:val="center"/>
          </w:tcPr>
          <w:p w14:paraId="6E93B703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3E0D544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53627030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0276BD27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2043413C" w14:textId="46FF431E" w:rsidR="00574878" w:rsidRPr="00655FB3" w:rsidRDefault="002D1F44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8" w:type="pct"/>
            <w:shd w:val="clear" w:color="auto" w:fill="auto"/>
          </w:tcPr>
          <w:p w14:paraId="4F2A59E3" w14:textId="04625743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574878" w:rsidRPr="001A4780" w14:paraId="787EFED4" w14:textId="77777777" w:rsidTr="00AA3611">
        <w:tc>
          <w:tcPr>
            <w:tcW w:w="5000" w:type="pct"/>
            <w:gridSpan w:val="6"/>
            <w:shd w:val="clear" w:color="auto" w:fill="auto"/>
          </w:tcPr>
          <w:p w14:paraId="4624452F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574878" w:rsidRPr="001A4780" w14:paraId="05ED345C" w14:textId="77777777" w:rsidTr="00AA3611">
        <w:tc>
          <w:tcPr>
            <w:tcW w:w="752" w:type="pct"/>
            <w:shd w:val="clear" w:color="auto" w:fill="auto"/>
          </w:tcPr>
          <w:p w14:paraId="3B02F44A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shd w:val="clear" w:color="auto" w:fill="auto"/>
          </w:tcPr>
          <w:p w14:paraId="7B629CA9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1121012C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shd w:val="clear" w:color="auto" w:fill="auto"/>
          </w:tcPr>
          <w:p w14:paraId="3A36BF8A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615EE0B4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</w:tcPr>
          <w:p w14:paraId="0FDF55DA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2C19CB55" w14:textId="77777777" w:rsidTr="00AA3611">
        <w:tc>
          <w:tcPr>
            <w:tcW w:w="752" w:type="pct"/>
            <w:shd w:val="clear" w:color="auto" w:fill="auto"/>
          </w:tcPr>
          <w:p w14:paraId="77FE6EAE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6E9116D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2" w:type="pct"/>
            <w:shd w:val="clear" w:color="auto" w:fill="auto"/>
          </w:tcPr>
          <w:p w14:paraId="664E8B57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6E447579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535BA03C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8" w:type="pct"/>
            <w:shd w:val="clear" w:color="auto" w:fill="auto"/>
          </w:tcPr>
          <w:p w14:paraId="7D1F129B" w14:textId="1EA26B3A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DD515E">
              <w:rPr>
                <w:sz w:val="20"/>
              </w:rPr>
              <w:t xml:space="preserve">При приеме </w:t>
            </w:r>
            <w:r>
              <w:rPr>
                <w:sz w:val="20"/>
              </w:rPr>
              <w:t xml:space="preserve">значение </w:t>
            </w:r>
            <w:r w:rsidRPr="00DD515E">
              <w:rPr>
                <w:sz w:val="20"/>
              </w:rPr>
              <w:t xml:space="preserve">контролируется </w:t>
            </w:r>
            <w:r>
              <w:rPr>
                <w:sz w:val="20"/>
              </w:rPr>
              <w:t xml:space="preserve">на равенство </w:t>
            </w:r>
            <w:r w:rsidRPr="00DD515E">
              <w:rPr>
                <w:sz w:val="20"/>
              </w:rPr>
              <w:t>максимальному номеру изменения данного протокола в данной закупке, увеличенному на 1</w:t>
            </w:r>
          </w:p>
        </w:tc>
      </w:tr>
      <w:tr w:rsidR="00574878" w:rsidRPr="001A4780" w14:paraId="56C71106" w14:textId="77777777" w:rsidTr="00AA3611">
        <w:tc>
          <w:tcPr>
            <w:tcW w:w="752" w:type="pct"/>
            <w:shd w:val="clear" w:color="auto" w:fill="auto"/>
          </w:tcPr>
          <w:p w14:paraId="749A3B7D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749" w:type="pct"/>
            <w:shd w:val="clear" w:color="auto" w:fill="auto"/>
          </w:tcPr>
          <w:p w14:paraId="5BE932C7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2" w:type="pct"/>
            <w:shd w:val="clear" w:color="auto" w:fill="auto"/>
          </w:tcPr>
          <w:p w14:paraId="1C4DEC9D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747B0139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2DEADEC5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8" w:type="pct"/>
            <w:shd w:val="clear" w:color="auto" w:fill="auto"/>
          </w:tcPr>
          <w:p w14:paraId="2670F72C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5BE45D3E" w14:textId="77777777" w:rsidTr="00AA3611">
        <w:tc>
          <w:tcPr>
            <w:tcW w:w="752" w:type="pct"/>
            <w:shd w:val="clear" w:color="auto" w:fill="auto"/>
          </w:tcPr>
          <w:p w14:paraId="2DE4FC4E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4B0101B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2" w:type="pct"/>
            <w:shd w:val="clear" w:color="auto" w:fill="auto"/>
          </w:tcPr>
          <w:p w14:paraId="3166B87F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4CC0AE10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16E2720F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8" w:type="pct"/>
            <w:shd w:val="clear" w:color="auto" w:fill="auto"/>
          </w:tcPr>
          <w:p w14:paraId="083E5F8D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1C39867" w14:textId="77777777" w:rsidTr="00AA3611">
        <w:tc>
          <w:tcPr>
            <w:tcW w:w="752" w:type="pct"/>
            <w:shd w:val="clear" w:color="auto" w:fill="auto"/>
          </w:tcPr>
          <w:p w14:paraId="62D9F621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EC42B53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2" w:type="pct"/>
            <w:shd w:val="clear" w:color="auto" w:fill="auto"/>
          </w:tcPr>
          <w:p w14:paraId="26BEF91A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07672E25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C61F0CC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8" w:type="pct"/>
            <w:shd w:val="clear" w:color="auto" w:fill="auto"/>
          </w:tcPr>
          <w:p w14:paraId="745F9427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4298A42" w14:textId="77777777" w:rsidTr="00AA3611">
        <w:tc>
          <w:tcPr>
            <w:tcW w:w="5000" w:type="pct"/>
            <w:gridSpan w:val="6"/>
            <w:shd w:val="clear" w:color="auto" w:fill="auto"/>
          </w:tcPr>
          <w:p w14:paraId="17BA610A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574878" w:rsidRPr="001A4780" w14:paraId="394DC1DE" w14:textId="77777777" w:rsidTr="00AA3611">
        <w:tc>
          <w:tcPr>
            <w:tcW w:w="752" w:type="pct"/>
            <w:shd w:val="clear" w:color="auto" w:fill="auto"/>
          </w:tcPr>
          <w:p w14:paraId="28A9E6B6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shd w:val="clear" w:color="auto" w:fill="auto"/>
          </w:tcPr>
          <w:p w14:paraId="19049AB4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60AFA2E9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4D09B556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87E8547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78CBB0E2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3E6CABA" w14:textId="77777777" w:rsidTr="00AA3611">
        <w:tc>
          <w:tcPr>
            <w:tcW w:w="752" w:type="pct"/>
            <w:vMerge w:val="restart"/>
            <w:shd w:val="clear" w:color="auto" w:fill="auto"/>
            <w:vAlign w:val="center"/>
          </w:tcPr>
          <w:p w14:paraId="77132D8C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35C75423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2" w:type="pct"/>
            <w:shd w:val="clear" w:color="auto" w:fill="auto"/>
          </w:tcPr>
          <w:p w14:paraId="3AF39B5B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E9BC754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93AB01E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8" w:type="pct"/>
            <w:shd w:val="clear" w:color="auto" w:fill="auto"/>
          </w:tcPr>
          <w:p w14:paraId="4B833721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06908CD" w14:textId="77777777" w:rsidTr="00AA3611">
        <w:tc>
          <w:tcPr>
            <w:tcW w:w="752" w:type="pct"/>
            <w:vMerge/>
            <w:shd w:val="clear" w:color="auto" w:fill="auto"/>
          </w:tcPr>
          <w:p w14:paraId="47FBFDF6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94AAFA5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2" w:type="pct"/>
            <w:shd w:val="clear" w:color="auto" w:fill="auto"/>
          </w:tcPr>
          <w:p w14:paraId="31410849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26E7ACF7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0E34E68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8" w:type="pct"/>
            <w:shd w:val="clear" w:color="auto" w:fill="auto"/>
          </w:tcPr>
          <w:p w14:paraId="4B43BAFB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CC944F9" w14:textId="77777777" w:rsidTr="00AA3611">
        <w:tc>
          <w:tcPr>
            <w:tcW w:w="752" w:type="pct"/>
            <w:vMerge/>
            <w:shd w:val="clear" w:color="auto" w:fill="auto"/>
          </w:tcPr>
          <w:p w14:paraId="58835D3D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29CD2EA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2" w:type="pct"/>
            <w:shd w:val="clear" w:color="auto" w:fill="auto"/>
          </w:tcPr>
          <w:p w14:paraId="15543680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5ABB77A8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4EA59D8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8" w:type="pct"/>
            <w:shd w:val="clear" w:color="auto" w:fill="auto"/>
          </w:tcPr>
          <w:p w14:paraId="0D85B04D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1317EB2" w14:textId="77777777" w:rsidTr="00AA3611">
        <w:tc>
          <w:tcPr>
            <w:tcW w:w="752" w:type="pct"/>
            <w:vMerge/>
            <w:shd w:val="clear" w:color="auto" w:fill="auto"/>
          </w:tcPr>
          <w:p w14:paraId="3067FDD8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08204D6" w14:textId="47AD294F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7005684" w14:textId="591694F0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2303D874" w14:textId="525CA1D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65938D17" w14:textId="46B9891A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689898F9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01F9B1C" w14:textId="77777777" w:rsidTr="00AA3611">
        <w:tc>
          <w:tcPr>
            <w:tcW w:w="5000" w:type="pct"/>
            <w:gridSpan w:val="6"/>
            <w:shd w:val="clear" w:color="auto" w:fill="auto"/>
          </w:tcPr>
          <w:p w14:paraId="22D63E45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574878" w:rsidRPr="001A4780" w14:paraId="4A4442F8" w14:textId="77777777" w:rsidTr="00AA3611">
        <w:tc>
          <w:tcPr>
            <w:tcW w:w="752" w:type="pct"/>
            <w:shd w:val="clear" w:color="auto" w:fill="auto"/>
          </w:tcPr>
          <w:p w14:paraId="278E43EF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shd w:val="clear" w:color="auto" w:fill="auto"/>
          </w:tcPr>
          <w:p w14:paraId="17D0FB99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750D2E8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02B7DC36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6287B37F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AFDEB9B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1B703F8" w14:textId="77777777" w:rsidTr="00AA3611">
        <w:tc>
          <w:tcPr>
            <w:tcW w:w="752" w:type="pct"/>
            <w:shd w:val="clear" w:color="auto" w:fill="auto"/>
          </w:tcPr>
          <w:p w14:paraId="37C9FDA2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B140C03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2" w:type="pct"/>
            <w:shd w:val="clear" w:color="auto" w:fill="auto"/>
          </w:tcPr>
          <w:p w14:paraId="2B1DB8F7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2E4DA875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74446A57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8" w:type="pct"/>
            <w:shd w:val="clear" w:color="auto" w:fill="auto"/>
          </w:tcPr>
          <w:p w14:paraId="7FB083A3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9FB6869" w14:textId="77777777" w:rsidTr="00AA3611">
        <w:tc>
          <w:tcPr>
            <w:tcW w:w="5000" w:type="pct"/>
            <w:gridSpan w:val="6"/>
            <w:shd w:val="clear" w:color="auto" w:fill="auto"/>
          </w:tcPr>
          <w:p w14:paraId="55200F65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574878" w:rsidRPr="001A4780" w14:paraId="37767025" w14:textId="77777777" w:rsidTr="00AA3611">
        <w:tc>
          <w:tcPr>
            <w:tcW w:w="752" w:type="pct"/>
            <w:shd w:val="clear" w:color="auto" w:fill="auto"/>
          </w:tcPr>
          <w:p w14:paraId="4CE1725D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shd w:val="clear" w:color="auto" w:fill="auto"/>
          </w:tcPr>
          <w:p w14:paraId="7FED3B0A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AFEE5FE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2FCA28C0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98A21AB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433A87BF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C0DE4C6" w14:textId="77777777" w:rsidTr="00AA3611">
        <w:tc>
          <w:tcPr>
            <w:tcW w:w="752" w:type="pct"/>
            <w:vMerge w:val="restart"/>
            <w:shd w:val="clear" w:color="auto" w:fill="auto"/>
            <w:vAlign w:val="center"/>
          </w:tcPr>
          <w:p w14:paraId="55B91967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391055B7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2" w:type="pct"/>
            <w:shd w:val="clear" w:color="auto" w:fill="auto"/>
          </w:tcPr>
          <w:p w14:paraId="42B52A64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3B282129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D8CEBC7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8" w:type="pct"/>
            <w:shd w:val="clear" w:color="auto" w:fill="auto"/>
          </w:tcPr>
          <w:p w14:paraId="723DE883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59FBE36" w14:textId="77777777" w:rsidTr="00AA3611">
        <w:tc>
          <w:tcPr>
            <w:tcW w:w="752" w:type="pct"/>
            <w:vMerge/>
            <w:shd w:val="clear" w:color="auto" w:fill="auto"/>
          </w:tcPr>
          <w:p w14:paraId="4C0E4B15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B634596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2" w:type="pct"/>
            <w:shd w:val="clear" w:color="auto" w:fill="auto"/>
          </w:tcPr>
          <w:p w14:paraId="0A7166FC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3B887CB5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E24F734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8" w:type="pct"/>
            <w:shd w:val="clear" w:color="auto" w:fill="auto"/>
          </w:tcPr>
          <w:p w14:paraId="6B2C82B8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82F60D1" w14:textId="77777777" w:rsidTr="00AA3611">
        <w:tc>
          <w:tcPr>
            <w:tcW w:w="5000" w:type="pct"/>
            <w:gridSpan w:val="6"/>
            <w:shd w:val="clear" w:color="auto" w:fill="auto"/>
          </w:tcPr>
          <w:p w14:paraId="7C50F0B6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574878" w:rsidRPr="001A4780" w14:paraId="0FC55334" w14:textId="77777777" w:rsidTr="00AA3611">
        <w:tc>
          <w:tcPr>
            <w:tcW w:w="752" w:type="pct"/>
            <w:shd w:val="clear" w:color="auto" w:fill="auto"/>
          </w:tcPr>
          <w:p w14:paraId="5CA1FE93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shd w:val="clear" w:color="auto" w:fill="auto"/>
          </w:tcPr>
          <w:p w14:paraId="4DB046A3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E92B101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5C9D72BD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F47B4C6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1CEEC9ED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213EB22" w14:textId="77777777" w:rsidTr="00AA3611">
        <w:tc>
          <w:tcPr>
            <w:tcW w:w="752" w:type="pct"/>
            <w:shd w:val="clear" w:color="auto" w:fill="auto"/>
          </w:tcPr>
          <w:p w14:paraId="2015BE05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D278E45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2" w:type="pct"/>
            <w:shd w:val="clear" w:color="auto" w:fill="auto"/>
          </w:tcPr>
          <w:p w14:paraId="7189DFB4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5157F925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2" w:type="pct"/>
            <w:shd w:val="clear" w:color="auto" w:fill="auto"/>
          </w:tcPr>
          <w:p w14:paraId="36FDEAEA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8" w:type="pct"/>
            <w:shd w:val="clear" w:color="auto" w:fill="auto"/>
          </w:tcPr>
          <w:p w14:paraId="4629F11E" w14:textId="462B12DF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574878" w:rsidRPr="001A4780" w14:paraId="795FFB72" w14:textId="77777777" w:rsidTr="00AA3611">
        <w:tc>
          <w:tcPr>
            <w:tcW w:w="752" w:type="pct"/>
            <w:shd w:val="clear" w:color="auto" w:fill="auto"/>
          </w:tcPr>
          <w:p w14:paraId="61304C05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4E13F66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2" w:type="pct"/>
            <w:shd w:val="clear" w:color="auto" w:fill="auto"/>
          </w:tcPr>
          <w:p w14:paraId="2049EEE5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4F5E7B91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2" w:type="pct"/>
            <w:shd w:val="clear" w:color="auto" w:fill="auto"/>
          </w:tcPr>
          <w:p w14:paraId="76B7423D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8" w:type="pct"/>
            <w:shd w:val="clear" w:color="auto" w:fill="auto"/>
          </w:tcPr>
          <w:p w14:paraId="6F7512D2" w14:textId="69B747CD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574878" w:rsidRPr="001A4780" w14:paraId="16EF9F67" w14:textId="77777777" w:rsidTr="00AA3611">
        <w:tc>
          <w:tcPr>
            <w:tcW w:w="752" w:type="pct"/>
            <w:shd w:val="clear" w:color="auto" w:fill="auto"/>
          </w:tcPr>
          <w:p w14:paraId="723E39AD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8378607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2" w:type="pct"/>
            <w:shd w:val="clear" w:color="auto" w:fill="auto"/>
          </w:tcPr>
          <w:p w14:paraId="651D8ED6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39FD8ED8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2" w:type="pct"/>
            <w:shd w:val="clear" w:color="auto" w:fill="auto"/>
          </w:tcPr>
          <w:p w14:paraId="4F5DCBE9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8" w:type="pct"/>
            <w:shd w:val="clear" w:color="auto" w:fill="auto"/>
          </w:tcPr>
          <w:p w14:paraId="5C648282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0C7F1EC7" w14:textId="77777777" w:rsidTr="00AA3611">
        <w:tc>
          <w:tcPr>
            <w:tcW w:w="752" w:type="pct"/>
            <w:shd w:val="clear" w:color="auto" w:fill="auto"/>
          </w:tcPr>
          <w:p w14:paraId="2082D91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6CFE056" w14:textId="2806E718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2" w:type="pct"/>
            <w:shd w:val="clear" w:color="auto" w:fill="auto"/>
          </w:tcPr>
          <w:p w14:paraId="7FDE22EC" w14:textId="2BDC5D09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07EEB638" w14:textId="3FE9E987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6BD126D5" w14:textId="0BB0AFEC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8" w:type="pct"/>
            <w:shd w:val="clear" w:color="auto" w:fill="auto"/>
          </w:tcPr>
          <w:p w14:paraId="51CBA4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A0AC9E6" w14:textId="77777777" w:rsidTr="00AA3611">
        <w:tc>
          <w:tcPr>
            <w:tcW w:w="752" w:type="pct"/>
            <w:shd w:val="clear" w:color="auto" w:fill="auto"/>
          </w:tcPr>
          <w:p w14:paraId="0D27E6F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ED4F656" w14:textId="145995FA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2" w:type="pct"/>
            <w:shd w:val="clear" w:color="auto" w:fill="auto"/>
          </w:tcPr>
          <w:p w14:paraId="5AFB2233" w14:textId="4BDB55DC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6F5BDA03" w14:textId="3879C20C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31C79CFA" w14:textId="32161A21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8" w:type="pct"/>
            <w:shd w:val="clear" w:color="auto" w:fill="auto"/>
          </w:tcPr>
          <w:p w14:paraId="51DDEE4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F309A63" w14:textId="77777777" w:rsidTr="00AA3611">
        <w:tc>
          <w:tcPr>
            <w:tcW w:w="5000" w:type="pct"/>
            <w:gridSpan w:val="6"/>
            <w:shd w:val="clear" w:color="auto" w:fill="auto"/>
          </w:tcPr>
          <w:p w14:paraId="01C2F4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355583C4" w14:textId="77777777" w:rsidTr="00AA3611">
        <w:tc>
          <w:tcPr>
            <w:tcW w:w="752" w:type="pct"/>
            <w:shd w:val="clear" w:color="auto" w:fill="auto"/>
          </w:tcPr>
          <w:p w14:paraId="769F9B2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shd w:val="clear" w:color="auto" w:fill="auto"/>
          </w:tcPr>
          <w:p w14:paraId="640F700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F4955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7B676F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A1A984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79510C6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DE37965" w14:textId="77777777" w:rsidTr="00AA3611">
        <w:tc>
          <w:tcPr>
            <w:tcW w:w="752" w:type="pct"/>
            <w:shd w:val="clear" w:color="auto" w:fill="auto"/>
          </w:tcPr>
          <w:p w14:paraId="2CACC07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A60229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2" w:type="pct"/>
            <w:shd w:val="clear" w:color="auto" w:fill="auto"/>
          </w:tcPr>
          <w:p w14:paraId="551AFB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0725B9B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4D5277C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8" w:type="pct"/>
            <w:shd w:val="clear" w:color="auto" w:fill="auto"/>
          </w:tcPr>
          <w:p w14:paraId="6FCAB0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C668B4A" w14:textId="77777777" w:rsidTr="00AA3611">
        <w:tc>
          <w:tcPr>
            <w:tcW w:w="752" w:type="pct"/>
            <w:shd w:val="clear" w:color="auto" w:fill="auto"/>
          </w:tcPr>
          <w:p w14:paraId="2AB4FAA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C01704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2" w:type="pct"/>
            <w:shd w:val="clear" w:color="auto" w:fill="auto"/>
          </w:tcPr>
          <w:p w14:paraId="5E3E0F5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0DDE6C1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28E4B99E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8" w:type="pct"/>
            <w:shd w:val="clear" w:color="auto" w:fill="auto"/>
          </w:tcPr>
          <w:p w14:paraId="69B1BC63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62950192" w14:textId="56CD75AC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FA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Федеральная </w:t>
            </w:r>
            <w:r w:rsidRPr="00047DB7">
              <w:rPr>
                <w:sz w:val="20"/>
              </w:rPr>
              <w:lastRenderedPageBreak/>
              <w:t>антимонопольная служба;</w:t>
            </w:r>
          </w:p>
          <w:p w14:paraId="096A358E" w14:textId="23282F69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FO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Федеральная служба по оборонному заказу;</w:t>
            </w:r>
          </w:p>
          <w:p w14:paraId="4A953132" w14:textId="57AFA683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S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Орган исполнительной власти субъекта РФ;</w:t>
            </w:r>
          </w:p>
          <w:p w14:paraId="588D363C" w14:textId="0893C17D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 xml:space="preserve">M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Орган местного самоуправления муниципального района, городского округа</w:t>
            </w:r>
          </w:p>
        </w:tc>
      </w:tr>
      <w:tr w:rsidR="004A5F56" w:rsidRPr="001A4780" w14:paraId="15DA376D" w14:textId="77777777" w:rsidTr="00AA3611">
        <w:tc>
          <w:tcPr>
            <w:tcW w:w="752" w:type="pct"/>
            <w:shd w:val="clear" w:color="auto" w:fill="auto"/>
          </w:tcPr>
          <w:p w14:paraId="44FA7A8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83ACB4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2" w:type="pct"/>
            <w:shd w:val="clear" w:color="auto" w:fill="auto"/>
          </w:tcPr>
          <w:p w14:paraId="62946A6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72C20F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2" w:type="pct"/>
            <w:shd w:val="clear" w:color="auto" w:fill="auto"/>
          </w:tcPr>
          <w:p w14:paraId="19D618D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8" w:type="pct"/>
            <w:shd w:val="clear" w:color="auto" w:fill="auto"/>
          </w:tcPr>
          <w:p w14:paraId="4584E1E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72C924F" w14:textId="77777777" w:rsidTr="00AA3611">
        <w:tc>
          <w:tcPr>
            <w:tcW w:w="752" w:type="pct"/>
            <w:shd w:val="clear" w:color="auto" w:fill="auto"/>
          </w:tcPr>
          <w:p w14:paraId="6F8D1D6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3ADB2D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2" w:type="pct"/>
            <w:shd w:val="clear" w:color="auto" w:fill="auto"/>
          </w:tcPr>
          <w:p w14:paraId="09B395D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49880C8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0354A1E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8" w:type="pct"/>
            <w:shd w:val="clear" w:color="auto" w:fill="auto"/>
          </w:tcPr>
          <w:p w14:paraId="60D504F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91BB376" w14:textId="77777777" w:rsidTr="00AA3611">
        <w:tc>
          <w:tcPr>
            <w:tcW w:w="752" w:type="pct"/>
            <w:shd w:val="clear" w:color="auto" w:fill="auto"/>
          </w:tcPr>
          <w:p w14:paraId="33F5C6F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6DF3C5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2" w:type="pct"/>
            <w:shd w:val="clear" w:color="auto" w:fill="auto"/>
          </w:tcPr>
          <w:p w14:paraId="6D1A8F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2EEFB20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2" w:type="pct"/>
            <w:shd w:val="clear" w:color="auto" w:fill="auto"/>
          </w:tcPr>
          <w:p w14:paraId="3C8DA69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8" w:type="pct"/>
            <w:shd w:val="clear" w:color="auto" w:fill="auto"/>
          </w:tcPr>
          <w:p w14:paraId="213BAAF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37A1EE" w14:textId="77777777" w:rsidTr="00AA3611">
        <w:tc>
          <w:tcPr>
            <w:tcW w:w="5000" w:type="pct"/>
            <w:gridSpan w:val="6"/>
            <w:shd w:val="clear" w:color="auto" w:fill="auto"/>
          </w:tcPr>
          <w:p w14:paraId="06C0598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38F5DD6D" w14:textId="77777777" w:rsidTr="00AA3611">
        <w:tc>
          <w:tcPr>
            <w:tcW w:w="752" w:type="pct"/>
            <w:shd w:val="clear" w:color="auto" w:fill="auto"/>
          </w:tcPr>
          <w:p w14:paraId="1D4BF40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shd w:val="clear" w:color="auto" w:fill="auto"/>
          </w:tcPr>
          <w:p w14:paraId="05DDEF8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E3B34A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3060F6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2D2714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2E4F72D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8FCD336" w14:textId="77777777" w:rsidTr="00AA3611">
        <w:tc>
          <w:tcPr>
            <w:tcW w:w="752" w:type="pct"/>
            <w:shd w:val="clear" w:color="auto" w:fill="auto"/>
          </w:tcPr>
          <w:p w14:paraId="4B3C7C5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A7AABA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2" w:type="pct"/>
            <w:shd w:val="clear" w:color="auto" w:fill="auto"/>
          </w:tcPr>
          <w:p w14:paraId="7F174F1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3C43605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7FD3715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8" w:type="pct"/>
            <w:shd w:val="clear" w:color="auto" w:fill="auto"/>
          </w:tcPr>
          <w:p w14:paraId="6DAF4B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EB4773D" w14:textId="77777777" w:rsidTr="00AA3611">
        <w:tc>
          <w:tcPr>
            <w:tcW w:w="752" w:type="pct"/>
            <w:shd w:val="clear" w:color="auto" w:fill="auto"/>
          </w:tcPr>
          <w:p w14:paraId="163FBEA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682904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2" w:type="pct"/>
            <w:shd w:val="clear" w:color="auto" w:fill="auto"/>
          </w:tcPr>
          <w:p w14:paraId="79E675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1943CF3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2" w:type="pct"/>
            <w:shd w:val="clear" w:color="auto" w:fill="auto"/>
          </w:tcPr>
          <w:p w14:paraId="597037A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8" w:type="pct"/>
            <w:shd w:val="clear" w:color="auto" w:fill="auto"/>
          </w:tcPr>
          <w:p w14:paraId="411506D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CA59B82" w14:textId="77777777" w:rsidTr="00AA3611">
        <w:tc>
          <w:tcPr>
            <w:tcW w:w="752" w:type="pct"/>
            <w:shd w:val="clear" w:color="auto" w:fill="auto"/>
          </w:tcPr>
          <w:p w14:paraId="4C4F592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B1BAF3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2" w:type="pct"/>
            <w:shd w:val="clear" w:color="auto" w:fill="auto"/>
          </w:tcPr>
          <w:p w14:paraId="101CC0F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3A23BF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0879C10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8" w:type="pct"/>
            <w:shd w:val="clear" w:color="auto" w:fill="auto"/>
          </w:tcPr>
          <w:p w14:paraId="41EDD8D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5905A81" w14:textId="77777777" w:rsidTr="00AA3611">
        <w:tc>
          <w:tcPr>
            <w:tcW w:w="752" w:type="pct"/>
            <w:shd w:val="clear" w:color="auto" w:fill="auto"/>
          </w:tcPr>
          <w:p w14:paraId="584BA26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8A2B4B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2" w:type="pct"/>
            <w:shd w:val="clear" w:color="auto" w:fill="auto"/>
          </w:tcPr>
          <w:p w14:paraId="44FAD1A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6548D378" w14:textId="0A6B761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35E5957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8" w:type="pct"/>
            <w:shd w:val="clear" w:color="auto" w:fill="auto"/>
          </w:tcPr>
          <w:p w14:paraId="43A394C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D7AB0AA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4CEFFAF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 протокола</w:t>
            </w:r>
          </w:p>
        </w:tc>
      </w:tr>
      <w:tr w:rsidR="004A5F56" w:rsidRPr="001A4780" w14:paraId="6CF3A5FC" w14:textId="77777777" w:rsidTr="00AA3611">
        <w:tc>
          <w:tcPr>
            <w:tcW w:w="752" w:type="pct"/>
            <w:shd w:val="clear" w:color="auto" w:fill="auto"/>
            <w:vAlign w:val="center"/>
          </w:tcPr>
          <w:p w14:paraId="56D83DA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3039E5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shd w:val="clear" w:color="auto" w:fill="auto"/>
          </w:tcPr>
          <w:p w14:paraId="40C3007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3F5E7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5BC455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613977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8A6400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952F15D" w14:textId="77777777" w:rsidTr="00AA3611">
        <w:tc>
          <w:tcPr>
            <w:tcW w:w="752" w:type="pct"/>
            <w:shd w:val="clear" w:color="auto" w:fill="auto"/>
            <w:vAlign w:val="center"/>
          </w:tcPr>
          <w:p w14:paraId="5E7C09E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7952D13" w14:textId="0E1FBC00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Applications</w:t>
            </w:r>
          </w:p>
        </w:tc>
        <w:tc>
          <w:tcPr>
            <w:tcW w:w="202" w:type="pct"/>
            <w:shd w:val="clear" w:color="auto" w:fill="auto"/>
          </w:tcPr>
          <w:p w14:paraId="10EF0E4B" w14:textId="6529A06F" w:rsidR="004A5F56" w:rsidRPr="007C373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3E0405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B4C1B5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Заявки по лоту</w:t>
            </w:r>
          </w:p>
        </w:tc>
        <w:tc>
          <w:tcPr>
            <w:tcW w:w="1398" w:type="pct"/>
            <w:shd w:val="clear" w:color="auto" w:fill="auto"/>
          </w:tcPr>
          <w:p w14:paraId="71C18D3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0D7AB49" w14:textId="77777777" w:rsidTr="00AA3611">
        <w:tc>
          <w:tcPr>
            <w:tcW w:w="5000" w:type="pct"/>
            <w:gridSpan w:val="6"/>
            <w:shd w:val="clear" w:color="auto" w:fill="auto"/>
          </w:tcPr>
          <w:p w14:paraId="4B63DB0F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Заявки по лоту</w:t>
            </w:r>
          </w:p>
        </w:tc>
      </w:tr>
      <w:tr w:rsidR="004A5F56" w:rsidRPr="001A4780" w14:paraId="48A3ADC5" w14:textId="77777777" w:rsidTr="00AA3611">
        <w:tc>
          <w:tcPr>
            <w:tcW w:w="752" w:type="pct"/>
            <w:shd w:val="clear" w:color="auto" w:fill="auto"/>
            <w:vAlign w:val="center"/>
          </w:tcPr>
          <w:p w14:paraId="7CD2EB61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49" w:type="pct"/>
            <w:shd w:val="clear" w:color="auto" w:fill="auto"/>
          </w:tcPr>
          <w:p w14:paraId="429CDC9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6C7DD3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0C7EFFB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F25F7A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6E9AEDD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0918526" w14:textId="77777777" w:rsidTr="00AA3611">
        <w:tc>
          <w:tcPr>
            <w:tcW w:w="752" w:type="pct"/>
            <w:shd w:val="clear" w:color="auto" w:fill="auto"/>
            <w:vAlign w:val="center"/>
          </w:tcPr>
          <w:p w14:paraId="4A4E35D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57503D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2" w:type="pct"/>
            <w:shd w:val="clear" w:color="auto" w:fill="auto"/>
          </w:tcPr>
          <w:p w14:paraId="65218E3F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535AEEB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285990E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98" w:type="pct"/>
            <w:shd w:val="clear" w:color="auto" w:fill="auto"/>
          </w:tcPr>
          <w:p w14:paraId="3A4DAA7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DCCE0A4" w14:textId="77777777" w:rsidTr="00AA3611">
        <w:tc>
          <w:tcPr>
            <w:tcW w:w="752" w:type="pct"/>
            <w:shd w:val="clear" w:color="auto" w:fill="auto"/>
            <w:vAlign w:val="center"/>
          </w:tcPr>
          <w:p w14:paraId="79ADEE8C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shd w:val="clear" w:color="auto" w:fill="auto"/>
          </w:tcPr>
          <w:p w14:paraId="20A578B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0714775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3734332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689B4F7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29452C9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7EBF947" w14:textId="77777777" w:rsidTr="00AA3611">
        <w:tc>
          <w:tcPr>
            <w:tcW w:w="752" w:type="pct"/>
            <w:shd w:val="clear" w:color="auto" w:fill="auto"/>
            <w:vAlign w:val="center"/>
          </w:tcPr>
          <w:p w14:paraId="17D2E57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0BA0A0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2" w:type="pct"/>
            <w:shd w:val="clear" w:color="auto" w:fill="auto"/>
          </w:tcPr>
          <w:p w14:paraId="4C1F9BCA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73A867C6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2" w:type="pct"/>
            <w:shd w:val="clear" w:color="auto" w:fill="auto"/>
          </w:tcPr>
          <w:p w14:paraId="1EA21D8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8" w:type="pct"/>
            <w:shd w:val="clear" w:color="auto" w:fill="auto"/>
          </w:tcPr>
          <w:p w14:paraId="4C529A08" w14:textId="535D617E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2F0B4B0" w14:textId="77777777" w:rsidTr="00AA3611">
        <w:tc>
          <w:tcPr>
            <w:tcW w:w="752" w:type="pct"/>
            <w:shd w:val="clear" w:color="auto" w:fill="auto"/>
            <w:vAlign w:val="center"/>
          </w:tcPr>
          <w:p w14:paraId="52C6E08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29F61D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appParticipant</w:t>
            </w:r>
          </w:p>
        </w:tc>
        <w:tc>
          <w:tcPr>
            <w:tcW w:w="202" w:type="pct"/>
            <w:shd w:val="clear" w:color="auto" w:fill="auto"/>
          </w:tcPr>
          <w:p w14:paraId="27788E88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5700B7B2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193FBA8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Сведения об участнике</w:t>
            </w:r>
          </w:p>
        </w:tc>
        <w:tc>
          <w:tcPr>
            <w:tcW w:w="1398" w:type="pct"/>
            <w:shd w:val="clear" w:color="auto" w:fill="auto"/>
          </w:tcPr>
          <w:p w14:paraId="352A4DA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25E0177" w14:textId="77777777" w:rsidTr="00AA3611">
        <w:tc>
          <w:tcPr>
            <w:tcW w:w="752" w:type="pct"/>
            <w:shd w:val="clear" w:color="auto" w:fill="auto"/>
            <w:vAlign w:val="center"/>
          </w:tcPr>
          <w:p w14:paraId="70F8305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C62B904" w14:textId="672164DB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2" w:type="pct"/>
            <w:shd w:val="clear" w:color="auto" w:fill="auto"/>
          </w:tcPr>
          <w:p w14:paraId="7260B8A0" w14:textId="6F4EEBE9" w:rsidR="004A5F56" w:rsidRPr="007C373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0397BACE" w14:textId="41BD30B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6EE61ADE" w14:textId="2D820036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8" w:type="pct"/>
            <w:shd w:val="clear" w:color="auto" w:fill="auto"/>
          </w:tcPr>
          <w:p w14:paraId="0CA1B30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19A5B95" w14:textId="77777777" w:rsidTr="00AA3611">
        <w:tc>
          <w:tcPr>
            <w:tcW w:w="752" w:type="pct"/>
            <w:shd w:val="clear" w:color="auto" w:fill="auto"/>
            <w:vAlign w:val="center"/>
          </w:tcPr>
          <w:p w14:paraId="57509B4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A62D13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admissionResults</w:t>
            </w:r>
          </w:p>
        </w:tc>
        <w:tc>
          <w:tcPr>
            <w:tcW w:w="202" w:type="pct"/>
            <w:shd w:val="clear" w:color="auto" w:fill="auto"/>
          </w:tcPr>
          <w:p w14:paraId="4C01B2BA" w14:textId="27FAEAF3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783271CB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2446BF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Результаты допуска заявки </w:t>
            </w:r>
          </w:p>
        </w:tc>
        <w:tc>
          <w:tcPr>
            <w:tcW w:w="1398" w:type="pct"/>
            <w:shd w:val="clear" w:color="auto" w:fill="auto"/>
          </w:tcPr>
          <w:p w14:paraId="55EF8A5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0A12ABA" w14:textId="77777777" w:rsidTr="00AA3611">
        <w:tc>
          <w:tcPr>
            <w:tcW w:w="752" w:type="pct"/>
            <w:vMerge w:val="restart"/>
            <w:shd w:val="clear" w:color="auto" w:fill="auto"/>
            <w:vAlign w:val="center"/>
          </w:tcPr>
          <w:p w14:paraId="473D9086" w14:textId="77777777" w:rsidR="004A5F56" w:rsidRPr="004B558A" w:rsidRDefault="004A5F56" w:rsidP="004A5F56">
            <w:pPr>
              <w:spacing w:before="0" w:after="0"/>
              <w:rPr>
                <w:sz w:val="20"/>
              </w:rPr>
            </w:pPr>
            <w:r w:rsidRPr="004B558A">
              <w:rPr>
                <w:sz w:val="20"/>
              </w:rPr>
              <w:t>Допустимоуказание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1FDE3EBF" w14:textId="77777777" w:rsidR="004A5F56" w:rsidRPr="00E841EE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apRejectReason</w:t>
            </w:r>
          </w:p>
        </w:tc>
        <w:tc>
          <w:tcPr>
            <w:tcW w:w="202" w:type="pct"/>
            <w:shd w:val="clear" w:color="auto" w:fill="auto"/>
          </w:tcPr>
          <w:p w14:paraId="2C19E59A" w14:textId="77777777" w:rsidR="004A5F56" w:rsidRPr="00B9539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788A11F8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3E04CCE" w14:textId="77777777" w:rsidR="004A5F56" w:rsidRPr="00E841EE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Приины отказа в допуске</w:t>
            </w:r>
          </w:p>
        </w:tc>
        <w:tc>
          <w:tcPr>
            <w:tcW w:w="1398" w:type="pct"/>
            <w:shd w:val="clear" w:color="auto" w:fill="auto"/>
          </w:tcPr>
          <w:p w14:paraId="2EEF627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723A63E" w14:textId="77777777" w:rsidTr="00AA3611">
        <w:tc>
          <w:tcPr>
            <w:tcW w:w="752" w:type="pct"/>
            <w:vMerge/>
            <w:shd w:val="clear" w:color="auto" w:fill="auto"/>
            <w:vAlign w:val="center"/>
          </w:tcPr>
          <w:p w14:paraId="31F0DD9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071B04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202" w:type="pct"/>
            <w:shd w:val="clear" w:color="auto" w:fill="auto"/>
          </w:tcPr>
          <w:p w14:paraId="2484D6D5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17327BF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22" w:type="pct"/>
            <w:shd w:val="clear" w:color="auto" w:fill="auto"/>
          </w:tcPr>
          <w:p w14:paraId="06CA051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Признак допуска</w:t>
            </w:r>
          </w:p>
        </w:tc>
        <w:tc>
          <w:tcPr>
            <w:tcW w:w="1398" w:type="pct"/>
            <w:shd w:val="clear" w:color="auto" w:fill="auto"/>
          </w:tcPr>
          <w:p w14:paraId="0F31089A" w14:textId="77777777" w:rsidR="004A5F56" w:rsidRPr="004B558A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 xml:space="preserve">Допустимо только значение </w:t>
            </w:r>
            <w:r>
              <w:rPr>
                <w:sz w:val="20"/>
                <w:lang w:val="en-US"/>
              </w:rPr>
              <w:t xml:space="preserve">true </w:t>
            </w:r>
          </w:p>
        </w:tc>
      </w:tr>
      <w:tr w:rsidR="004A5F56" w:rsidRPr="001A4780" w14:paraId="3F7D6344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494D8F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B2D87">
              <w:rPr>
                <w:b/>
                <w:sz w:val="20"/>
              </w:rPr>
              <w:t>Сведения об участнике</w:t>
            </w:r>
          </w:p>
        </w:tc>
      </w:tr>
      <w:tr w:rsidR="004A5F56" w:rsidRPr="001A4780" w14:paraId="41F00E23" w14:textId="77777777" w:rsidTr="00AA3611">
        <w:tc>
          <w:tcPr>
            <w:tcW w:w="752" w:type="pct"/>
            <w:shd w:val="clear" w:color="auto" w:fill="auto"/>
            <w:vAlign w:val="center"/>
          </w:tcPr>
          <w:p w14:paraId="4855F973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FB2D87">
              <w:rPr>
                <w:b/>
                <w:sz w:val="20"/>
              </w:rPr>
              <w:t>appParticipant</w:t>
            </w:r>
          </w:p>
        </w:tc>
        <w:tc>
          <w:tcPr>
            <w:tcW w:w="749" w:type="pct"/>
            <w:shd w:val="clear" w:color="auto" w:fill="auto"/>
          </w:tcPr>
          <w:p w14:paraId="254F912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87FB5D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566F05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C2FA25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4A733CC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C3DD640" w14:textId="77777777" w:rsidTr="00AA3611">
        <w:tc>
          <w:tcPr>
            <w:tcW w:w="752" w:type="pct"/>
            <w:shd w:val="clear" w:color="auto" w:fill="auto"/>
          </w:tcPr>
          <w:p w14:paraId="315B3F1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49112A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2" w:type="pct"/>
            <w:shd w:val="clear" w:color="auto" w:fill="auto"/>
          </w:tcPr>
          <w:p w14:paraId="1C865A3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693F51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2" w:type="pct"/>
            <w:shd w:val="clear" w:color="auto" w:fill="auto"/>
          </w:tcPr>
          <w:p w14:paraId="3D1A5F2D" w14:textId="0D2DD664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 xml:space="preserve">P </w:t>
            </w:r>
            <w:r>
              <w:rPr>
                <w:sz w:val="20"/>
              </w:rPr>
              <w:t>–</w:t>
            </w:r>
            <w:r w:rsidRPr="001A4780">
              <w:rPr>
                <w:sz w:val="20"/>
              </w:rPr>
              <w:t xml:space="preserve"> Физическое лицо РФ,</w:t>
            </w:r>
            <w:r w:rsidRPr="001A4780">
              <w:rPr>
                <w:sz w:val="20"/>
              </w:rPr>
              <w:br/>
              <w:t xml:space="preserve">PF </w:t>
            </w:r>
            <w:r>
              <w:rPr>
                <w:sz w:val="20"/>
              </w:rPr>
              <w:t>–</w:t>
            </w:r>
            <w:r w:rsidRPr="001A4780">
              <w:rPr>
                <w:sz w:val="20"/>
              </w:rPr>
              <w:t xml:space="preserve"> Физическое лицо иностранного государства,</w:t>
            </w:r>
            <w:r w:rsidRPr="001A4780">
              <w:rPr>
                <w:sz w:val="20"/>
              </w:rPr>
              <w:br/>
              <w:t xml:space="preserve">U </w:t>
            </w:r>
            <w:r>
              <w:rPr>
                <w:sz w:val="20"/>
              </w:rPr>
              <w:t>–</w:t>
            </w:r>
            <w:r w:rsidRPr="001A4780">
              <w:rPr>
                <w:sz w:val="20"/>
              </w:rPr>
              <w:t xml:space="preserve"> Юридическое лицо РФ,</w:t>
            </w:r>
            <w:r w:rsidRPr="001A4780">
              <w:rPr>
                <w:sz w:val="20"/>
              </w:rPr>
              <w:br/>
              <w:t xml:space="preserve">UF </w:t>
            </w:r>
            <w:r>
              <w:rPr>
                <w:sz w:val="20"/>
              </w:rPr>
              <w:t>–</w:t>
            </w:r>
            <w:r w:rsidRPr="001A4780">
              <w:rPr>
                <w:sz w:val="20"/>
              </w:rPr>
              <w:t xml:space="preserve"> Юридическое лицо иностранного государства</w:t>
            </w:r>
          </w:p>
        </w:tc>
        <w:tc>
          <w:tcPr>
            <w:tcW w:w="1398" w:type="pct"/>
            <w:shd w:val="clear" w:color="auto" w:fill="auto"/>
          </w:tcPr>
          <w:p w14:paraId="37C218C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E21A414" w14:textId="77777777" w:rsidTr="00AA3611">
        <w:tc>
          <w:tcPr>
            <w:tcW w:w="752" w:type="pct"/>
            <w:shd w:val="clear" w:color="auto" w:fill="auto"/>
          </w:tcPr>
          <w:p w14:paraId="5B51190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513B3D0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2" w:type="pct"/>
            <w:shd w:val="clear" w:color="auto" w:fill="auto"/>
          </w:tcPr>
          <w:p w14:paraId="68A1E5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25DE037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5136AAF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8" w:type="pct"/>
            <w:shd w:val="clear" w:color="auto" w:fill="auto"/>
          </w:tcPr>
          <w:p w14:paraId="394A9AC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B1BF6BB" w14:textId="77777777" w:rsidTr="00AA3611">
        <w:tc>
          <w:tcPr>
            <w:tcW w:w="752" w:type="pct"/>
            <w:shd w:val="clear" w:color="auto" w:fill="auto"/>
          </w:tcPr>
          <w:p w14:paraId="6BA08BE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923E15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2" w:type="pct"/>
            <w:shd w:val="clear" w:color="auto" w:fill="auto"/>
          </w:tcPr>
          <w:p w14:paraId="4088273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425518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55936D4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8" w:type="pct"/>
            <w:shd w:val="clear" w:color="auto" w:fill="auto"/>
          </w:tcPr>
          <w:p w14:paraId="13D485C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7FEE67C" w14:textId="77777777" w:rsidTr="00AA3611">
        <w:tc>
          <w:tcPr>
            <w:tcW w:w="752" w:type="pct"/>
            <w:shd w:val="clear" w:color="auto" w:fill="auto"/>
          </w:tcPr>
          <w:p w14:paraId="5AD557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59AD97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2" w:type="pct"/>
            <w:shd w:val="clear" w:color="auto" w:fill="auto"/>
          </w:tcPr>
          <w:p w14:paraId="609597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65D577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94C032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8" w:type="pct"/>
            <w:shd w:val="clear" w:color="auto" w:fill="auto"/>
          </w:tcPr>
          <w:p w14:paraId="0420C3A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F4122C2" w14:textId="77777777" w:rsidTr="00AA3611">
        <w:tc>
          <w:tcPr>
            <w:tcW w:w="752" w:type="pct"/>
            <w:shd w:val="clear" w:color="auto" w:fill="auto"/>
          </w:tcPr>
          <w:p w14:paraId="08DD16D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4C0F57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2" w:type="pct"/>
            <w:shd w:val="clear" w:color="auto" w:fill="auto"/>
          </w:tcPr>
          <w:p w14:paraId="1995B02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1E9354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shd w:val="clear" w:color="auto" w:fill="auto"/>
          </w:tcPr>
          <w:p w14:paraId="150D7EE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8" w:type="pct"/>
            <w:shd w:val="clear" w:color="auto" w:fill="auto"/>
          </w:tcPr>
          <w:p w14:paraId="41CA0C2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25A9C40" w14:textId="77777777" w:rsidTr="00AA3611">
        <w:tc>
          <w:tcPr>
            <w:tcW w:w="752" w:type="pct"/>
            <w:shd w:val="clear" w:color="auto" w:fill="auto"/>
          </w:tcPr>
          <w:p w14:paraId="00DF709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6EE9A3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2" w:type="pct"/>
            <w:shd w:val="clear" w:color="auto" w:fill="auto"/>
          </w:tcPr>
          <w:p w14:paraId="5A9FB9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3CA30AE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shd w:val="clear" w:color="auto" w:fill="auto"/>
          </w:tcPr>
          <w:p w14:paraId="55E7565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8" w:type="pct"/>
            <w:shd w:val="clear" w:color="auto" w:fill="auto"/>
          </w:tcPr>
          <w:p w14:paraId="26E7B6C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3AFC8D9" w14:textId="77777777" w:rsidTr="00AA3611">
        <w:tc>
          <w:tcPr>
            <w:tcW w:w="752" w:type="pct"/>
            <w:shd w:val="clear" w:color="auto" w:fill="auto"/>
          </w:tcPr>
          <w:p w14:paraId="0928F51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34ED21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2" w:type="pct"/>
            <w:shd w:val="clear" w:color="auto" w:fill="auto"/>
          </w:tcPr>
          <w:p w14:paraId="01DE7D5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4F7A78C6" w14:textId="0067AA4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2878276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8" w:type="pct"/>
            <w:shd w:val="clear" w:color="auto" w:fill="auto"/>
          </w:tcPr>
          <w:p w14:paraId="248D818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0E80788" w14:textId="77777777" w:rsidTr="00AA3611">
        <w:tc>
          <w:tcPr>
            <w:tcW w:w="752" w:type="pct"/>
            <w:shd w:val="clear" w:color="auto" w:fill="auto"/>
          </w:tcPr>
          <w:p w14:paraId="69B929B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F8309A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2" w:type="pct"/>
            <w:shd w:val="clear" w:color="auto" w:fill="auto"/>
          </w:tcPr>
          <w:p w14:paraId="61155A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0B475BEF" w14:textId="23FC563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4B9E8DA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8" w:type="pct"/>
            <w:shd w:val="clear" w:color="auto" w:fill="auto"/>
          </w:tcPr>
          <w:p w14:paraId="1CAE2C5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BC15AF7" w14:textId="77777777" w:rsidTr="00AA3611">
        <w:tc>
          <w:tcPr>
            <w:tcW w:w="752" w:type="pct"/>
            <w:shd w:val="clear" w:color="auto" w:fill="auto"/>
          </w:tcPr>
          <w:p w14:paraId="4075C4E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749" w:type="pct"/>
            <w:shd w:val="clear" w:color="auto" w:fill="auto"/>
          </w:tcPr>
          <w:p w14:paraId="010F72E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2" w:type="pct"/>
            <w:shd w:val="clear" w:color="auto" w:fill="auto"/>
          </w:tcPr>
          <w:p w14:paraId="48B745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39EAAF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B4F67F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8" w:type="pct"/>
            <w:shd w:val="clear" w:color="auto" w:fill="auto"/>
          </w:tcPr>
          <w:p w14:paraId="3053D93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8DB5D98" w14:textId="77777777" w:rsidTr="00AA3611">
        <w:tc>
          <w:tcPr>
            <w:tcW w:w="752" w:type="pct"/>
            <w:shd w:val="clear" w:color="auto" w:fill="auto"/>
          </w:tcPr>
          <w:p w14:paraId="63CB87D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227930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2" w:type="pct"/>
            <w:shd w:val="clear" w:color="auto" w:fill="auto"/>
          </w:tcPr>
          <w:p w14:paraId="134075C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2AF2D4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40D19BE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8" w:type="pct"/>
            <w:shd w:val="clear" w:color="auto" w:fill="auto"/>
          </w:tcPr>
          <w:p w14:paraId="44562BC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9531E85" w14:textId="77777777" w:rsidTr="00AA3611">
        <w:tc>
          <w:tcPr>
            <w:tcW w:w="752" w:type="pct"/>
            <w:shd w:val="clear" w:color="auto" w:fill="auto"/>
          </w:tcPr>
          <w:p w14:paraId="52A26F4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C94CA1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2" w:type="pct"/>
            <w:shd w:val="clear" w:color="auto" w:fill="auto"/>
          </w:tcPr>
          <w:p w14:paraId="3318DA0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5B6FF4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70F3D1C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8" w:type="pct"/>
            <w:shd w:val="clear" w:color="auto" w:fill="auto"/>
          </w:tcPr>
          <w:p w14:paraId="54C3745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6E80425" w14:textId="77777777" w:rsidTr="00AA3611">
        <w:tc>
          <w:tcPr>
            <w:tcW w:w="752" w:type="pct"/>
            <w:shd w:val="clear" w:color="auto" w:fill="auto"/>
          </w:tcPr>
          <w:p w14:paraId="34C6CA4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949F5B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2" w:type="pct"/>
            <w:shd w:val="clear" w:color="auto" w:fill="auto"/>
          </w:tcPr>
          <w:p w14:paraId="3563EF4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55DF5E6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53610B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8" w:type="pct"/>
            <w:shd w:val="clear" w:color="auto" w:fill="auto"/>
          </w:tcPr>
          <w:p w14:paraId="362C91F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B8DA0B4" w14:textId="77777777" w:rsidTr="00AA3611">
        <w:tc>
          <w:tcPr>
            <w:tcW w:w="752" w:type="pct"/>
            <w:shd w:val="clear" w:color="auto" w:fill="auto"/>
          </w:tcPr>
          <w:p w14:paraId="6DF3FCB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43313A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2" w:type="pct"/>
            <w:shd w:val="clear" w:color="auto" w:fill="auto"/>
          </w:tcPr>
          <w:p w14:paraId="7685F4C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0C0BC9C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2" w:type="pct"/>
            <w:shd w:val="clear" w:color="auto" w:fill="auto"/>
          </w:tcPr>
          <w:p w14:paraId="3B4901E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8" w:type="pct"/>
            <w:shd w:val="clear" w:color="auto" w:fill="auto"/>
          </w:tcPr>
          <w:p w14:paraId="7ADAEB9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C65AACB" w14:textId="77777777" w:rsidTr="00AA3611">
        <w:tc>
          <w:tcPr>
            <w:tcW w:w="752" w:type="pct"/>
            <w:shd w:val="clear" w:color="auto" w:fill="auto"/>
          </w:tcPr>
          <w:p w14:paraId="435AFB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47F611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2" w:type="pct"/>
            <w:shd w:val="clear" w:color="auto" w:fill="auto"/>
          </w:tcPr>
          <w:p w14:paraId="75BD108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712F6B45" w14:textId="2283349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433335A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8" w:type="pct"/>
            <w:shd w:val="clear" w:color="auto" w:fill="auto"/>
          </w:tcPr>
          <w:p w14:paraId="1E9EC7D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AE689DC" w14:textId="77777777" w:rsidTr="00AA3611">
        <w:tc>
          <w:tcPr>
            <w:tcW w:w="752" w:type="pct"/>
            <w:shd w:val="clear" w:color="auto" w:fill="auto"/>
          </w:tcPr>
          <w:p w14:paraId="73561B3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95EF54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2" w:type="pct"/>
            <w:shd w:val="clear" w:color="auto" w:fill="auto"/>
          </w:tcPr>
          <w:p w14:paraId="5AF49F0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7584A6A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2" w:type="pct"/>
            <w:shd w:val="clear" w:color="auto" w:fill="auto"/>
          </w:tcPr>
          <w:p w14:paraId="7CFA44D5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282F9C70" w14:textId="328683C2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 xml:space="preserve">1 </w:t>
            </w:r>
            <w:r>
              <w:rPr>
                <w:sz w:val="20"/>
              </w:rPr>
              <w:t>–</w:t>
            </w:r>
            <w:r w:rsidRPr="001736D6">
              <w:rPr>
                <w:sz w:val="20"/>
              </w:rPr>
              <w:t xml:space="preserve"> субъект малого предпринимательства</w:t>
            </w:r>
          </w:p>
          <w:p w14:paraId="45912E4F" w14:textId="6D79839D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 xml:space="preserve">2 </w:t>
            </w:r>
            <w:r>
              <w:rPr>
                <w:sz w:val="20"/>
              </w:rPr>
              <w:t>–</w:t>
            </w:r>
            <w:r w:rsidRPr="001736D6">
              <w:rPr>
                <w:sz w:val="20"/>
              </w:rPr>
              <w:t xml:space="preserve"> учреждение и предприятие уголовно-исполнительной системы</w:t>
            </w:r>
          </w:p>
          <w:p w14:paraId="6DAA5A53" w14:textId="69BB0B94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 xml:space="preserve">3 </w:t>
            </w:r>
            <w:r>
              <w:rPr>
                <w:sz w:val="20"/>
              </w:rPr>
              <w:t>–</w:t>
            </w:r>
            <w:r w:rsidRPr="001736D6">
              <w:rPr>
                <w:sz w:val="20"/>
              </w:rPr>
              <w:t xml:space="preserve"> организация инвалидов</w:t>
            </w:r>
          </w:p>
          <w:p w14:paraId="3B5802E3" w14:textId="47B81C09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 xml:space="preserve">4 </w:t>
            </w:r>
            <w:r>
              <w:rPr>
                <w:sz w:val="20"/>
              </w:rPr>
              <w:t>–</w:t>
            </w:r>
            <w:r w:rsidRPr="001736D6">
              <w:rPr>
                <w:sz w:val="20"/>
              </w:rPr>
              <w:t xml:space="preserve"> социально ориентированная некоммерческая организация</w:t>
            </w:r>
          </w:p>
        </w:tc>
        <w:tc>
          <w:tcPr>
            <w:tcW w:w="1398" w:type="pct"/>
            <w:shd w:val="clear" w:color="auto" w:fill="auto"/>
          </w:tcPr>
          <w:p w14:paraId="3A73851F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7CC6DB1D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73D0D41A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2D65F14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7234DA6A" w14:textId="77777777" w:rsidTr="00AA3611">
        <w:tc>
          <w:tcPr>
            <w:tcW w:w="5000" w:type="pct"/>
            <w:gridSpan w:val="6"/>
            <w:shd w:val="clear" w:color="auto" w:fill="auto"/>
          </w:tcPr>
          <w:p w14:paraId="39439EE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65BACC64" w14:textId="77777777" w:rsidTr="00AA3611">
        <w:tc>
          <w:tcPr>
            <w:tcW w:w="752" w:type="pct"/>
            <w:shd w:val="clear" w:color="auto" w:fill="auto"/>
          </w:tcPr>
          <w:p w14:paraId="70ABF90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9" w:type="pct"/>
            <w:shd w:val="clear" w:color="auto" w:fill="auto"/>
          </w:tcPr>
          <w:p w14:paraId="107EAB8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66868C3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shd w:val="clear" w:color="auto" w:fill="auto"/>
          </w:tcPr>
          <w:p w14:paraId="52BD183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3B566C0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</w:tcPr>
          <w:p w14:paraId="7D7AA93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7E034FF" w14:textId="77777777" w:rsidTr="00AA3611">
        <w:tc>
          <w:tcPr>
            <w:tcW w:w="752" w:type="pct"/>
            <w:shd w:val="clear" w:color="auto" w:fill="auto"/>
          </w:tcPr>
          <w:p w14:paraId="4A400CB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633BF8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2" w:type="pct"/>
            <w:shd w:val="clear" w:color="auto" w:fill="auto"/>
          </w:tcPr>
          <w:p w14:paraId="5A46DCE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6B9676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0642216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8" w:type="pct"/>
            <w:shd w:val="clear" w:color="auto" w:fill="auto"/>
          </w:tcPr>
          <w:p w14:paraId="32093FC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3DDCEB4" w14:textId="77777777" w:rsidTr="00AA3611">
        <w:tc>
          <w:tcPr>
            <w:tcW w:w="752" w:type="pct"/>
            <w:shd w:val="clear" w:color="auto" w:fill="auto"/>
          </w:tcPr>
          <w:p w14:paraId="5F5DD89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E4B6E1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2" w:type="pct"/>
            <w:shd w:val="clear" w:color="auto" w:fill="auto"/>
          </w:tcPr>
          <w:p w14:paraId="1ECBB3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07ABC68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2" w:type="pct"/>
            <w:shd w:val="clear" w:color="auto" w:fill="auto"/>
          </w:tcPr>
          <w:p w14:paraId="63ED070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8" w:type="pct"/>
            <w:shd w:val="clear" w:color="auto" w:fill="auto"/>
          </w:tcPr>
          <w:p w14:paraId="1733A8C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BD4885D" w14:textId="77777777" w:rsidTr="00AA3611">
        <w:tc>
          <w:tcPr>
            <w:tcW w:w="5000" w:type="pct"/>
            <w:gridSpan w:val="6"/>
            <w:shd w:val="clear" w:color="auto" w:fill="auto"/>
          </w:tcPr>
          <w:p w14:paraId="5F4F9A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456798F1" w14:textId="77777777" w:rsidTr="00AA3611">
        <w:tc>
          <w:tcPr>
            <w:tcW w:w="752" w:type="pct"/>
            <w:shd w:val="clear" w:color="auto" w:fill="auto"/>
          </w:tcPr>
          <w:p w14:paraId="7380036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9" w:type="pct"/>
            <w:shd w:val="clear" w:color="auto" w:fill="auto"/>
          </w:tcPr>
          <w:p w14:paraId="110F089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08C96D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shd w:val="clear" w:color="auto" w:fill="auto"/>
          </w:tcPr>
          <w:p w14:paraId="3268C67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7893898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</w:tcPr>
          <w:p w14:paraId="4F1075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3BF282DC" w14:textId="77777777" w:rsidTr="00AA3611">
        <w:tc>
          <w:tcPr>
            <w:tcW w:w="752" w:type="pct"/>
            <w:shd w:val="clear" w:color="auto" w:fill="auto"/>
          </w:tcPr>
          <w:p w14:paraId="32631CE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F57E0F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2" w:type="pct"/>
            <w:shd w:val="clear" w:color="auto" w:fill="auto"/>
          </w:tcPr>
          <w:p w14:paraId="095D6B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5FEDE67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2" w:type="pct"/>
            <w:shd w:val="clear" w:color="auto" w:fill="auto"/>
          </w:tcPr>
          <w:p w14:paraId="44AF6F3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8" w:type="pct"/>
            <w:shd w:val="clear" w:color="auto" w:fill="auto"/>
          </w:tcPr>
          <w:p w14:paraId="1949B6B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8A01062" w14:textId="77777777" w:rsidTr="00AA3611">
        <w:tc>
          <w:tcPr>
            <w:tcW w:w="752" w:type="pct"/>
            <w:shd w:val="clear" w:color="auto" w:fill="auto"/>
          </w:tcPr>
          <w:p w14:paraId="6193149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28A3A4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2" w:type="pct"/>
            <w:shd w:val="clear" w:color="auto" w:fill="auto"/>
          </w:tcPr>
          <w:p w14:paraId="6BE98F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7A22C65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2" w:type="pct"/>
            <w:shd w:val="clear" w:color="auto" w:fill="auto"/>
          </w:tcPr>
          <w:p w14:paraId="231FA37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8" w:type="pct"/>
            <w:shd w:val="clear" w:color="auto" w:fill="auto"/>
          </w:tcPr>
          <w:p w14:paraId="0FCDE39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F5AEE68" w14:textId="77777777" w:rsidTr="00AA3611">
        <w:tc>
          <w:tcPr>
            <w:tcW w:w="5000" w:type="pct"/>
            <w:gridSpan w:val="6"/>
            <w:shd w:val="clear" w:color="auto" w:fill="auto"/>
          </w:tcPr>
          <w:p w14:paraId="5FA170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6B953F07" w14:textId="77777777" w:rsidTr="00AA3611">
        <w:tc>
          <w:tcPr>
            <w:tcW w:w="752" w:type="pct"/>
            <w:shd w:val="clear" w:color="auto" w:fill="auto"/>
          </w:tcPr>
          <w:p w14:paraId="6E78F25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9" w:type="pct"/>
            <w:shd w:val="clear" w:color="auto" w:fill="auto"/>
          </w:tcPr>
          <w:p w14:paraId="30F6807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7BAA8B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shd w:val="clear" w:color="auto" w:fill="auto"/>
          </w:tcPr>
          <w:p w14:paraId="58A832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4799C33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</w:tcPr>
          <w:p w14:paraId="70E3BB4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50ED7D4" w14:textId="77777777" w:rsidTr="00AA3611">
        <w:tc>
          <w:tcPr>
            <w:tcW w:w="752" w:type="pct"/>
            <w:shd w:val="clear" w:color="auto" w:fill="auto"/>
          </w:tcPr>
          <w:p w14:paraId="579FE97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CCBCF0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2" w:type="pct"/>
            <w:shd w:val="clear" w:color="auto" w:fill="auto"/>
          </w:tcPr>
          <w:p w14:paraId="21D0EDE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67433B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194287D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8" w:type="pct"/>
            <w:shd w:val="clear" w:color="auto" w:fill="auto"/>
          </w:tcPr>
          <w:p w14:paraId="286210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BE2C365" w14:textId="77777777" w:rsidTr="00AA3611">
        <w:tc>
          <w:tcPr>
            <w:tcW w:w="752" w:type="pct"/>
            <w:shd w:val="clear" w:color="auto" w:fill="auto"/>
          </w:tcPr>
          <w:p w14:paraId="357ACBB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2E4F97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2" w:type="pct"/>
            <w:shd w:val="clear" w:color="auto" w:fill="auto"/>
          </w:tcPr>
          <w:p w14:paraId="65429AC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473985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04B5615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8" w:type="pct"/>
            <w:shd w:val="clear" w:color="auto" w:fill="auto"/>
          </w:tcPr>
          <w:p w14:paraId="3D630C7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A8752CB" w14:textId="77777777" w:rsidTr="00AA3611">
        <w:tc>
          <w:tcPr>
            <w:tcW w:w="752" w:type="pct"/>
            <w:shd w:val="clear" w:color="auto" w:fill="auto"/>
          </w:tcPr>
          <w:p w14:paraId="656EC51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58B130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2" w:type="pct"/>
            <w:shd w:val="clear" w:color="auto" w:fill="auto"/>
          </w:tcPr>
          <w:p w14:paraId="236635C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232926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7CA85A8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8" w:type="pct"/>
            <w:shd w:val="clear" w:color="auto" w:fill="auto"/>
          </w:tcPr>
          <w:p w14:paraId="61A538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DBDB7DD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54800146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Результаты допуска заявки</w:t>
            </w:r>
          </w:p>
        </w:tc>
      </w:tr>
      <w:tr w:rsidR="004A5F56" w:rsidRPr="001A4780" w14:paraId="670FF64F" w14:textId="77777777" w:rsidTr="00AA3611">
        <w:tc>
          <w:tcPr>
            <w:tcW w:w="752" w:type="pct"/>
            <w:shd w:val="clear" w:color="auto" w:fill="auto"/>
          </w:tcPr>
          <w:p w14:paraId="02438689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admissionResults</w:t>
            </w:r>
          </w:p>
        </w:tc>
        <w:tc>
          <w:tcPr>
            <w:tcW w:w="749" w:type="pct"/>
            <w:shd w:val="clear" w:color="auto" w:fill="auto"/>
          </w:tcPr>
          <w:p w14:paraId="738CE2C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EE5B2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4D04B6A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48E0A8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6DBC2CC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36BB44" w14:textId="77777777" w:rsidTr="00AA3611">
        <w:tc>
          <w:tcPr>
            <w:tcW w:w="752" w:type="pct"/>
            <w:shd w:val="clear" w:color="auto" w:fill="auto"/>
            <w:vAlign w:val="center"/>
          </w:tcPr>
          <w:p w14:paraId="6A69314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09559C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</w:t>
            </w:r>
          </w:p>
        </w:tc>
        <w:tc>
          <w:tcPr>
            <w:tcW w:w="202" w:type="pct"/>
            <w:shd w:val="clear" w:color="auto" w:fill="auto"/>
          </w:tcPr>
          <w:p w14:paraId="5CA2C67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6BA5B260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EB90E9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2C71076D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39EEC6F4" w14:textId="77777777" w:rsidTr="00AA3611">
        <w:tc>
          <w:tcPr>
            <w:tcW w:w="752" w:type="pct"/>
            <w:shd w:val="clear" w:color="auto" w:fill="auto"/>
            <w:vAlign w:val="center"/>
          </w:tcPr>
          <w:p w14:paraId="59BACAEF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admissionResult</w:t>
            </w:r>
          </w:p>
        </w:tc>
        <w:tc>
          <w:tcPr>
            <w:tcW w:w="749" w:type="pct"/>
            <w:shd w:val="clear" w:color="auto" w:fill="auto"/>
          </w:tcPr>
          <w:p w14:paraId="6E082B9B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A7DD2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57EED54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00788E8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2C00E8C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E18BAB9" w14:textId="77777777" w:rsidTr="00AA3611">
        <w:tc>
          <w:tcPr>
            <w:tcW w:w="752" w:type="pct"/>
            <w:shd w:val="clear" w:color="auto" w:fill="auto"/>
            <w:vAlign w:val="center"/>
          </w:tcPr>
          <w:p w14:paraId="1853478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DEB25AF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F2BAC">
              <w:rPr>
                <w:sz w:val="20"/>
              </w:rPr>
              <w:t>protocolCommissionMember</w:t>
            </w:r>
          </w:p>
        </w:tc>
        <w:tc>
          <w:tcPr>
            <w:tcW w:w="202" w:type="pct"/>
            <w:shd w:val="clear" w:color="auto" w:fill="auto"/>
          </w:tcPr>
          <w:p w14:paraId="5111942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A6D4D06" w14:textId="77777777" w:rsidR="004A5F56" w:rsidRPr="003A73E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E30A324" w14:textId="77777777" w:rsidR="004A5F56" w:rsidRPr="003A73E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4F2BAC">
              <w:rPr>
                <w:sz w:val="20"/>
              </w:rPr>
              <w:t xml:space="preserve">Член </w:t>
            </w:r>
            <w:r>
              <w:rPr>
                <w:sz w:val="20"/>
              </w:rPr>
              <w:t>комиссии, осуществляющий оценку</w:t>
            </w:r>
          </w:p>
        </w:tc>
        <w:tc>
          <w:tcPr>
            <w:tcW w:w="1398" w:type="pct"/>
            <w:shd w:val="clear" w:color="auto" w:fill="auto"/>
          </w:tcPr>
          <w:p w14:paraId="6AEF6C4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A806C5C" w14:textId="77777777" w:rsidTr="00AA3611">
        <w:tc>
          <w:tcPr>
            <w:tcW w:w="752" w:type="pct"/>
            <w:shd w:val="clear" w:color="auto" w:fill="auto"/>
            <w:vAlign w:val="center"/>
          </w:tcPr>
          <w:p w14:paraId="15C045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C3996FB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202" w:type="pct"/>
            <w:shd w:val="clear" w:color="auto" w:fill="auto"/>
          </w:tcPr>
          <w:p w14:paraId="1861E3B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7E69B6B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22" w:type="pct"/>
            <w:shd w:val="clear" w:color="auto" w:fill="auto"/>
          </w:tcPr>
          <w:p w14:paraId="3893CFD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Флаг допуска</w:t>
            </w:r>
          </w:p>
        </w:tc>
        <w:tc>
          <w:tcPr>
            <w:tcW w:w="1398" w:type="pct"/>
            <w:shd w:val="clear" w:color="auto" w:fill="auto"/>
          </w:tcPr>
          <w:p w14:paraId="199955E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1C02EEE" w14:textId="77777777" w:rsidTr="00AA3611">
        <w:tc>
          <w:tcPr>
            <w:tcW w:w="752" w:type="pct"/>
            <w:shd w:val="clear" w:color="auto" w:fill="auto"/>
            <w:vAlign w:val="center"/>
          </w:tcPr>
          <w:p w14:paraId="1BC9D42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8DD7227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2" w:type="pct"/>
            <w:shd w:val="clear" w:color="auto" w:fill="auto"/>
          </w:tcPr>
          <w:p w14:paraId="527117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57A591E6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5DB06C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98" w:type="pct"/>
            <w:shd w:val="clear" w:color="auto" w:fill="auto"/>
          </w:tcPr>
          <w:p w14:paraId="3EA02BE1" w14:textId="7DAC2984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61F6DB7B" w14:textId="77777777" w:rsidTr="00AA3611">
        <w:tc>
          <w:tcPr>
            <w:tcW w:w="5000" w:type="pct"/>
            <w:gridSpan w:val="6"/>
            <w:shd w:val="clear" w:color="auto" w:fill="auto"/>
          </w:tcPr>
          <w:p w14:paraId="64D53248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4A5F56" w:rsidRPr="001A4780" w14:paraId="2A465A8F" w14:textId="77777777" w:rsidTr="00AA3611">
        <w:tc>
          <w:tcPr>
            <w:tcW w:w="752" w:type="pct"/>
            <w:shd w:val="clear" w:color="auto" w:fill="auto"/>
            <w:vAlign w:val="center"/>
          </w:tcPr>
          <w:p w14:paraId="564EEA07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protocolCommissionMember</w:t>
            </w:r>
          </w:p>
        </w:tc>
        <w:tc>
          <w:tcPr>
            <w:tcW w:w="749" w:type="pct"/>
            <w:shd w:val="clear" w:color="auto" w:fill="auto"/>
          </w:tcPr>
          <w:p w14:paraId="2C75016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FC3DE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382B834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7858F93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85E71F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1BA9D12" w14:textId="77777777" w:rsidTr="00AA3611">
        <w:tc>
          <w:tcPr>
            <w:tcW w:w="752" w:type="pct"/>
            <w:shd w:val="clear" w:color="auto" w:fill="auto"/>
            <w:vAlign w:val="center"/>
          </w:tcPr>
          <w:p w14:paraId="680CED4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2F781A7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2" w:type="pct"/>
            <w:shd w:val="clear" w:color="auto" w:fill="auto"/>
          </w:tcPr>
          <w:p w14:paraId="7C35BAB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34499AAF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06C0041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8" w:type="pct"/>
            <w:shd w:val="clear" w:color="auto" w:fill="auto"/>
          </w:tcPr>
          <w:p w14:paraId="0F68C783" w14:textId="7D03EF74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Значение поля проверяется на совпадение с каким-либо номером члена комиссии в блоке «Участники комиссии»</w:t>
            </w:r>
          </w:p>
        </w:tc>
      </w:tr>
      <w:tr w:rsidR="004A5F56" w:rsidRPr="001A4780" w14:paraId="40373B98" w14:textId="77777777" w:rsidTr="00AA3611">
        <w:tc>
          <w:tcPr>
            <w:tcW w:w="5000" w:type="pct"/>
            <w:gridSpan w:val="6"/>
            <w:shd w:val="clear" w:color="auto" w:fill="auto"/>
          </w:tcPr>
          <w:p w14:paraId="2F28830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316BA1F6" w14:textId="77777777" w:rsidTr="00AA3611">
        <w:tc>
          <w:tcPr>
            <w:tcW w:w="752" w:type="pct"/>
            <w:shd w:val="clear" w:color="auto" w:fill="auto"/>
            <w:vAlign w:val="center"/>
          </w:tcPr>
          <w:p w14:paraId="21F61BD3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9" w:type="pct"/>
            <w:shd w:val="clear" w:color="auto" w:fill="auto"/>
          </w:tcPr>
          <w:p w14:paraId="79962CD0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1422C7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32B173B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5CB188E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21DCDF3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D50A1AA" w14:textId="77777777" w:rsidTr="00AA3611">
        <w:tc>
          <w:tcPr>
            <w:tcW w:w="752" w:type="pct"/>
            <w:shd w:val="clear" w:color="auto" w:fill="auto"/>
            <w:vAlign w:val="center"/>
          </w:tcPr>
          <w:p w14:paraId="09312C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E87741E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2" w:type="pct"/>
            <w:shd w:val="clear" w:color="auto" w:fill="auto"/>
          </w:tcPr>
          <w:p w14:paraId="6D7E7AA3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2833B3F4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28B715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8" w:type="pct"/>
            <w:shd w:val="clear" w:color="auto" w:fill="auto"/>
          </w:tcPr>
          <w:p w14:paraId="1A878D9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6080427" w14:textId="77777777" w:rsidTr="00AA3611">
        <w:tc>
          <w:tcPr>
            <w:tcW w:w="752" w:type="pct"/>
            <w:shd w:val="clear" w:color="auto" w:fill="auto"/>
            <w:vAlign w:val="center"/>
          </w:tcPr>
          <w:p w14:paraId="7956EA9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672C261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2" w:type="pct"/>
            <w:shd w:val="clear" w:color="auto" w:fill="auto"/>
          </w:tcPr>
          <w:p w14:paraId="4B97D2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1A656CD2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400C818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8" w:type="pct"/>
            <w:shd w:val="clear" w:color="auto" w:fill="auto"/>
          </w:tcPr>
          <w:p w14:paraId="3AD26F6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D648A7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6C94282D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6F095B6B" w14:textId="77777777" w:rsidTr="00AA3611">
        <w:tc>
          <w:tcPr>
            <w:tcW w:w="752" w:type="pct"/>
            <w:shd w:val="clear" w:color="auto" w:fill="auto"/>
          </w:tcPr>
          <w:p w14:paraId="59ADDD59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9" w:type="pct"/>
            <w:shd w:val="clear" w:color="auto" w:fill="auto"/>
          </w:tcPr>
          <w:p w14:paraId="7E117F63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0050F3E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3CAA816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7433DA2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4453B8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359FA8C" w14:textId="77777777" w:rsidTr="00AA3611">
        <w:tc>
          <w:tcPr>
            <w:tcW w:w="752" w:type="pct"/>
            <w:shd w:val="clear" w:color="auto" w:fill="auto"/>
            <w:vAlign w:val="center"/>
          </w:tcPr>
          <w:p w14:paraId="55050C9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DC1965D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2" w:type="pct"/>
            <w:shd w:val="clear" w:color="auto" w:fill="auto"/>
          </w:tcPr>
          <w:p w14:paraId="46B2318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3D229CF3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73EBE3C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8" w:type="pct"/>
            <w:shd w:val="clear" w:color="auto" w:fill="auto"/>
          </w:tcPr>
          <w:p w14:paraId="3B8D35E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31345E2" w14:textId="77777777" w:rsidTr="00AA3611">
        <w:tc>
          <w:tcPr>
            <w:tcW w:w="752" w:type="pct"/>
            <w:shd w:val="clear" w:color="auto" w:fill="auto"/>
            <w:vAlign w:val="center"/>
          </w:tcPr>
          <w:p w14:paraId="1DED8A9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CEB033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2" w:type="pct"/>
            <w:shd w:val="clear" w:color="auto" w:fill="auto"/>
          </w:tcPr>
          <w:p w14:paraId="1EE6796C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0ACCD910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2" w:type="pct"/>
            <w:shd w:val="clear" w:color="auto" w:fill="auto"/>
          </w:tcPr>
          <w:p w14:paraId="6FAFF07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8" w:type="pct"/>
            <w:shd w:val="clear" w:color="auto" w:fill="auto"/>
          </w:tcPr>
          <w:p w14:paraId="4BA8BAC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7690BAB0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2113257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86B33">
              <w:rPr>
                <w:b/>
                <w:sz w:val="20"/>
              </w:rPr>
              <w:t xml:space="preserve">Признание </w:t>
            </w:r>
            <w:r>
              <w:rPr>
                <w:b/>
                <w:sz w:val="20"/>
              </w:rPr>
              <w:t>аукциона</w:t>
            </w:r>
            <w:r w:rsidRPr="00186B33">
              <w:rPr>
                <w:b/>
                <w:sz w:val="20"/>
              </w:rPr>
              <w:t xml:space="preserve"> </w:t>
            </w:r>
            <w:proofErr w:type="gramStart"/>
            <w:r w:rsidRPr="00186B33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14:paraId="5A4AB2E7" w14:textId="77777777" w:rsidTr="00AA3611">
        <w:tc>
          <w:tcPr>
            <w:tcW w:w="752" w:type="pct"/>
            <w:shd w:val="clear" w:color="auto" w:fill="auto"/>
            <w:vAlign w:val="center"/>
          </w:tcPr>
          <w:p w14:paraId="2956F331" w14:textId="77777777" w:rsidR="004A5F56" w:rsidRPr="00186B33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shd w:val="clear" w:color="auto" w:fill="auto"/>
          </w:tcPr>
          <w:p w14:paraId="07BC5F05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6095E9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722AE30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254917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315D106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22E0C03B" w14:textId="77777777" w:rsidTr="00AA3611">
        <w:tc>
          <w:tcPr>
            <w:tcW w:w="752" w:type="pct"/>
            <w:shd w:val="clear" w:color="auto" w:fill="auto"/>
            <w:vAlign w:val="center"/>
          </w:tcPr>
          <w:p w14:paraId="7EBE3B4E" w14:textId="77777777" w:rsidR="004A5F56" w:rsidRPr="00186B33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2F6150C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2" w:type="pct"/>
            <w:shd w:val="clear" w:color="auto" w:fill="auto"/>
          </w:tcPr>
          <w:p w14:paraId="159254F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9D3296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2" w:type="pct"/>
            <w:shd w:val="clear" w:color="auto" w:fill="auto"/>
          </w:tcPr>
          <w:p w14:paraId="24E836C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8" w:type="pct"/>
            <w:shd w:val="clear" w:color="auto" w:fill="auto"/>
          </w:tcPr>
          <w:p w14:paraId="7B8B1C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14:paraId="623FE940" w14:textId="77777777" w:rsidTr="00AA3611">
        <w:tc>
          <w:tcPr>
            <w:tcW w:w="752" w:type="pct"/>
            <w:shd w:val="clear" w:color="auto" w:fill="auto"/>
            <w:vAlign w:val="center"/>
          </w:tcPr>
          <w:p w14:paraId="233B6A15" w14:textId="77777777" w:rsidR="004A5F56" w:rsidRPr="00186B33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9616884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2" w:type="pct"/>
            <w:shd w:val="clear" w:color="auto" w:fill="auto"/>
          </w:tcPr>
          <w:p w14:paraId="68F3755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5EE90E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2DDE2F6D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8" w:type="pct"/>
            <w:shd w:val="clear" w:color="auto" w:fill="auto"/>
          </w:tcPr>
          <w:p w14:paraId="3FCE23C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5355E98D" w14:textId="77777777" w:rsidTr="00AA3611">
        <w:tc>
          <w:tcPr>
            <w:tcW w:w="752" w:type="pct"/>
            <w:shd w:val="clear" w:color="auto" w:fill="auto"/>
            <w:vAlign w:val="center"/>
          </w:tcPr>
          <w:p w14:paraId="48E43988" w14:textId="77777777" w:rsidR="004A5F56" w:rsidRPr="00186B33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67FE4DA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237B86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54D8D1F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1CFB8603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8" w:type="pct"/>
            <w:shd w:val="clear" w:color="auto" w:fill="auto"/>
          </w:tcPr>
          <w:p w14:paraId="7850EB0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7A084E3A" w14:textId="77777777" w:rsidTr="00AA3611">
        <w:tc>
          <w:tcPr>
            <w:tcW w:w="752" w:type="pct"/>
            <w:shd w:val="clear" w:color="auto" w:fill="auto"/>
            <w:vAlign w:val="center"/>
          </w:tcPr>
          <w:p w14:paraId="21ED96EC" w14:textId="77777777" w:rsidR="004A5F56" w:rsidRPr="00186B33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2C3A743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2" w:type="pct"/>
            <w:shd w:val="clear" w:color="auto" w:fill="auto"/>
          </w:tcPr>
          <w:p w14:paraId="16F492C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3FAFA3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5013C8BE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8" w:type="pct"/>
            <w:shd w:val="clear" w:color="auto" w:fill="auto"/>
          </w:tcPr>
          <w:p w14:paraId="2209013C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4E8116F7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495AD619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3CD46B27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3C1F8A7D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2110B6A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193BE4F6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29CB5F0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43BE392C" w14:textId="68E9BD44" w:rsidR="00891E40" w:rsidRDefault="00891E40" w:rsidP="009D1964">
      <w:pPr>
        <w:pStyle w:val="20"/>
        <w:numPr>
          <w:ilvl w:val="0"/>
          <w:numId w:val="54"/>
        </w:numPr>
      </w:pPr>
      <w:bookmarkStart w:id="8" w:name="_Toc390789683"/>
      <w:r w:rsidRPr="00891E40">
        <w:lastRenderedPageBreak/>
        <w:t>Протокол рассмотрения заявки единственного участника электронного аукциона</w:t>
      </w:r>
      <w:bookmarkEnd w:id="8"/>
    </w:p>
    <w:tbl>
      <w:tblPr>
        <w:tblW w:w="5002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1"/>
        <w:gridCol w:w="1533"/>
        <w:gridCol w:w="415"/>
        <w:gridCol w:w="975"/>
        <w:gridCol w:w="2907"/>
        <w:gridCol w:w="2849"/>
      </w:tblGrid>
      <w:tr w:rsidR="00891E40" w:rsidRPr="001A4780" w14:paraId="3CAC0664" w14:textId="77777777" w:rsidTr="00AA3611">
        <w:trPr>
          <w:tblHeader/>
        </w:trPr>
        <w:tc>
          <w:tcPr>
            <w:tcW w:w="752" w:type="pct"/>
            <w:shd w:val="clear" w:color="auto" w:fill="D9D9D9"/>
            <w:hideMark/>
          </w:tcPr>
          <w:p w14:paraId="73A420AD" w14:textId="77777777" w:rsidR="00891E40" w:rsidRPr="00724833" w:rsidRDefault="00891E40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shd w:val="clear" w:color="auto" w:fill="D9D9D9"/>
            <w:hideMark/>
          </w:tcPr>
          <w:p w14:paraId="7A8688ED" w14:textId="38F00A9E" w:rsidR="00891E40" w:rsidRPr="00724833" w:rsidRDefault="00891E40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Содерж. </w:t>
            </w:r>
            <w:r w:rsidR="00CC092C" w:rsidRPr="00724833">
              <w:rPr>
                <w:b/>
                <w:sz w:val="20"/>
              </w:rPr>
              <w:t>Э</w:t>
            </w:r>
            <w:r w:rsidRPr="00724833">
              <w:rPr>
                <w:b/>
                <w:sz w:val="20"/>
              </w:rPr>
              <w:t>лемента</w:t>
            </w:r>
          </w:p>
        </w:tc>
        <w:tc>
          <w:tcPr>
            <w:tcW w:w="202" w:type="pct"/>
            <w:shd w:val="clear" w:color="auto" w:fill="D9D9D9"/>
            <w:hideMark/>
          </w:tcPr>
          <w:p w14:paraId="163FE483" w14:textId="77777777" w:rsidR="00891E40" w:rsidRPr="00724833" w:rsidRDefault="00891E40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6" w:type="pct"/>
            <w:shd w:val="clear" w:color="auto" w:fill="D9D9D9"/>
            <w:hideMark/>
          </w:tcPr>
          <w:p w14:paraId="2C2E252C" w14:textId="77777777" w:rsidR="00891E40" w:rsidRPr="00724833" w:rsidRDefault="00891E40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2" w:type="pct"/>
            <w:shd w:val="clear" w:color="auto" w:fill="D9D9D9"/>
            <w:hideMark/>
          </w:tcPr>
          <w:p w14:paraId="0154C994" w14:textId="77777777" w:rsidR="00891E40" w:rsidRPr="00724833" w:rsidRDefault="00891E40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8" w:type="pct"/>
            <w:shd w:val="clear" w:color="auto" w:fill="D9D9D9"/>
            <w:hideMark/>
          </w:tcPr>
          <w:p w14:paraId="2CC5D5E9" w14:textId="77777777" w:rsidR="00891E40" w:rsidRPr="00724833" w:rsidRDefault="00891E40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891E40" w:rsidRPr="001A4780" w14:paraId="31C21ACC" w14:textId="77777777" w:rsidTr="00AA3611">
        <w:tc>
          <w:tcPr>
            <w:tcW w:w="5000" w:type="pct"/>
            <w:gridSpan w:val="6"/>
            <w:shd w:val="clear" w:color="auto" w:fill="auto"/>
          </w:tcPr>
          <w:p w14:paraId="2E7DF8E4" w14:textId="1C073770" w:rsidR="00891E40" w:rsidRPr="00724833" w:rsidRDefault="00891E40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891E40">
              <w:rPr>
                <w:b/>
                <w:sz w:val="20"/>
              </w:rPr>
              <w:t>Протокол рассмотрения заявки единственного участника электронного аукциона</w:t>
            </w:r>
          </w:p>
        </w:tc>
      </w:tr>
      <w:tr w:rsidR="00891E40" w:rsidRPr="001A4780" w14:paraId="39AD695B" w14:textId="77777777" w:rsidTr="00AA3611">
        <w:tc>
          <w:tcPr>
            <w:tcW w:w="752" w:type="pct"/>
            <w:shd w:val="clear" w:color="auto" w:fill="auto"/>
            <w:hideMark/>
          </w:tcPr>
          <w:p w14:paraId="7E8AC106" w14:textId="5ED95EAA" w:rsidR="00891E40" w:rsidRPr="00AF4AE2" w:rsidRDefault="00891E40" w:rsidP="00351964">
            <w:pPr>
              <w:spacing w:before="0" w:after="0"/>
              <w:rPr>
                <w:b/>
                <w:sz w:val="20"/>
                <w:lang w:val="en-US"/>
              </w:rPr>
            </w:pPr>
            <w:r w:rsidRPr="00891E40">
              <w:rPr>
                <w:b/>
                <w:sz w:val="20"/>
                <w:lang w:val="en-US"/>
              </w:rPr>
              <w:t>protocolEFSinglePart</w:t>
            </w:r>
          </w:p>
        </w:tc>
        <w:tc>
          <w:tcPr>
            <w:tcW w:w="749" w:type="pct"/>
            <w:shd w:val="clear" w:color="auto" w:fill="auto"/>
            <w:hideMark/>
          </w:tcPr>
          <w:p w14:paraId="2C1BF6DF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  <w:hideMark/>
          </w:tcPr>
          <w:p w14:paraId="47DA8DDF" w14:textId="77777777" w:rsidR="00891E40" w:rsidRPr="00724833" w:rsidRDefault="00891E40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6" w:type="pct"/>
            <w:shd w:val="clear" w:color="auto" w:fill="auto"/>
            <w:hideMark/>
          </w:tcPr>
          <w:p w14:paraId="26817B15" w14:textId="77777777" w:rsidR="00891E40" w:rsidRPr="00724833" w:rsidRDefault="00891E40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hideMark/>
          </w:tcPr>
          <w:p w14:paraId="505B8AA7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  <w:hideMark/>
          </w:tcPr>
          <w:p w14:paraId="62E30115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891E40" w:rsidRPr="001A4780" w14:paraId="77CC4B36" w14:textId="77777777" w:rsidTr="00AA3611">
        <w:tc>
          <w:tcPr>
            <w:tcW w:w="752" w:type="pct"/>
            <w:shd w:val="clear" w:color="auto" w:fill="auto"/>
          </w:tcPr>
          <w:p w14:paraId="4CAFA305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90DE44A" w14:textId="77777777" w:rsidR="00891E40" w:rsidRPr="00351BEA" w:rsidRDefault="00891E40" w:rsidP="0035196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2" w:type="pct"/>
            <w:shd w:val="clear" w:color="auto" w:fill="auto"/>
          </w:tcPr>
          <w:p w14:paraId="74FBACD1" w14:textId="77777777" w:rsidR="00891E40" w:rsidRPr="00351BEA" w:rsidRDefault="00891E40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7621C821" w14:textId="77777777" w:rsidR="00891E40" w:rsidRPr="001A4780" w:rsidRDefault="00891E40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0907A416" w14:textId="77777777" w:rsidR="00891E40" w:rsidRPr="001A4780" w:rsidRDefault="00891E40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8" w:type="pct"/>
            <w:shd w:val="clear" w:color="auto" w:fill="auto"/>
          </w:tcPr>
          <w:p w14:paraId="7F587D81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00D3C75C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5793D3E3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5D347F89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420D886E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1C37BFC0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658343C8" w14:textId="7E293409" w:rsidR="00435CBC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</w:t>
            </w:r>
            <w:r w:rsidR="005C6213">
              <w:rPr>
                <w:sz w:val="20"/>
              </w:rPr>
              <w:t>,6.1,6.2</w:t>
            </w:r>
          </w:p>
        </w:tc>
      </w:tr>
      <w:tr w:rsidR="00891E40" w:rsidRPr="001A4780" w14:paraId="3D2C9497" w14:textId="77777777" w:rsidTr="00AA3611">
        <w:tc>
          <w:tcPr>
            <w:tcW w:w="752" w:type="pct"/>
            <w:shd w:val="clear" w:color="auto" w:fill="auto"/>
          </w:tcPr>
          <w:p w14:paraId="736E449C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84B0763" w14:textId="77777777" w:rsidR="00891E40" w:rsidRPr="001176A0" w:rsidRDefault="00891E40" w:rsidP="0035196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2" w:type="pct"/>
            <w:shd w:val="clear" w:color="auto" w:fill="auto"/>
          </w:tcPr>
          <w:p w14:paraId="21673E67" w14:textId="77777777" w:rsidR="00891E40" w:rsidRPr="00C85B91" w:rsidRDefault="00891E40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10D1BC4E" w14:textId="77777777" w:rsidR="00891E40" w:rsidRPr="00C85B91" w:rsidRDefault="00891E40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5931A95E" w14:textId="7A61F9F8" w:rsidR="00891E40" w:rsidRPr="00724833" w:rsidRDefault="00891E40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8" w:type="pct"/>
            <w:shd w:val="clear" w:color="auto" w:fill="auto"/>
          </w:tcPr>
          <w:p w14:paraId="613B5B5B" w14:textId="77777777" w:rsidR="00891E40" w:rsidRPr="00724833" w:rsidRDefault="00891E40" w:rsidP="00351964">
            <w:pPr>
              <w:spacing w:before="0" w:after="0"/>
              <w:rPr>
                <w:sz w:val="20"/>
              </w:rPr>
            </w:pPr>
          </w:p>
        </w:tc>
      </w:tr>
      <w:tr w:rsidR="00891E40" w:rsidRPr="001A4780" w14:paraId="7081B3AA" w14:textId="77777777" w:rsidTr="00AA3611">
        <w:tc>
          <w:tcPr>
            <w:tcW w:w="752" w:type="pct"/>
            <w:shd w:val="clear" w:color="auto" w:fill="auto"/>
          </w:tcPr>
          <w:p w14:paraId="724D3939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7992DC8" w14:textId="77777777" w:rsidR="00891E40" w:rsidRPr="00400017" w:rsidRDefault="00891E40" w:rsidP="0035196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2" w:type="pct"/>
            <w:shd w:val="clear" w:color="auto" w:fill="auto"/>
          </w:tcPr>
          <w:p w14:paraId="6A7DFEB0" w14:textId="77777777" w:rsidR="00891E40" w:rsidRPr="00400017" w:rsidRDefault="00891E40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7EA08624" w14:textId="77777777" w:rsidR="00891E40" w:rsidRPr="00400017" w:rsidRDefault="00891E40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2" w:type="pct"/>
            <w:shd w:val="clear" w:color="auto" w:fill="auto"/>
          </w:tcPr>
          <w:p w14:paraId="6F471BF8" w14:textId="77777777" w:rsidR="00891E40" w:rsidRPr="00400017" w:rsidRDefault="00891E40" w:rsidP="0035196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8" w:type="pct"/>
            <w:shd w:val="clear" w:color="auto" w:fill="auto"/>
          </w:tcPr>
          <w:p w14:paraId="1608F3E7" w14:textId="77777777" w:rsidR="00891E40" w:rsidRPr="00724833" w:rsidRDefault="00891E40" w:rsidP="00351964">
            <w:pPr>
              <w:spacing w:before="0" w:after="0"/>
              <w:rPr>
                <w:sz w:val="20"/>
              </w:rPr>
            </w:pPr>
          </w:p>
        </w:tc>
      </w:tr>
      <w:tr w:rsidR="00891E40" w:rsidRPr="001A4780" w14:paraId="2C62B8B4" w14:textId="77777777" w:rsidTr="00AA3611">
        <w:tc>
          <w:tcPr>
            <w:tcW w:w="752" w:type="pct"/>
            <w:shd w:val="clear" w:color="auto" w:fill="auto"/>
          </w:tcPr>
          <w:p w14:paraId="3AD67D4A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1915560" w14:textId="77777777" w:rsidR="00891E40" w:rsidRPr="00400017" w:rsidRDefault="00891E40" w:rsidP="0035196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2" w:type="pct"/>
            <w:shd w:val="clear" w:color="auto" w:fill="auto"/>
          </w:tcPr>
          <w:p w14:paraId="4F852761" w14:textId="77777777" w:rsidR="00891E40" w:rsidRPr="00400017" w:rsidRDefault="00891E40" w:rsidP="0035196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42449678" w14:textId="77777777" w:rsidR="00891E40" w:rsidRPr="00400017" w:rsidRDefault="00891E40" w:rsidP="0035196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5C4D5874" w14:textId="77777777" w:rsidR="00891E40" w:rsidRPr="00400017" w:rsidRDefault="00891E40" w:rsidP="0035196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8" w:type="pct"/>
            <w:shd w:val="clear" w:color="auto" w:fill="auto"/>
          </w:tcPr>
          <w:p w14:paraId="1E473255" w14:textId="77777777" w:rsidR="00891E40" w:rsidRPr="00724833" w:rsidRDefault="00891E40" w:rsidP="00351964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891E40" w:rsidRPr="001A4780" w14:paraId="6BF57DBA" w14:textId="77777777" w:rsidTr="00AA3611">
        <w:tc>
          <w:tcPr>
            <w:tcW w:w="752" w:type="pct"/>
            <w:shd w:val="clear" w:color="auto" w:fill="auto"/>
          </w:tcPr>
          <w:p w14:paraId="6254925A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17F730A" w14:textId="77777777" w:rsidR="00891E40" w:rsidRPr="00724833" w:rsidRDefault="00891E40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2" w:type="pct"/>
            <w:shd w:val="clear" w:color="auto" w:fill="auto"/>
          </w:tcPr>
          <w:p w14:paraId="716D397F" w14:textId="5A96C864" w:rsidR="00891E40" w:rsidRPr="00724833" w:rsidRDefault="00215CCD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0643A870" w14:textId="77777777" w:rsidR="00891E40" w:rsidRPr="008D298C" w:rsidRDefault="00891E40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6CA1885B" w14:textId="77777777" w:rsidR="00891E40" w:rsidRPr="00C85B91" w:rsidRDefault="00891E40" w:rsidP="00351964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8" w:type="pct"/>
            <w:shd w:val="clear" w:color="auto" w:fill="auto"/>
          </w:tcPr>
          <w:p w14:paraId="0BF909B1" w14:textId="77777777" w:rsidR="00891E40" w:rsidRPr="00C85B91" w:rsidRDefault="00891E40" w:rsidP="00351964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891E40" w:rsidRPr="001A4780" w14:paraId="1ED787CF" w14:textId="77777777" w:rsidTr="00AA3611">
        <w:tc>
          <w:tcPr>
            <w:tcW w:w="752" w:type="pct"/>
            <w:shd w:val="clear" w:color="auto" w:fill="auto"/>
          </w:tcPr>
          <w:p w14:paraId="43E52BC7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CD37A6" w14:textId="77777777" w:rsidR="00891E40" w:rsidRPr="002A7A10" w:rsidRDefault="00891E40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2" w:type="pct"/>
            <w:shd w:val="clear" w:color="auto" w:fill="auto"/>
          </w:tcPr>
          <w:p w14:paraId="60DCCAA5" w14:textId="77777777" w:rsidR="00891E40" w:rsidRDefault="00891E40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11571900" w14:textId="77777777" w:rsidR="00891E40" w:rsidRDefault="00891E40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5566CE8B" w14:textId="77777777" w:rsidR="00891E40" w:rsidRPr="00997F9C" w:rsidRDefault="00891E40" w:rsidP="00351964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8" w:type="pct"/>
            <w:shd w:val="clear" w:color="auto" w:fill="auto"/>
          </w:tcPr>
          <w:p w14:paraId="640E9784" w14:textId="77777777" w:rsidR="00891E40" w:rsidRPr="00C85B91" w:rsidRDefault="00891E40" w:rsidP="00351964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891E40" w:rsidRPr="001A4780" w14:paraId="63A05AC1" w14:textId="77777777" w:rsidTr="00AA3611">
        <w:tc>
          <w:tcPr>
            <w:tcW w:w="752" w:type="pct"/>
            <w:shd w:val="clear" w:color="auto" w:fill="auto"/>
          </w:tcPr>
          <w:p w14:paraId="4D81D668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90B3531" w14:textId="77777777" w:rsidR="00891E40" w:rsidRPr="002A7A10" w:rsidRDefault="00891E40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2" w:type="pct"/>
            <w:shd w:val="clear" w:color="auto" w:fill="auto"/>
          </w:tcPr>
          <w:p w14:paraId="0E045160" w14:textId="77777777" w:rsidR="00891E40" w:rsidRDefault="00891E40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56B288AB" w14:textId="77777777" w:rsidR="00891E40" w:rsidRDefault="00891E40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1A31FC30" w14:textId="77777777" w:rsidR="00891E40" w:rsidRPr="00997F9C" w:rsidRDefault="00891E40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8" w:type="pct"/>
            <w:shd w:val="clear" w:color="auto" w:fill="auto"/>
          </w:tcPr>
          <w:p w14:paraId="0AA47EC7" w14:textId="77777777" w:rsidR="00891E40" w:rsidRPr="002A7A10" w:rsidRDefault="00891E40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891E40" w:rsidRPr="001A4780" w14:paraId="11374831" w14:textId="77777777" w:rsidTr="00AA3611">
        <w:tc>
          <w:tcPr>
            <w:tcW w:w="752" w:type="pct"/>
            <w:shd w:val="clear" w:color="auto" w:fill="auto"/>
          </w:tcPr>
          <w:p w14:paraId="19C67C60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E9E35AE" w14:textId="77777777" w:rsidR="00891E40" w:rsidRPr="002A7A10" w:rsidRDefault="00891E40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2" w:type="pct"/>
            <w:shd w:val="clear" w:color="auto" w:fill="auto"/>
          </w:tcPr>
          <w:p w14:paraId="467E4700" w14:textId="77777777" w:rsidR="00891E40" w:rsidRDefault="00891E40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7576AF53" w14:textId="77777777" w:rsidR="00891E40" w:rsidRPr="002A7A10" w:rsidRDefault="00891E40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65310BAB" w14:textId="77777777" w:rsidR="00891E40" w:rsidRPr="002A7A10" w:rsidRDefault="00891E40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8" w:type="pct"/>
            <w:shd w:val="clear" w:color="auto" w:fill="auto"/>
          </w:tcPr>
          <w:p w14:paraId="25999D61" w14:textId="77777777" w:rsidR="00891E40" w:rsidRDefault="00891E40" w:rsidP="00351964">
            <w:pPr>
              <w:spacing w:before="0" w:after="0"/>
              <w:rPr>
                <w:sz w:val="20"/>
              </w:rPr>
            </w:pPr>
          </w:p>
        </w:tc>
      </w:tr>
      <w:tr w:rsidR="00891E40" w:rsidRPr="001A4780" w14:paraId="2CCE0496" w14:textId="77777777" w:rsidTr="00AA3611">
        <w:tc>
          <w:tcPr>
            <w:tcW w:w="752" w:type="pct"/>
            <w:shd w:val="clear" w:color="auto" w:fill="auto"/>
          </w:tcPr>
          <w:p w14:paraId="10D92AE3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64F0AF2" w14:textId="77777777" w:rsidR="00891E40" w:rsidRPr="00724833" w:rsidRDefault="00891E40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2" w:type="pct"/>
            <w:shd w:val="clear" w:color="auto" w:fill="auto"/>
          </w:tcPr>
          <w:p w14:paraId="5163E6DD" w14:textId="497C0F2E" w:rsidR="00891E40" w:rsidRPr="00724833" w:rsidRDefault="000E70BD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009C9D5B" w14:textId="77777777" w:rsidR="00891E40" w:rsidRPr="00C85B91" w:rsidRDefault="00891E40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134D6335" w14:textId="77777777" w:rsidR="00891E40" w:rsidRPr="00724833" w:rsidRDefault="00891E40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8" w:type="pct"/>
            <w:shd w:val="clear" w:color="auto" w:fill="auto"/>
          </w:tcPr>
          <w:p w14:paraId="1AE3B61C" w14:textId="77777777" w:rsidR="00891E40" w:rsidRPr="00724833" w:rsidRDefault="00891E40" w:rsidP="00351964">
            <w:pPr>
              <w:spacing w:before="0" w:after="0"/>
              <w:rPr>
                <w:sz w:val="20"/>
              </w:rPr>
            </w:pPr>
          </w:p>
        </w:tc>
      </w:tr>
      <w:tr w:rsidR="00891E40" w:rsidRPr="001A4780" w14:paraId="73D76172" w14:textId="77777777" w:rsidTr="00AA3611">
        <w:tc>
          <w:tcPr>
            <w:tcW w:w="752" w:type="pct"/>
            <w:shd w:val="clear" w:color="auto" w:fill="auto"/>
          </w:tcPr>
          <w:p w14:paraId="7692B75B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59123D7" w14:textId="77777777" w:rsidR="00891E40" w:rsidRPr="001176A0" w:rsidRDefault="00891E40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2" w:type="pct"/>
            <w:shd w:val="clear" w:color="auto" w:fill="auto"/>
          </w:tcPr>
          <w:p w14:paraId="5C18E86A" w14:textId="77777777" w:rsidR="00891E40" w:rsidRDefault="00891E40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42990758" w14:textId="77777777" w:rsidR="00891E40" w:rsidRDefault="00891E40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03BB96D6" w14:textId="77777777" w:rsidR="00891E40" w:rsidRPr="00C85B91" w:rsidRDefault="00891E40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8" w:type="pct"/>
            <w:shd w:val="clear" w:color="auto" w:fill="auto"/>
          </w:tcPr>
          <w:p w14:paraId="4E963761" w14:textId="77777777" w:rsidR="00891E40" w:rsidRPr="00724833" w:rsidRDefault="00891E40" w:rsidP="00351964">
            <w:pPr>
              <w:spacing w:before="0" w:after="0"/>
              <w:rPr>
                <w:sz w:val="20"/>
              </w:rPr>
            </w:pPr>
          </w:p>
        </w:tc>
      </w:tr>
      <w:tr w:rsidR="00891E40" w:rsidRPr="001A4780" w14:paraId="08CAB97F" w14:textId="77777777" w:rsidTr="00AA3611">
        <w:tc>
          <w:tcPr>
            <w:tcW w:w="752" w:type="pct"/>
            <w:shd w:val="clear" w:color="auto" w:fill="auto"/>
          </w:tcPr>
          <w:p w14:paraId="28C2511F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1AECBBB" w14:textId="77777777" w:rsidR="00891E40" w:rsidRPr="002A7A10" w:rsidRDefault="00891E40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2" w:type="pct"/>
            <w:shd w:val="clear" w:color="auto" w:fill="auto"/>
          </w:tcPr>
          <w:p w14:paraId="69CAAAFC" w14:textId="77777777" w:rsidR="00891E40" w:rsidRDefault="00891E40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1F0E6E86" w14:textId="77777777" w:rsidR="00891E40" w:rsidRDefault="00891E40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07B2D084" w14:textId="77777777" w:rsidR="00891E40" w:rsidRDefault="00891E40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8" w:type="pct"/>
            <w:shd w:val="clear" w:color="auto" w:fill="auto"/>
          </w:tcPr>
          <w:p w14:paraId="71F61684" w14:textId="77777777" w:rsidR="00891E40" w:rsidRPr="00724833" w:rsidRDefault="00891E40" w:rsidP="00351964">
            <w:pPr>
              <w:spacing w:before="0" w:after="0"/>
              <w:rPr>
                <w:sz w:val="20"/>
              </w:rPr>
            </w:pPr>
          </w:p>
        </w:tc>
      </w:tr>
      <w:tr w:rsidR="00891E40" w:rsidRPr="001A4780" w14:paraId="145F9EB0" w14:textId="77777777" w:rsidTr="00AA3611">
        <w:tc>
          <w:tcPr>
            <w:tcW w:w="752" w:type="pct"/>
            <w:shd w:val="clear" w:color="auto" w:fill="auto"/>
          </w:tcPr>
          <w:p w14:paraId="643AF40F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4B1C2C2" w14:textId="63F42790" w:rsidR="00891E40" w:rsidRPr="002A7A10" w:rsidRDefault="00891E40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2" w:type="pct"/>
            <w:shd w:val="clear" w:color="auto" w:fill="auto"/>
          </w:tcPr>
          <w:p w14:paraId="7289681C" w14:textId="77777777" w:rsidR="00891E40" w:rsidRDefault="00891E40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1C6BFFFF" w14:textId="77777777" w:rsidR="00891E40" w:rsidRPr="002A7A10" w:rsidRDefault="00891E40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6489CD8" w14:textId="77777777" w:rsidR="00891E40" w:rsidRPr="00C85B91" w:rsidRDefault="00891E40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8" w:type="pct"/>
            <w:shd w:val="clear" w:color="auto" w:fill="auto"/>
          </w:tcPr>
          <w:p w14:paraId="5AB6080C" w14:textId="77777777" w:rsidR="00891E40" w:rsidRPr="00724833" w:rsidRDefault="00891E40" w:rsidP="00351964">
            <w:pPr>
              <w:spacing w:before="0" w:after="0"/>
              <w:rPr>
                <w:sz w:val="20"/>
              </w:rPr>
            </w:pPr>
          </w:p>
        </w:tc>
      </w:tr>
      <w:tr w:rsidR="00891E40" w:rsidRPr="001A4780" w14:paraId="48A12FAC" w14:textId="77777777" w:rsidTr="00AA3611">
        <w:tc>
          <w:tcPr>
            <w:tcW w:w="752" w:type="pct"/>
            <w:shd w:val="clear" w:color="auto" w:fill="auto"/>
          </w:tcPr>
          <w:p w14:paraId="33576FC0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C66D9DD" w14:textId="77777777" w:rsidR="00891E40" w:rsidRPr="001176A0" w:rsidRDefault="00891E40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2" w:type="pct"/>
            <w:shd w:val="clear" w:color="auto" w:fill="auto"/>
          </w:tcPr>
          <w:p w14:paraId="50C0C734" w14:textId="4129FBD8" w:rsidR="00891E40" w:rsidRPr="00C85B91" w:rsidRDefault="00215CCD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0EA70084" w14:textId="77777777" w:rsidR="00891E40" w:rsidRPr="00C85B91" w:rsidRDefault="00891E40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7CB8DA3" w14:textId="77777777" w:rsidR="00891E40" w:rsidRPr="00724833" w:rsidRDefault="00891E40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8" w:type="pct"/>
            <w:shd w:val="clear" w:color="auto" w:fill="auto"/>
          </w:tcPr>
          <w:p w14:paraId="17057D36" w14:textId="77777777" w:rsidR="00891E40" w:rsidRPr="00724833" w:rsidRDefault="00891E40" w:rsidP="00351964">
            <w:pPr>
              <w:spacing w:before="0" w:after="0"/>
              <w:rPr>
                <w:sz w:val="20"/>
              </w:rPr>
            </w:pPr>
          </w:p>
        </w:tc>
      </w:tr>
      <w:tr w:rsidR="00AA3611" w:rsidRPr="001A4780" w14:paraId="579C5456" w14:textId="77777777" w:rsidTr="00AA3611">
        <w:tc>
          <w:tcPr>
            <w:tcW w:w="754" w:type="pct"/>
            <w:shd w:val="clear" w:color="auto" w:fill="auto"/>
          </w:tcPr>
          <w:p w14:paraId="5D9FB354" w14:textId="77777777" w:rsidR="00AA3611" w:rsidRPr="00724833" w:rsidRDefault="00AA3611" w:rsidP="005E416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0" w:type="pct"/>
            <w:shd w:val="clear" w:color="auto" w:fill="auto"/>
            <w:vAlign w:val="center"/>
          </w:tcPr>
          <w:p w14:paraId="52AF90AE" w14:textId="77777777" w:rsidR="00AA3611" w:rsidRPr="001176A0" w:rsidRDefault="00AA3611" w:rsidP="005E416A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344E4405" w14:textId="77777777" w:rsidR="00AA3611" w:rsidRPr="00EE4E63" w:rsidRDefault="00AA3611" w:rsidP="005E416A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3994415E" w14:textId="77777777" w:rsidR="00AA3611" w:rsidRPr="00C85B91" w:rsidRDefault="00AA3611" w:rsidP="005E416A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079C8CEB" w14:textId="77777777" w:rsidR="00AA3611" w:rsidRPr="00724833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4" w:type="pct"/>
            <w:shd w:val="clear" w:color="auto" w:fill="auto"/>
          </w:tcPr>
          <w:p w14:paraId="1BD6B7B7" w14:textId="2A495D37" w:rsidR="00AA3611" w:rsidRPr="00AA3611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подписанного документа для автоматического размещения</w:t>
            </w:r>
          </w:p>
          <w:p w14:paraId="17529EA1" w14:textId="77777777" w:rsidR="00AA3611" w:rsidRPr="00AA3611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Состав элемента приведен в </w:t>
            </w:r>
            <w:proofErr w:type="gramStart"/>
            <w:r>
              <w:rPr>
                <w:sz w:val="20"/>
              </w:rPr>
              <w:t>п</w:t>
            </w:r>
            <w:proofErr w:type="gramEnd"/>
            <w:r>
              <w:rPr>
                <w:sz w:val="20"/>
              </w:rPr>
              <w:t xml:space="preserve"> 1. Приложения 4</w:t>
            </w:r>
          </w:p>
        </w:tc>
      </w:tr>
      <w:tr w:rsidR="00C06D8B" w:rsidRPr="001A4780" w14:paraId="25A000EA" w14:textId="77777777" w:rsidTr="00AA3611">
        <w:tc>
          <w:tcPr>
            <w:tcW w:w="752" w:type="pct"/>
            <w:shd w:val="clear" w:color="auto" w:fill="auto"/>
          </w:tcPr>
          <w:p w14:paraId="6AAEB605" w14:textId="77777777" w:rsidR="00C06D8B" w:rsidRPr="00724833" w:rsidRDefault="00C06D8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B89C42B" w14:textId="77777777" w:rsidR="00C06D8B" w:rsidRPr="001176A0" w:rsidRDefault="00C06D8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2" w:type="pct"/>
            <w:shd w:val="clear" w:color="auto" w:fill="auto"/>
          </w:tcPr>
          <w:p w14:paraId="7F37841A" w14:textId="77777777" w:rsidR="00C06D8B" w:rsidRPr="00C85B91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0FD3DB86" w14:textId="77777777" w:rsidR="00C06D8B" w:rsidRPr="00C85B91" w:rsidRDefault="00C06D8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D9963BE" w14:textId="77777777" w:rsidR="00C06D8B" w:rsidRPr="00724833" w:rsidRDefault="00C06D8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8" w:type="pct"/>
            <w:shd w:val="clear" w:color="auto" w:fill="auto"/>
          </w:tcPr>
          <w:p w14:paraId="1094557B" w14:textId="06FD55E7" w:rsidR="00C06D8B" w:rsidRPr="00724833" w:rsidRDefault="00C06D8B" w:rsidP="00351964">
            <w:pPr>
              <w:spacing w:before="0" w:after="0"/>
              <w:rPr>
                <w:sz w:val="20"/>
              </w:rPr>
            </w:pPr>
            <w:r w:rsidRPr="003447E5">
              <w:rPr>
                <w:sz w:val="20"/>
              </w:rPr>
              <w:t>При приеме, в случае если блок не указан, считается что организация, разместившая протокол, совпадает с организацией</w:t>
            </w:r>
            <w:r>
              <w:rPr>
                <w:sz w:val="20"/>
              </w:rPr>
              <w:t>,</w:t>
            </w:r>
            <w:r w:rsidRPr="003447E5">
              <w:rPr>
                <w:sz w:val="20"/>
              </w:rPr>
              <w:t xml:space="preserve"> разместившей соответствующую закупку</w:t>
            </w:r>
          </w:p>
        </w:tc>
      </w:tr>
      <w:tr w:rsidR="00C06D8B" w:rsidRPr="001A4780" w14:paraId="2AB3D314" w14:textId="77777777" w:rsidTr="00AA3611">
        <w:tc>
          <w:tcPr>
            <w:tcW w:w="752" w:type="pct"/>
            <w:shd w:val="clear" w:color="auto" w:fill="auto"/>
          </w:tcPr>
          <w:p w14:paraId="064FD173" w14:textId="77777777" w:rsidR="00C06D8B" w:rsidRPr="00724833" w:rsidRDefault="00C06D8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F22E459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2" w:type="pct"/>
            <w:shd w:val="clear" w:color="auto" w:fill="auto"/>
          </w:tcPr>
          <w:p w14:paraId="389EED52" w14:textId="77777777" w:rsidR="00C06D8B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4403251A" w14:textId="77777777" w:rsidR="00C06D8B" w:rsidRPr="002A7A10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7B326C5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8" w:type="pct"/>
            <w:shd w:val="clear" w:color="auto" w:fill="auto"/>
          </w:tcPr>
          <w:p w14:paraId="3EE3229E" w14:textId="77777777" w:rsidR="00C06D8B" w:rsidRPr="009B4637" w:rsidRDefault="00C06D8B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C06D8B" w:rsidRPr="001A4780" w14:paraId="596D2025" w14:textId="77777777" w:rsidTr="00AA3611">
        <w:tc>
          <w:tcPr>
            <w:tcW w:w="752" w:type="pct"/>
            <w:shd w:val="clear" w:color="auto" w:fill="auto"/>
          </w:tcPr>
          <w:p w14:paraId="4FB56B46" w14:textId="77777777" w:rsidR="00C06D8B" w:rsidRPr="00724833" w:rsidRDefault="00C06D8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DE1416E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2" w:type="pct"/>
            <w:shd w:val="clear" w:color="auto" w:fill="auto"/>
          </w:tcPr>
          <w:p w14:paraId="45981378" w14:textId="77777777" w:rsidR="00C06D8B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762FBBD5" w14:textId="77777777" w:rsidR="00C06D8B" w:rsidRPr="002A7A10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045C108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8" w:type="pct"/>
            <w:shd w:val="clear" w:color="auto" w:fill="auto"/>
          </w:tcPr>
          <w:p w14:paraId="2F0B23E7" w14:textId="77777777" w:rsidR="00C06D8B" w:rsidRPr="009B4637" w:rsidRDefault="00C06D8B" w:rsidP="0035196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2919F588" w14:textId="77777777" w:rsidTr="00AA3611">
        <w:tc>
          <w:tcPr>
            <w:tcW w:w="752" w:type="pct"/>
            <w:shd w:val="clear" w:color="auto" w:fill="auto"/>
          </w:tcPr>
          <w:p w14:paraId="4A77135E" w14:textId="77777777" w:rsidR="00C06D8B" w:rsidRPr="00724833" w:rsidRDefault="00C06D8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52ED484" w14:textId="77777777" w:rsidR="00C06D8B" w:rsidRPr="00BB6995" w:rsidRDefault="00C06D8B" w:rsidP="0035196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2" w:type="pct"/>
            <w:shd w:val="clear" w:color="auto" w:fill="auto"/>
          </w:tcPr>
          <w:p w14:paraId="009B9DDB" w14:textId="77777777" w:rsidR="00C06D8B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6D037C20" w14:textId="77777777" w:rsidR="00C06D8B" w:rsidRDefault="00C06D8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9BDBFDA" w14:textId="77777777" w:rsidR="00C06D8B" w:rsidRPr="00BB6995" w:rsidRDefault="00C06D8B" w:rsidP="0035196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8" w:type="pct"/>
            <w:shd w:val="clear" w:color="auto" w:fill="auto"/>
          </w:tcPr>
          <w:p w14:paraId="3F75E689" w14:textId="77777777" w:rsidR="00C06D8B" w:rsidRPr="009B4637" w:rsidRDefault="00C06D8B" w:rsidP="0035196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2DD85621" w14:textId="77777777" w:rsidTr="00AA3611">
        <w:tc>
          <w:tcPr>
            <w:tcW w:w="752" w:type="pct"/>
            <w:shd w:val="clear" w:color="auto" w:fill="auto"/>
          </w:tcPr>
          <w:p w14:paraId="63ED1B20" w14:textId="77777777" w:rsidR="00C06D8B" w:rsidRPr="00724833" w:rsidRDefault="00C06D8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A3687B9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2" w:type="pct"/>
            <w:shd w:val="clear" w:color="auto" w:fill="auto"/>
          </w:tcPr>
          <w:p w14:paraId="390189AB" w14:textId="1D0CDF88" w:rsidR="00C06D8B" w:rsidRPr="00215CCD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0B0B2736" w14:textId="77777777" w:rsidR="00C06D8B" w:rsidRDefault="00C06D8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45EBFE09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8" w:type="pct"/>
            <w:shd w:val="clear" w:color="auto" w:fill="auto"/>
          </w:tcPr>
          <w:p w14:paraId="097D7AB0" w14:textId="77777777" w:rsidR="00C06D8B" w:rsidRPr="009B4637" w:rsidRDefault="00C06D8B" w:rsidP="0035196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427E68CA" w14:textId="77777777" w:rsidTr="00AA3611">
        <w:tc>
          <w:tcPr>
            <w:tcW w:w="752" w:type="pct"/>
            <w:shd w:val="clear" w:color="auto" w:fill="auto"/>
          </w:tcPr>
          <w:p w14:paraId="5F6CFF8F" w14:textId="77777777" w:rsidR="00C06D8B" w:rsidRPr="00724833" w:rsidRDefault="00C06D8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3950D67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protocolLot</w:t>
            </w:r>
          </w:p>
        </w:tc>
        <w:tc>
          <w:tcPr>
            <w:tcW w:w="202" w:type="pct"/>
            <w:shd w:val="clear" w:color="auto" w:fill="auto"/>
          </w:tcPr>
          <w:p w14:paraId="38301D4F" w14:textId="77777777" w:rsidR="00C06D8B" w:rsidRPr="00D43778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8E120F7" w14:textId="77777777" w:rsidR="00C06D8B" w:rsidRDefault="00C06D8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FBA5F39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 протокола</w:t>
            </w:r>
          </w:p>
        </w:tc>
        <w:tc>
          <w:tcPr>
            <w:tcW w:w="1398" w:type="pct"/>
            <w:shd w:val="clear" w:color="auto" w:fill="auto"/>
          </w:tcPr>
          <w:p w14:paraId="0BE3F017" w14:textId="77777777" w:rsidR="00C06D8B" w:rsidRPr="009B4637" w:rsidRDefault="00C06D8B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4B8972C" w14:textId="77777777" w:rsidTr="00AA3611">
        <w:tc>
          <w:tcPr>
            <w:tcW w:w="752" w:type="pct"/>
            <w:shd w:val="clear" w:color="auto" w:fill="auto"/>
          </w:tcPr>
          <w:p w14:paraId="1BFC89A2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238BD4E" w14:textId="1A329315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574878">
              <w:rPr>
                <w:sz w:val="20"/>
              </w:rPr>
              <w:t>abandonedReason</w:t>
            </w:r>
          </w:p>
        </w:tc>
        <w:tc>
          <w:tcPr>
            <w:tcW w:w="202" w:type="pct"/>
            <w:shd w:val="clear" w:color="auto" w:fill="auto"/>
          </w:tcPr>
          <w:p w14:paraId="15C32EAF" w14:textId="214152C4" w:rsidR="00574878" w:rsidRPr="005748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7BE29EC7" w14:textId="6210F448" w:rsidR="005748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FF222C4" w14:textId="073A2AE0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574878">
              <w:rPr>
                <w:sz w:val="20"/>
              </w:rPr>
              <w:t xml:space="preserve">Признание аукциона </w:t>
            </w:r>
            <w:proofErr w:type="gramStart"/>
            <w:r w:rsidRPr="00574878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8" w:type="pct"/>
            <w:shd w:val="clear" w:color="auto" w:fill="auto"/>
          </w:tcPr>
          <w:p w14:paraId="472C9763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7EE5D872" w14:textId="77777777" w:rsidTr="00AA3611">
        <w:tc>
          <w:tcPr>
            <w:tcW w:w="5000" w:type="pct"/>
            <w:gridSpan w:val="6"/>
            <w:shd w:val="clear" w:color="auto" w:fill="auto"/>
          </w:tcPr>
          <w:p w14:paraId="0686DD56" w14:textId="77777777" w:rsidR="00CC092C" w:rsidRPr="00D43778" w:rsidRDefault="00CC092C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CC092C" w:rsidRPr="001A4780" w14:paraId="5E4B0CDD" w14:textId="77777777" w:rsidTr="00AA3611">
        <w:tc>
          <w:tcPr>
            <w:tcW w:w="752" w:type="pct"/>
            <w:shd w:val="clear" w:color="auto" w:fill="auto"/>
          </w:tcPr>
          <w:p w14:paraId="52AD940F" w14:textId="289EB3D4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 w:rsidR="00B8557A"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9" w:type="pct"/>
            <w:shd w:val="clear" w:color="auto" w:fill="auto"/>
          </w:tcPr>
          <w:p w14:paraId="6815ED05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C32D666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3557CB04" w14:textId="77777777" w:rsidR="00CC092C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41428A1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1467699B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25CA88E7" w14:textId="77777777" w:rsidTr="00AA3611">
        <w:tc>
          <w:tcPr>
            <w:tcW w:w="752" w:type="pct"/>
            <w:shd w:val="clear" w:color="auto" w:fill="auto"/>
          </w:tcPr>
          <w:p w14:paraId="003964EA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4E10454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2" w:type="pct"/>
            <w:shd w:val="clear" w:color="auto" w:fill="auto"/>
          </w:tcPr>
          <w:p w14:paraId="376FE182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5A2B1C08" w14:textId="77777777" w:rsidR="00CC092C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42DF36A6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8" w:type="pct"/>
            <w:shd w:val="clear" w:color="auto" w:fill="auto"/>
          </w:tcPr>
          <w:p w14:paraId="08404CAF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793914B3" w14:textId="77777777" w:rsidTr="00AA3611">
        <w:tc>
          <w:tcPr>
            <w:tcW w:w="752" w:type="pct"/>
            <w:shd w:val="clear" w:color="auto" w:fill="auto"/>
          </w:tcPr>
          <w:p w14:paraId="65F2C9A7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E2EED4D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2" w:type="pct"/>
            <w:shd w:val="clear" w:color="auto" w:fill="auto"/>
          </w:tcPr>
          <w:p w14:paraId="59527073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4AB0BE93" w14:textId="77777777" w:rsidR="00CC092C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98BDC39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8" w:type="pct"/>
            <w:shd w:val="clear" w:color="auto" w:fill="auto"/>
          </w:tcPr>
          <w:p w14:paraId="058C7A36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6704BAE0" w14:textId="77777777" w:rsidTr="00AA3611">
        <w:tc>
          <w:tcPr>
            <w:tcW w:w="752" w:type="pct"/>
            <w:shd w:val="clear" w:color="auto" w:fill="auto"/>
          </w:tcPr>
          <w:p w14:paraId="1DDC01E1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C40C8F7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2" w:type="pct"/>
            <w:shd w:val="clear" w:color="auto" w:fill="auto"/>
          </w:tcPr>
          <w:p w14:paraId="7C6A765B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1B4B7DF7" w14:textId="77777777" w:rsidR="00CC092C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3A2C3EC7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8" w:type="pct"/>
            <w:shd w:val="clear" w:color="auto" w:fill="auto"/>
          </w:tcPr>
          <w:p w14:paraId="4E712E29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461E6899" w14:textId="77777777" w:rsidTr="00AA3611">
        <w:tc>
          <w:tcPr>
            <w:tcW w:w="752" w:type="pct"/>
            <w:shd w:val="clear" w:color="auto" w:fill="auto"/>
          </w:tcPr>
          <w:p w14:paraId="3B82175D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8C72B85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2" w:type="pct"/>
            <w:shd w:val="clear" w:color="auto" w:fill="auto"/>
          </w:tcPr>
          <w:p w14:paraId="5BDD53E6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54E87C70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75FAC560" w14:textId="77777777" w:rsidR="00CC092C" w:rsidRPr="00D43778" w:rsidRDefault="00CC092C" w:rsidP="0035196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8" w:type="pct"/>
            <w:shd w:val="clear" w:color="auto" w:fill="auto"/>
          </w:tcPr>
          <w:p w14:paraId="3072FB46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5E7C1D58" w14:textId="77777777" w:rsidTr="00AA3611">
        <w:tc>
          <w:tcPr>
            <w:tcW w:w="5000" w:type="pct"/>
            <w:gridSpan w:val="6"/>
            <w:shd w:val="clear" w:color="auto" w:fill="auto"/>
          </w:tcPr>
          <w:p w14:paraId="179F89F4" w14:textId="77777777" w:rsidR="00CC092C" w:rsidRPr="00D43778" w:rsidRDefault="00CC092C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CC092C" w:rsidRPr="001A4780" w14:paraId="56BBF9FF" w14:textId="77777777" w:rsidTr="00AA3611">
        <w:tc>
          <w:tcPr>
            <w:tcW w:w="752" w:type="pct"/>
            <w:shd w:val="clear" w:color="auto" w:fill="auto"/>
          </w:tcPr>
          <w:p w14:paraId="5A7EB2A7" w14:textId="77777777" w:rsidR="00CC092C" w:rsidRPr="00D43778" w:rsidRDefault="00CC092C" w:rsidP="0035196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9" w:type="pct"/>
            <w:shd w:val="clear" w:color="auto" w:fill="auto"/>
          </w:tcPr>
          <w:p w14:paraId="499889E8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BEF6FEE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2BA5F7D2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1920FE98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21D3D5C0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28A76190" w14:textId="77777777" w:rsidTr="00AA3611">
        <w:tc>
          <w:tcPr>
            <w:tcW w:w="752" w:type="pct"/>
            <w:shd w:val="clear" w:color="auto" w:fill="auto"/>
          </w:tcPr>
          <w:p w14:paraId="04727DE9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755180E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2" w:type="pct"/>
            <w:shd w:val="clear" w:color="auto" w:fill="auto"/>
          </w:tcPr>
          <w:p w14:paraId="5688A4B4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53238281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4526509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8" w:type="pct"/>
            <w:shd w:val="clear" w:color="auto" w:fill="auto"/>
          </w:tcPr>
          <w:p w14:paraId="37FAB966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CC092C" w:rsidRPr="001A4780" w14:paraId="497C8179" w14:textId="77777777" w:rsidTr="00AA3611">
        <w:tc>
          <w:tcPr>
            <w:tcW w:w="752" w:type="pct"/>
            <w:shd w:val="clear" w:color="auto" w:fill="auto"/>
          </w:tcPr>
          <w:p w14:paraId="38568D2E" w14:textId="77777777" w:rsidR="00CC092C" w:rsidRPr="00D43778" w:rsidRDefault="00CC092C" w:rsidP="0035196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shd w:val="clear" w:color="auto" w:fill="auto"/>
          </w:tcPr>
          <w:p w14:paraId="6B72FC91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550453B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637CBA54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430516CF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3548EB6D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4488AD50" w14:textId="77777777" w:rsidTr="00AA3611">
        <w:tc>
          <w:tcPr>
            <w:tcW w:w="752" w:type="pct"/>
            <w:shd w:val="clear" w:color="auto" w:fill="auto"/>
          </w:tcPr>
          <w:p w14:paraId="487FE6BC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DC383B9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2" w:type="pct"/>
            <w:shd w:val="clear" w:color="auto" w:fill="auto"/>
          </w:tcPr>
          <w:p w14:paraId="00A150B7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47A21D60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314DBBC0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8" w:type="pct"/>
            <w:shd w:val="clear" w:color="auto" w:fill="auto"/>
          </w:tcPr>
          <w:p w14:paraId="0E288BD2" w14:textId="0299DB6F" w:rsidR="00CC092C" w:rsidRPr="009B4637" w:rsidRDefault="00CC092C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Значение поля поверяется на уникальность среди всех членов комиссии по протоколу</w:t>
            </w:r>
          </w:p>
        </w:tc>
      </w:tr>
      <w:tr w:rsidR="00CC092C" w:rsidRPr="001A4780" w14:paraId="63EDA2DE" w14:textId="77777777" w:rsidTr="00AA3611">
        <w:tc>
          <w:tcPr>
            <w:tcW w:w="752" w:type="pct"/>
            <w:shd w:val="clear" w:color="auto" w:fill="auto"/>
          </w:tcPr>
          <w:p w14:paraId="4A6DAE7A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CCB650B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2" w:type="pct"/>
            <w:shd w:val="clear" w:color="auto" w:fill="auto"/>
          </w:tcPr>
          <w:p w14:paraId="51F05852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0C792F43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2016DF47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8" w:type="pct"/>
            <w:shd w:val="clear" w:color="auto" w:fill="auto"/>
          </w:tcPr>
          <w:p w14:paraId="28807AA4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0CAE8A7C" w14:textId="77777777" w:rsidTr="00AA3611">
        <w:tc>
          <w:tcPr>
            <w:tcW w:w="752" w:type="pct"/>
            <w:shd w:val="clear" w:color="auto" w:fill="auto"/>
          </w:tcPr>
          <w:p w14:paraId="2E8E0ED1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ADB3E8C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2" w:type="pct"/>
            <w:shd w:val="clear" w:color="auto" w:fill="auto"/>
          </w:tcPr>
          <w:p w14:paraId="67FB336F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AF11A78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7E912BB5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8" w:type="pct"/>
            <w:shd w:val="clear" w:color="auto" w:fill="auto"/>
          </w:tcPr>
          <w:p w14:paraId="2246AED9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45CF95F9" w14:textId="77777777" w:rsidTr="00AA3611">
        <w:tc>
          <w:tcPr>
            <w:tcW w:w="752" w:type="pct"/>
            <w:shd w:val="clear" w:color="auto" w:fill="auto"/>
          </w:tcPr>
          <w:p w14:paraId="1F036DBF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19602CA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2" w:type="pct"/>
            <w:shd w:val="clear" w:color="auto" w:fill="auto"/>
          </w:tcPr>
          <w:p w14:paraId="52F5E762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3EBA78F0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12BE5CF7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8" w:type="pct"/>
            <w:shd w:val="clear" w:color="auto" w:fill="auto"/>
          </w:tcPr>
          <w:p w14:paraId="2C01380A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2DC80C6D" w14:textId="77777777" w:rsidTr="00AA3611">
        <w:tc>
          <w:tcPr>
            <w:tcW w:w="752" w:type="pct"/>
            <w:shd w:val="clear" w:color="auto" w:fill="auto"/>
          </w:tcPr>
          <w:p w14:paraId="47B95017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B426C02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2" w:type="pct"/>
            <w:shd w:val="clear" w:color="auto" w:fill="auto"/>
          </w:tcPr>
          <w:p w14:paraId="2E36408D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7257210F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39C335D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8" w:type="pct"/>
            <w:shd w:val="clear" w:color="auto" w:fill="auto"/>
          </w:tcPr>
          <w:p w14:paraId="6A6B3473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5D0D027C" w14:textId="77777777" w:rsidTr="00AA3611">
        <w:tc>
          <w:tcPr>
            <w:tcW w:w="5000" w:type="pct"/>
            <w:gridSpan w:val="6"/>
            <w:shd w:val="clear" w:color="auto" w:fill="auto"/>
          </w:tcPr>
          <w:p w14:paraId="6E91739B" w14:textId="77777777" w:rsidR="00CC092C" w:rsidRPr="00D43778" w:rsidRDefault="00CC092C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CC092C" w:rsidRPr="001A4780" w14:paraId="0BC48228" w14:textId="77777777" w:rsidTr="00AA3611">
        <w:tc>
          <w:tcPr>
            <w:tcW w:w="752" w:type="pct"/>
            <w:shd w:val="clear" w:color="auto" w:fill="auto"/>
          </w:tcPr>
          <w:p w14:paraId="57252E94" w14:textId="77777777" w:rsidR="00CC092C" w:rsidRPr="00D43778" w:rsidRDefault="00CC092C" w:rsidP="0035196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shd w:val="clear" w:color="auto" w:fill="auto"/>
          </w:tcPr>
          <w:p w14:paraId="4878D44F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5E75ADCB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63992F71" w14:textId="77777777" w:rsidR="00CC092C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6BDF512" w14:textId="77777777" w:rsidR="00CC092C" w:rsidRDefault="00CC092C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406F600C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65AA72D1" w14:textId="77777777" w:rsidTr="00AA3611">
        <w:tc>
          <w:tcPr>
            <w:tcW w:w="752" w:type="pct"/>
            <w:shd w:val="clear" w:color="auto" w:fill="auto"/>
          </w:tcPr>
          <w:p w14:paraId="0CC1EB30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6683BD3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2" w:type="pct"/>
            <w:shd w:val="clear" w:color="auto" w:fill="auto"/>
          </w:tcPr>
          <w:p w14:paraId="67CBC7A5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0FB6F569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78F18945" w14:textId="77777777" w:rsidR="00CC092C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8" w:type="pct"/>
            <w:shd w:val="clear" w:color="auto" w:fill="auto"/>
          </w:tcPr>
          <w:p w14:paraId="652C0AE2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2C7F2FA6" w14:textId="77777777" w:rsidTr="00AA3611">
        <w:tc>
          <w:tcPr>
            <w:tcW w:w="752" w:type="pct"/>
            <w:shd w:val="clear" w:color="auto" w:fill="auto"/>
          </w:tcPr>
          <w:p w14:paraId="57039949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01C6BCC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1D6048A1" w14:textId="77777777" w:rsidR="00CC092C" w:rsidRPr="00655FB3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11CF01F6" w14:textId="77777777" w:rsidR="00CC092C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4D8AFA0E" w14:textId="77777777" w:rsidR="00CC092C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8" w:type="pct"/>
            <w:shd w:val="clear" w:color="auto" w:fill="auto"/>
          </w:tcPr>
          <w:p w14:paraId="67A7D40F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12B438D8" w14:textId="77777777" w:rsidTr="00AA3611">
        <w:tc>
          <w:tcPr>
            <w:tcW w:w="752" w:type="pct"/>
            <w:shd w:val="clear" w:color="auto" w:fill="auto"/>
          </w:tcPr>
          <w:p w14:paraId="2653B1DF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3DB852F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2" w:type="pct"/>
            <w:shd w:val="clear" w:color="auto" w:fill="auto"/>
          </w:tcPr>
          <w:p w14:paraId="47915FB9" w14:textId="77777777" w:rsidR="00CC092C" w:rsidRPr="00655FB3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2F121B98" w14:textId="77777777" w:rsidR="00CC092C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64B95276" w14:textId="77777777" w:rsidR="00CC092C" w:rsidRDefault="00CC092C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8" w:type="pct"/>
            <w:shd w:val="clear" w:color="auto" w:fill="auto"/>
          </w:tcPr>
          <w:p w14:paraId="349D5435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254573" w14:paraId="2F028531" w14:textId="77777777" w:rsidTr="00AA3611">
        <w:tc>
          <w:tcPr>
            <w:tcW w:w="5000" w:type="pct"/>
            <w:gridSpan w:val="6"/>
            <w:shd w:val="clear" w:color="auto" w:fill="auto"/>
          </w:tcPr>
          <w:p w14:paraId="26F563CD" w14:textId="77777777" w:rsidR="00CC092C" w:rsidRPr="00254573" w:rsidRDefault="00CC092C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CC092C" w:rsidRPr="001A4780" w14:paraId="46BC9429" w14:textId="77777777" w:rsidTr="00AA3611">
        <w:tc>
          <w:tcPr>
            <w:tcW w:w="752" w:type="pct"/>
            <w:shd w:val="clear" w:color="auto" w:fill="auto"/>
            <w:vAlign w:val="center"/>
          </w:tcPr>
          <w:p w14:paraId="0EBC7ADA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6FC1ACB2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40B2F02" w14:textId="77777777" w:rsidR="00CC092C" w:rsidRPr="00724833" w:rsidRDefault="00CC092C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6C1753CA" w14:textId="77777777" w:rsidR="00CC092C" w:rsidRPr="00724833" w:rsidRDefault="00CC092C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55F65428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66077266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</w:tr>
      <w:tr w:rsidR="00CC092C" w:rsidRPr="001A4780" w14:paraId="6A9F3CEF" w14:textId="77777777" w:rsidTr="00AA3611">
        <w:tc>
          <w:tcPr>
            <w:tcW w:w="752" w:type="pct"/>
            <w:shd w:val="clear" w:color="auto" w:fill="auto"/>
            <w:vAlign w:val="center"/>
          </w:tcPr>
          <w:p w14:paraId="4B8CD251" w14:textId="77777777" w:rsidR="00CC092C" w:rsidRPr="00E45768" w:rsidRDefault="00CC092C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46D5D11" w14:textId="77777777" w:rsidR="00CC092C" w:rsidRPr="00E45768" w:rsidRDefault="00CC092C" w:rsidP="0035196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2" w:type="pct"/>
            <w:shd w:val="clear" w:color="auto" w:fill="auto"/>
          </w:tcPr>
          <w:p w14:paraId="229847BE" w14:textId="77777777" w:rsidR="00CC092C" w:rsidRPr="00E45768" w:rsidRDefault="00CC092C" w:rsidP="0035196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47051386" w14:textId="77777777" w:rsidR="00CC092C" w:rsidRPr="00E45768" w:rsidRDefault="00CC092C" w:rsidP="0035196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28CACACE" w14:textId="77777777" w:rsidR="00CC092C" w:rsidRPr="00E45768" w:rsidRDefault="00CC092C" w:rsidP="0035196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06D3137C" w14:textId="77777777" w:rsidR="00CC092C" w:rsidRPr="00E45768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6D9F56A2" w14:textId="77777777" w:rsidTr="00AA3611">
        <w:tc>
          <w:tcPr>
            <w:tcW w:w="752" w:type="pct"/>
            <w:shd w:val="clear" w:color="auto" w:fill="auto"/>
            <w:vAlign w:val="center"/>
          </w:tcPr>
          <w:p w14:paraId="79F18233" w14:textId="77777777" w:rsidR="00CC092C" w:rsidRPr="00E45768" w:rsidRDefault="00CC092C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11CD584" w14:textId="77777777" w:rsidR="00CC092C" w:rsidRPr="00E45768" w:rsidRDefault="00CC092C" w:rsidP="0035196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2" w:type="pct"/>
            <w:shd w:val="clear" w:color="auto" w:fill="auto"/>
          </w:tcPr>
          <w:p w14:paraId="0A37ED84" w14:textId="77777777" w:rsidR="00CC092C" w:rsidRPr="00E45768" w:rsidRDefault="00CC092C" w:rsidP="0035196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1E9F9C26" w14:textId="77777777" w:rsidR="00CC092C" w:rsidRPr="00E45768" w:rsidRDefault="00CC092C" w:rsidP="0035196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6C36244F" w14:textId="49BEA792" w:rsidR="00CC092C" w:rsidRPr="00E45768" w:rsidRDefault="002D1F44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CC092C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741BE7FA" w14:textId="77777777" w:rsidR="00CC092C" w:rsidRPr="00E45768" w:rsidRDefault="00CC092C" w:rsidP="00351964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CC092C" w:rsidRPr="00254573" w14:paraId="5A04F226" w14:textId="77777777" w:rsidTr="00AA3611">
        <w:tc>
          <w:tcPr>
            <w:tcW w:w="5000" w:type="pct"/>
            <w:gridSpan w:val="6"/>
            <w:shd w:val="clear" w:color="auto" w:fill="auto"/>
          </w:tcPr>
          <w:p w14:paraId="14CB6596" w14:textId="322F656E" w:rsidR="00CC092C" w:rsidRPr="00254573" w:rsidRDefault="002D1F44" w:rsidP="00351964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CC092C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CC092C" w:rsidRPr="001A4780" w14:paraId="00D1EC11" w14:textId="77777777" w:rsidTr="00AA3611">
        <w:tc>
          <w:tcPr>
            <w:tcW w:w="752" w:type="pct"/>
            <w:shd w:val="clear" w:color="auto" w:fill="auto"/>
            <w:vAlign w:val="center"/>
          </w:tcPr>
          <w:p w14:paraId="0ACA80A9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15B6999B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92F8A5B" w14:textId="77777777" w:rsidR="00CC092C" w:rsidRPr="006C6D44" w:rsidRDefault="00CC092C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4FDB7DA1" w14:textId="77777777" w:rsidR="00CC092C" w:rsidRPr="006C6D44" w:rsidRDefault="00CC092C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326F68A6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770E7601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</w:tr>
      <w:tr w:rsidR="00CC092C" w:rsidRPr="001A4780" w14:paraId="1624B5B1" w14:textId="77777777" w:rsidTr="00AA3611">
        <w:tc>
          <w:tcPr>
            <w:tcW w:w="752" w:type="pct"/>
            <w:shd w:val="clear" w:color="auto" w:fill="auto"/>
            <w:vAlign w:val="center"/>
          </w:tcPr>
          <w:p w14:paraId="105A0AA4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956ED79" w14:textId="77777777" w:rsidR="00CC092C" w:rsidRPr="003804BF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2" w:type="pct"/>
            <w:shd w:val="clear" w:color="auto" w:fill="auto"/>
          </w:tcPr>
          <w:p w14:paraId="46E133A1" w14:textId="77777777" w:rsidR="00CC092C" w:rsidRPr="003804BF" w:rsidRDefault="00CC092C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4886829A" w14:textId="77777777" w:rsidR="00CC092C" w:rsidRPr="003804BF" w:rsidRDefault="00CC092C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6B4D22FD" w14:textId="5F52FB2F" w:rsidR="00CC092C" w:rsidRPr="003804BF" w:rsidRDefault="002D1F44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8" w:type="pct"/>
            <w:shd w:val="clear" w:color="auto" w:fill="auto"/>
          </w:tcPr>
          <w:p w14:paraId="094423F9" w14:textId="734B40DE" w:rsidR="00CC092C" w:rsidRPr="003804BF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CC092C" w:rsidRPr="001B3D35" w14:paraId="52BDD12E" w14:textId="77777777" w:rsidTr="00AA3611">
        <w:tc>
          <w:tcPr>
            <w:tcW w:w="5000" w:type="pct"/>
            <w:gridSpan w:val="6"/>
            <w:shd w:val="clear" w:color="auto" w:fill="auto"/>
          </w:tcPr>
          <w:p w14:paraId="195AFD8D" w14:textId="77777777" w:rsidR="00CC092C" w:rsidRPr="00655FB3" w:rsidRDefault="00CC092C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CC092C" w:rsidRPr="001A4780" w14:paraId="71769A18" w14:textId="77777777" w:rsidTr="00AA3611">
        <w:tc>
          <w:tcPr>
            <w:tcW w:w="752" w:type="pct"/>
            <w:shd w:val="clear" w:color="auto" w:fill="auto"/>
            <w:vAlign w:val="center"/>
          </w:tcPr>
          <w:p w14:paraId="570EAC13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shd w:val="clear" w:color="auto" w:fill="auto"/>
          </w:tcPr>
          <w:p w14:paraId="68EC30FD" w14:textId="77777777" w:rsidR="00CC092C" w:rsidRPr="003804BF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8203CD1" w14:textId="77777777" w:rsidR="00CC092C" w:rsidRPr="003804BF" w:rsidRDefault="00CC092C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17C9EEC7" w14:textId="77777777" w:rsidR="00CC092C" w:rsidRPr="003804BF" w:rsidRDefault="00CC092C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38D9FB65" w14:textId="77777777" w:rsidR="00CC092C" w:rsidRPr="003804BF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1D8E26E3" w14:textId="77777777" w:rsidR="00CC092C" w:rsidRPr="003804BF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7F4AA7F7" w14:textId="77777777" w:rsidTr="00AA3611">
        <w:tc>
          <w:tcPr>
            <w:tcW w:w="752" w:type="pct"/>
            <w:shd w:val="clear" w:color="auto" w:fill="auto"/>
            <w:vAlign w:val="center"/>
          </w:tcPr>
          <w:p w14:paraId="6E027D6E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092E8C2" w14:textId="77777777" w:rsidR="00CC092C" w:rsidRPr="003804BF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2" w:type="pct"/>
            <w:shd w:val="clear" w:color="auto" w:fill="auto"/>
          </w:tcPr>
          <w:p w14:paraId="4EF847CC" w14:textId="77777777" w:rsidR="00CC092C" w:rsidRPr="00B07477" w:rsidRDefault="00CC092C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5E7378D" w14:textId="77777777" w:rsidR="00CC092C" w:rsidRPr="00B07477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24AD8EA" w14:textId="77777777" w:rsidR="00CC092C" w:rsidRPr="003804BF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8" w:type="pct"/>
            <w:shd w:val="clear" w:color="auto" w:fill="auto"/>
          </w:tcPr>
          <w:p w14:paraId="7C7067CA" w14:textId="77777777" w:rsidR="00CC092C" w:rsidRPr="003804BF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6291994B" w14:textId="77777777" w:rsidTr="00AA3611">
        <w:tc>
          <w:tcPr>
            <w:tcW w:w="752" w:type="pct"/>
            <w:shd w:val="clear" w:color="auto" w:fill="auto"/>
            <w:vAlign w:val="center"/>
          </w:tcPr>
          <w:p w14:paraId="6E1AAB09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0205F4D" w14:textId="77777777" w:rsidR="00CC092C" w:rsidRPr="00B07477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2" w:type="pct"/>
            <w:shd w:val="clear" w:color="auto" w:fill="auto"/>
          </w:tcPr>
          <w:p w14:paraId="44F4B728" w14:textId="77777777" w:rsidR="00CC092C" w:rsidRPr="002B372D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7B235D7B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16C643BA" w14:textId="77777777" w:rsidR="00CC092C" w:rsidRPr="00B07477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8" w:type="pct"/>
            <w:shd w:val="clear" w:color="auto" w:fill="auto"/>
          </w:tcPr>
          <w:p w14:paraId="24516B64" w14:textId="5C410A01" w:rsidR="00CC092C" w:rsidRPr="00655FB3" w:rsidRDefault="005E416A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CC092C" w:rsidRPr="001A4780" w14:paraId="10BFAB50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06B2B468" w14:textId="77777777" w:rsidR="00CC092C" w:rsidRPr="009968C5" w:rsidRDefault="00CC092C" w:rsidP="00351964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CC092C" w:rsidRPr="001A4780" w14:paraId="61CF9BB5" w14:textId="77777777" w:rsidTr="00AA3611">
        <w:tc>
          <w:tcPr>
            <w:tcW w:w="752" w:type="pct"/>
            <w:shd w:val="clear" w:color="auto" w:fill="auto"/>
          </w:tcPr>
          <w:p w14:paraId="241BD203" w14:textId="77777777" w:rsidR="00CC092C" w:rsidRPr="009968C5" w:rsidRDefault="00CC092C" w:rsidP="00351964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shd w:val="clear" w:color="auto" w:fill="auto"/>
          </w:tcPr>
          <w:p w14:paraId="5A548E89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8ED089D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38706FFD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C85079D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2681EF8C" w14:textId="77777777" w:rsidR="00CC092C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1610CFA3" w14:textId="77777777" w:rsidTr="00AA3611">
        <w:tc>
          <w:tcPr>
            <w:tcW w:w="752" w:type="pct"/>
            <w:shd w:val="clear" w:color="auto" w:fill="auto"/>
            <w:vAlign w:val="center"/>
          </w:tcPr>
          <w:p w14:paraId="74956463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23930EA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2" w:type="pct"/>
            <w:shd w:val="clear" w:color="auto" w:fill="auto"/>
          </w:tcPr>
          <w:p w14:paraId="071639BB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7AB181AA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06C84295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8" w:type="pct"/>
            <w:shd w:val="clear" w:color="auto" w:fill="auto"/>
          </w:tcPr>
          <w:p w14:paraId="4BAF104A" w14:textId="77777777" w:rsidR="00CC092C" w:rsidRDefault="00CC092C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628F46E9" w14:textId="77777777" w:rsidTr="00AA3611">
        <w:tc>
          <w:tcPr>
            <w:tcW w:w="752" w:type="pct"/>
            <w:shd w:val="clear" w:color="auto" w:fill="auto"/>
            <w:vAlign w:val="center"/>
          </w:tcPr>
          <w:p w14:paraId="6C639ECB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4CFB0F1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2" w:type="pct"/>
            <w:shd w:val="clear" w:color="auto" w:fill="auto"/>
          </w:tcPr>
          <w:p w14:paraId="6EC3F1E1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6E2326E4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5597F715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8" w:type="pct"/>
            <w:shd w:val="clear" w:color="auto" w:fill="auto"/>
          </w:tcPr>
          <w:p w14:paraId="41EEBD04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7ED61ADD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76D19D5F" w14:textId="77777777" w:rsidR="00AA6519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CC092C" w:rsidRPr="001A4780" w14:paraId="2B787F48" w14:textId="77777777" w:rsidTr="00AA3611">
        <w:tc>
          <w:tcPr>
            <w:tcW w:w="752" w:type="pct"/>
            <w:shd w:val="clear" w:color="auto" w:fill="auto"/>
            <w:vAlign w:val="center"/>
          </w:tcPr>
          <w:p w14:paraId="1DFA5125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707C35F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2" w:type="pct"/>
            <w:shd w:val="clear" w:color="auto" w:fill="auto"/>
          </w:tcPr>
          <w:p w14:paraId="6FDEDF90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54337F2A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56A23EA8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8" w:type="pct"/>
            <w:shd w:val="clear" w:color="auto" w:fill="auto"/>
          </w:tcPr>
          <w:p w14:paraId="294A890D" w14:textId="77777777" w:rsidR="00CC092C" w:rsidRDefault="00CC092C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CC092C" w:rsidRPr="001A4780" w14:paraId="5B1526DF" w14:textId="77777777" w:rsidTr="00AA3611">
        <w:tc>
          <w:tcPr>
            <w:tcW w:w="752" w:type="pct"/>
            <w:shd w:val="clear" w:color="auto" w:fill="auto"/>
            <w:vAlign w:val="center"/>
          </w:tcPr>
          <w:p w14:paraId="48B7B28A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A49399D" w14:textId="77777777" w:rsidR="00CC092C" w:rsidRPr="001A4780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2" w:type="pct"/>
            <w:shd w:val="clear" w:color="auto" w:fill="auto"/>
          </w:tcPr>
          <w:p w14:paraId="763421EF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4906CF3A" w14:textId="77777777" w:rsidR="00CC092C" w:rsidRPr="001A4780" w:rsidRDefault="00CC092C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2548B239" w14:textId="77777777" w:rsidR="00CC092C" w:rsidRPr="001A4780" w:rsidRDefault="00CC092C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8" w:type="pct"/>
            <w:shd w:val="clear" w:color="auto" w:fill="auto"/>
          </w:tcPr>
          <w:p w14:paraId="70E9F97D" w14:textId="77777777" w:rsidR="00CC092C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2D4C8D70" w14:textId="77777777" w:rsidTr="00AA3611">
        <w:tc>
          <w:tcPr>
            <w:tcW w:w="752" w:type="pct"/>
            <w:shd w:val="clear" w:color="auto" w:fill="auto"/>
            <w:vAlign w:val="center"/>
          </w:tcPr>
          <w:p w14:paraId="55811998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4BFBB3A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2" w:type="pct"/>
            <w:shd w:val="clear" w:color="auto" w:fill="auto"/>
          </w:tcPr>
          <w:p w14:paraId="5A7E8632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42EF1C1B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6A161FE2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8" w:type="pct"/>
            <w:shd w:val="clear" w:color="auto" w:fill="auto"/>
          </w:tcPr>
          <w:p w14:paraId="6DD20667" w14:textId="77777777" w:rsidR="00CC092C" w:rsidRDefault="00CC092C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</w:t>
            </w:r>
            <w:r>
              <w:rPr>
                <w:sz w:val="20"/>
              </w:rPr>
              <w:lastRenderedPageBreak/>
              <w:t xml:space="preserve">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CC092C" w:rsidRPr="001A4780" w14:paraId="22380538" w14:textId="77777777" w:rsidTr="00AA3611">
        <w:tc>
          <w:tcPr>
            <w:tcW w:w="752" w:type="pct"/>
            <w:shd w:val="clear" w:color="auto" w:fill="auto"/>
            <w:vAlign w:val="center"/>
          </w:tcPr>
          <w:p w14:paraId="6CDACA71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0953934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2" w:type="pct"/>
            <w:shd w:val="clear" w:color="auto" w:fill="auto"/>
          </w:tcPr>
          <w:p w14:paraId="17C045CD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46428F02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2" w:type="pct"/>
            <w:shd w:val="clear" w:color="auto" w:fill="auto"/>
          </w:tcPr>
          <w:p w14:paraId="027508C9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8" w:type="pct"/>
            <w:shd w:val="clear" w:color="auto" w:fill="auto"/>
          </w:tcPr>
          <w:p w14:paraId="5EDEBE51" w14:textId="77777777" w:rsidR="00CC092C" w:rsidRDefault="00CC092C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CC092C" w:rsidRPr="001A4780" w14:paraId="11E5E854" w14:textId="77777777" w:rsidTr="00AA3611">
        <w:tc>
          <w:tcPr>
            <w:tcW w:w="752" w:type="pct"/>
            <w:shd w:val="clear" w:color="auto" w:fill="auto"/>
            <w:vAlign w:val="center"/>
          </w:tcPr>
          <w:p w14:paraId="5A2CED04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88D8AB9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2" w:type="pct"/>
            <w:shd w:val="clear" w:color="auto" w:fill="auto"/>
          </w:tcPr>
          <w:p w14:paraId="390F8DA2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24B9630F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7719FCCE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8" w:type="pct"/>
            <w:shd w:val="clear" w:color="auto" w:fill="auto"/>
          </w:tcPr>
          <w:p w14:paraId="3B045A2E" w14:textId="77777777" w:rsidR="00CC092C" w:rsidRDefault="00CC092C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31046D67" w14:textId="77777777" w:rsidR="00CC092C" w:rsidRDefault="00CC092C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CC092C" w:rsidRPr="001A4780" w14:paraId="7122DF72" w14:textId="77777777" w:rsidTr="00AA3611">
        <w:tc>
          <w:tcPr>
            <w:tcW w:w="752" w:type="pct"/>
            <w:shd w:val="clear" w:color="auto" w:fill="auto"/>
            <w:vAlign w:val="center"/>
          </w:tcPr>
          <w:p w14:paraId="3C0EA52C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8E36DD7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2" w:type="pct"/>
            <w:shd w:val="clear" w:color="auto" w:fill="auto"/>
          </w:tcPr>
          <w:p w14:paraId="67F99750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6D2EB978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348E0F87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8" w:type="pct"/>
            <w:shd w:val="clear" w:color="auto" w:fill="auto"/>
          </w:tcPr>
          <w:p w14:paraId="48F68D47" w14:textId="77777777" w:rsidR="00CC092C" w:rsidRDefault="00CC092C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3596B177" w14:textId="77777777" w:rsidR="00CC092C" w:rsidRDefault="00CC092C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CC092C" w:rsidRPr="001A4780" w14:paraId="5CC1BEC6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61E3019D" w14:textId="292B99C3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CC092C" w:rsidRPr="001A4780" w14:paraId="1428FBDC" w14:textId="77777777" w:rsidTr="00AA3611">
        <w:tc>
          <w:tcPr>
            <w:tcW w:w="752" w:type="pct"/>
            <w:shd w:val="clear" w:color="auto" w:fill="auto"/>
            <w:vAlign w:val="center"/>
          </w:tcPr>
          <w:p w14:paraId="0FC08A80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688DF86F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2980B369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  <w:vAlign w:val="center"/>
          </w:tcPr>
          <w:p w14:paraId="496F8B00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57346041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0F5D94FA" w14:textId="77777777" w:rsidR="00CC092C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7EE11744" w14:textId="77777777" w:rsidTr="00AA3611">
        <w:tc>
          <w:tcPr>
            <w:tcW w:w="752" w:type="pct"/>
            <w:shd w:val="clear" w:color="auto" w:fill="auto"/>
            <w:vAlign w:val="center"/>
          </w:tcPr>
          <w:p w14:paraId="0352F3E1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2062A0C2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02BDF7CB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4CD7CB89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0DA827BC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0708FD11" w14:textId="77777777" w:rsidR="00CC092C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CC092C" w:rsidRPr="001A4780" w14:paraId="4A3F55F2" w14:textId="77777777" w:rsidTr="00AA3611">
        <w:tc>
          <w:tcPr>
            <w:tcW w:w="752" w:type="pct"/>
            <w:shd w:val="clear" w:color="auto" w:fill="auto"/>
            <w:vAlign w:val="center"/>
          </w:tcPr>
          <w:p w14:paraId="1C467E59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5769CC5C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10D1CFD3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  <w:vAlign w:val="center"/>
          </w:tcPr>
          <w:p w14:paraId="5C1E826E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197E9952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28CC8CB9" w14:textId="77777777" w:rsidR="00CC092C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3CE5B427" w14:textId="77777777" w:rsidTr="00AA3611">
        <w:tc>
          <w:tcPr>
            <w:tcW w:w="752" w:type="pct"/>
            <w:shd w:val="clear" w:color="auto" w:fill="auto"/>
            <w:vAlign w:val="center"/>
          </w:tcPr>
          <w:p w14:paraId="7AD0FC5A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E6E07ED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1E32D2E9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1ED1F6E2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7F90574" w14:textId="511B85A3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27532CAD" w14:textId="77777777" w:rsidR="00CC092C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65FC6AC2" w14:textId="77777777" w:rsidTr="00AA3611">
        <w:tc>
          <w:tcPr>
            <w:tcW w:w="752" w:type="pct"/>
            <w:shd w:val="clear" w:color="auto" w:fill="auto"/>
            <w:vAlign w:val="center"/>
          </w:tcPr>
          <w:p w14:paraId="533D04B3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6EA1A45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3DFEC1B4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7159DACC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1F2BBE18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6C286D77" w14:textId="77777777" w:rsidR="00CC092C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0796489" w14:textId="77777777" w:rsidTr="00AA3611">
        <w:tc>
          <w:tcPr>
            <w:tcW w:w="752" w:type="pct"/>
            <w:shd w:val="clear" w:color="auto" w:fill="auto"/>
            <w:vAlign w:val="center"/>
          </w:tcPr>
          <w:p w14:paraId="259A0B3C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1ADBFB6" w14:textId="3BAA42C7" w:rsidR="00B80981" w:rsidRPr="00E87917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1A06476" w14:textId="0DD0A04A" w:rsidR="00B80981" w:rsidRPr="00E87917" w:rsidRDefault="00B80981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213AD750" w14:textId="17A2021D" w:rsidR="00B80981" w:rsidRPr="00E87917" w:rsidRDefault="00B80981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6962E6BC" w14:textId="3D37D419" w:rsidR="00B80981" w:rsidRPr="00E87917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123AAFDD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E396448" w14:textId="77777777" w:rsidTr="00AA3611">
        <w:tc>
          <w:tcPr>
            <w:tcW w:w="752" w:type="pct"/>
            <w:shd w:val="clear" w:color="auto" w:fill="auto"/>
            <w:vAlign w:val="center"/>
          </w:tcPr>
          <w:p w14:paraId="1F989056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AE5F062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243C1D6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1C6FE73E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0C06E75B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7FE63983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10A273E" w14:textId="77777777" w:rsidTr="00AA3611">
        <w:tc>
          <w:tcPr>
            <w:tcW w:w="752" w:type="pct"/>
            <w:vMerge w:val="restart"/>
            <w:shd w:val="clear" w:color="auto" w:fill="auto"/>
            <w:vAlign w:val="center"/>
          </w:tcPr>
          <w:p w14:paraId="3AC8E437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47E7E573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65A53F5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7253960C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0BB04578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0465D0DB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4EF22A9" w14:textId="77777777" w:rsidTr="00AA3611">
        <w:tc>
          <w:tcPr>
            <w:tcW w:w="752" w:type="pct"/>
            <w:vMerge/>
            <w:shd w:val="clear" w:color="auto" w:fill="auto"/>
            <w:vAlign w:val="center"/>
          </w:tcPr>
          <w:p w14:paraId="0D904C85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3D4395E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FA9CE0D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205288CA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19566C7A" w14:textId="3ACDA44F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238C358D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759EDA8" w14:textId="77777777" w:rsidTr="00AA3611">
        <w:tc>
          <w:tcPr>
            <w:tcW w:w="752" w:type="pct"/>
            <w:vMerge/>
            <w:shd w:val="clear" w:color="auto" w:fill="auto"/>
            <w:vAlign w:val="center"/>
          </w:tcPr>
          <w:p w14:paraId="75118F53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DB44C81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2" w:type="pct"/>
            <w:shd w:val="clear" w:color="auto" w:fill="auto"/>
          </w:tcPr>
          <w:p w14:paraId="48E7B32D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7BD195AB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3267B689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8" w:type="pct"/>
            <w:shd w:val="clear" w:color="auto" w:fill="auto"/>
          </w:tcPr>
          <w:p w14:paraId="4FD27185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B80981" w:rsidRPr="001A4780" w14:paraId="1A1BE38B" w14:textId="77777777" w:rsidTr="00AA3611">
        <w:tc>
          <w:tcPr>
            <w:tcW w:w="752" w:type="pct"/>
            <w:shd w:val="clear" w:color="auto" w:fill="auto"/>
            <w:vAlign w:val="center"/>
          </w:tcPr>
          <w:p w14:paraId="2FFF26EA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A84B386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7FE817AF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05E18605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37DF2171" w14:textId="0D7B2C32" w:rsidR="00B80981" w:rsidRPr="00655FB3" w:rsidRDefault="002D1F44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B80981">
              <w:rPr>
                <w:sz w:val="20"/>
              </w:rPr>
              <w:t xml:space="preserve"> документа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0612CBAA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80558AA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3AF51A79" w14:textId="495B1FC7" w:rsidR="00B80981" w:rsidRDefault="002D1F44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B80981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B80981" w:rsidRPr="001A4780" w14:paraId="71FFA6D3" w14:textId="77777777" w:rsidTr="00AA3611">
        <w:tc>
          <w:tcPr>
            <w:tcW w:w="752" w:type="pct"/>
            <w:shd w:val="clear" w:color="auto" w:fill="auto"/>
            <w:vAlign w:val="center"/>
          </w:tcPr>
          <w:p w14:paraId="30276141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71CAB8E0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09236768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  <w:vAlign w:val="center"/>
          </w:tcPr>
          <w:p w14:paraId="2E42C830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5306B73F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43B0D59C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6AB75D0" w14:textId="77777777" w:rsidTr="00AA3611">
        <w:tc>
          <w:tcPr>
            <w:tcW w:w="752" w:type="pct"/>
            <w:shd w:val="clear" w:color="auto" w:fill="auto"/>
            <w:vAlign w:val="center"/>
          </w:tcPr>
          <w:p w14:paraId="77AFCEBB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2E9AD34C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04A8CBBA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5A9C4C20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39215240" w14:textId="47DEF62D" w:rsidR="00B80981" w:rsidRPr="00655FB3" w:rsidRDefault="002D1F44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4E5D26EF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B80981" w:rsidRPr="001A4780" w14:paraId="1AE9DE47" w14:textId="77777777" w:rsidTr="00AA3611">
        <w:tc>
          <w:tcPr>
            <w:tcW w:w="752" w:type="pct"/>
            <w:shd w:val="clear" w:color="auto" w:fill="auto"/>
            <w:vAlign w:val="center"/>
          </w:tcPr>
          <w:p w14:paraId="5AD3A858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04EE1482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3C957F37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  <w:vAlign w:val="center"/>
          </w:tcPr>
          <w:p w14:paraId="4E3E3F77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451593F1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67D96AFA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F1E4F5A" w14:textId="77777777" w:rsidTr="00AA3611">
        <w:tc>
          <w:tcPr>
            <w:tcW w:w="752" w:type="pct"/>
            <w:shd w:val="clear" w:color="auto" w:fill="auto"/>
            <w:vAlign w:val="center"/>
          </w:tcPr>
          <w:p w14:paraId="1900FB06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5AAD59E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15D1F055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31FDAFDE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6C5099F5" w14:textId="4F65EA53" w:rsidR="00B80981" w:rsidRPr="00655FB3" w:rsidRDefault="002D1F44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8" w:type="pct"/>
            <w:shd w:val="clear" w:color="auto" w:fill="auto"/>
          </w:tcPr>
          <w:p w14:paraId="6B2F42B0" w14:textId="1D3C01F8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B80981" w:rsidRPr="001A4780" w14:paraId="0A7936C2" w14:textId="77777777" w:rsidTr="00AA3611">
        <w:tc>
          <w:tcPr>
            <w:tcW w:w="5000" w:type="pct"/>
            <w:gridSpan w:val="6"/>
            <w:shd w:val="clear" w:color="auto" w:fill="auto"/>
          </w:tcPr>
          <w:p w14:paraId="18D6FB73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B80981" w:rsidRPr="001A4780" w14:paraId="00BB9999" w14:textId="77777777" w:rsidTr="00AA3611">
        <w:tc>
          <w:tcPr>
            <w:tcW w:w="752" w:type="pct"/>
            <w:shd w:val="clear" w:color="auto" w:fill="auto"/>
          </w:tcPr>
          <w:p w14:paraId="67366AFE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shd w:val="clear" w:color="auto" w:fill="auto"/>
          </w:tcPr>
          <w:p w14:paraId="2DB38D28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5C3B0D2C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shd w:val="clear" w:color="auto" w:fill="auto"/>
          </w:tcPr>
          <w:p w14:paraId="6075426D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0D822997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</w:tcPr>
          <w:p w14:paraId="55823F1A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1C3BB0FA" w14:textId="77777777" w:rsidTr="00AA3611">
        <w:tc>
          <w:tcPr>
            <w:tcW w:w="752" w:type="pct"/>
            <w:shd w:val="clear" w:color="auto" w:fill="auto"/>
          </w:tcPr>
          <w:p w14:paraId="38002B32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985E1DF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2" w:type="pct"/>
            <w:shd w:val="clear" w:color="auto" w:fill="auto"/>
          </w:tcPr>
          <w:p w14:paraId="203722F9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7E4560C7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469EA695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8" w:type="pct"/>
            <w:shd w:val="clear" w:color="auto" w:fill="auto"/>
          </w:tcPr>
          <w:p w14:paraId="4F69785F" w14:textId="57F85EF8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DD515E">
              <w:rPr>
                <w:sz w:val="20"/>
              </w:rPr>
              <w:t xml:space="preserve">При приеме </w:t>
            </w:r>
            <w:r>
              <w:rPr>
                <w:sz w:val="20"/>
              </w:rPr>
              <w:t xml:space="preserve">значение </w:t>
            </w:r>
            <w:r w:rsidRPr="00DD515E">
              <w:rPr>
                <w:sz w:val="20"/>
              </w:rPr>
              <w:t xml:space="preserve">контролируется </w:t>
            </w:r>
            <w:r>
              <w:rPr>
                <w:sz w:val="20"/>
              </w:rPr>
              <w:t xml:space="preserve">на равенство </w:t>
            </w:r>
            <w:r w:rsidRPr="00DD515E">
              <w:rPr>
                <w:sz w:val="20"/>
              </w:rPr>
              <w:t>максимальному номеру изменения данного протокола в данной закупке, увеличенному на 1</w:t>
            </w:r>
          </w:p>
        </w:tc>
      </w:tr>
      <w:tr w:rsidR="00B80981" w:rsidRPr="001A4780" w14:paraId="731440CC" w14:textId="77777777" w:rsidTr="00AA3611">
        <w:tc>
          <w:tcPr>
            <w:tcW w:w="752" w:type="pct"/>
            <w:shd w:val="clear" w:color="auto" w:fill="auto"/>
          </w:tcPr>
          <w:p w14:paraId="39011FD7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B2F5DB5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2" w:type="pct"/>
            <w:shd w:val="clear" w:color="auto" w:fill="auto"/>
          </w:tcPr>
          <w:p w14:paraId="632AEA74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00714E2B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15D07BED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8" w:type="pct"/>
            <w:shd w:val="clear" w:color="auto" w:fill="auto"/>
          </w:tcPr>
          <w:p w14:paraId="7A2EDE54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0CD30470" w14:textId="77777777" w:rsidTr="00AA3611">
        <w:tc>
          <w:tcPr>
            <w:tcW w:w="752" w:type="pct"/>
            <w:shd w:val="clear" w:color="auto" w:fill="auto"/>
          </w:tcPr>
          <w:p w14:paraId="6B06D981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0D30C66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2" w:type="pct"/>
            <w:shd w:val="clear" w:color="auto" w:fill="auto"/>
          </w:tcPr>
          <w:p w14:paraId="3B8F5323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04753465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1F67BAFE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8" w:type="pct"/>
            <w:shd w:val="clear" w:color="auto" w:fill="auto"/>
          </w:tcPr>
          <w:p w14:paraId="697D73DE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7D88CE6" w14:textId="77777777" w:rsidTr="00AA3611">
        <w:tc>
          <w:tcPr>
            <w:tcW w:w="752" w:type="pct"/>
            <w:shd w:val="clear" w:color="auto" w:fill="auto"/>
          </w:tcPr>
          <w:p w14:paraId="165DE8AC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BB3D9DD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2" w:type="pct"/>
            <w:shd w:val="clear" w:color="auto" w:fill="auto"/>
          </w:tcPr>
          <w:p w14:paraId="2DB9C2C9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4A726825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2122617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8" w:type="pct"/>
            <w:shd w:val="clear" w:color="auto" w:fill="auto"/>
          </w:tcPr>
          <w:p w14:paraId="2D4C013F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2127B0E" w14:textId="77777777" w:rsidTr="00AA3611">
        <w:tc>
          <w:tcPr>
            <w:tcW w:w="5000" w:type="pct"/>
            <w:gridSpan w:val="6"/>
            <w:shd w:val="clear" w:color="auto" w:fill="auto"/>
          </w:tcPr>
          <w:p w14:paraId="29A24A8B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B80981" w:rsidRPr="001A4780" w14:paraId="3A0DB4BC" w14:textId="77777777" w:rsidTr="00AA3611">
        <w:tc>
          <w:tcPr>
            <w:tcW w:w="752" w:type="pct"/>
            <w:shd w:val="clear" w:color="auto" w:fill="auto"/>
          </w:tcPr>
          <w:p w14:paraId="2A07A9A5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shd w:val="clear" w:color="auto" w:fill="auto"/>
          </w:tcPr>
          <w:p w14:paraId="0303E574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78643B2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04DFD21F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98C9A33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42044D13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167F4C3" w14:textId="77777777" w:rsidTr="00AA3611">
        <w:tc>
          <w:tcPr>
            <w:tcW w:w="752" w:type="pct"/>
            <w:vMerge w:val="restart"/>
            <w:shd w:val="clear" w:color="auto" w:fill="auto"/>
            <w:vAlign w:val="center"/>
          </w:tcPr>
          <w:p w14:paraId="3ADB5A2D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0C1F4DF0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2" w:type="pct"/>
            <w:shd w:val="clear" w:color="auto" w:fill="auto"/>
          </w:tcPr>
          <w:p w14:paraId="27FD9EA5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47BBEB18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F36D8AE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8" w:type="pct"/>
            <w:shd w:val="clear" w:color="auto" w:fill="auto"/>
          </w:tcPr>
          <w:p w14:paraId="46234056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D91C0DD" w14:textId="77777777" w:rsidTr="00AA3611">
        <w:tc>
          <w:tcPr>
            <w:tcW w:w="752" w:type="pct"/>
            <w:vMerge/>
            <w:shd w:val="clear" w:color="auto" w:fill="auto"/>
          </w:tcPr>
          <w:p w14:paraId="1C25CEA9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175D97F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</w:t>
            </w:r>
            <w:r w:rsidRPr="00F420D3">
              <w:rPr>
                <w:sz w:val="20"/>
              </w:rPr>
              <w:lastRenderedPageBreak/>
              <w:t>ion</w:t>
            </w:r>
          </w:p>
        </w:tc>
        <w:tc>
          <w:tcPr>
            <w:tcW w:w="202" w:type="pct"/>
            <w:shd w:val="clear" w:color="auto" w:fill="auto"/>
          </w:tcPr>
          <w:p w14:paraId="5125CE81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lastRenderedPageBreak/>
              <w:t>O</w:t>
            </w:r>
          </w:p>
        </w:tc>
        <w:tc>
          <w:tcPr>
            <w:tcW w:w="476" w:type="pct"/>
            <w:shd w:val="clear" w:color="auto" w:fill="auto"/>
          </w:tcPr>
          <w:p w14:paraId="326FFDF6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D6E8AB5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 xml:space="preserve">Предписание органа, </w:t>
            </w:r>
            <w:r w:rsidRPr="00F420D3">
              <w:rPr>
                <w:sz w:val="20"/>
              </w:rPr>
              <w:lastRenderedPageBreak/>
              <w:t>уполномоченного на осуществление контроля</w:t>
            </w:r>
          </w:p>
        </w:tc>
        <w:tc>
          <w:tcPr>
            <w:tcW w:w="1398" w:type="pct"/>
            <w:shd w:val="clear" w:color="auto" w:fill="auto"/>
          </w:tcPr>
          <w:p w14:paraId="64CBE80A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8450D04" w14:textId="77777777" w:rsidTr="00AA3611">
        <w:tc>
          <w:tcPr>
            <w:tcW w:w="752" w:type="pct"/>
            <w:vMerge/>
            <w:shd w:val="clear" w:color="auto" w:fill="auto"/>
          </w:tcPr>
          <w:p w14:paraId="5BA0DA71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4E8FA24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2" w:type="pct"/>
            <w:shd w:val="clear" w:color="auto" w:fill="auto"/>
          </w:tcPr>
          <w:p w14:paraId="38D10FCB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4757BAFC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BAD2007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8" w:type="pct"/>
            <w:shd w:val="clear" w:color="auto" w:fill="auto"/>
          </w:tcPr>
          <w:p w14:paraId="0BB27527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09BD2C3" w14:textId="77777777" w:rsidTr="00AA3611">
        <w:tc>
          <w:tcPr>
            <w:tcW w:w="752" w:type="pct"/>
            <w:vMerge/>
            <w:shd w:val="clear" w:color="auto" w:fill="auto"/>
          </w:tcPr>
          <w:p w14:paraId="6C1146F7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DDC5CE0" w14:textId="08B69480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9E3F3D6" w14:textId="5F6BB0FD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790E3952" w14:textId="4171C67B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31BA042A" w14:textId="44D83E1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483E7F06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6DFBA88" w14:textId="77777777" w:rsidTr="00AA3611">
        <w:tc>
          <w:tcPr>
            <w:tcW w:w="5000" w:type="pct"/>
            <w:gridSpan w:val="6"/>
            <w:shd w:val="clear" w:color="auto" w:fill="auto"/>
          </w:tcPr>
          <w:p w14:paraId="14F1448E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B80981" w:rsidRPr="001A4780" w14:paraId="65ADD2F3" w14:textId="77777777" w:rsidTr="00AA3611">
        <w:tc>
          <w:tcPr>
            <w:tcW w:w="752" w:type="pct"/>
            <w:shd w:val="clear" w:color="auto" w:fill="auto"/>
          </w:tcPr>
          <w:p w14:paraId="500396B2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shd w:val="clear" w:color="auto" w:fill="auto"/>
          </w:tcPr>
          <w:p w14:paraId="34B919B5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C1C15F0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1C826238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50FEC380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589EF870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6365869" w14:textId="77777777" w:rsidTr="00AA3611">
        <w:tc>
          <w:tcPr>
            <w:tcW w:w="752" w:type="pct"/>
            <w:shd w:val="clear" w:color="auto" w:fill="auto"/>
          </w:tcPr>
          <w:p w14:paraId="5882B48E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955843A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2" w:type="pct"/>
            <w:shd w:val="clear" w:color="auto" w:fill="auto"/>
          </w:tcPr>
          <w:p w14:paraId="50BE7A57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36682A35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5527FB7C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8" w:type="pct"/>
            <w:shd w:val="clear" w:color="auto" w:fill="auto"/>
          </w:tcPr>
          <w:p w14:paraId="79E7A1C7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CA5F394" w14:textId="77777777" w:rsidTr="00AA3611">
        <w:tc>
          <w:tcPr>
            <w:tcW w:w="5000" w:type="pct"/>
            <w:gridSpan w:val="6"/>
            <w:shd w:val="clear" w:color="auto" w:fill="auto"/>
          </w:tcPr>
          <w:p w14:paraId="2DEA9D6C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B80981" w:rsidRPr="001A4780" w14:paraId="3503EA77" w14:textId="77777777" w:rsidTr="00AA3611">
        <w:tc>
          <w:tcPr>
            <w:tcW w:w="752" w:type="pct"/>
            <w:shd w:val="clear" w:color="auto" w:fill="auto"/>
          </w:tcPr>
          <w:p w14:paraId="257E4936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shd w:val="clear" w:color="auto" w:fill="auto"/>
          </w:tcPr>
          <w:p w14:paraId="78CB6B4A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EDFEB72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5F584E1A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59B9258B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2EE22721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954647B" w14:textId="77777777" w:rsidTr="00AA3611">
        <w:tc>
          <w:tcPr>
            <w:tcW w:w="752" w:type="pct"/>
            <w:vMerge w:val="restart"/>
            <w:shd w:val="clear" w:color="auto" w:fill="auto"/>
            <w:vAlign w:val="center"/>
          </w:tcPr>
          <w:p w14:paraId="7246AA06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1BF59D5F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2" w:type="pct"/>
            <w:shd w:val="clear" w:color="auto" w:fill="auto"/>
          </w:tcPr>
          <w:p w14:paraId="38A2FC49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5FB54DE4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97A07B5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8" w:type="pct"/>
            <w:shd w:val="clear" w:color="auto" w:fill="auto"/>
          </w:tcPr>
          <w:p w14:paraId="69868976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BF2C0E0" w14:textId="77777777" w:rsidTr="00AA3611">
        <w:tc>
          <w:tcPr>
            <w:tcW w:w="752" w:type="pct"/>
            <w:vMerge/>
            <w:shd w:val="clear" w:color="auto" w:fill="auto"/>
          </w:tcPr>
          <w:p w14:paraId="659FC31C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D0CEFC0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2" w:type="pct"/>
            <w:shd w:val="clear" w:color="auto" w:fill="auto"/>
          </w:tcPr>
          <w:p w14:paraId="345665C7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718B52A4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8EE4522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8" w:type="pct"/>
            <w:shd w:val="clear" w:color="auto" w:fill="auto"/>
          </w:tcPr>
          <w:p w14:paraId="37DEDDE1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AF58EA8" w14:textId="77777777" w:rsidTr="00AA3611">
        <w:tc>
          <w:tcPr>
            <w:tcW w:w="5000" w:type="pct"/>
            <w:gridSpan w:val="6"/>
            <w:shd w:val="clear" w:color="auto" w:fill="auto"/>
          </w:tcPr>
          <w:p w14:paraId="2ADE3DCC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B80981" w:rsidRPr="001A4780" w14:paraId="6C67A4CC" w14:textId="77777777" w:rsidTr="00AA3611">
        <w:tc>
          <w:tcPr>
            <w:tcW w:w="752" w:type="pct"/>
            <w:shd w:val="clear" w:color="auto" w:fill="auto"/>
          </w:tcPr>
          <w:p w14:paraId="296E8AD0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shd w:val="clear" w:color="auto" w:fill="auto"/>
          </w:tcPr>
          <w:p w14:paraId="10D027DB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C95AB51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34DA0317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AB559D5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A43F701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C4EDF92" w14:textId="77777777" w:rsidTr="00AA3611">
        <w:tc>
          <w:tcPr>
            <w:tcW w:w="752" w:type="pct"/>
            <w:shd w:val="clear" w:color="auto" w:fill="auto"/>
          </w:tcPr>
          <w:p w14:paraId="5F2A123B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C0A3F77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2" w:type="pct"/>
            <w:shd w:val="clear" w:color="auto" w:fill="auto"/>
          </w:tcPr>
          <w:p w14:paraId="6031B6DC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6E40EEB6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2" w:type="pct"/>
            <w:shd w:val="clear" w:color="auto" w:fill="auto"/>
          </w:tcPr>
          <w:p w14:paraId="4C129F52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8" w:type="pct"/>
            <w:shd w:val="clear" w:color="auto" w:fill="auto"/>
          </w:tcPr>
          <w:p w14:paraId="0176F984" w14:textId="785B6170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B80981" w:rsidRPr="001A4780" w14:paraId="08394350" w14:textId="77777777" w:rsidTr="00AA3611">
        <w:tc>
          <w:tcPr>
            <w:tcW w:w="752" w:type="pct"/>
            <w:shd w:val="clear" w:color="auto" w:fill="auto"/>
          </w:tcPr>
          <w:p w14:paraId="08E3BABC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37F834F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2" w:type="pct"/>
            <w:shd w:val="clear" w:color="auto" w:fill="auto"/>
          </w:tcPr>
          <w:p w14:paraId="6DDD2C56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58FAD9C0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2" w:type="pct"/>
            <w:shd w:val="clear" w:color="auto" w:fill="auto"/>
          </w:tcPr>
          <w:p w14:paraId="2A8073FE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8" w:type="pct"/>
            <w:shd w:val="clear" w:color="auto" w:fill="auto"/>
          </w:tcPr>
          <w:p w14:paraId="1CEE9790" w14:textId="27089983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B80981" w:rsidRPr="001A4780" w14:paraId="27EF869B" w14:textId="77777777" w:rsidTr="00AA3611">
        <w:tc>
          <w:tcPr>
            <w:tcW w:w="752" w:type="pct"/>
            <w:shd w:val="clear" w:color="auto" w:fill="auto"/>
          </w:tcPr>
          <w:p w14:paraId="17D7F8EE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3758406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2" w:type="pct"/>
            <w:shd w:val="clear" w:color="auto" w:fill="auto"/>
          </w:tcPr>
          <w:p w14:paraId="5E56B18B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3EE619C2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2" w:type="pct"/>
            <w:shd w:val="clear" w:color="auto" w:fill="auto"/>
          </w:tcPr>
          <w:p w14:paraId="1C76EF69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8" w:type="pct"/>
            <w:shd w:val="clear" w:color="auto" w:fill="auto"/>
          </w:tcPr>
          <w:p w14:paraId="19CB5102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650DA7D8" w14:textId="77777777" w:rsidTr="00AA3611">
        <w:tc>
          <w:tcPr>
            <w:tcW w:w="752" w:type="pct"/>
            <w:shd w:val="clear" w:color="auto" w:fill="auto"/>
          </w:tcPr>
          <w:p w14:paraId="2AC7AB9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0EF75B" w14:textId="1C08AFDF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2" w:type="pct"/>
            <w:shd w:val="clear" w:color="auto" w:fill="auto"/>
          </w:tcPr>
          <w:p w14:paraId="5E3431AD" w14:textId="144FAFB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1362AEF7" w14:textId="5013DD2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4BDEE989" w14:textId="251943A5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1F599A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8" w:type="pct"/>
            <w:shd w:val="clear" w:color="auto" w:fill="auto"/>
          </w:tcPr>
          <w:p w14:paraId="41B2024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2466F9A" w14:textId="77777777" w:rsidTr="00AA3611">
        <w:tc>
          <w:tcPr>
            <w:tcW w:w="752" w:type="pct"/>
            <w:shd w:val="clear" w:color="auto" w:fill="auto"/>
          </w:tcPr>
          <w:p w14:paraId="1FC47C4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FDFDB59" w14:textId="5544D62D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2" w:type="pct"/>
            <w:shd w:val="clear" w:color="auto" w:fill="auto"/>
          </w:tcPr>
          <w:p w14:paraId="59EECA56" w14:textId="4CD94FE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38D51963" w14:textId="47DACBF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623BC421" w14:textId="2FCFE9BF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8" w:type="pct"/>
            <w:shd w:val="clear" w:color="auto" w:fill="auto"/>
          </w:tcPr>
          <w:p w14:paraId="29E005A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97AE7A2" w14:textId="77777777" w:rsidTr="00AA3611">
        <w:tc>
          <w:tcPr>
            <w:tcW w:w="5000" w:type="pct"/>
            <w:gridSpan w:val="6"/>
            <w:shd w:val="clear" w:color="auto" w:fill="auto"/>
          </w:tcPr>
          <w:p w14:paraId="2B0BA9B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3FC3209A" w14:textId="77777777" w:rsidTr="00AA3611">
        <w:tc>
          <w:tcPr>
            <w:tcW w:w="752" w:type="pct"/>
            <w:shd w:val="clear" w:color="auto" w:fill="auto"/>
          </w:tcPr>
          <w:p w14:paraId="7B15325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shd w:val="clear" w:color="auto" w:fill="auto"/>
          </w:tcPr>
          <w:p w14:paraId="7739945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6FBB75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31B6B08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89EC5A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E1110E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39C5C9" w14:textId="77777777" w:rsidTr="00AA3611">
        <w:tc>
          <w:tcPr>
            <w:tcW w:w="752" w:type="pct"/>
            <w:shd w:val="clear" w:color="auto" w:fill="auto"/>
          </w:tcPr>
          <w:p w14:paraId="3BC678E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8182DC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2" w:type="pct"/>
            <w:shd w:val="clear" w:color="auto" w:fill="auto"/>
          </w:tcPr>
          <w:p w14:paraId="62A0DD3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50529FF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0CCF36D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8" w:type="pct"/>
            <w:shd w:val="clear" w:color="auto" w:fill="auto"/>
          </w:tcPr>
          <w:p w14:paraId="0477E93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EAD26F1" w14:textId="77777777" w:rsidTr="00AA3611">
        <w:tc>
          <w:tcPr>
            <w:tcW w:w="752" w:type="pct"/>
            <w:shd w:val="clear" w:color="auto" w:fill="auto"/>
          </w:tcPr>
          <w:p w14:paraId="4E65605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22E163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2" w:type="pct"/>
            <w:shd w:val="clear" w:color="auto" w:fill="auto"/>
          </w:tcPr>
          <w:p w14:paraId="5D180F2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7F0B3C9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6D1F4CE2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8" w:type="pct"/>
            <w:shd w:val="clear" w:color="auto" w:fill="auto"/>
          </w:tcPr>
          <w:p w14:paraId="64D55B95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6827491B" w14:textId="36D2D74A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FA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Федеральная антимонопольная служба;</w:t>
            </w:r>
          </w:p>
          <w:p w14:paraId="462C72D1" w14:textId="519A110A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FO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Федеральная служба по оборонному заказу;</w:t>
            </w:r>
          </w:p>
          <w:p w14:paraId="323D85E2" w14:textId="1E8CA0B3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S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Орган исполнительной власти субъекта РФ;</w:t>
            </w:r>
          </w:p>
          <w:p w14:paraId="7D45ED4A" w14:textId="13FDB45E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 xml:space="preserve">M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Орган местного самоуправления муниципального района, городского округа</w:t>
            </w:r>
          </w:p>
        </w:tc>
      </w:tr>
      <w:tr w:rsidR="004A5F56" w:rsidRPr="001A4780" w14:paraId="3EFE83A7" w14:textId="77777777" w:rsidTr="00AA3611">
        <w:tc>
          <w:tcPr>
            <w:tcW w:w="752" w:type="pct"/>
            <w:shd w:val="clear" w:color="auto" w:fill="auto"/>
          </w:tcPr>
          <w:p w14:paraId="53BBDD8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92DF56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2" w:type="pct"/>
            <w:shd w:val="clear" w:color="auto" w:fill="auto"/>
          </w:tcPr>
          <w:p w14:paraId="232D6D0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20BD81B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2" w:type="pct"/>
            <w:shd w:val="clear" w:color="auto" w:fill="auto"/>
          </w:tcPr>
          <w:p w14:paraId="2126E65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8" w:type="pct"/>
            <w:shd w:val="clear" w:color="auto" w:fill="auto"/>
          </w:tcPr>
          <w:p w14:paraId="6C6021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2A45D35" w14:textId="77777777" w:rsidTr="00AA3611">
        <w:tc>
          <w:tcPr>
            <w:tcW w:w="752" w:type="pct"/>
            <w:shd w:val="clear" w:color="auto" w:fill="auto"/>
          </w:tcPr>
          <w:p w14:paraId="450D7C0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15B002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2" w:type="pct"/>
            <w:shd w:val="clear" w:color="auto" w:fill="auto"/>
          </w:tcPr>
          <w:p w14:paraId="0B212D6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12D6ED4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5A5AA7F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8" w:type="pct"/>
            <w:shd w:val="clear" w:color="auto" w:fill="auto"/>
          </w:tcPr>
          <w:p w14:paraId="62EABEB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156F45D" w14:textId="77777777" w:rsidTr="00AA3611">
        <w:tc>
          <w:tcPr>
            <w:tcW w:w="752" w:type="pct"/>
            <w:shd w:val="clear" w:color="auto" w:fill="auto"/>
          </w:tcPr>
          <w:p w14:paraId="5698A07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850790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2" w:type="pct"/>
            <w:shd w:val="clear" w:color="auto" w:fill="auto"/>
          </w:tcPr>
          <w:p w14:paraId="0240CB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0AD2918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2" w:type="pct"/>
            <w:shd w:val="clear" w:color="auto" w:fill="auto"/>
          </w:tcPr>
          <w:p w14:paraId="4B25AE2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8" w:type="pct"/>
            <w:shd w:val="clear" w:color="auto" w:fill="auto"/>
          </w:tcPr>
          <w:p w14:paraId="7F97E5C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3EF608C" w14:textId="77777777" w:rsidTr="00AA3611">
        <w:tc>
          <w:tcPr>
            <w:tcW w:w="5000" w:type="pct"/>
            <w:gridSpan w:val="6"/>
            <w:shd w:val="clear" w:color="auto" w:fill="auto"/>
          </w:tcPr>
          <w:p w14:paraId="7FE94B0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5531E34F" w14:textId="77777777" w:rsidTr="00AA3611">
        <w:tc>
          <w:tcPr>
            <w:tcW w:w="752" w:type="pct"/>
            <w:shd w:val="clear" w:color="auto" w:fill="auto"/>
          </w:tcPr>
          <w:p w14:paraId="0157B18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shd w:val="clear" w:color="auto" w:fill="auto"/>
          </w:tcPr>
          <w:p w14:paraId="1C434E2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5D1935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2B137E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5D8C08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75EA6C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4570021" w14:textId="77777777" w:rsidTr="00AA3611">
        <w:tc>
          <w:tcPr>
            <w:tcW w:w="752" w:type="pct"/>
            <w:shd w:val="clear" w:color="auto" w:fill="auto"/>
          </w:tcPr>
          <w:p w14:paraId="75EA298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349475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2" w:type="pct"/>
            <w:shd w:val="clear" w:color="auto" w:fill="auto"/>
          </w:tcPr>
          <w:p w14:paraId="1D41A55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7A7126A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61E43D3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8" w:type="pct"/>
            <w:shd w:val="clear" w:color="auto" w:fill="auto"/>
          </w:tcPr>
          <w:p w14:paraId="0C0D468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A549DEE" w14:textId="77777777" w:rsidTr="00AA3611">
        <w:tc>
          <w:tcPr>
            <w:tcW w:w="752" w:type="pct"/>
            <w:shd w:val="clear" w:color="auto" w:fill="auto"/>
          </w:tcPr>
          <w:p w14:paraId="48ACEB7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CD15F3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2" w:type="pct"/>
            <w:shd w:val="clear" w:color="auto" w:fill="auto"/>
          </w:tcPr>
          <w:p w14:paraId="773D880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0E99763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2" w:type="pct"/>
            <w:shd w:val="clear" w:color="auto" w:fill="auto"/>
          </w:tcPr>
          <w:p w14:paraId="305858C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8" w:type="pct"/>
            <w:shd w:val="clear" w:color="auto" w:fill="auto"/>
          </w:tcPr>
          <w:p w14:paraId="48525A0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36EF338" w14:textId="77777777" w:rsidTr="00AA3611">
        <w:tc>
          <w:tcPr>
            <w:tcW w:w="752" w:type="pct"/>
            <w:shd w:val="clear" w:color="auto" w:fill="auto"/>
          </w:tcPr>
          <w:p w14:paraId="3B3B6FB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23927B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2" w:type="pct"/>
            <w:shd w:val="clear" w:color="auto" w:fill="auto"/>
          </w:tcPr>
          <w:p w14:paraId="15B5F48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007266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3FC056C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8" w:type="pct"/>
            <w:shd w:val="clear" w:color="auto" w:fill="auto"/>
          </w:tcPr>
          <w:p w14:paraId="50CF153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E775F9" w14:textId="77777777" w:rsidTr="00AA3611">
        <w:tc>
          <w:tcPr>
            <w:tcW w:w="752" w:type="pct"/>
            <w:shd w:val="clear" w:color="auto" w:fill="auto"/>
          </w:tcPr>
          <w:p w14:paraId="4275834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13B50F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2" w:type="pct"/>
            <w:shd w:val="clear" w:color="auto" w:fill="auto"/>
          </w:tcPr>
          <w:p w14:paraId="4B9E7A8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19CEB874" w14:textId="5A9180F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2A86EAD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8" w:type="pct"/>
            <w:shd w:val="clear" w:color="auto" w:fill="auto"/>
          </w:tcPr>
          <w:p w14:paraId="14EC3CD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5AE0228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107BBA7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 протокола</w:t>
            </w:r>
          </w:p>
        </w:tc>
      </w:tr>
      <w:tr w:rsidR="004A5F56" w:rsidRPr="001A4780" w14:paraId="446D0BA0" w14:textId="77777777" w:rsidTr="00AA3611">
        <w:tc>
          <w:tcPr>
            <w:tcW w:w="752" w:type="pct"/>
            <w:shd w:val="clear" w:color="auto" w:fill="auto"/>
            <w:vAlign w:val="center"/>
          </w:tcPr>
          <w:p w14:paraId="2F95B3F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3039E5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shd w:val="clear" w:color="auto" w:fill="auto"/>
          </w:tcPr>
          <w:p w14:paraId="1D24DE5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A71CB5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6A9314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77A3CC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177A286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E213C85" w14:textId="77777777" w:rsidTr="00AA3611">
        <w:tc>
          <w:tcPr>
            <w:tcW w:w="752" w:type="pct"/>
            <w:shd w:val="clear" w:color="auto" w:fill="auto"/>
            <w:vAlign w:val="center"/>
          </w:tcPr>
          <w:p w14:paraId="27AB537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2ACE83F" w14:textId="11E16D6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Applications</w:t>
            </w:r>
          </w:p>
        </w:tc>
        <w:tc>
          <w:tcPr>
            <w:tcW w:w="202" w:type="pct"/>
            <w:shd w:val="clear" w:color="auto" w:fill="auto"/>
          </w:tcPr>
          <w:p w14:paraId="6E569CB0" w14:textId="77777777" w:rsidR="004A5F56" w:rsidRPr="007C373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0BC60A0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77C167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Заявки по лоту</w:t>
            </w:r>
          </w:p>
        </w:tc>
        <w:tc>
          <w:tcPr>
            <w:tcW w:w="1398" w:type="pct"/>
            <w:shd w:val="clear" w:color="auto" w:fill="auto"/>
          </w:tcPr>
          <w:p w14:paraId="7E75F41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48C0831" w14:textId="77777777" w:rsidTr="00AA3611">
        <w:tc>
          <w:tcPr>
            <w:tcW w:w="5000" w:type="pct"/>
            <w:gridSpan w:val="6"/>
            <w:shd w:val="clear" w:color="auto" w:fill="auto"/>
          </w:tcPr>
          <w:p w14:paraId="2C1B7609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Заявки по лоту</w:t>
            </w:r>
          </w:p>
        </w:tc>
      </w:tr>
      <w:tr w:rsidR="004A5F56" w:rsidRPr="001A4780" w14:paraId="086BD6DB" w14:textId="77777777" w:rsidTr="00AA3611">
        <w:tc>
          <w:tcPr>
            <w:tcW w:w="752" w:type="pct"/>
            <w:shd w:val="clear" w:color="auto" w:fill="auto"/>
            <w:vAlign w:val="center"/>
          </w:tcPr>
          <w:p w14:paraId="7B23203B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49" w:type="pct"/>
            <w:shd w:val="clear" w:color="auto" w:fill="auto"/>
          </w:tcPr>
          <w:p w14:paraId="0D986ED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BE229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1E4C6D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517420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184E219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F74C959" w14:textId="77777777" w:rsidTr="00AA3611">
        <w:tc>
          <w:tcPr>
            <w:tcW w:w="752" w:type="pct"/>
            <w:shd w:val="clear" w:color="auto" w:fill="auto"/>
            <w:vAlign w:val="center"/>
          </w:tcPr>
          <w:p w14:paraId="2C1E551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2B342C7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2" w:type="pct"/>
            <w:shd w:val="clear" w:color="auto" w:fill="auto"/>
          </w:tcPr>
          <w:p w14:paraId="52158397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1E6613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D0C67F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98" w:type="pct"/>
            <w:shd w:val="clear" w:color="auto" w:fill="auto"/>
          </w:tcPr>
          <w:p w14:paraId="6FFD9CC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13AA748" w14:textId="77777777" w:rsidTr="00AA3611">
        <w:tc>
          <w:tcPr>
            <w:tcW w:w="752" w:type="pct"/>
            <w:shd w:val="clear" w:color="auto" w:fill="auto"/>
            <w:vAlign w:val="center"/>
          </w:tcPr>
          <w:p w14:paraId="6E5D3E9C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shd w:val="clear" w:color="auto" w:fill="auto"/>
          </w:tcPr>
          <w:p w14:paraId="0A37DA7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BC3C69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40A668C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B0E263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78DC948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4C17941" w14:textId="77777777" w:rsidTr="00AA3611">
        <w:tc>
          <w:tcPr>
            <w:tcW w:w="752" w:type="pct"/>
            <w:shd w:val="clear" w:color="auto" w:fill="auto"/>
            <w:vAlign w:val="center"/>
          </w:tcPr>
          <w:p w14:paraId="02303D7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FB2BC9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2" w:type="pct"/>
            <w:shd w:val="clear" w:color="auto" w:fill="auto"/>
          </w:tcPr>
          <w:p w14:paraId="56F90BAD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B41C623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2" w:type="pct"/>
            <w:shd w:val="clear" w:color="auto" w:fill="auto"/>
          </w:tcPr>
          <w:p w14:paraId="155B01D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8" w:type="pct"/>
            <w:shd w:val="clear" w:color="auto" w:fill="auto"/>
          </w:tcPr>
          <w:p w14:paraId="5F622F6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843D644" w14:textId="77777777" w:rsidTr="00AA3611">
        <w:tc>
          <w:tcPr>
            <w:tcW w:w="752" w:type="pct"/>
            <w:shd w:val="clear" w:color="auto" w:fill="auto"/>
            <w:vAlign w:val="center"/>
          </w:tcPr>
          <w:p w14:paraId="1D558F9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672CA61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appParticipant</w:t>
            </w:r>
          </w:p>
        </w:tc>
        <w:tc>
          <w:tcPr>
            <w:tcW w:w="202" w:type="pct"/>
            <w:shd w:val="clear" w:color="auto" w:fill="auto"/>
          </w:tcPr>
          <w:p w14:paraId="2CCAD75C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7CB4C274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D94DAC5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Сведения об участнике</w:t>
            </w:r>
          </w:p>
        </w:tc>
        <w:tc>
          <w:tcPr>
            <w:tcW w:w="1398" w:type="pct"/>
            <w:shd w:val="clear" w:color="auto" w:fill="auto"/>
          </w:tcPr>
          <w:p w14:paraId="1299905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36265AA" w14:textId="77777777" w:rsidTr="00AA3611">
        <w:tc>
          <w:tcPr>
            <w:tcW w:w="752" w:type="pct"/>
            <w:shd w:val="clear" w:color="auto" w:fill="auto"/>
            <w:vAlign w:val="center"/>
          </w:tcPr>
          <w:p w14:paraId="4D7FB50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751EFCB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2" w:type="pct"/>
            <w:shd w:val="clear" w:color="auto" w:fill="auto"/>
          </w:tcPr>
          <w:p w14:paraId="5D691570" w14:textId="77777777" w:rsidR="004A5F56" w:rsidRPr="007C373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368499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72DC393D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8" w:type="pct"/>
            <w:shd w:val="clear" w:color="auto" w:fill="auto"/>
          </w:tcPr>
          <w:p w14:paraId="058CBE0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1882313" w14:textId="77777777" w:rsidTr="00AA3611">
        <w:tc>
          <w:tcPr>
            <w:tcW w:w="752" w:type="pct"/>
            <w:shd w:val="clear" w:color="auto" w:fill="auto"/>
            <w:vAlign w:val="center"/>
          </w:tcPr>
          <w:p w14:paraId="70E2E5C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B96C86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admissionResults</w:t>
            </w:r>
          </w:p>
        </w:tc>
        <w:tc>
          <w:tcPr>
            <w:tcW w:w="202" w:type="pct"/>
            <w:shd w:val="clear" w:color="auto" w:fill="auto"/>
          </w:tcPr>
          <w:p w14:paraId="72931D03" w14:textId="0441951B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10CCF720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23143D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Результаты допуска заявки </w:t>
            </w:r>
          </w:p>
        </w:tc>
        <w:tc>
          <w:tcPr>
            <w:tcW w:w="1398" w:type="pct"/>
            <w:shd w:val="clear" w:color="auto" w:fill="auto"/>
          </w:tcPr>
          <w:p w14:paraId="570478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C10AD81" w14:textId="77777777" w:rsidTr="00AA3611">
        <w:tc>
          <w:tcPr>
            <w:tcW w:w="752" w:type="pct"/>
            <w:vMerge w:val="restart"/>
            <w:shd w:val="clear" w:color="auto" w:fill="auto"/>
            <w:vAlign w:val="center"/>
          </w:tcPr>
          <w:p w14:paraId="24146791" w14:textId="77777777" w:rsidR="004A5F56" w:rsidRPr="004B558A" w:rsidRDefault="004A5F56" w:rsidP="004A5F56">
            <w:pPr>
              <w:spacing w:before="0" w:after="0"/>
              <w:rPr>
                <w:sz w:val="20"/>
              </w:rPr>
            </w:pPr>
            <w:r w:rsidRPr="004B558A">
              <w:rPr>
                <w:sz w:val="20"/>
              </w:rPr>
              <w:t>Допустимоуказание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3DD5E00C" w14:textId="77777777" w:rsidR="004A5F56" w:rsidRPr="00E841EE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apRejectReason</w:t>
            </w:r>
          </w:p>
        </w:tc>
        <w:tc>
          <w:tcPr>
            <w:tcW w:w="202" w:type="pct"/>
            <w:shd w:val="clear" w:color="auto" w:fill="auto"/>
          </w:tcPr>
          <w:p w14:paraId="5100F2F1" w14:textId="77777777" w:rsidR="004A5F56" w:rsidRPr="00B9539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C74E570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B92C405" w14:textId="77777777" w:rsidR="004A5F56" w:rsidRPr="00E841EE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Приины отказа в допуске</w:t>
            </w:r>
          </w:p>
        </w:tc>
        <w:tc>
          <w:tcPr>
            <w:tcW w:w="1398" w:type="pct"/>
            <w:shd w:val="clear" w:color="auto" w:fill="auto"/>
          </w:tcPr>
          <w:p w14:paraId="6876AE7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BA6F30" w14:textId="77777777" w:rsidTr="00AA3611">
        <w:tc>
          <w:tcPr>
            <w:tcW w:w="752" w:type="pct"/>
            <w:vMerge/>
            <w:shd w:val="clear" w:color="auto" w:fill="auto"/>
            <w:vAlign w:val="center"/>
          </w:tcPr>
          <w:p w14:paraId="16DCFB4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6A02B8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202" w:type="pct"/>
            <w:shd w:val="clear" w:color="auto" w:fill="auto"/>
          </w:tcPr>
          <w:p w14:paraId="39B2D35A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1C630076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22" w:type="pct"/>
            <w:shd w:val="clear" w:color="auto" w:fill="auto"/>
          </w:tcPr>
          <w:p w14:paraId="1D155D6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Признак допуска</w:t>
            </w:r>
          </w:p>
        </w:tc>
        <w:tc>
          <w:tcPr>
            <w:tcW w:w="1398" w:type="pct"/>
            <w:shd w:val="clear" w:color="auto" w:fill="auto"/>
          </w:tcPr>
          <w:p w14:paraId="57ACE42D" w14:textId="77777777" w:rsidR="004A5F56" w:rsidRPr="004B558A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 xml:space="preserve">Допустимо только значение </w:t>
            </w:r>
            <w:r>
              <w:rPr>
                <w:sz w:val="20"/>
                <w:lang w:val="en-US"/>
              </w:rPr>
              <w:t xml:space="preserve">true </w:t>
            </w:r>
          </w:p>
        </w:tc>
      </w:tr>
      <w:tr w:rsidR="004A5F56" w:rsidRPr="001A4780" w14:paraId="6EDE525A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1A7E004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B2D87">
              <w:rPr>
                <w:b/>
                <w:sz w:val="20"/>
              </w:rPr>
              <w:t>Сведения об участнике</w:t>
            </w:r>
          </w:p>
        </w:tc>
      </w:tr>
      <w:tr w:rsidR="004A5F56" w:rsidRPr="001A4780" w14:paraId="421D6D4B" w14:textId="77777777" w:rsidTr="00AA3611">
        <w:tc>
          <w:tcPr>
            <w:tcW w:w="752" w:type="pct"/>
            <w:shd w:val="clear" w:color="auto" w:fill="auto"/>
            <w:vAlign w:val="center"/>
          </w:tcPr>
          <w:p w14:paraId="620A325E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FB2D87">
              <w:rPr>
                <w:b/>
                <w:sz w:val="20"/>
              </w:rPr>
              <w:t>appParticipant</w:t>
            </w:r>
          </w:p>
        </w:tc>
        <w:tc>
          <w:tcPr>
            <w:tcW w:w="749" w:type="pct"/>
            <w:shd w:val="clear" w:color="auto" w:fill="auto"/>
          </w:tcPr>
          <w:p w14:paraId="3C3B1AB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27D8F4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65EEE06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824879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4C71BAF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91850BA" w14:textId="77777777" w:rsidTr="00AA3611">
        <w:tc>
          <w:tcPr>
            <w:tcW w:w="752" w:type="pct"/>
            <w:shd w:val="clear" w:color="auto" w:fill="auto"/>
          </w:tcPr>
          <w:p w14:paraId="7DF6A37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9EB236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2" w:type="pct"/>
            <w:shd w:val="clear" w:color="auto" w:fill="auto"/>
          </w:tcPr>
          <w:p w14:paraId="4CB98E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059D3A0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2" w:type="pct"/>
            <w:shd w:val="clear" w:color="auto" w:fill="auto"/>
          </w:tcPr>
          <w:p w14:paraId="7BC87489" w14:textId="7342C84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 xml:space="preserve">P </w:t>
            </w:r>
            <w:r>
              <w:rPr>
                <w:sz w:val="20"/>
              </w:rPr>
              <w:t>–</w:t>
            </w:r>
            <w:r w:rsidRPr="001A4780">
              <w:rPr>
                <w:sz w:val="20"/>
              </w:rPr>
              <w:t xml:space="preserve"> Физическое лицо РФ,</w:t>
            </w:r>
            <w:r w:rsidRPr="001A4780">
              <w:rPr>
                <w:sz w:val="20"/>
              </w:rPr>
              <w:br/>
              <w:t xml:space="preserve">PF </w:t>
            </w:r>
            <w:r>
              <w:rPr>
                <w:sz w:val="20"/>
              </w:rPr>
              <w:t>–</w:t>
            </w:r>
            <w:r w:rsidRPr="001A4780">
              <w:rPr>
                <w:sz w:val="20"/>
              </w:rPr>
              <w:t xml:space="preserve"> Физическое лицо иностранного государства,</w:t>
            </w:r>
            <w:r w:rsidRPr="001A4780">
              <w:rPr>
                <w:sz w:val="20"/>
              </w:rPr>
              <w:br/>
              <w:t xml:space="preserve">U </w:t>
            </w:r>
            <w:r>
              <w:rPr>
                <w:sz w:val="20"/>
              </w:rPr>
              <w:t>–</w:t>
            </w:r>
            <w:r w:rsidRPr="001A4780">
              <w:rPr>
                <w:sz w:val="20"/>
              </w:rPr>
              <w:t xml:space="preserve"> Юридическое лицо РФ,</w:t>
            </w:r>
            <w:r w:rsidRPr="001A4780">
              <w:rPr>
                <w:sz w:val="20"/>
              </w:rPr>
              <w:br/>
              <w:t xml:space="preserve">UF </w:t>
            </w:r>
            <w:r>
              <w:rPr>
                <w:sz w:val="20"/>
              </w:rPr>
              <w:t>–</w:t>
            </w:r>
            <w:r w:rsidRPr="001A4780">
              <w:rPr>
                <w:sz w:val="20"/>
              </w:rPr>
              <w:t xml:space="preserve"> Юридическое лицо иностранного государства</w:t>
            </w:r>
          </w:p>
        </w:tc>
        <w:tc>
          <w:tcPr>
            <w:tcW w:w="1398" w:type="pct"/>
            <w:shd w:val="clear" w:color="auto" w:fill="auto"/>
          </w:tcPr>
          <w:p w14:paraId="542BA2F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6B0F936" w14:textId="77777777" w:rsidTr="00AA3611">
        <w:tc>
          <w:tcPr>
            <w:tcW w:w="752" w:type="pct"/>
            <w:shd w:val="clear" w:color="auto" w:fill="auto"/>
          </w:tcPr>
          <w:p w14:paraId="24DDA55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61DF10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2" w:type="pct"/>
            <w:shd w:val="clear" w:color="auto" w:fill="auto"/>
          </w:tcPr>
          <w:p w14:paraId="25B43FE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0F0481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3ADA53E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8" w:type="pct"/>
            <w:shd w:val="clear" w:color="auto" w:fill="auto"/>
          </w:tcPr>
          <w:p w14:paraId="64D2D13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F778D6D" w14:textId="77777777" w:rsidTr="00AA3611">
        <w:tc>
          <w:tcPr>
            <w:tcW w:w="752" w:type="pct"/>
            <w:shd w:val="clear" w:color="auto" w:fill="auto"/>
          </w:tcPr>
          <w:p w14:paraId="4E55320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56C42B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2" w:type="pct"/>
            <w:shd w:val="clear" w:color="auto" w:fill="auto"/>
          </w:tcPr>
          <w:p w14:paraId="1547D44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7FA755F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519920E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8" w:type="pct"/>
            <w:shd w:val="clear" w:color="auto" w:fill="auto"/>
          </w:tcPr>
          <w:p w14:paraId="7A90C8E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44DBFB3" w14:textId="77777777" w:rsidTr="00AA3611">
        <w:tc>
          <w:tcPr>
            <w:tcW w:w="752" w:type="pct"/>
            <w:shd w:val="clear" w:color="auto" w:fill="auto"/>
          </w:tcPr>
          <w:p w14:paraId="487943B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F27E1B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2" w:type="pct"/>
            <w:shd w:val="clear" w:color="auto" w:fill="auto"/>
          </w:tcPr>
          <w:p w14:paraId="680B8E6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1E62428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A9E473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8" w:type="pct"/>
            <w:shd w:val="clear" w:color="auto" w:fill="auto"/>
          </w:tcPr>
          <w:p w14:paraId="651E3E6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5FD7A57" w14:textId="77777777" w:rsidTr="00AA3611">
        <w:tc>
          <w:tcPr>
            <w:tcW w:w="752" w:type="pct"/>
            <w:shd w:val="clear" w:color="auto" w:fill="auto"/>
          </w:tcPr>
          <w:p w14:paraId="45C029A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80A5CD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2" w:type="pct"/>
            <w:shd w:val="clear" w:color="auto" w:fill="auto"/>
          </w:tcPr>
          <w:p w14:paraId="4098329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29D8C0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shd w:val="clear" w:color="auto" w:fill="auto"/>
          </w:tcPr>
          <w:p w14:paraId="7B67DBB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8" w:type="pct"/>
            <w:shd w:val="clear" w:color="auto" w:fill="auto"/>
          </w:tcPr>
          <w:p w14:paraId="5A65FF3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F1B3FFA" w14:textId="77777777" w:rsidTr="00AA3611">
        <w:tc>
          <w:tcPr>
            <w:tcW w:w="752" w:type="pct"/>
            <w:shd w:val="clear" w:color="auto" w:fill="auto"/>
          </w:tcPr>
          <w:p w14:paraId="384B116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2E7864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2" w:type="pct"/>
            <w:shd w:val="clear" w:color="auto" w:fill="auto"/>
          </w:tcPr>
          <w:p w14:paraId="7717B7F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63F9A54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shd w:val="clear" w:color="auto" w:fill="auto"/>
          </w:tcPr>
          <w:p w14:paraId="7B47265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8" w:type="pct"/>
            <w:shd w:val="clear" w:color="auto" w:fill="auto"/>
          </w:tcPr>
          <w:p w14:paraId="7397516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F9281BB" w14:textId="77777777" w:rsidTr="00AA3611">
        <w:tc>
          <w:tcPr>
            <w:tcW w:w="752" w:type="pct"/>
            <w:shd w:val="clear" w:color="auto" w:fill="auto"/>
          </w:tcPr>
          <w:p w14:paraId="2372260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D29839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2" w:type="pct"/>
            <w:shd w:val="clear" w:color="auto" w:fill="auto"/>
          </w:tcPr>
          <w:p w14:paraId="6CAA997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67CE4112" w14:textId="7A5A547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6EA33D7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8" w:type="pct"/>
            <w:shd w:val="clear" w:color="auto" w:fill="auto"/>
          </w:tcPr>
          <w:p w14:paraId="07799D4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7603074" w14:textId="77777777" w:rsidTr="00AA3611">
        <w:tc>
          <w:tcPr>
            <w:tcW w:w="752" w:type="pct"/>
            <w:shd w:val="clear" w:color="auto" w:fill="auto"/>
          </w:tcPr>
          <w:p w14:paraId="1287C8D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E3094C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2" w:type="pct"/>
            <w:shd w:val="clear" w:color="auto" w:fill="auto"/>
          </w:tcPr>
          <w:p w14:paraId="28C88AB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307F0C1D" w14:textId="7667C37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150088C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8" w:type="pct"/>
            <w:shd w:val="clear" w:color="auto" w:fill="auto"/>
          </w:tcPr>
          <w:p w14:paraId="508B343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8A7F1E6" w14:textId="77777777" w:rsidTr="00AA3611">
        <w:tc>
          <w:tcPr>
            <w:tcW w:w="752" w:type="pct"/>
            <w:shd w:val="clear" w:color="auto" w:fill="auto"/>
          </w:tcPr>
          <w:p w14:paraId="102F844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9F2126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2" w:type="pct"/>
            <w:shd w:val="clear" w:color="auto" w:fill="auto"/>
          </w:tcPr>
          <w:p w14:paraId="26B8A9E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155AA4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153D20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8" w:type="pct"/>
            <w:shd w:val="clear" w:color="auto" w:fill="auto"/>
          </w:tcPr>
          <w:p w14:paraId="17ADFB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4CDCAC2" w14:textId="77777777" w:rsidTr="00AA3611">
        <w:tc>
          <w:tcPr>
            <w:tcW w:w="752" w:type="pct"/>
            <w:shd w:val="clear" w:color="auto" w:fill="auto"/>
          </w:tcPr>
          <w:p w14:paraId="2DF7BCC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410F46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2" w:type="pct"/>
            <w:shd w:val="clear" w:color="auto" w:fill="auto"/>
          </w:tcPr>
          <w:p w14:paraId="697E024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2229D08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3931C57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8" w:type="pct"/>
            <w:shd w:val="clear" w:color="auto" w:fill="auto"/>
          </w:tcPr>
          <w:p w14:paraId="4571AB8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4F759B4" w14:textId="77777777" w:rsidTr="00AA3611">
        <w:tc>
          <w:tcPr>
            <w:tcW w:w="752" w:type="pct"/>
            <w:shd w:val="clear" w:color="auto" w:fill="auto"/>
          </w:tcPr>
          <w:p w14:paraId="55E84C3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BC0CEB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2" w:type="pct"/>
            <w:shd w:val="clear" w:color="auto" w:fill="auto"/>
          </w:tcPr>
          <w:p w14:paraId="3EC7428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7D5045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0B87478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8" w:type="pct"/>
            <w:shd w:val="clear" w:color="auto" w:fill="auto"/>
          </w:tcPr>
          <w:p w14:paraId="5FCEA0B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E5F524F" w14:textId="77777777" w:rsidTr="00AA3611">
        <w:tc>
          <w:tcPr>
            <w:tcW w:w="752" w:type="pct"/>
            <w:shd w:val="clear" w:color="auto" w:fill="auto"/>
          </w:tcPr>
          <w:p w14:paraId="7039191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59848B3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2" w:type="pct"/>
            <w:shd w:val="clear" w:color="auto" w:fill="auto"/>
          </w:tcPr>
          <w:p w14:paraId="4CDE244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0122D3C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023F35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8" w:type="pct"/>
            <w:shd w:val="clear" w:color="auto" w:fill="auto"/>
          </w:tcPr>
          <w:p w14:paraId="6E3ABC8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4B87C46" w14:textId="77777777" w:rsidTr="00AA3611">
        <w:tc>
          <w:tcPr>
            <w:tcW w:w="752" w:type="pct"/>
            <w:shd w:val="clear" w:color="auto" w:fill="auto"/>
          </w:tcPr>
          <w:p w14:paraId="09E578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35B94A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2" w:type="pct"/>
            <w:shd w:val="clear" w:color="auto" w:fill="auto"/>
          </w:tcPr>
          <w:p w14:paraId="2B628BA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7E938B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2" w:type="pct"/>
            <w:shd w:val="clear" w:color="auto" w:fill="auto"/>
          </w:tcPr>
          <w:p w14:paraId="7D685D3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8" w:type="pct"/>
            <w:shd w:val="clear" w:color="auto" w:fill="auto"/>
          </w:tcPr>
          <w:p w14:paraId="27CDFEE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F223D88" w14:textId="77777777" w:rsidTr="00AA3611">
        <w:tc>
          <w:tcPr>
            <w:tcW w:w="752" w:type="pct"/>
            <w:shd w:val="clear" w:color="auto" w:fill="auto"/>
          </w:tcPr>
          <w:p w14:paraId="54843E2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0523FC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2" w:type="pct"/>
            <w:shd w:val="clear" w:color="auto" w:fill="auto"/>
          </w:tcPr>
          <w:p w14:paraId="1E64AF2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17A0FF95" w14:textId="05C2320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1679AD6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8" w:type="pct"/>
            <w:shd w:val="clear" w:color="auto" w:fill="auto"/>
          </w:tcPr>
          <w:p w14:paraId="54FD293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5DDD970" w14:textId="77777777" w:rsidTr="00AA3611">
        <w:tc>
          <w:tcPr>
            <w:tcW w:w="752" w:type="pct"/>
            <w:shd w:val="clear" w:color="auto" w:fill="auto"/>
          </w:tcPr>
          <w:p w14:paraId="2F9F402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B6C14E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2" w:type="pct"/>
            <w:shd w:val="clear" w:color="auto" w:fill="auto"/>
          </w:tcPr>
          <w:p w14:paraId="4C6A66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28D9671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2" w:type="pct"/>
            <w:shd w:val="clear" w:color="auto" w:fill="auto"/>
          </w:tcPr>
          <w:p w14:paraId="3754FF47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52D20E6C" w14:textId="640A301F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 xml:space="preserve">1 </w:t>
            </w:r>
            <w:r>
              <w:rPr>
                <w:sz w:val="20"/>
              </w:rPr>
              <w:t>–</w:t>
            </w:r>
            <w:r w:rsidRPr="001736D6">
              <w:rPr>
                <w:sz w:val="20"/>
              </w:rPr>
              <w:t xml:space="preserve"> субъект малого </w:t>
            </w:r>
            <w:r w:rsidRPr="001736D6">
              <w:rPr>
                <w:sz w:val="20"/>
              </w:rPr>
              <w:lastRenderedPageBreak/>
              <w:t>предпринимательства</w:t>
            </w:r>
          </w:p>
          <w:p w14:paraId="5F8037F3" w14:textId="75E4F77D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 xml:space="preserve">2 </w:t>
            </w:r>
            <w:r>
              <w:rPr>
                <w:sz w:val="20"/>
              </w:rPr>
              <w:t>–</w:t>
            </w:r>
            <w:r w:rsidRPr="001736D6">
              <w:rPr>
                <w:sz w:val="20"/>
              </w:rPr>
              <w:t xml:space="preserve"> учреждение и предприятие уголовно-исполнительной системы</w:t>
            </w:r>
          </w:p>
          <w:p w14:paraId="54EF42A3" w14:textId="6BF77BA1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 xml:space="preserve">3 </w:t>
            </w:r>
            <w:r>
              <w:rPr>
                <w:sz w:val="20"/>
              </w:rPr>
              <w:t>–</w:t>
            </w:r>
            <w:r w:rsidRPr="001736D6">
              <w:rPr>
                <w:sz w:val="20"/>
              </w:rPr>
              <w:t xml:space="preserve"> организация инвалидов</w:t>
            </w:r>
          </w:p>
          <w:p w14:paraId="79DC4D7D" w14:textId="104ECE0C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 xml:space="preserve">4 </w:t>
            </w:r>
            <w:r>
              <w:rPr>
                <w:sz w:val="20"/>
              </w:rPr>
              <w:t>–</w:t>
            </w:r>
            <w:r w:rsidRPr="001736D6">
              <w:rPr>
                <w:sz w:val="20"/>
              </w:rPr>
              <w:t xml:space="preserve"> социально ориентированная некоммерческая организация</w:t>
            </w:r>
          </w:p>
        </w:tc>
        <w:tc>
          <w:tcPr>
            <w:tcW w:w="1398" w:type="pct"/>
            <w:shd w:val="clear" w:color="auto" w:fill="auto"/>
          </w:tcPr>
          <w:p w14:paraId="1395B24B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lastRenderedPageBreak/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70E5A0B7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34537289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lastRenderedPageBreak/>
              <w:t>3</w:t>
            </w:r>
            <w:r>
              <w:rPr>
                <w:sz w:val="20"/>
                <w:lang w:val="en-US"/>
              </w:rPr>
              <w:t>;</w:t>
            </w:r>
          </w:p>
          <w:p w14:paraId="005DB46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423F052D" w14:textId="77777777" w:rsidTr="00AA3611">
        <w:tc>
          <w:tcPr>
            <w:tcW w:w="5000" w:type="pct"/>
            <w:gridSpan w:val="6"/>
            <w:shd w:val="clear" w:color="auto" w:fill="auto"/>
          </w:tcPr>
          <w:p w14:paraId="4AEB5C4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lastRenderedPageBreak/>
              <w:t>Организационно-правовая форма организации в ОКОПФ</w:t>
            </w:r>
          </w:p>
        </w:tc>
      </w:tr>
      <w:tr w:rsidR="004A5F56" w:rsidRPr="001A4780" w14:paraId="4794CB27" w14:textId="77777777" w:rsidTr="00AA3611">
        <w:tc>
          <w:tcPr>
            <w:tcW w:w="752" w:type="pct"/>
            <w:shd w:val="clear" w:color="auto" w:fill="auto"/>
          </w:tcPr>
          <w:p w14:paraId="06B667D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9" w:type="pct"/>
            <w:shd w:val="clear" w:color="auto" w:fill="auto"/>
          </w:tcPr>
          <w:p w14:paraId="1EBA6A7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7092218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shd w:val="clear" w:color="auto" w:fill="auto"/>
          </w:tcPr>
          <w:p w14:paraId="311D25E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46435A3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</w:tcPr>
          <w:p w14:paraId="20E9E22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846FB2C" w14:textId="77777777" w:rsidTr="00AA3611">
        <w:tc>
          <w:tcPr>
            <w:tcW w:w="752" w:type="pct"/>
            <w:shd w:val="clear" w:color="auto" w:fill="auto"/>
          </w:tcPr>
          <w:p w14:paraId="324275B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AAB434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2" w:type="pct"/>
            <w:shd w:val="clear" w:color="auto" w:fill="auto"/>
          </w:tcPr>
          <w:p w14:paraId="573FD08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4630BD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56DF5F9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8" w:type="pct"/>
            <w:shd w:val="clear" w:color="auto" w:fill="auto"/>
          </w:tcPr>
          <w:p w14:paraId="526282F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2D62887" w14:textId="77777777" w:rsidTr="00AA3611">
        <w:tc>
          <w:tcPr>
            <w:tcW w:w="752" w:type="pct"/>
            <w:shd w:val="clear" w:color="auto" w:fill="auto"/>
          </w:tcPr>
          <w:p w14:paraId="461E9EB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FBC13F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2" w:type="pct"/>
            <w:shd w:val="clear" w:color="auto" w:fill="auto"/>
          </w:tcPr>
          <w:p w14:paraId="0D5604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37FB720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2" w:type="pct"/>
            <w:shd w:val="clear" w:color="auto" w:fill="auto"/>
          </w:tcPr>
          <w:p w14:paraId="4452F1A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8" w:type="pct"/>
            <w:shd w:val="clear" w:color="auto" w:fill="auto"/>
          </w:tcPr>
          <w:p w14:paraId="3D0C7A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B31CEC9" w14:textId="77777777" w:rsidTr="00AA3611">
        <w:tc>
          <w:tcPr>
            <w:tcW w:w="5000" w:type="pct"/>
            <w:gridSpan w:val="6"/>
            <w:shd w:val="clear" w:color="auto" w:fill="auto"/>
          </w:tcPr>
          <w:p w14:paraId="0CDD91D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6D032A46" w14:textId="77777777" w:rsidTr="00AA3611">
        <w:tc>
          <w:tcPr>
            <w:tcW w:w="752" w:type="pct"/>
            <w:shd w:val="clear" w:color="auto" w:fill="auto"/>
          </w:tcPr>
          <w:p w14:paraId="30D6C66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9" w:type="pct"/>
            <w:shd w:val="clear" w:color="auto" w:fill="auto"/>
          </w:tcPr>
          <w:p w14:paraId="3A85CE3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3A44A5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shd w:val="clear" w:color="auto" w:fill="auto"/>
          </w:tcPr>
          <w:p w14:paraId="769FBEF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696EA39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</w:tcPr>
          <w:p w14:paraId="54877E3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28A1A35A" w14:textId="77777777" w:rsidTr="00AA3611">
        <w:tc>
          <w:tcPr>
            <w:tcW w:w="752" w:type="pct"/>
            <w:shd w:val="clear" w:color="auto" w:fill="auto"/>
          </w:tcPr>
          <w:p w14:paraId="2D79B52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1270DB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2" w:type="pct"/>
            <w:shd w:val="clear" w:color="auto" w:fill="auto"/>
          </w:tcPr>
          <w:p w14:paraId="4245943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0255174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2" w:type="pct"/>
            <w:shd w:val="clear" w:color="auto" w:fill="auto"/>
          </w:tcPr>
          <w:p w14:paraId="156A788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8" w:type="pct"/>
            <w:shd w:val="clear" w:color="auto" w:fill="auto"/>
          </w:tcPr>
          <w:p w14:paraId="309D967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B9AE54B" w14:textId="77777777" w:rsidTr="00AA3611">
        <w:tc>
          <w:tcPr>
            <w:tcW w:w="752" w:type="pct"/>
            <w:shd w:val="clear" w:color="auto" w:fill="auto"/>
          </w:tcPr>
          <w:p w14:paraId="5C048AE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551F6F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2" w:type="pct"/>
            <w:shd w:val="clear" w:color="auto" w:fill="auto"/>
          </w:tcPr>
          <w:p w14:paraId="247C584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5153102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2" w:type="pct"/>
            <w:shd w:val="clear" w:color="auto" w:fill="auto"/>
          </w:tcPr>
          <w:p w14:paraId="7AA088A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8" w:type="pct"/>
            <w:shd w:val="clear" w:color="auto" w:fill="auto"/>
          </w:tcPr>
          <w:p w14:paraId="7BA6731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98A3E6D" w14:textId="77777777" w:rsidTr="00AA3611">
        <w:tc>
          <w:tcPr>
            <w:tcW w:w="5000" w:type="pct"/>
            <w:gridSpan w:val="6"/>
            <w:shd w:val="clear" w:color="auto" w:fill="auto"/>
          </w:tcPr>
          <w:p w14:paraId="405B4C4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7A3DEEEF" w14:textId="77777777" w:rsidTr="00AA3611">
        <w:tc>
          <w:tcPr>
            <w:tcW w:w="752" w:type="pct"/>
            <w:shd w:val="clear" w:color="auto" w:fill="auto"/>
          </w:tcPr>
          <w:p w14:paraId="17898E0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9" w:type="pct"/>
            <w:shd w:val="clear" w:color="auto" w:fill="auto"/>
          </w:tcPr>
          <w:p w14:paraId="131A5F6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75CA1F5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shd w:val="clear" w:color="auto" w:fill="auto"/>
          </w:tcPr>
          <w:p w14:paraId="66207C2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0746FB0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</w:tcPr>
          <w:p w14:paraId="4919B4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8F4DB04" w14:textId="77777777" w:rsidTr="00AA3611">
        <w:tc>
          <w:tcPr>
            <w:tcW w:w="752" w:type="pct"/>
            <w:shd w:val="clear" w:color="auto" w:fill="auto"/>
          </w:tcPr>
          <w:p w14:paraId="3504520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1CC363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2" w:type="pct"/>
            <w:shd w:val="clear" w:color="auto" w:fill="auto"/>
          </w:tcPr>
          <w:p w14:paraId="12484A4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7A57248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7C21DEA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8" w:type="pct"/>
            <w:shd w:val="clear" w:color="auto" w:fill="auto"/>
          </w:tcPr>
          <w:p w14:paraId="3A67BE1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A6E30FC" w14:textId="77777777" w:rsidTr="00AA3611">
        <w:tc>
          <w:tcPr>
            <w:tcW w:w="752" w:type="pct"/>
            <w:shd w:val="clear" w:color="auto" w:fill="auto"/>
          </w:tcPr>
          <w:p w14:paraId="2482EDB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DE54C7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2" w:type="pct"/>
            <w:shd w:val="clear" w:color="auto" w:fill="auto"/>
          </w:tcPr>
          <w:p w14:paraId="70B3F8D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435DB7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7D4E008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8" w:type="pct"/>
            <w:shd w:val="clear" w:color="auto" w:fill="auto"/>
          </w:tcPr>
          <w:p w14:paraId="3477290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0BD0E2D" w14:textId="77777777" w:rsidTr="00AA3611">
        <w:tc>
          <w:tcPr>
            <w:tcW w:w="752" w:type="pct"/>
            <w:shd w:val="clear" w:color="auto" w:fill="auto"/>
          </w:tcPr>
          <w:p w14:paraId="505A10E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A477A8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2" w:type="pct"/>
            <w:shd w:val="clear" w:color="auto" w:fill="auto"/>
          </w:tcPr>
          <w:p w14:paraId="1335977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0A00901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52A39BD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8" w:type="pct"/>
            <w:shd w:val="clear" w:color="auto" w:fill="auto"/>
          </w:tcPr>
          <w:p w14:paraId="699F564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F71E830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0FD592EB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Результаты допуска заявки</w:t>
            </w:r>
          </w:p>
        </w:tc>
      </w:tr>
      <w:tr w:rsidR="004A5F56" w:rsidRPr="001A4780" w14:paraId="68FF1233" w14:textId="77777777" w:rsidTr="00AA3611">
        <w:tc>
          <w:tcPr>
            <w:tcW w:w="752" w:type="pct"/>
            <w:shd w:val="clear" w:color="auto" w:fill="auto"/>
          </w:tcPr>
          <w:p w14:paraId="1FE5305D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admissionResults</w:t>
            </w:r>
          </w:p>
        </w:tc>
        <w:tc>
          <w:tcPr>
            <w:tcW w:w="749" w:type="pct"/>
            <w:shd w:val="clear" w:color="auto" w:fill="auto"/>
          </w:tcPr>
          <w:p w14:paraId="367D18BB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82A999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155255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12A6D2B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24EE675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C24FE6B" w14:textId="77777777" w:rsidTr="00AA3611">
        <w:tc>
          <w:tcPr>
            <w:tcW w:w="752" w:type="pct"/>
            <w:shd w:val="clear" w:color="auto" w:fill="auto"/>
            <w:vAlign w:val="center"/>
          </w:tcPr>
          <w:p w14:paraId="1C6A251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F1CBE4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</w:t>
            </w:r>
          </w:p>
        </w:tc>
        <w:tc>
          <w:tcPr>
            <w:tcW w:w="202" w:type="pct"/>
            <w:shd w:val="clear" w:color="auto" w:fill="auto"/>
          </w:tcPr>
          <w:p w14:paraId="7CBCF0C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776ED318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1A52BD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688FB523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F392E38" w14:textId="77777777" w:rsidTr="00AA3611">
        <w:tc>
          <w:tcPr>
            <w:tcW w:w="752" w:type="pct"/>
            <w:shd w:val="clear" w:color="auto" w:fill="auto"/>
            <w:vAlign w:val="center"/>
          </w:tcPr>
          <w:p w14:paraId="62412EA1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admissionResult</w:t>
            </w:r>
          </w:p>
        </w:tc>
        <w:tc>
          <w:tcPr>
            <w:tcW w:w="749" w:type="pct"/>
            <w:shd w:val="clear" w:color="auto" w:fill="auto"/>
          </w:tcPr>
          <w:p w14:paraId="79A6B59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0B908F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43CFF72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1C4A3B7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66D6F31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FB14068" w14:textId="77777777" w:rsidTr="00AA3611">
        <w:tc>
          <w:tcPr>
            <w:tcW w:w="752" w:type="pct"/>
            <w:shd w:val="clear" w:color="auto" w:fill="auto"/>
            <w:vAlign w:val="center"/>
          </w:tcPr>
          <w:p w14:paraId="2FAF0B4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94FD8E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F2BAC">
              <w:rPr>
                <w:sz w:val="20"/>
              </w:rPr>
              <w:t>protocolCommissionMember</w:t>
            </w:r>
          </w:p>
        </w:tc>
        <w:tc>
          <w:tcPr>
            <w:tcW w:w="202" w:type="pct"/>
            <w:shd w:val="clear" w:color="auto" w:fill="auto"/>
          </w:tcPr>
          <w:p w14:paraId="37415F1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61EA36F8" w14:textId="77777777" w:rsidR="004A5F56" w:rsidRPr="003A73E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14BAFB8" w14:textId="77777777" w:rsidR="004A5F56" w:rsidRPr="003A73E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4F2BAC">
              <w:rPr>
                <w:sz w:val="20"/>
              </w:rPr>
              <w:t xml:space="preserve">Член </w:t>
            </w:r>
            <w:r>
              <w:rPr>
                <w:sz w:val="20"/>
              </w:rPr>
              <w:t>комиссии, осуществляющий оценку</w:t>
            </w:r>
          </w:p>
        </w:tc>
        <w:tc>
          <w:tcPr>
            <w:tcW w:w="1398" w:type="pct"/>
            <w:shd w:val="clear" w:color="auto" w:fill="auto"/>
          </w:tcPr>
          <w:p w14:paraId="7FA107B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85CE81" w14:textId="77777777" w:rsidTr="00AA3611">
        <w:tc>
          <w:tcPr>
            <w:tcW w:w="752" w:type="pct"/>
            <w:shd w:val="clear" w:color="auto" w:fill="auto"/>
            <w:vAlign w:val="center"/>
          </w:tcPr>
          <w:p w14:paraId="2E00C2A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E385795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202" w:type="pct"/>
            <w:shd w:val="clear" w:color="auto" w:fill="auto"/>
          </w:tcPr>
          <w:p w14:paraId="0284E3F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3F29754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22" w:type="pct"/>
            <w:shd w:val="clear" w:color="auto" w:fill="auto"/>
          </w:tcPr>
          <w:p w14:paraId="3485381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Флаг допуска</w:t>
            </w:r>
          </w:p>
        </w:tc>
        <w:tc>
          <w:tcPr>
            <w:tcW w:w="1398" w:type="pct"/>
            <w:shd w:val="clear" w:color="auto" w:fill="auto"/>
          </w:tcPr>
          <w:p w14:paraId="75C6325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8BACE81" w14:textId="77777777" w:rsidTr="00AA3611">
        <w:tc>
          <w:tcPr>
            <w:tcW w:w="752" w:type="pct"/>
            <w:shd w:val="clear" w:color="auto" w:fill="auto"/>
            <w:vAlign w:val="center"/>
          </w:tcPr>
          <w:p w14:paraId="5B500CC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907B11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2" w:type="pct"/>
            <w:shd w:val="clear" w:color="auto" w:fill="auto"/>
          </w:tcPr>
          <w:p w14:paraId="2721CE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56F7C903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AE76D8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98" w:type="pct"/>
            <w:shd w:val="clear" w:color="auto" w:fill="auto"/>
          </w:tcPr>
          <w:p w14:paraId="1B60B98B" w14:textId="50C1A67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151A8BCC" w14:textId="77777777" w:rsidTr="00AA3611">
        <w:tc>
          <w:tcPr>
            <w:tcW w:w="5000" w:type="pct"/>
            <w:gridSpan w:val="6"/>
            <w:shd w:val="clear" w:color="auto" w:fill="auto"/>
          </w:tcPr>
          <w:p w14:paraId="61910FDD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4A5F56" w:rsidRPr="001A4780" w14:paraId="42DC5981" w14:textId="77777777" w:rsidTr="00AA3611">
        <w:tc>
          <w:tcPr>
            <w:tcW w:w="752" w:type="pct"/>
            <w:shd w:val="clear" w:color="auto" w:fill="auto"/>
            <w:vAlign w:val="center"/>
          </w:tcPr>
          <w:p w14:paraId="3671C3E9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protocolCommissionMember</w:t>
            </w:r>
          </w:p>
        </w:tc>
        <w:tc>
          <w:tcPr>
            <w:tcW w:w="749" w:type="pct"/>
            <w:shd w:val="clear" w:color="auto" w:fill="auto"/>
          </w:tcPr>
          <w:p w14:paraId="4575A15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CBAEBA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39EE70B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0B6694D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7968C1B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AA52435" w14:textId="77777777" w:rsidTr="00AA3611">
        <w:tc>
          <w:tcPr>
            <w:tcW w:w="752" w:type="pct"/>
            <w:shd w:val="clear" w:color="auto" w:fill="auto"/>
            <w:vAlign w:val="center"/>
          </w:tcPr>
          <w:p w14:paraId="1A62836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057E29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2" w:type="pct"/>
            <w:shd w:val="clear" w:color="auto" w:fill="auto"/>
          </w:tcPr>
          <w:p w14:paraId="569C31A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41292D4E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63BBE32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8" w:type="pct"/>
            <w:shd w:val="clear" w:color="auto" w:fill="auto"/>
          </w:tcPr>
          <w:p w14:paraId="3A070705" w14:textId="1B062A55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Значение поля проверяется на совпадение с каким-либо номером члена комиссии в блоке «Участники комиссии»</w:t>
            </w:r>
          </w:p>
        </w:tc>
      </w:tr>
      <w:tr w:rsidR="004A5F56" w:rsidRPr="001A4780" w14:paraId="593FE16F" w14:textId="77777777" w:rsidTr="00AA3611">
        <w:tc>
          <w:tcPr>
            <w:tcW w:w="5000" w:type="pct"/>
            <w:gridSpan w:val="6"/>
            <w:shd w:val="clear" w:color="auto" w:fill="auto"/>
          </w:tcPr>
          <w:p w14:paraId="6C6AD3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702F1E41" w14:textId="77777777" w:rsidTr="00AA3611">
        <w:tc>
          <w:tcPr>
            <w:tcW w:w="752" w:type="pct"/>
            <w:shd w:val="clear" w:color="auto" w:fill="auto"/>
            <w:vAlign w:val="center"/>
          </w:tcPr>
          <w:p w14:paraId="02B851BE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9" w:type="pct"/>
            <w:shd w:val="clear" w:color="auto" w:fill="auto"/>
          </w:tcPr>
          <w:p w14:paraId="7424A78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D3B1C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1FD402E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238149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31E66EA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CE32511" w14:textId="77777777" w:rsidTr="00AA3611">
        <w:tc>
          <w:tcPr>
            <w:tcW w:w="752" w:type="pct"/>
            <w:shd w:val="clear" w:color="auto" w:fill="auto"/>
            <w:vAlign w:val="center"/>
          </w:tcPr>
          <w:p w14:paraId="5AA8A8E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364D1E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2" w:type="pct"/>
            <w:shd w:val="clear" w:color="auto" w:fill="auto"/>
          </w:tcPr>
          <w:p w14:paraId="1DD47969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7B426E5C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E90A89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8" w:type="pct"/>
            <w:shd w:val="clear" w:color="auto" w:fill="auto"/>
          </w:tcPr>
          <w:p w14:paraId="4EA1B68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DCAFDA" w14:textId="77777777" w:rsidTr="00AA3611">
        <w:tc>
          <w:tcPr>
            <w:tcW w:w="752" w:type="pct"/>
            <w:shd w:val="clear" w:color="auto" w:fill="auto"/>
            <w:vAlign w:val="center"/>
          </w:tcPr>
          <w:p w14:paraId="2111CB7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2B7DA0B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2" w:type="pct"/>
            <w:shd w:val="clear" w:color="auto" w:fill="auto"/>
          </w:tcPr>
          <w:p w14:paraId="22349F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57E54F73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1325E62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8" w:type="pct"/>
            <w:shd w:val="clear" w:color="auto" w:fill="auto"/>
          </w:tcPr>
          <w:p w14:paraId="2FFAB41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C302113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10530694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14285332" w14:textId="77777777" w:rsidTr="00AA3611">
        <w:tc>
          <w:tcPr>
            <w:tcW w:w="752" w:type="pct"/>
            <w:shd w:val="clear" w:color="auto" w:fill="auto"/>
          </w:tcPr>
          <w:p w14:paraId="3D71B06B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9" w:type="pct"/>
            <w:shd w:val="clear" w:color="auto" w:fill="auto"/>
          </w:tcPr>
          <w:p w14:paraId="4D89BC88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812881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39FAEC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6A41CD2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79678A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65DAB25" w14:textId="77777777" w:rsidTr="00AA3611">
        <w:tc>
          <w:tcPr>
            <w:tcW w:w="752" w:type="pct"/>
            <w:shd w:val="clear" w:color="auto" w:fill="auto"/>
            <w:vAlign w:val="center"/>
          </w:tcPr>
          <w:p w14:paraId="6A0C4E4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524AF18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2" w:type="pct"/>
            <w:shd w:val="clear" w:color="auto" w:fill="auto"/>
          </w:tcPr>
          <w:p w14:paraId="1B5E24B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05B3DAE6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5FE16F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8" w:type="pct"/>
            <w:shd w:val="clear" w:color="auto" w:fill="auto"/>
          </w:tcPr>
          <w:p w14:paraId="6680CDA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1BA3C2B" w14:textId="77777777" w:rsidTr="00AA3611">
        <w:tc>
          <w:tcPr>
            <w:tcW w:w="752" w:type="pct"/>
            <w:shd w:val="clear" w:color="auto" w:fill="auto"/>
            <w:vAlign w:val="center"/>
          </w:tcPr>
          <w:p w14:paraId="027BAED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DEF467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2" w:type="pct"/>
            <w:shd w:val="clear" w:color="auto" w:fill="auto"/>
          </w:tcPr>
          <w:p w14:paraId="3F6E632D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08DF8513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2" w:type="pct"/>
            <w:shd w:val="clear" w:color="auto" w:fill="auto"/>
          </w:tcPr>
          <w:p w14:paraId="0200E79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8" w:type="pct"/>
            <w:shd w:val="clear" w:color="auto" w:fill="auto"/>
          </w:tcPr>
          <w:p w14:paraId="77C0925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EDDC8C3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4E676014" w14:textId="28288B3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86B33">
              <w:rPr>
                <w:b/>
                <w:sz w:val="20"/>
              </w:rPr>
              <w:t xml:space="preserve">Признание </w:t>
            </w:r>
            <w:r>
              <w:rPr>
                <w:b/>
                <w:sz w:val="20"/>
              </w:rPr>
              <w:t>аукциона</w:t>
            </w:r>
            <w:r w:rsidRPr="00186B33">
              <w:rPr>
                <w:b/>
                <w:sz w:val="20"/>
              </w:rPr>
              <w:t xml:space="preserve"> </w:t>
            </w:r>
            <w:proofErr w:type="gramStart"/>
            <w:r w:rsidRPr="00186B33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2C2E6EDD" w14:textId="77777777" w:rsidTr="00AA3611">
        <w:tc>
          <w:tcPr>
            <w:tcW w:w="752" w:type="pct"/>
            <w:shd w:val="clear" w:color="auto" w:fill="auto"/>
            <w:vAlign w:val="center"/>
          </w:tcPr>
          <w:p w14:paraId="07C62B57" w14:textId="0C5FDDF1" w:rsidR="004A5F56" w:rsidRPr="00186B33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shd w:val="clear" w:color="auto" w:fill="auto"/>
          </w:tcPr>
          <w:p w14:paraId="58795FC0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35B3C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1E3E9F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6366C9F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795E27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A954D39" w14:textId="77777777" w:rsidTr="00AA3611">
        <w:tc>
          <w:tcPr>
            <w:tcW w:w="752" w:type="pct"/>
            <w:shd w:val="clear" w:color="auto" w:fill="auto"/>
            <w:vAlign w:val="center"/>
          </w:tcPr>
          <w:p w14:paraId="568326F0" w14:textId="77777777" w:rsidR="004A5F56" w:rsidRPr="00186B33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0799EA8" w14:textId="4CC06E2E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2" w:type="pct"/>
            <w:shd w:val="clear" w:color="auto" w:fill="auto"/>
          </w:tcPr>
          <w:p w14:paraId="54C841DC" w14:textId="0D4FB8E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19382EC" w14:textId="46750F6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2" w:type="pct"/>
            <w:shd w:val="clear" w:color="auto" w:fill="auto"/>
          </w:tcPr>
          <w:p w14:paraId="33124930" w14:textId="13DC663E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8" w:type="pct"/>
            <w:shd w:val="clear" w:color="auto" w:fill="auto"/>
          </w:tcPr>
          <w:p w14:paraId="5F8E8BC7" w14:textId="094B161E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 xml:space="preserve">возможность указания для </w:t>
            </w:r>
            <w:r w:rsidRPr="00F34726">
              <w:rPr>
                <w:sz w:val="20"/>
              </w:rPr>
              <w:lastRenderedPageBreak/>
              <w:t>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3820EC43" w14:textId="77777777" w:rsidTr="00AA3611">
        <w:tc>
          <w:tcPr>
            <w:tcW w:w="752" w:type="pct"/>
            <w:shd w:val="clear" w:color="auto" w:fill="auto"/>
            <w:vAlign w:val="center"/>
          </w:tcPr>
          <w:p w14:paraId="5B105A06" w14:textId="77777777" w:rsidR="004A5F56" w:rsidRPr="00186B33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D5A7F22" w14:textId="621495C3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2" w:type="pct"/>
            <w:shd w:val="clear" w:color="auto" w:fill="auto"/>
          </w:tcPr>
          <w:p w14:paraId="33CC04DB" w14:textId="4AC2485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34E326AB" w14:textId="1A5EC83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094F3130" w14:textId="4132C050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8" w:type="pct"/>
            <w:shd w:val="clear" w:color="auto" w:fill="auto"/>
          </w:tcPr>
          <w:p w14:paraId="3E1EA15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B97421" w14:textId="77777777" w:rsidTr="00AA3611">
        <w:tc>
          <w:tcPr>
            <w:tcW w:w="752" w:type="pct"/>
            <w:shd w:val="clear" w:color="auto" w:fill="auto"/>
            <w:vAlign w:val="center"/>
          </w:tcPr>
          <w:p w14:paraId="5F9353D9" w14:textId="77777777" w:rsidR="004A5F56" w:rsidRPr="00186B33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2049CE6" w14:textId="4BA8D634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76040110" w14:textId="272E55E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12A9B708" w14:textId="37A2E7B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13DF56E5" w14:textId="7FA06564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8" w:type="pct"/>
            <w:shd w:val="clear" w:color="auto" w:fill="auto"/>
          </w:tcPr>
          <w:p w14:paraId="7A15506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343464" w14:textId="77777777" w:rsidTr="00AA3611">
        <w:tc>
          <w:tcPr>
            <w:tcW w:w="752" w:type="pct"/>
            <w:shd w:val="clear" w:color="auto" w:fill="auto"/>
            <w:vAlign w:val="center"/>
          </w:tcPr>
          <w:p w14:paraId="0A87A97D" w14:textId="77777777" w:rsidR="004A5F56" w:rsidRPr="00186B33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17DE6EC" w14:textId="34CAD0A6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2" w:type="pct"/>
            <w:shd w:val="clear" w:color="auto" w:fill="auto"/>
          </w:tcPr>
          <w:p w14:paraId="26109C4A" w14:textId="63B32E9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66489155" w14:textId="6C0E6EB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08FC4A8A" w14:textId="00B9DD2A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8" w:type="pct"/>
            <w:shd w:val="clear" w:color="auto" w:fill="auto"/>
          </w:tcPr>
          <w:p w14:paraId="75664BC7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707601FC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7A370D1D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2CFF1962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517D8437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574613F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36799ADE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51C44FBF" w14:textId="7236F4D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49BD1018" w14:textId="49659E27" w:rsidR="00AC34CF" w:rsidRDefault="00C007BD" w:rsidP="009D1964">
      <w:pPr>
        <w:pStyle w:val="20"/>
        <w:numPr>
          <w:ilvl w:val="0"/>
          <w:numId w:val="54"/>
        </w:numPr>
      </w:pPr>
      <w:bookmarkStart w:id="9" w:name="_Toc390789684"/>
      <w:r w:rsidRPr="00C007BD">
        <w:t xml:space="preserve">Протокол вскрытия конвертов и открытия доступа к электронным документам заявок участников в </w:t>
      </w:r>
      <w:proofErr w:type="gramStart"/>
      <w:r w:rsidRPr="00C007BD">
        <w:t>ОК</w:t>
      </w:r>
      <w:proofErr w:type="gramEnd"/>
      <w:r w:rsidRPr="00C007BD">
        <w:t xml:space="preserve"> (</w:t>
      </w:r>
      <w:r>
        <w:t>открытом конкурсе</w:t>
      </w:r>
      <w:r w:rsidRPr="00C007BD">
        <w:t>)</w:t>
      </w:r>
      <w:bookmarkEnd w:id="9"/>
    </w:p>
    <w:tbl>
      <w:tblPr>
        <w:tblW w:w="5005" w:type="pct"/>
        <w:tblInd w:w="-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1"/>
        <w:gridCol w:w="1548"/>
        <w:gridCol w:w="413"/>
        <w:gridCol w:w="984"/>
        <w:gridCol w:w="2865"/>
        <w:gridCol w:w="2865"/>
      </w:tblGrid>
      <w:tr w:rsidR="00703AE5" w:rsidRPr="001A4780" w14:paraId="0B34B3A0" w14:textId="77777777" w:rsidTr="00AA6519">
        <w:trPr>
          <w:tblHeader/>
        </w:trPr>
        <w:tc>
          <w:tcPr>
            <w:tcW w:w="758" w:type="pct"/>
            <w:shd w:val="clear" w:color="auto" w:fill="D9D9D9"/>
            <w:hideMark/>
          </w:tcPr>
          <w:p w14:paraId="751F34FE" w14:textId="77777777" w:rsidR="002D2F3B" w:rsidRPr="00724833" w:rsidRDefault="002D2F3B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57" w:type="pct"/>
            <w:shd w:val="clear" w:color="auto" w:fill="D9D9D9"/>
            <w:hideMark/>
          </w:tcPr>
          <w:p w14:paraId="4940F107" w14:textId="2D2C7420" w:rsidR="002D2F3B" w:rsidRPr="00724833" w:rsidRDefault="002D2F3B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Содерж. </w:t>
            </w:r>
            <w:r w:rsidR="00CC092C" w:rsidRPr="00724833">
              <w:rPr>
                <w:b/>
                <w:sz w:val="20"/>
              </w:rPr>
              <w:t>Э</w:t>
            </w:r>
            <w:r w:rsidRPr="00724833">
              <w:rPr>
                <w:b/>
                <w:sz w:val="20"/>
              </w:rPr>
              <w:t>лемента</w:t>
            </w:r>
          </w:p>
        </w:tc>
        <w:tc>
          <w:tcPr>
            <w:tcW w:w="202" w:type="pct"/>
            <w:shd w:val="clear" w:color="auto" w:fill="D9D9D9"/>
            <w:hideMark/>
          </w:tcPr>
          <w:p w14:paraId="5B6B8404" w14:textId="77777777" w:rsidR="002D2F3B" w:rsidRPr="00724833" w:rsidRDefault="002D2F3B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81" w:type="pct"/>
            <w:shd w:val="clear" w:color="auto" w:fill="D9D9D9"/>
            <w:hideMark/>
          </w:tcPr>
          <w:p w14:paraId="46B46B90" w14:textId="77777777" w:rsidR="002D2F3B" w:rsidRPr="00724833" w:rsidRDefault="002D2F3B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01" w:type="pct"/>
            <w:shd w:val="clear" w:color="auto" w:fill="D9D9D9"/>
            <w:hideMark/>
          </w:tcPr>
          <w:p w14:paraId="128F528D" w14:textId="77777777" w:rsidR="002D2F3B" w:rsidRPr="00724833" w:rsidRDefault="002D2F3B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401" w:type="pct"/>
            <w:shd w:val="clear" w:color="auto" w:fill="D9D9D9"/>
            <w:hideMark/>
          </w:tcPr>
          <w:p w14:paraId="1F5E9988" w14:textId="77777777" w:rsidR="002D2F3B" w:rsidRPr="00724833" w:rsidRDefault="002D2F3B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2D2F3B" w:rsidRPr="00EB1004" w14:paraId="2CF98F1B" w14:textId="77777777" w:rsidTr="00AA6519">
        <w:tc>
          <w:tcPr>
            <w:tcW w:w="5000" w:type="pct"/>
            <w:gridSpan w:val="6"/>
            <w:shd w:val="clear" w:color="auto" w:fill="auto"/>
          </w:tcPr>
          <w:p w14:paraId="7FDBC3F5" w14:textId="69210B1C" w:rsidR="002D2F3B" w:rsidRPr="00F7236C" w:rsidRDefault="00EB1004" w:rsidP="00EB1004">
            <w:pPr>
              <w:spacing w:before="0" w:after="0"/>
              <w:jc w:val="center"/>
              <w:rPr>
                <w:b/>
                <w:sz w:val="20"/>
              </w:rPr>
            </w:pPr>
            <w:r w:rsidRPr="00F7236C">
              <w:rPr>
                <w:b/>
                <w:sz w:val="20"/>
              </w:rPr>
              <w:t xml:space="preserve">Протокол вскрытия конвертов и открытия доступа к электронным документам заявок участников в </w:t>
            </w:r>
            <w:proofErr w:type="gramStart"/>
            <w:r w:rsidRPr="00F7236C">
              <w:rPr>
                <w:b/>
                <w:sz w:val="20"/>
              </w:rPr>
              <w:t>ОК</w:t>
            </w:r>
            <w:proofErr w:type="gramEnd"/>
          </w:p>
        </w:tc>
      </w:tr>
      <w:tr w:rsidR="00703AE5" w:rsidRPr="001A4780" w14:paraId="249EEDDC" w14:textId="77777777" w:rsidTr="00AA6519">
        <w:tc>
          <w:tcPr>
            <w:tcW w:w="758" w:type="pct"/>
            <w:shd w:val="clear" w:color="auto" w:fill="auto"/>
            <w:hideMark/>
          </w:tcPr>
          <w:p w14:paraId="7CF3D772" w14:textId="2419FB30" w:rsidR="002D2F3B" w:rsidRPr="00AF4AE2" w:rsidRDefault="00205976" w:rsidP="00351964">
            <w:pPr>
              <w:spacing w:before="0" w:after="0"/>
              <w:rPr>
                <w:b/>
                <w:sz w:val="20"/>
                <w:lang w:val="en-US"/>
              </w:rPr>
            </w:pPr>
            <w:r w:rsidRPr="00205976">
              <w:rPr>
                <w:b/>
                <w:sz w:val="20"/>
                <w:lang w:val="en-US"/>
              </w:rPr>
              <w:t>protocolOK1</w:t>
            </w:r>
          </w:p>
        </w:tc>
        <w:tc>
          <w:tcPr>
            <w:tcW w:w="757" w:type="pct"/>
            <w:shd w:val="clear" w:color="auto" w:fill="auto"/>
            <w:hideMark/>
          </w:tcPr>
          <w:p w14:paraId="319D2C0C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  <w:hideMark/>
          </w:tcPr>
          <w:p w14:paraId="75AF96F5" w14:textId="77777777" w:rsidR="002D2F3B" w:rsidRPr="00724833" w:rsidRDefault="002D2F3B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81" w:type="pct"/>
            <w:shd w:val="clear" w:color="auto" w:fill="auto"/>
            <w:hideMark/>
          </w:tcPr>
          <w:p w14:paraId="6C3F2398" w14:textId="77777777" w:rsidR="002D2F3B" w:rsidRPr="00724833" w:rsidRDefault="002D2F3B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01" w:type="pct"/>
            <w:shd w:val="clear" w:color="auto" w:fill="auto"/>
            <w:hideMark/>
          </w:tcPr>
          <w:p w14:paraId="4D458251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401" w:type="pct"/>
            <w:shd w:val="clear" w:color="auto" w:fill="auto"/>
            <w:hideMark/>
          </w:tcPr>
          <w:p w14:paraId="7EA54041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703AE5" w:rsidRPr="001A4780" w14:paraId="19E7A717" w14:textId="77777777" w:rsidTr="00AA6519">
        <w:tc>
          <w:tcPr>
            <w:tcW w:w="758" w:type="pct"/>
            <w:shd w:val="clear" w:color="auto" w:fill="auto"/>
          </w:tcPr>
          <w:p w14:paraId="0017C826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B660843" w14:textId="77777777" w:rsidR="002D2F3B" w:rsidRPr="00351BEA" w:rsidRDefault="002D2F3B" w:rsidP="0035196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2" w:type="pct"/>
            <w:shd w:val="clear" w:color="auto" w:fill="auto"/>
          </w:tcPr>
          <w:p w14:paraId="0457BD80" w14:textId="77777777" w:rsidR="002D2F3B" w:rsidRPr="00351BEA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350D795E" w14:textId="77777777" w:rsidR="002D2F3B" w:rsidRPr="001A4780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01" w:type="pct"/>
            <w:shd w:val="clear" w:color="auto" w:fill="auto"/>
          </w:tcPr>
          <w:p w14:paraId="60F5E8E2" w14:textId="77777777" w:rsidR="002D2F3B" w:rsidRPr="001A4780" w:rsidRDefault="002D2F3B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401" w:type="pct"/>
            <w:shd w:val="clear" w:color="auto" w:fill="auto"/>
          </w:tcPr>
          <w:p w14:paraId="29056A47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4FCAEF99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37569733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0FF35878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0595BE60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5CB526FD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lastRenderedPageBreak/>
              <w:t>4.3.100</w:t>
            </w:r>
          </w:p>
          <w:p w14:paraId="3104A2D6" w14:textId="586E23ED" w:rsidR="00435CBC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</w:t>
            </w:r>
            <w:r w:rsidR="005C6213">
              <w:rPr>
                <w:sz w:val="20"/>
              </w:rPr>
              <w:t>,6.1,6.2</w:t>
            </w:r>
          </w:p>
        </w:tc>
      </w:tr>
      <w:tr w:rsidR="00703AE5" w:rsidRPr="001A4780" w14:paraId="53383E23" w14:textId="77777777" w:rsidTr="00AA6519">
        <w:tc>
          <w:tcPr>
            <w:tcW w:w="758" w:type="pct"/>
            <w:shd w:val="clear" w:color="auto" w:fill="auto"/>
          </w:tcPr>
          <w:p w14:paraId="6701CB6F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AE6565D" w14:textId="77777777" w:rsidR="002D2F3B" w:rsidRPr="001176A0" w:rsidRDefault="002D2F3B" w:rsidP="0035196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2" w:type="pct"/>
            <w:shd w:val="clear" w:color="auto" w:fill="auto"/>
          </w:tcPr>
          <w:p w14:paraId="018BFCFD" w14:textId="77777777" w:rsidR="002D2F3B" w:rsidRPr="00C85B91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72752929" w14:textId="77777777" w:rsidR="002D2F3B" w:rsidRPr="00C85B91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1" w:type="pct"/>
            <w:shd w:val="clear" w:color="auto" w:fill="auto"/>
          </w:tcPr>
          <w:p w14:paraId="13B8ED07" w14:textId="59F7415F" w:rsidR="002D2F3B" w:rsidRPr="00724833" w:rsidRDefault="002D2F3B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401" w:type="pct"/>
            <w:shd w:val="clear" w:color="auto" w:fill="auto"/>
          </w:tcPr>
          <w:p w14:paraId="3869F066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76AD897D" w14:textId="77777777" w:rsidTr="00AA6519">
        <w:tc>
          <w:tcPr>
            <w:tcW w:w="758" w:type="pct"/>
            <w:shd w:val="clear" w:color="auto" w:fill="auto"/>
          </w:tcPr>
          <w:p w14:paraId="2FB4B0B0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1EB1FF6" w14:textId="77777777" w:rsidR="002D2F3B" w:rsidRPr="00400017" w:rsidRDefault="002D2F3B" w:rsidP="0035196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2" w:type="pct"/>
            <w:shd w:val="clear" w:color="auto" w:fill="auto"/>
          </w:tcPr>
          <w:p w14:paraId="7435F9E7" w14:textId="77777777" w:rsidR="002D2F3B" w:rsidRPr="00400017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55C11571" w14:textId="77777777" w:rsidR="002D2F3B" w:rsidRPr="00400017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01" w:type="pct"/>
            <w:shd w:val="clear" w:color="auto" w:fill="auto"/>
          </w:tcPr>
          <w:p w14:paraId="6B6079EC" w14:textId="77777777" w:rsidR="002D2F3B" w:rsidRPr="00400017" w:rsidRDefault="002D2F3B" w:rsidP="0035196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401" w:type="pct"/>
            <w:shd w:val="clear" w:color="auto" w:fill="auto"/>
          </w:tcPr>
          <w:p w14:paraId="6F3245D2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5AB6312C" w14:textId="77777777" w:rsidTr="00AA6519">
        <w:tc>
          <w:tcPr>
            <w:tcW w:w="758" w:type="pct"/>
            <w:shd w:val="clear" w:color="auto" w:fill="auto"/>
          </w:tcPr>
          <w:p w14:paraId="7A807884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D9C66C0" w14:textId="77777777" w:rsidR="002D2F3B" w:rsidRPr="00400017" w:rsidRDefault="002D2F3B" w:rsidP="0035196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2" w:type="pct"/>
            <w:shd w:val="clear" w:color="auto" w:fill="auto"/>
          </w:tcPr>
          <w:p w14:paraId="641EA4E5" w14:textId="77777777" w:rsidR="002D2F3B" w:rsidRPr="00400017" w:rsidRDefault="002D2F3B" w:rsidP="0035196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06A8DA88" w14:textId="77777777" w:rsidR="002D2F3B" w:rsidRPr="00400017" w:rsidRDefault="002D2F3B" w:rsidP="0035196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01" w:type="pct"/>
            <w:shd w:val="clear" w:color="auto" w:fill="auto"/>
          </w:tcPr>
          <w:p w14:paraId="16D4581E" w14:textId="77777777" w:rsidR="002D2F3B" w:rsidRPr="00400017" w:rsidRDefault="002D2F3B" w:rsidP="0035196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401" w:type="pct"/>
            <w:shd w:val="clear" w:color="auto" w:fill="auto"/>
          </w:tcPr>
          <w:p w14:paraId="6B454007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703AE5" w:rsidRPr="001A4780" w14:paraId="179F9687" w14:textId="77777777" w:rsidTr="00AA6519">
        <w:tc>
          <w:tcPr>
            <w:tcW w:w="758" w:type="pct"/>
            <w:shd w:val="clear" w:color="auto" w:fill="auto"/>
          </w:tcPr>
          <w:p w14:paraId="1A893CBA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DEB79F3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2" w:type="pct"/>
            <w:shd w:val="clear" w:color="auto" w:fill="auto"/>
          </w:tcPr>
          <w:p w14:paraId="6DB2129A" w14:textId="77777777" w:rsidR="002D2F3B" w:rsidRPr="00724833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6380880B" w14:textId="77777777" w:rsidR="002D2F3B" w:rsidRPr="008D298C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01" w:type="pct"/>
            <w:shd w:val="clear" w:color="auto" w:fill="auto"/>
          </w:tcPr>
          <w:p w14:paraId="54EFEFA0" w14:textId="77777777" w:rsidR="002D2F3B" w:rsidRPr="00C85B91" w:rsidRDefault="002D2F3B" w:rsidP="00351964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401" w:type="pct"/>
            <w:shd w:val="clear" w:color="auto" w:fill="auto"/>
          </w:tcPr>
          <w:p w14:paraId="13C8C0F8" w14:textId="77777777" w:rsidR="002D2F3B" w:rsidRPr="00C85B91" w:rsidRDefault="002D2F3B" w:rsidP="00351964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703AE5" w:rsidRPr="001A4780" w14:paraId="289E75D3" w14:textId="77777777" w:rsidTr="00AA6519">
        <w:tc>
          <w:tcPr>
            <w:tcW w:w="758" w:type="pct"/>
            <w:shd w:val="clear" w:color="auto" w:fill="auto"/>
          </w:tcPr>
          <w:p w14:paraId="605E87DE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58F2CC9" w14:textId="77777777" w:rsidR="002D2F3B" w:rsidRPr="002A7A10" w:rsidRDefault="002D2F3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2" w:type="pct"/>
            <w:shd w:val="clear" w:color="auto" w:fill="auto"/>
          </w:tcPr>
          <w:p w14:paraId="00B5EC65" w14:textId="77777777" w:rsidR="002D2F3B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5E3A9C35" w14:textId="77777777" w:rsidR="002D2F3B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01" w:type="pct"/>
            <w:shd w:val="clear" w:color="auto" w:fill="auto"/>
          </w:tcPr>
          <w:p w14:paraId="09877BF8" w14:textId="77777777" w:rsidR="002D2F3B" w:rsidRPr="00997F9C" w:rsidRDefault="002D2F3B" w:rsidP="00351964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401" w:type="pct"/>
            <w:shd w:val="clear" w:color="auto" w:fill="auto"/>
          </w:tcPr>
          <w:p w14:paraId="2DAB8873" w14:textId="77777777" w:rsidR="002D2F3B" w:rsidRPr="00C85B91" w:rsidRDefault="002D2F3B" w:rsidP="00351964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703AE5" w:rsidRPr="001A4780" w14:paraId="3655FD71" w14:textId="77777777" w:rsidTr="00AA6519">
        <w:tc>
          <w:tcPr>
            <w:tcW w:w="758" w:type="pct"/>
            <w:shd w:val="clear" w:color="auto" w:fill="auto"/>
          </w:tcPr>
          <w:p w14:paraId="621AF585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F49CF4D" w14:textId="77777777" w:rsidR="002D2F3B" w:rsidRPr="002A7A10" w:rsidRDefault="002D2F3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2" w:type="pct"/>
            <w:shd w:val="clear" w:color="auto" w:fill="auto"/>
          </w:tcPr>
          <w:p w14:paraId="0DA28A9A" w14:textId="77777777" w:rsidR="002D2F3B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2FABF051" w14:textId="77777777" w:rsidR="002D2F3B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01" w:type="pct"/>
            <w:shd w:val="clear" w:color="auto" w:fill="auto"/>
          </w:tcPr>
          <w:p w14:paraId="722F1A01" w14:textId="77777777" w:rsidR="002D2F3B" w:rsidRPr="00997F9C" w:rsidRDefault="002D2F3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401" w:type="pct"/>
            <w:shd w:val="clear" w:color="auto" w:fill="auto"/>
          </w:tcPr>
          <w:p w14:paraId="14059C9D" w14:textId="77777777" w:rsidR="002D2F3B" w:rsidRPr="002A7A10" w:rsidRDefault="002D2F3B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703AE5" w:rsidRPr="001A4780" w14:paraId="465B359F" w14:textId="77777777" w:rsidTr="00AA6519">
        <w:tc>
          <w:tcPr>
            <w:tcW w:w="758" w:type="pct"/>
            <w:shd w:val="clear" w:color="auto" w:fill="auto"/>
          </w:tcPr>
          <w:p w14:paraId="1BE899B1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55CD346" w14:textId="77777777" w:rsidR="002D2F3B" w:rsidRPr="002A7A10" w:rsidRDefault="002D2F3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2" w:type="pct"/>
            <w:shd w:val="clear" w:color="auto" w:fill="auto"/>
          </w:tcPr>
          <w:p w14:paraId="1521F235" w14:textId="77777777" w:rsidR="002D2F3B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5255A38F" w14:textId="77777777" w:rsidR="002D2F3B" w:rsidRPr="002A7A10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01" w:type="pct"/>
            <w:shd w:val="clear" w:color="auto" w:fill="auto"/>
          </w:tcPr>
          <w:p w14:paraId="3A7089A7" w14:textId="77777777" w:rsidR="002D2F3B" w:rsidRPr="002A7A10" w:rsidRDefault="002D2F3B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401" w:type="pct"/>
            <w:shd w:val="clear" w:color="auto" w:fill="auto"/>
          </w:tcPr>
          <w:p w14:paraId="0A5DAA4E" w14:textId="77777777" w:rsidR="002D2F3B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5600FE3E" w14:textId="77777777" w:rsidTr="00AA6519">
        <w:tc>
          <w:tcPr>
            <w:tcW w:w="758" w:type="pct"/>
            <w:shd w:val="clear" w:color="auto" w:fill="auto"/>
          </w:tcPr>
          <w:p w14:paraId="3424F2F3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889141F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2" w:type="pct"/>
            <w:shd w:val="clear" w:color="auto" w:fill="auto"/>
          </w:tcPr>
          <w:p w14:paraId="0DD59373" w14:textId="1BD000AA" w:rsidR="002D2F3B" w:rsidRPr="00724833" w:rsidRDefault="000E70BD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5586605E" w14:textId="77777777" w:rsidR="002D2F3B" w:rsidRPr="00C85B91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1" w:type="pct"/>
            <w:shd w:val="clear" w:color="auto" w:fill="auto"/>
          </w:tcPr>
          <w:p w14:paraId="1F2BDBD4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401" w:type="pct"/>
            <w:shd w:val="clear" w:color="auto" w:fill="auto"/>
          </w:tcPr>
          <w:p w14:paraId="709D1A25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68941CC2" w14:textId="77777777" w:rsidTr="00AA6519">
        <w:tc>
          <w:tcPr>
            <w:tcW w:w="758" w:type="pct"/>
            <w:shd w:val="clear" w:color="auto" w:fill="auto"/>
          </w:tcPr>
          <w:p w14:paraId="7F2673A6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12FB36D" w14:textId="77777777" w:rsidR="002D2F3B" w:rsidRPr="001176A0" w:rsidRDefault="002D2F3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2" w:type="pct"/>
            <w:shd w:val="clear" w:color="auto" w:fill="auto"/>
          </w:tcPr>
          <w:p w14:paraId="1E030357" w14:textId="77777777" w:rsidR="002D2F3B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74A3D08F" w14:textId="77777777" w:rsidR="002D2F3B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1" w:type="pct"/>
            <w:shd w:val="clear" w:color="auto" w:fill="auto"/>
          </w:tcPr>
          <w:p w14:paraId="4B84ECE1" w14:textId="77777777" w:rsidR="002D2F3B" w:rsidRPr="00C85B91" w:rsidRDefault="002D2F3B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401" w:type="pct"/>
            <w:shd w:val="clear" w:color="auto" w:fill="auto"/>
          </w:tcPr>
          <w:p w14:paraId="45805D9D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274C873D" w14:textId="77777777" w:rsidTr="00AA6519">
        <w:tc>
          <w:tcPr>
            <w:tcW w:w="758" w:type="pct"/>
            <w:shd w:val="clear" w:color="auto" w:fill="auto"/>
          </w:tcPr>
          <w:p w14:paraId="15203EAF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1116AE3" w14:textId="77777777" w:rsidR="002D2F3B" w:rsidRPr="002A7A10" w:rsidRDefault="002D2F3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2" w:type="pct"/>
            <w:shd w:val="clear" w:color="auto" w:fill="auto"/>
          </w:tcPr>
          <w:p w14:paraId="643E397D" w14:textId="77777777" w:rsidR="002D2F3B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42306500" w14:textId="77777777" w:rsidR="002D2F3B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1" w:type="pct"/>
            <w:shd w:val="clear" w:color="auto" w:fill="auto"/>
          </w:tcPr>
          <w:p w14:paraId="559F7CC0" w14:textId="77777777" w:rsidR="002D2F3B" w:rsidRDefault="002D2F3B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401" w:type="pct"/>
            <w:shd w:val="clear" w:color="auto" w:fill="auto"/>
          </w:tcPr>
          <w:p w14:paraId="6281C417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59879E47" w14:textId="77777777" w:rsidTr="00AA6519">
        <w:tc>
          <w:tcPr>
            <w:tcW w:w="758" w:type="pct"/>
            <w:shd w:val="clear" w:color="auto" w:fill="auto"/>
          </w:tcPr>
          <w:p w14:paraId="3DED03AE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8B2FFDB" w14:textId="6B6590CC" w:rsidR="002D2F3B" w:rsidRPr="002A7A10" w:rsidRDefault="002D2F3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2" w:type="pct"/>
            <w:shd w:val="clear" w:color="auto" w:fill="auto"/>
          </w:tcPr>
          <w:p w14:paraId="160E3FA4" w14:textId="77777777" w:rsidR="002D2F3B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3BAC2A34" w14:textId="77777777" w:rsidR="002D2F3B" w:rsidRPr="002A7A10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56DBEC80" w14:textId="77777777" w:rsidR="002D2F3B" w:rsidRPr="00C85B91" w:rsidRDefault="002D2F3B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401" w:type="pct"/>
            <w:shd w:val="clear" w:color="auto" w:fill="auto"/>
          </w:tcPr>
          <w:p w14:paraId="4E0CBBA6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0AE28698" w14:textId="77777777" w:rsidTr="00AA6519">
        <w:tc>
          <w:tcPr>
            <w:tcW w:w="758" w:type="pct"/>
            <w:shd w:val="clear" w:color="auto" w:fill="auto"/>
          </w:tcPr>
          <w:p w14:paraId="42CFF4DE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EF1B1C7" w14:textId="77777777" w:rsidR="002D2F3B" w:rsidRPr="001176A0" w:rsidRDefault="002D2F3B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2" w:type="pct"/>
            <w:shd w:val="clear" w:color="auto" w:fill="auto"/>
          </w:tcPr>
          <w:p w14:paraId="593E03EC" w14:textId="77777777" w:rsidR="002D2F3B" w:rsidRPr="00C85B91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3B294C67" w14:textId="77777777" w:rsidR="002D2F3B" w:rsidRPr="00C85B91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3A64D2D3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401" w:type="pct"/>
            <w:shd w:val="clear" w:color="auto" w:fill="auto"/>
          </w:tcPr>
          <w:p w14:paraId="48F8C676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0C5581" w:rsidRPr="001A4780" w14:paraId="4985C4B8" w14:textId="77777777" w:rsidTr="00AA6519">
        <w:tc>
          <w:tcPr>
            <w:tcW w:w="758" w:type="pct"/>
            <w:shd w:val="clear" w:color="auto" w:fill="auto"/>
          </w:tcPr>
          <w:p w14:paraId="5478B6DC" w14:textId="77777777" w:rsidR="000C5581" w:rsidRPr="00724833" w:rsidRDefault="000C5581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  <w:vAlign w:val="center"/>
          </w:tcPr>
          <w:p w14:paraId="360BE8A5" w14:textId="07C05708" w:rsidR="000C5581" w:rsidRPr="001176A0" w:rsidRDefault="000C5581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01E8C9CD" w14:textId="7DFE849B" w:rsidR="000C5581" w:rsidRPr="00C85B91" w:rsidRDefault="000C5581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5A92785D" w14:textId="29A4D887" w:rsidR="000C5581" w:rsidRPr="00C85B91" w:rsidRDefault="000C5581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40207F26" w14:textId="10456D74" w:rsidR="000C5581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39BAACD9" w14:textId="3485DF2A" w:rsidR="000C5581" w:rsidRPr="00724833" w:rsidRDefault="000C5581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</w:t>
            </w:r>
          </w:p>
        </w:tc>
      </w:tr>
      <w:tr w:rsidR="00703AE5" w:rsidRPr="001A4780" w14:paraId="21A0F8F4" w14:textId="77777777" w:rsidTr="00AA6519">
        <w:tc>
          <w:tcPr>
            <w:tcW w:w="758" w:type="pct"/>
            <w:shd w:val="clear" w:color="auto" w:fill="auto"/>
          </w:tcPr>
          <w:p w14:paraId="2F523403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FA212CE" w14:textId="77777777" w:rsidR="002D2F3B" w:rsidRPr="001176A0" w:rsidRDefault="002D2F3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2" w:type="pct"/>
            <w:shd w:val="clear" w:color="auto" w:fill="auto"/>
          </w:tcPr>
          <w:p w14:paraId="07B86020" w14:textId="77777777" w:rsidR="002D2F3B" w:rsidRPr="00C85B91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474C65B2" w14:textId="77777777" w:rsidR="002D2F3B" w:rsidRPr="00C85B91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58E62EBC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401" w:type="pct"/>
            <w:shd w:val="clear" w:color="auto" w:fill="auto"/>
          </w:tcPr>
          <w:p w14:paraId="119BD0AB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2052930B" w14:textId="77777777" w:rsidTr="00AA6519">
        <w:tc>
          <w:tcPr>
            <w:tcW w:w="758" w:type="pct"/>
            <w:shd w:val="clear" w:color="auto" w:fill="auto"/>
          </w:tcPr>
          <w:p w14:paraId="377B7166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5BA17D8" w14:textId="77777777" w:rsidR="002D2F3B" w:rsidRPr="00C85B91" w:rsidRDefault="002D2F3B" w:rsidP="00351964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2" w:type="pct"/>
            <w:shd w:val="clear" w:color="auto" w:fill="auto"/>
          </w:tcPr>
          <w:p w14:paraId="1F317F61" w14:textId="77777777" w:rsidR="002D2F3B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48F071C6" w14:textId="77777777" w:rsidR="002D2F3B" w:rsidRPr="002A7A10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4B4981FC" w14:textId="77777777" w:rsidR="002D2F3B" w:rsidRPr="00C85B91" w:rsidRDefault="002D2F3B" w:rsidP="00351964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401" w:type="pct"/>
            <w:shd w:val="clear" w:color="auto" w:fill="auto"/>
          </w:tcPr>
          <w:p w14:paraId="5E0C7E35" w14:textId="77777777" w:rsidR="002D2F3B" w:rsidRPr="009B4637" w:rsidRDefault="002D2F3B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703AE5" w:rsidRPr="001A4780" w14:paraId="7F140C72" w14:textId="77777777" w:rsidTr="00AA6519">
        <w:tc>
          <w:tcPr>
            <w:tcW w:w="758" w:type="pct"/>
            <w:shd w:val="clear" w:color="auto" w:fill="auto"/>
          </w:tcPr>
          <w:p w14:paraId="1ADFD408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7D5F1E1" w14:textId="77777777" w:rsidR="002D2F3B" w:rsidRPr="00C85B91" w:rsidRDefault="002D2F3B" w:rsidP="0035196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2" w:type="pct"/>
            <w:shd w:val="clear" w:color="auto" w:fill="auto"/>
          </w:tcPr>
          <w:p w14:paraId="05ACF658" w14:textId="77777777" w:rsidR="002D2F3B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57734AE2" w14:textId="77777777" w:rsidR="002D2F3B" w:rsidRPr="002A7A10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7D0CB3CA" w14:textId="77777777" w:rsidR="002D2F3B" w:rsidRPr="00C85B91" w:rsidRDefault="002D2F3B" w:rsidP="0035196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401" w:type="pct"/>
            <w:shd w:val="clear" w:color="auto" w:fill="auto"/>
          </w:tcPr>
          <w:p w14:paraId="6B5A379A" w14:textId="77777777" w:rsidR="002D2F3B" w:rsidRPr="009B4637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5588D75A" w14:textId="77777777" w:rsidTr="00AA6519">
        <w:tc>
          <w:tcPr>
            <w:tcW w:w="758" w:type="pct"/>
            <w:shd w:val="clear" w:color="auto" w:fill="auto"/>
          </w:tcPr>
          <w:p w14:paraId="3F2E7B35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5397B97" w14:textId="77777777" w:rsidR="002D2F3B" w:rsidRPr="00BB6995" w:rsidRDefault="002D2F3B" w:rsidP="0035196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2" w:type="pct"/>
            <w:shd w:val="clear" w:color="auto" w:fill="auto"/>
          </w:tcPr>
          <w:p w14:paraId="394739CE" w14:textId="77777777" w:rsidR="002D2F3B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7C816787" w14:textId="77777777" w:rsidR="002D2F3B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0B6DA221" w14:textId="77777777" w:rsidR="002D2F3B" w:rsidRPr="00BB6995" w:rsidRDefault="002D2F3B" w:rsidP="0035196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401" w:type="pct"/>
            <w:shd w:val="clear" w:color="auto" w:fill="auto"/>
          </w:tcPr>
          <w:p w14:paraId="07F177AD" w14:textId="77777777" w:rsidR="002D2F3B" w:rsidRPr="009B4637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07666280" w14:textId="77777777" w:rsidTr="00AA6519">
        <w:tc>
          <w:tcPr>
            <w:tcW w:w="758" w:type="pct"/>
            <w:shd w:val="clear" w:color="auto" w:fill="auto"/>
          </w:tcPr>
          <w:p w14:paraId="7DBA77AD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58E1BD5" w14:textId="77777777" w:rsidR="002D2F3B" w:rsidRPr="00C85B91" w:rsidRDefault="002D2F3B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2" w:type="pct"/>
            <w:shd w:val="clear" w:color="auto" w:fill="auto"/>
          </w:tcPr>
          <w:p w14:paraId="67CEC179" w14:textId="77777777" w:rsidR="002D2F3B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01E12BFB" w14:textId="77777777" w:rsidR="002D2F3B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01" w:type="pct"/>
            <w:shd w:val="clear" w:color="auto" w:fill="auto"/>
          </w:tcPr>
          <w:p w14:paraId="3660FAAD" w14:textId="77777777" w:rsidR="002D2F3B" w:rsidRPr="00C85B91" w:rsidRDefault="002D2F3B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401" w:type="pct"/>
            <w:shd w:val="clear" w:color="auto" w:fill="auto"/>
          </w:tcPr>
          <w:p w14:paraId="417D850F" w14:textId="77777777" w:rsidR="002D2F3B" w:rsidRPr="009B4637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176652D8" w14:textId="77777777" w:rsidTr="00AA6519">
        <w:tc>
          <w:tcPr>
            <w:tcW w:w="758" w:type="pct"/>
            <w:shd w:val="clear" w:color="auto" w:fill="auto"/>
          </w:tcPr>
          <w:p w14:paraId="7DDD7800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4519E59" w14:textId="5A711875" w:rsidR="002D2F3B" w:rsidRPr="00C007BD" w:rsidRDefault="002D2F3B" w:rsidP="00351964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2" w:type="pct"/>
            <w:shd w:val="clear" w:color="auto" w:fill="auto"/>
          </w:tcPr>
          <w:p w14:paraId="3A348A09" w14:textId="77777777" w:rsidR="002D2F3B" w:rsidRPr="00D43778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0CA03C9C" w14:textId="77777777" w:rsidR="002D2F3B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7A41EF21" w14:textId="3FC4159F" w:rsidR="002D2F3B" w:rsidRPr="00C85B91" w:rsidRDefault="002D2F3B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</w:t>
            </w:r>
            <w:r>
              <w:rPr>
                <w:sz w:val="20"/>
              </w:rPr>
              <w:t>ы</w:t>
            </w:r>
            <w:r w:rsidRPr="00D43778">
              <w:rPr>
                <w:sz w:val="20"/>
              </w:rPr>
              <w:t xml:space="preserve"> протокола</w:t>
            </w:r>
          </w:p>
        </w:tc>
        <w:tc>
          <w:tcPr>
            <w:tcW w:w="1401" w:type="pct"/>
            <w:shd w:val="clear" w:color="auto" w:fill="auto"/>
          </w:tcPr>
          <w:p w14:paraId="4E7FC99C" w14:textId="77777777" w:rsidR="002D2F3B" w:rsidRPr="009B4637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46B3D985" w14:textId="77777777" w:rsidTr="00AA6519">
        <w:tc>
          <w:tcPr>
            <w:tcW w:w="5000" w:type="pct"/>
            <w:gridSpan w:val="6"/>
            <w:shd w:val="clear" w:color="auto" w:fill="auto"/>
          </w:tcPr>
          <w:p w14:paraId="4B84F4E5" w14:textId="77777777" w:rsidR="00CC092C" w:rsidRPr="00D43778" w:rsidRDefault="00CC092C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703AE5" w:rsidRPr="001A4780" w14:paraId="063981F7" w14:textId="77777777" w:rsidTr="00AA6519">
        <w:tc>
          <w:tcPr>
            <w:tcW w:w="758" w:type="pct"/>
            <w:shd w:val="clear" w:color="auto" w:fill="auto"/>
          </w:tcPr>
          <w:p w14:paraId="7CACA578" w14:textId="3270D892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</w:t>
            </w:r>
            <w:r w:rsidR="00B8557A"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ission</w:t>
            </w:r>
          </w:p>
        </w:tc>
        <w:tc>
          <w:tcPr>
            <w:tcW w:w="757" w:type="pct"/>
            <w:shd w:val="clear" w:color="auto" w:fill="auto"/>
          </w:tcPr>
          <w:p w14:paraId="0654EADA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02C26339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766533C2" w14:textId="77777777" w:rsidR="00CC092C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237F8035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6D663CDB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7C6E0121" w14:textId="77777777" w:rsidTr="00AA6519">
        <w:tc>
          <w:tcPr>
            <w:tcW w:w="758" w:type="pct"/>
            <w:shd w:val="clear" w:color="auto" w:fill="auto"/>
          </w:tcPr>
          <w:p w14:paraId="673BA37D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5FBEC8A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2" w:type="pct"/>
            <w:shd w:val="clear" w:color="auto" w:fill="auto"/>
          </w:tcPr>
          <w:p w14:paraId="5CAE6D2E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2A9F7214" w14:textId="77777777" w:rsidR="00CC092C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41E8201D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401" w:type="pct"/>
            <w:shd w:val="clear" w:color="auto" w:fill="auto"/>
          </w:tcPr>
          <w:p w14:paraId="0124D0E1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58F01B87" w14:textId="77777777" w:rsidTr="00AA6519">
        <w:tc>
          <w:tcPr>
            <w:tcW w:w="758" w:type="pct"/>
            <w:shd w:val="clear" w:color="auto" w:fill="auto"/>
          </w:tcPr>
          <w:p w14:paraId="232E5470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36A1EE2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2" w:type="pct"/>
            <w:shd w:val="clear" w:color="auto" w:fill="auto"/>
          </w:tcPr>
          <w:p w14:paraId="592FA7E8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14494706" w14:textId="77777777" w:rsidR="00CC092C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5A367F8E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401" w:type="pct"/>
            <w:shd w:val="clear" w:color="auto" w:fill="auto"/>
          </w:tcPr>
          <w:p w14:paraId="77C84446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08E7D941" w14:textId="77777777" w:rsidTr="00AA6519">
        <w:tc>
          <w:tcPr>
            <w:tcW w:w="758" w:type="pct"/>
            <w:shd w:val="clear" w:color="auto" w:fill="auto"/>
          </w:tcPr>
          <w:p w14:paraId="0E5CEBAE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DCA1953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2" w:type="pct"/>
            <w:shd w:val="clear" w:color="auto" w:fill="auto"/>
          </w:tcPr>
          <w:p w14:paraId="6D3A57F2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724CD419" w14:textId="77777777" w:rsidR="00CC092C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01" w:type="pct"/>
            <w:shd w:val="clear" w:color="auto" w:fill="auto"/>
          </w:tcPr>
          <w:p w14:paraId="0871C696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401" w:type="pct"/>
            <w:shd w:val="clear" w:color="auto" w:fill="auto"/>
          </w:tcPr>
          <w:p w14:paraId="0FDC1394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37A7F1E8" w14:textId="77777777" w:rsidTr="00AA6519">
        <w:tc>
          <w:tcPr>
            <w:tcW w:w="758" w:type="pct"/>
            <w:shd w:val="clear" w:color="auto" w:fill="auto"/>
          </w:tcPr>
          <w:p w14:paraId="418646D7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75870BC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2" w:type="pct"/>
            <w:shd w:val="clear" w:color="auto" w:fill="auto"/>
          </w:tcPr>
          <w:p w14:paraId="76E9B2D6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7E7EB413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5DCF322A" w14:textId="77777777" w:rsidR="00CC092C" w:rsidRPr="00D43778" w:rsidRDefault="00CC092C" w:rsidP="0035196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401" w:type="pct"/>
            <w:shd w:val="clear" w:color="auto" w:fill="auto"/>
          </w:tcPr>
          <w:p w14:paraId="70C4596F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0C8C8B13" w14:textId="77777777" w:rsidTr="00AA6519">
        <w:tc>
          <w:tcPr>
            <w:tcW w:w="5000" w:type="pct"/>
            <w:gridSpan w:val="6"/>
            <w:shd w:val="clear" w:color="auto" w:fill="auto"/>
          </w:tcPr>
          <w:p w14:paraId="40F8316A" w14:textId="77777777" w:rsidR="00CC092C" w:rsidRPr="00D43778" w:rsidRDefault="00CC092C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703AE5" w:rsidRPr="001A4780" w14:paraId="6BC271F0" w14:textId="77777777" w:rsidTr="00AA6519">
        <w:tc>
          <w:tcPr>
            <w:tcW w:w="758" w:type="pct"/>
            <w:shd w:val="clear" w:color="auto" w:fill="auto"/>
          </w:tcPr>
          <w:p w14:paraId="06C00A08" w14:textId="77777777" w:rsidR="00CC092C" w:rsidRPr="00D43778" w:rsidRDefault="00CC092C" w:rsidP="00703AE5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57" w:type="pct"/>
            <w:shd w:val="clear" w:color="auto" w:fill="auto"/>
          </w:tcPr>
          <w:p w14:paraId="104D9C3E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0C6FA701" w14:textId="77777777" w:rsidR="00CC092C" w:rsidRDefault="00CC092C" w:rsidP="00703AE5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326698D9" w14:textId="77777777" w:rsidR="00CC092C" w:rsidRPr="00D43778" w:rsidRDefault="00CC092C" w:rsidP="00703AE5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25027B40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6B3F057D" w14:textId="77777777" w:rsidR="00CC092C" w:rsidRPr="009B4637" w:rsidRDefault="00CC092C" w:rsidP="00703AE5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0F78B3B9" w14:textId="77777777" w:rsidTr="00AA6519">
        <w:tc>
          <w:tcPr>
            <w:tcW w:w="758" w:type="pct"/>
            <w:shd w:val="clear" w:color="auto" w:fill="auto"/>
          </w:tcPr>
          <w:p w14:paraId="1D99E2D3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39F7C04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2" w:type="pct"/>
            <w:shd w:val="clear" w:color="auto" w:fill="auto"/>
          </w:tcPr>
          <w:p w14:paraId="0865643F" w14:textId="77777777" w:rsidR="00CC092C" w:rsidRPr="00D43778" w:rsidRDefault="00CC092C" w:rsidP="00703AE5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34C3809B" w14:textId="77777777" w:rsidR="00CC092C" w:rsidRPr="00D43778" w:rsidRDefault="00CC092C" w:rsidP="00703AE5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4B298B3B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401" w:type="pct"/>
            <w:shd w:val="clear" w:color="auto" w:fill="auto"/>
          </w:tcPr>
          <w:p w14:paraId="13CF36DF" w14:textId="77777777" w:rsidR="00CC092C" w:rsidRPr="009B4637" w:rsidRDefault="00CC092C" w:rsidP="00703AE5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703AE5" w:rsidRPr="001A4780" w14:paraId="56582EA8" w14:textId="77777777" w:rsidTr="00AA6519">
        <w:tc>
          <w:tcPr>
            <w:tcW w:w="758" w:type="pct"/>
            <w:shd w:val="clear" w:color="auto" w:fill="auto"/>
          </w:tcPr>
          <w:p w14:paraId="24938837" w14:textId="77777777" w:rsidR="00CC092C" w:rsidRPr="00D43778" w:rsidRDefault="00CC092C" w:rsidP="00703AE5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57" w:type="pct"/>
            <w:shd w:val="clear" w:color="auto" w:fill="auto"/>
          </w:tcPr>
          <w:p w14:paraId="4ADD6ECF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BF0EA52" w14:textId="77777777" w:rsidR="00CC092C" w:rsidRDefault="00CC092C" w:rsidP="00703AE5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545A0D93" w14:textId="77777777" w:rsidR="00CC092C" w:rsidRPr="00D43778" w:rsidRDefault="00CC092C" w:rsidP="00703AE5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1DC7ACAD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10382E62" w14:textId="77777777" w:rsidR="00CC092C" w:rsidRPr="009B4637" w:rsidRDefault="00CC092C" w:rsidP="00703AE5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4E89F1E6" w14:textId="77777777" w:rsidTr="00AA6519">
        <w:tc>
          <w:tcPr>
            <w:tcW w:w="758" w:type="pct"/>
            <w:shd w:val="clear" w:color="auto" w:fill="auto"/>
          </w:tcPr>
          <w:p w14:paraId="1002C0B2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4A72216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2" w:type="pct"/>
            <w:shd w:val="clear" w:color="auto" w:fill="auto"/>
          </w:tcPr>
          <w:p w14:paraId="2AD39364" w14:textId="77777777" w:rsidR="00CC092C" w:rsidRDefault="00CC092C" w:rsidP="00703AE5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11CA1E4D" w14:textId="77777777" w:rsidR="00CC092C" w:rsidRPr="00D43778" w:rsidRDefault="00CC092C" w:rsidP="00703AE5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1" w:type="pct"/>
            <w:shd w:val="clear" w:color="auto" w:fill="auto"/>
          </w:tcPr>
          <w:p w14:paraId="11F92194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401" w:type="pct"/>
            <w:shd w:val="clear" w:color="auto" w:fill="auto"/>
          </w:tcPr>
          <w:p w14:paraId="1D89E7AF" w14:textId="77777777" w:rsidR="00CC092C" w:rsidRPr="009B4637" w:rsidRDefault="00CC092C" w:rsidP="00703AE5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188AF3F2" w14:textId="77777777" w:rsidTr="00AA6519">
        <w:tc>
          <w:tcPr>
            <w:tcW w:w="758" w:type="pct"/>
            <w:shd w:val="clear" w:color="auto" w:fill="auto"/>
          </w:tcPr>
          <w:p w14:paraId="1D11EFC8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4287C5C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2" w:type="pct"/>
            <w:shd w:val="clear" w:color="auto" w:fill="auto"/>
          </w:tcPr>
          <w:p w14:paraId="3037B1CF" w14:textId="77777777" w:rsidR="00CC092C" w:rsidRDefault="00CC092C" w:rsidP="00703AE5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63AD2A9D" w14:textId="77777777" w:rsidR="00CC092C" w:rsidRPr="00D43778" w:rsidRDefault="00CC092C" w:rsidP="00703AE5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01" w:type="pct"/>
            <w:shd w:val="clear" w:color="auto" w:fill="auto"/>
          </w:tcPr>
          <w:p w14:paraId="0548AFC4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401" w:type="pct"/>
            <w:shd w:val="clear" w:color="auto" w:fill="auto"/>
          </w:tcPr>
          <w:p w14:paraId="508BA6CD" w14:textId="77777777" w:rsidR="00CC092C" w:rsidRPr="009B4637" w:rsidRDefault="00CC092C" w:rsidP="00703AE5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02983DE7" w14:textId="77777777" w:rsidTr="00AA6519">
        <w:tc>
          <w:tcPr>
            <w:tcW w:w="758" w:type="pct"/>
            <w:shd w:val="clear" w:color="auto" w:fill="auto"/>
          </w:tcPr>
          <w:p w14:paraId="25BD4CDA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A3A1B0A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2" w:type="pct"/>
            <w:shd w:val="clear" w:color="auto" w:fill="auto"/>
          </w:tcPr>
          <w:p w14:paraId="522C3249" w14:textId="77777777" w:rsidR="00CC092C" w:rsidRDefault="00CC092C" w:rsidP="00703AE5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04920AB1" w14:textId="77777777" w:rsidR="00CC092C" w:rsidRPr="00D43778" w:rsidRDefault="00CC092C" w:rsidP="00703AE5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01" w:type="pct"/>
            <w:shd w:val="clear" w:color="auto" w:fill="auto"/>
          </w:tcPr>
          <w:p w14:paraId="71B0D88D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401" w:type="pct"/>
            <w:shd w:val="clear" w:color="auto" w:fill="auto"/>
          </w:tcPr>
          <w:p w14:paraId="28709887" w14:textId="77777777" w:rsidR="00CC092C" w:rsidRPr="009B4637" w:rsidRDefault="00CC092C" w:rsidP="00703AE5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0517B7E3" w14:textId="77777777" w:rsidTr="00AA6519">
        <w:tc>
          <w:tcPr>
            <w:tcW w:w="758" w:type="pct"/>
            <w:shd w:val="clear" w:color="auto" w:fill="auto"/>
          </w:tcPr>
          <w:p w14:paraId="258B65A4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FC70A30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2" w:type="pct"/>
            <w:shd w:val="clear" w:color="auto" w:fill="auto"/>
          </w:tcPr>
          <w:p w14:paraId="41DEBA77" w14:textId="77777777" w:rsidR="00CC092C" w:rsidRDefault="00CC092C" w:rsidP="00703AE5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18A437C8" w14:textId="77777777" w:rsidR="00CC092C" w:rsidRPr="00D43778" w:rsidRDefault="00CC092C" w:rsidP="00703AE5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01" w:type="pct"/>
            <w:shd w:val="clear" w:color="auto" w:fill="auto"/>
          </w:tcPr>
          <w:p w14:paraId="6EFCB13F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401" w:type="pct"/>
            <w:shd w:val="clear" w:color="auto" w:fill="auto"/>
          </w:tcPr>
          <w:p w14:paraId="6F28A390" w14:textId="77777777" w:rsidR="00CC092C" w:rsidRPr="009B4637" w:rsidRDefault="00CC092C" w:rsidP="00703AE5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327A2A09" w14:textId="77777777" w:rsidTr="00AA6519">
        <w:tc>
          <w:tcPr>
            <w:tcW w:w="758" w:type="pct"/>
            <w:shd w:val="clear" w:color="auto" w:fill="auto"/>
          </w:tcPr>
          <w:p w14:paraId="79F63A94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6324C07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2" w:type="pct"/>
            <w:shd w:val="clear" w:color="auto" w:fill="auto"/>
          </w:tcPr>
          <w:p w14:paraId="029BA9F3" w14:textId="77777777" w:rsidR="00CC092C" w:rsidRDefault="00CC092C" w:rsidP="00703AE5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28D37711" w14:textId="77777777" w:rsidR="00CC092C" w:rsidRPr="00D43778" w:rsidRDefault="00CC092C" w:rsidP="00703AE5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538B8BF6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401" w:type="pct"/>
            <w:shd w:val="clear" w:color="auto" w:fill="auto"/>
          </w:tcPr>
          <w:p w14:paraId="2B854378" w14:textId="77777777" w:rsidR="00CC092C" w:rsidRPr="009B4637" w:rsidRDefault="00CC092C" w:rsidP="00703AE5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33932687" w14:textId="77777777" w:rsidTr="00AA6519">
        <w:tc>
          <w:tcPr>
            <w:tcW w:w="5000" w:type="pct"/>
            <w:gridSpan w:val="6"/>
            <w:shd w:val="clear" w:color="auto" w:fill="auto"/>
          </w:tcPr>
          <w:p w14:paraId="13AB7423" w14:textId="77777777" w:rsidR="00CC092C" w:rsidRPr="00D43778" w:rsidRDefault="00CC092C" w:rsidP="00703AE5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703AE5" w:rsidRPr="001A4780" w14:paraId="55B35FA9" w14:textId="77777777" w:rsidTr="00AA6519">
        <w:tc>
          <w:tcPr>
            <w:tcW w:w="758" w:type="pct"/>
            <w:shd w:val="clear" w:color="auto" w:fill="auto"/>
          </w:tcPr>
          <w:p w14:paraId="2F39CB48" w14:textId="77777777" w:rsidR="00CC092C" w:rsidRPr="00D43778" w:rsidRDefault="00CC092C" w:rsidP="00703AE5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lastRenderedPageBreak/>
              <w:t>role</w:t>
            </w:r>
          </w:p>
        </w:tc>
        <w:tc>
          <w:tcPr>
            <w:tcW w:w="757" w:type="pct"/>
            <w:shd w:val="clear" w:color="auto" w:fill="auto"/>
          </w:tcPr>
          <w:p w14:paraId="57385283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6C23EC3" w14:textId="77777777" w:rsidR="00CC092C" w:rsidRDefault="00CC092C" w:rsidP="00703AE5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04EE8A26" w14:textId="77777777" w:rsidR="00CC092C" w:rsidRDefault="00CC092C" w:rsidP="00703AE5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4E3675F9" w14:textId="77777777" w:rsidR="00CC092C" w:rsidRDefault="00CC092C" w:rsidP="00703AE5">
            <w:pPr>
              <w:spacing w:before="0" w:after="0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1A58A4B4" w14:textId="77777777" w:rsidR="00CC092C" w:rsidRPr="009B4637" w:rsidRDefault="00CC092C" w:rsidP="00703AE5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31D3A103" w14:textId="77777777" w:rsidTr="00AA6519">
        <w:tc>
          <w:tcPr>
            <w:tcW w:w="758" w:type="pct"/>
            <w:shd w:val="clear" w:color="auto" w:fill="auto"/>
          </w:tcPr>
          <w:p w14:paraId="5D69C12A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D24623E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2" w:type="pct"/>
            <w:shd w:val="clear" w:color="auto" w:fill="auto"/>
          </w:tcPr>
          <w:p w14:paraId="37D9B346" w14:textId="77777777" w:rsidR="00CC092C" w:rsidRDefault="00CC092C" w:rsidP="00703AE5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35BF5A99" w14:textId="77777777" w:rsidR="00CC092C" w:rsidRPr="00D43778" w:rsidRDefault="00CC092C" w:rsidP="00703AE5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1" w:type="pct"/>
            <w:shd w:val="clear" w:color="auto" w:fill="auto"/>
          </w:tcPr>
          <w:p w14:paraId="09037514" w14:textId="77777777" w:rsidR="00CC092C" w:rsidRDefault="00CC092C" w:rsidP="00703AE5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401" w:type="pct"/>
            <w:shd w:val="clear" w:color="auto" w:fill="auto"/>
          </w:tcPr>
          <w:p w14:paraId="64AF3D68" w14:textId="77777777" w:rsidR="00CC092C" w:rsidRPr="009B4637" w:rsidRDefault="00CC092C" w:rsidP="00703AE5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59C06AD6" w14:textId="77777777" w:rsidTr="00AA6519">
        <w:tc>
          <w:tcPr>
            <w:tcW w:w="758" w:type="pct"/>
            <w:shd w:val="clear" w:color="auto" w:fill="auto"/>
          </w:tcPr>
          <w:p w14:paraId="1ED4CEF4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5141877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4EFB856A" w14:textId="77777777" w:rsidR="00CC092C" w:rsidRPr="00655FB3" w:rsidRDefault="00CC092C" w:rsidP="00703AE5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223A1AD6" w14:textId="77777777" w:rsidR="00CC092C" w:rsidRDefault="00CC092C" w:rsidP="00703AE5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01" w:type="pct"/>
            <w:shd w:val="clear" w:color="auto" w:fill="auto"/>
          </w:tcPr>
          <w:p w14:paraId="2A2449BA" w14:textId="77777777" w:rsidR="00CC092C" w:rsidRDefault="00CC092C" w:rsidP="00703AE5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401" w:type="pct"/>
            <w:shd w:val="clear" w:color="auto" w:fill="auto"/>
          </w:tcPr>
          <w:p w14:paraId="4D2D3112" w14:textId="77777777" w:rsidR="00CC092C" w:rsidRPr="009B4637" w:rsidRDefault="00CC092C" w:rsidP="00703AE5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1D10D473" w14:textId="77777777" w:rsidTr="00AA6519">
        <w:tc>
          <w:tcPr>
            <w:tcW w:w="758" w:type="pct"/>
            <w:shd w:val="clear" w:color="auto" w:fill="auto"/>
          </w:tcPr>
          <w:p w14:paraId="45CF71C7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24CB78F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2" w:type="pct"/>
            <w:shd w:val="clear" w:color="auto" w:fill="auto"/>
          </w:tcPr>
          <w:p w14:paraId="142AC1BE" w14:textId="77777777" w:rsidR="00CC092C" w:rsidRPr="00655FB3" w:rsidRDefault="00CC092C" w:rsidP="00703AE5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475752DD" w14:textId="77777777" w:rsidR="00CC092C" w:rsidRDefault="00CC092C" w:rsidP="00703AE5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01" w:type="pct"/>
            <w:shd w:val="clear" w:color="auto" w:fill="auto"/>
          </w:tcPr>
          <w:p w14:paraId="7C12D501" w14:textId="77777777" w:rsidR="00CC092C" w:rsidRDefault="00CC092C" w:rsidP="00703AE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401" w:type="pct"/>
            <w:shd w:val="clear" w:color="auto" w:fill="auto"/>
          </w:tcPr>
          <w:p w14:paraId="798276B4" w14:textId="77777777" w:rsidR="00CC092C" w:rsidRPr="009B4637" w:rsidRDefault="00CC092C" w:rsidP="00703AE5">
            <w:pPr>
              <w:spacing w:before="0" w:after="0"/>
              <w:rPr>
                <w:sz w:val="20"/>
              </w:rPr>
            </w:pPr>
          </w:p>
        </w:tc>
      </w:tr>
      <w:tr w:rsidR="00CC092C" w:rsidRPr="00254573" w14:paraId="52168BAE" w14:textId="77777777" w:rsidTr="00AA6519">
        <w:tc>
          <w:tcPr>
            <w:tcW w:w="5000" w:type="pct"/>
            <w:gridSpan w:val="6"/>
            <w:shd w:val="clear" w:color="auto" w:fill="auto"/>
          </w:tcPr>
          <w:p w14:paraId="29B2F966" w14:textId="77777777" w:rsidR="00CC092C" w:rsidRPr="00254573" w:rsidRDefault="00CC092C" w:rsidP="00703AE5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703AE5" w:rsidRPr="001A4780" w14:paraId="632F33B9" w14:textId="77777777" w:rsidTr="00AA6519">
        <w:tc>
          <w:tcPr>
            <w:tcW w:w="758" w:type="pct"/>
            <w:shd w:val="clear" w:color="auto" w:fill="auto"/>
            <w:vAlign w:val="center"/>
          </w:tcPr>
          <w:p w14:paraId="45F972F1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57" w:type="pct"/>
            <w:shd w:val="clear" w:color="auto" w:fill="auto"/>
            <w:vAlign w:val="center"/>
          </w:tcPr>
          <w:p w14:paraId="0DBB7480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6B710A05" w14:textId="77777777" w:rsidR="00CC092C" w:rsidRPr="00724833" w:rsidRDefault="00CC092C" w:rsidP="00703AE5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6A9A5282" w14:textId="77777777" w:rsidR="00CC092C" w:rsidRPr="00724833" w:rsidRDefault="00CC092C" w:rsidP="00703AE5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3D5C2642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1334946F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</w:tr>
      <w:tr w:rsidR="00703AE5" w:rsidRPr="001A4780" w14:paraId="3473459E" w14:textId="77777777" w:rsidTr="00AA6519">
        <w:tc>
          <w:tcPr>
            <w:tcW w:w="758" w:type="pct"/>
            <w:shd w:val="clear" w:color="auto" w:fill="auto"/>
            <w:vAlign w:val="center"/>
          </w:tcPr>
          <w:p w14:paraId="24E03266" w14:textId="77777777" w:rsidR="00CC092C" w:rsidRPr="00E45768" w:rsidRDefault="00CC092C" w:rsidP="00703AE5">
            <w:pPr>
              <w:spacing w:before="0" w:after="0"/>
              <w:rPr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7FA4600" w14:textId="77777777" w:rsidR="00CC092C" w:rsidRPr="00E45768" w:rsidRDefault="00CC092C" w:rsidP="00703AE5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2" w:type="pct"/>
            <w:shd w:val="clear" w:color="auto" w:fill="auto"/>
          </w:tcPr>
          <w:p w14:paraId="675C4AC2" w14:textId="77777777" w:rsidR="00CC092C" w:rsidRPr="00E45768" w:rsidRDefault="00CC092C" w:rsidP="00703AE5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5AACEFBB" w14:textId="77777777" w:rsidR="00CC092C" w:rsidRPr="00E45768" w:rsidRDefault="00CC092C" w:rsidP="00703AE5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3775D16B" w14:textId="77777777" w:rsidR="00CC092C" w:rsidRPr="00E45768" w:rsidRDefault="00CC092C" w:rsidP="00703AE5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3DEFD2B5" w14:textId="77777777" w:rsidR="00CC092C" w:rsidRPr="00E45768" w:rsidRDefault="00CC092C" w:rsidP="00703AE5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47E7DDCC" w14:textId="77777777" w:rsidTr="00AA6519">
        <w:tc>
          <w:tcPr>
            <w:tcW w:w="758" w:type="pct"/>
            <w:shd w:val="clear" w:color="auto" w:fill="auto"/>
            <w:vAlign w:val="center"/>
          </w:tcPr>
          <w:p w14:paraId="45428C66" w14:textId="77777777" w:rsidR="00CC092C" w:rsidRPr="00E45768" w:rsidRDefault="00CC092C" w:rsidP="00703AE5">
            <w:pPr>
              <w:spacing w:before="0" w:after="0"/>
              <w:rPr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5110244" w14:textId="77777777" w:rsidR="00CC092C" w:rsidRPr="00E45768" w:rsidRDefault="00CC092C" w:rsidP="00703AE5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2" w:type="pct"/>
            <w:shd w:val="clear" w:color="auto" w:fill="auto"/>
          </w:tcPr>
          <w:p w14:paraId="1890C30C" w14:textId="77777777" w:rsidR="00CC092C" w:rsidRPr="00E45768" w:rsidRDefault="00CC092C" w:rsidP="00703AE5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04975CC2" w14:textId="77777777" w:rsidR="00CC092C" w:rsidRPr="00E45768" w:rsidRDefault="00CC092C" w:rsidP="00703AE5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3DCE3733" w14:textId="13DB4C25" w:rsidR="00CC092C" w:rsidRPr="00E45768" w:rsidRDefault="002D1F44" w:rsidP="00703AE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CC092C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2B286643" w14:textId="77777777" w:rsidR="00CC092C" w:rsidRPr="00E45768" w:rsidRDefault="00CC092C" w:rsidP="00703AE5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A54329" w:rsidRPr="00254573" w14:paraId="743F26BA" w14:textId="0D9CB62E" w:rsidTr="00AA6519">
        <w:tc>
          <w:tcPr>
            <w:tcW w:w="5000" w:type="pct"/>
            <w:gridSpan w:val="6"/>
            <w:shd w:val="clear" w:color="auto" w:fill="auto"/>
          </w:tcPr>
          <w:p w14:paraId="5005C34C" w14:textId="5F04E0AF" w:rsidR="00A54329" w:rsidRPr="00254573" w:rsidRDefault="002D1F44" w:rsidP="00A54329">
            <w:pPr>
              <w:spacing w:before="0" w:after="0"/>
              <w:jc w:val="center"/>
            </w:pPr>
            <w:r>
              <w:rPr>
                <w:b/>
                <w:sz w:val="20"/>
              </w:rPr>
              <w:t>Электронная подпись</w:t>
            </w:r>
            <w:r w:rsidR="00A54329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703AE5" w:rsidRPr="001A4780" w14:paraId="311BA3D4" w14:textId="77777777" w:rsidTr="00AA6519">
        <w:tc>
          <w:tcPr>
            <w:tcW w:w="758" w:type="pct"/>
            <w:shd w:val="clear" w:color="auto" w:fill="auto"/>
            <w:vAlign w:val="center"/>
          </w:tcPr>
          <w:p w14:paraId="35BDAF59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57" w:type="pct"/>
            <w:shd w:val="clear" w:color="auto" w:fill="auto"/>
            <w:vAlign w:val="center"/>
          </w:tcPr>
          <w:p w14:paraId="48FCB3E3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18DDB0A" w14:textId="77777777" w:rsidR="00CC092C" w:rsidRPr="006C6D44" w:rsidRDefault="00CC092C" w:rsidP="00703AE5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5A18E4B9" w14:textId="77777777" w:rsidR="00CC092C" w:rsidRPr="006C6D44" w:rsidRDefault="00CC092C" w:rsidP="00703AE5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080B8219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3C8ABA58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</w:tr>
      <w:tr w:rsidR="00703AE5" w:rsidRPr="001A4780" w14:paraId="54561D28" w14:textId="77777777" w:rsidTr="00AA6519">
        <w:tc>
          <w:tcPr>
            <w:tcW w:w="758" w:type="pct"/>
            <w:shd w:val="clear" w:color="auto" w:fill="auto"/>
            <w:vAlign w:val="center"/>
          </w:tcPr>
          <w:p w14:paraId="0C68B809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868F7B4" w14:textId="77777777" w:rsidR="00CC092C" w:rsidRPr="003804BF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2" w:type="pct"/>
            <w:shd w:val="clear" w:color="auto" w:fill="auto"/>
          </w:tcPr>
          <w:p w14:paraId="5DF38456" w14:textId="77777777" w:rsidR="00CC092C" w:rsidRPr="003804BF" w:rsidRDefault="00CC092C" w:rsidP="00703AE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6228D02D" w14:textId="77777777" w:rsidR="00CC092C" w:rsidRPr="003804BF" w:rsidRDefault="00CC092C" w:rsidP="00703AE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52C72EA1" w14:textId="592C9115" w:rsidR="00CC092C" w:rsidRPr="003804BF" w:rsidRDefault="002D1F44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401" w:type="pct"/>
            <w:shd w:val="clear" w:color="auto" w:fill="auto"/>
          </w:tcPr>
          <w:p w14:paraId="3E54BFFD" w14:textId="5D2A0AA1" w:rsidR="00CC092C" w:rsidRPr="003804BF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3928C5" w:rsidRPr="00254573" w14:paraId="31D2EB18" w14:textId="77777777" w:rsidTr="00AA6519">
        <w:tc>
          <w:tcPr>
            <w:tcW w:w="5000" w:type="pct"/>
            <w:gridSpan w:val="6"/>
            <w:shd w:val="clear" w:color="auto" w:fill="auto"/>
          </w:tcPr>
          <w:p w14:paraId="0C72F94E" w14:textId="4834292C" w:rsidR="003928C5" w:rsidRPr="00254573" w:rsidRDefault="00FA7A68" w:rsidP="00AA6519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bCs/>
                <w:sz w:val="20"/>
              </w:rPr>
              <w:t>Электронный документ, полученный из внешней системы</w:t>
            </w:r>
          </w:p>
        </w:tc>
      </w:tr>
      <w:tr w:rsidR="003928C5" w:rsidRPr="001A4780" w14:paraId="4414F7B5" w14:textId="77777777" w:rsidTr="00AA6519">
        <w:tc>
          <w:tcPr>
            <w:tcW w:w="758" w:type="pct"/>
            <w:shd w:val="clear" w:color="auto" w:fill="auto"/>
            <w:vAlign w:val="center"/>
          </w:tcPr>
          <w:p w14:paraId="0391D5AF" w14:textId="31BFA196" w:rsidR="003928C5" w:rsidRPr="00724833" w:rsidRDefault="003928C5" w:rsidP="00AA6519">
            <w:pPr>
              <w:spacing w:before="0" w:after="0"/>
              <w:rPr>
                <w:b/>
                <w:sz w:val="20"/>
              </w:rPr>
            </w:pPr>
            <w:r w:rsidRPr="00C7675F">
              <w:rPr>
                <w:b/>
                <w:sz w:val="20"/>
                <w:lang w:val="en-US"/>
              </w:rPr>
              <w:t>extPrintForm</w:t>
            </w:r>
          </w:p>
        </w:tc>
        <w:tc>
          <w:tcPr>
            <w:tcW w:w="757" w:type="pct"/>
            <w:shd w:val="clear" w:color="auto" w:fill="auto"/>
            <w:vAlign w:val="center"/>
          </w:tcPr>
          <w:p w14:paraId="0CBF4583" w14:textId="77777777" w:rsidR="003928C5" w:rsidRPr="00724833" w:rsidRDefault="003928C5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0DA6924" w14:textId="77777777" w:rsidR="003928C5" w:rsidRPr="00724833" w:rsidRDefault="003928C5" w:rsidP="00AA6519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7600468B" w14:textId="77777777" w:rsidR="003928C5" w:rsidRPr="00724833" w:rsidRDefault="003928C5" w:rsidP="00AA6519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039F32BE" w14:textId="77777777" w:rsidR="003928C5" w:rsidRPr="00724833" w:rsidRDefault="003928C5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0D6A5A40" w14:textId="77777777" w:rsidR="003928C5" w:rsidRPr="00724833" w:rsidRDefault="003928C5" w:rsidP="00AA6519">
            <w:pPr>
              <w:spacing w:before="0" w:after="0"/>
              <w:rPr>
                <w:b/>
                <w:sz w:val="20"/>
              </w:rPr>
            </w:pPr>
          </w:p>
        </w:tc>
      </w:tr>
      <w:tr w:rsidR="00FA7A68" w:rsidRPr="001A4780" w14:paraId="0D1DA9CC" w14:textId="77777777" w:rsidTr="00AA6519">
        <w:tc>
          <w:tcPr>
            <w:tcW w:w="758" w:type="pct"/>
            <w:vMerge w:val="restart"/>
            <w:shd w:val="clear" w:color="auto" w:fill="auto"/>
            <w:vAlign w:val="center"/>
          </w:tcPr>
          <w:p w14:paraId="3E3E20B3" w14:textId="1C252F71" w:rsidR="00FA7A68" w:rsidRPr="00E45768" w:rsidRDefault="00FA7A68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57" w:type="pct"/>
            <w:shd w:val="clear" w:color="auto" w:fill="auto"/>
          </w:tcPr>
          <w:p w14:paraId="707938B5" w14:textId="3BE9FBD3" w:rsidR="00FA7A68" w:rsidRPr="00E45768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content</w:t>
            </w:r>
          </w:p>
        </w:tc>
        <w:tc>
          <w:tcPr>
            <w:tcW w:w="202" w:type="pct"/>
            <w:shd w:val="clear" w:color="auto" w:fill="auto"/>
          </w:tcPr>
          <w:p w14:paraId="7581751B" w14:textId="1A6EA000" w:rsidR="00FA7A68" w:rsidRPr="00E45768" w:rsidRDefault="00FA7A68" w:rsidP="00AA6519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027688AB" w14:textId="20FCEB61" w:rsidR="00FA7A68" w:rsidRPr="00E45768" w:rsidRDefault="00FA7A68" w:rsidP="00AA6519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1865C557" w14:textId="48D077A3" w:rsidR="00FA7A68" w:rsidRPr="00E45768" w:rsidRDefault="00FA7A68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Содержимое файла электронного документа</w:t>
            </w:r>
          </w:p>
        </w:tc>
        <w:tc>
          <w:tcPr>
            <w:tcW w:w="1401" w:type="pct"/>
            <w:shd w:val="clear" w:color="auto" w:fill="auto"/>
          </w:tcPr>
          <w:p w14:paraId="783B9CC8" w14:textId="77777777" w:rsidR="00FA7A68" w:rsidRDefault="00FA7A68" w:rsidP="00AA6519">
            <w:pPr>
              <w:spacing w:before="0" w:after="0"/>
              <w:jc w:val="both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  <w:p w14:paraId="13505D72" w14:textId="3AFD475E" w:rsidR="00FA7A68" w:rsidRPr="00E45768" w:rsidRDefault="00FA7A68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При приеме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контролируется обязательность заполнения данного поля</w:t>
            </w:r>
          </w:p>
        </w:tc>
      </w:tr>
      <w:tr w:rsidR="00FA7A68" w:rsidRPr="001A4780" w14:paraId="0BEAFB95" w14:textId="77777777" w:rsidTr="00AA6519">
        <w:tc>
          <w:tcPr>
            <w:tcW w:w="758" w:type="pct"/>
            <w:vMerge/>
            <w:shd w:val="clear" w:color="auto" w:fill="auto"/>
            <w:vAlign w:val="center"/>
          </w:tcPr>
          <w:p w14:paraId="4607A03F" w14:textId="77777777" w:rsidR="00FA7A68" w:rsidRPr="00E45768" w:rsidRDefault="00FA7A68" w:rsidP="00AA6519">
            <w:pPr>
              <w:spacing w:before="0" w:after="0"/>
              <w:rPr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D9B6003" w14:textId="267F6A16" w:rsidR="00FA7A68" w:rsidRPr="00E45768" w:rsidRDefault="00FA7A68" w:rsidP="00AA6519">
            <w:pPr>
              <w:spacing w:before="0" w:after="0"/>
              <w:rPr>
                <w:sz w:val="20"/>
              </w:rPr>
            </w:pPr>
            <w:r w:rsidRPr="00DF3BE0">
              <w:rPr>
                <w:sz w:val="20"/>
              </w:rPr>
              <w:t>url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3CBF25BC" w14:textId="011593FB" w:rsidR="00FA7A68" w:rsidRPr="00E45768" w:rsidRDefault="00FA7A68" w:rsidP="00AA6519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0C17848D" w14:textId="33DAAA53" w:rsidR="00FA7A68" w:rsidRPr="00E45768" w:rsidRDefault="00FA7A68" w:rsidP="00AA6519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7D44D43C" w14:textId="5EF0CAA2" w:rsidR="00FA7A68" w:rsidRPr="00E45768" w:rsidRDefault="00FA7A68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Ссылка для скачивания электронного документа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548EF8C8" w14:textId="2D47F088" w:rsidR="00FA7A68" w:rsidRPr="00E45768" w:rsidRDefault="00FA7A68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Заполняется при передаче от ЕИС  документа</w:t>
            </w:r>
          </w:p>
        </w:tc>
      </w:tr>
      <w:tr w:rsidR="00FA7A68" w:rsidRPr="001A4780" w14:paraId="43089D4B" w14:textId="77777777" w:rsidTr="00AA6519">
        <w:tc>
          <w:tcPr>
            <w:tcW w:w="758" w:type="pct"/>
            <w:shd w:val="clear" w:color="auto" w:fill="auto"/>
            <w:vAlign w:val="center"/>
          </w:tcPr>
          <w:p w14:paraId="50C23E52" w14:textId="77777777" w:rsidR="00FA7A68" w:rsidRPr="00E45768" w:rsidRDefault="00FA7A68" w:rsidP="00AA6519">
            <w:pPr>
              <w:spacing w:before="0" w:after="0"/>
              <w:rPr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6DDBCA9" w14:textId="02B2D71A" w:rsidR="00FA7A68" w:rsidRPr="00E45768" w:rsidRDefault="00FA7A68" w:rsidP="00AA6519">
            <w:pPr>
              <w:spacing w:before="0" w:after="0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439B7650" w14:textId="21F2BE73" w:rsidR="00FA7A68" w:rsidRPr="00E45768" w:rsidRDefault="00FA7A68" w:rsidP="00AA6519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3E16A983" w14:textId="7881143C" w:rsidR="00FA7A68" w:rsidRPr="00E45768" w:rsidRDefault="00FA7A68" w:rsidP="00AA6519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S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0671E740" w14:textId="023E0A4D" w:rsidR="00FA7A68" w:rsidRPr="00E45768" w:rsidRDefault="00FA7A68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>
              <w:rPr>
                <w:sz w:val="20"/>
                <w:lang w:eastAsia="en-US"/>
              </w:rPr>
              <w:t xml:space="preserve"> электронного документа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5AC141DD" w14:textId="77777777" w:rsidR="00FA7A68" w:rsidRPr="00E45768" w:rsidRDefault="00FA7A68" w:rsidP="00AA6519">
            <w:pPr>
              <w:spacing w:before="0" w:after="0"/>
              <w:rPr>
                <w:sz w:val="20"/>
              </w:rPr>
            </w:pPr>
          </w:p>
        </w:tc>
      </w:tr>
      <w:tr w:rsidR="00FA7A68" w:rsidRPr="00FA7A68" w14:paraId="2555E9A7" w14:textId="77777777" w:rsidTr="00AA6519">
        <w:tc>
          <w:tcPr>
            <w:tcW w:w="758" w:type="pct"/>
            <w:shd w:val="clear" w:color="auto" w:fill="auto"/>
            <w:vAlign w:val="center"/>
          </w:tcPr>
          <w:p w14:paraId="3C871033" w14:textId="77777777" w:rsidR="00FA7A68" w:rsidRPr="00E45768" w:rsidRDefault="00FA7A68" w:rsidP="00AA6519">
            <w:pPr>
              <w:spacing w:before="0" w:after="0"/>
              <w:rPr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4855915" w14:textId="0AD39BF6" w:rsidR="00FA7A68" w:rsidRPr="00E45768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fileType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AB74B54" w14:textId="7312E636" w:rsidR="00FA7A68" w:rsidRPr="00E45768" w:rsidRDefault="00FA7A68" w:rsidP="00AA6519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54D1A10B" w14:textId="37168826" w:rsidR="00FA7A68" w:rsidRPr="00E45768" w:rsidRDefault="00FA7A68" w:rsidP="00AA6519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091C006F" w14:textId="1162B858" w:rsidR="00FA7A68" w:rsidRPr="00E45768" w:rsidRDefault="00FA7A68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Тип файла электронного документа</w:t>
            </w:r>
          </w:p>
        </w:tc>
        <w:tc>
          <w:tcPr>
            <w:tcW w:w="1401" w:type="pct"/>
            <w:shd w:val="clear" w:color="auto" w:fill="auto"/>
          </w:tcPr>
          <w:p w14:paraId="0BCDDBEE" w14:textId="77777777" w:rsidR="00FA7A68" w:rsidRDefault="00FA7A68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737AE24B" w14:textId="77777777" w:rsidR="00FA7A68" w:rsidRPr="00C7675F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pdf</w:t>
            </w:r>
          </w:p>
          <w:p w14:paraId="4C485739" w14:textId="77777777" w:rsidR="00FA7A68" w:rsidRPr="00C7675F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docx</w:t>
            </w:r>
          </w:p>
          <w:p w14:paraId="0E4708D7" w14:textId="77777777" w:rsidR="00FA7A68" w:rsidRPr="00C7675F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doc</w:t>
            </w:r>
          </w:p>
          <w:p w14:paraId="562ADF7E" w14:textId="77777777" w:rsidR="00FA7A68" w:rsidRPr="00C7675F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rtf</w:t>
            </w:r>
          </w:p>
          <w:p w14:paraId="45CCD83D" w14:textId="77777777" w:rsidR="00FA7A68" w:rsidRPr="00C7675F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xls</w:t>
            </w:r>
          </w:p>
          <w:p w14:paraId="5E90727A" w14:textId="77777777" w:rsidR="00FA7A68" w:rsidRPr="00C7675F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xlsx</w:t>
            </w:r>
          </w:p>
          <w:p w14:paraId="668495C0" w14:textId="77777777" w:rsidR="00FA7A68" w:rsidRPr="00C7675F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jpeg</w:t>
            </w:r>
          </w:p>
          <w:p w14:paraId="0771C204" w14:textId="77777777" w:rsidR="00FA7A68" w:rsidRPr="00C7675F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jpg</w:t>
            </w:r>
          </w:p>
          <w:p w14:paraId="322CD012" w14:textId="77777777" w:rsidR="00FA7A68" w:rsidRPr="00C7675F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bmp</w:t>
            </w:r>
          </w:p>
          <w:p w14:paraId="7C371A5A" w14:textId="77777777" w:rsidR="00FA7A68" w:rsidRPr="00C7675F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tif</w:t>
            </w:r>
          </w:p>
          <w:p w14:paraId="68FAEA66" w14:textId="77777777" w:rsidR="00FA7A68" w:rsidRPr="00C7675F" w:rsidRDefault="00FA7A68" w:rsidP="00AA6519">
            <w:pPr>
              <w:spacing w:before="0" w:after="0"/>
              <w:rPr>
                <w:sz w:val="20"/>
                <w:lang w:val="en-US"/>
              </w:rPr>
            </w:pPr>
            <w:r w:rsidRPr="00C7675F">
              <w:rPr>
                <w:sz w:val="20"/>
                <w:lang w:val="en-US"/>
              </w:rPr>
              <w:t>tiff</w:t>
            </w:r>
          </w:p>
          <w:p w14:paraId="7CFF470F" w14:textId="77777777" w:rsidR="00FA7A68" w:rsidRPr="00C7675F" w:rsidRDefault="00FA7A68" w:rsidP="00AA6519">
            <w:pPr>
              <w:spacing w:before="0" w:after="0"/>
              <w:rPr>
                <w:sz w:val="20"/>
                <w:lang w:val="en-US"/>
              </w:rPr>
            </w:pPr>
            <w:r w:rsidRPr="00C7675F">
              <w:rPr>
                <w:sz w:val="20"/>
                <w:lang w:val="en-US"/>
              </w:rPr>
              <w:t>txt</w:t>
            </w:r>
          </w:p>
          <w:p w14:paraId="6855FBE3" w14:textId="77777777" w:rsidR="00FA7A68" w:rsidRPr="00C7675F" w:rsidRDefault="00FA7A68" w:rsidP="00AA6519">
            <w:pPr>
              <w:spacing w:before="0" w:after="0"/>
              <w:rPr>
                <w:sz w:val="20"/>
                <w:lang w:val="en-US"/>
              </w:rPr>
            </w:pPr>
            <w:r w:rsidRPr="00C7675F">
              <w:rPr>
                <w:sz w:val="20"/>
                <w:lang w:val="en-US"/>
              </w:rPr>
              <w:t>zip</w:t>
            </w:r>
          </w:p>
          <w:p w14:paraId="45AD33D1" w14:textId="77777777" w:rsidR="00FA7A68" w:rsidRPr="00C7675F" w:rsidRDefault="00FA7A68" w:rsidP="00AA6519">
            <w:pPr>
              <w:spacing w:before="0" w:after="0"/>
              <w:rPr>
                <w:sz w:val="20"/>
                <w:lang w:val="en-US"/>
              </w:rPr>
            </w:pPr>
            <w:r w:rsidRPr="00C7675F">
              <w:rPr>
                <w:sz w:val="20"/>
                <w:lang w:val="en-US"/>
              </w:rPr>
              <w:t>rar</w:t>
            </w:r>
          </w:p>
          <w:p w14:paraId="20A9B889" w14:textId="77777777" w:rsidR="00FA7A68" w:rsidRPr="00C7675F" w:rsidRDefault="00FA7A68" w:rsidP="00AA6519">
            <w:pPr>
              <w:spacing w:before="0" w:after="0"/>
              <w:rPr>
                <w:sz w:val="20"/>
                <w:lang w:val="en-US"/>
              </w:rPr>
            </w:pPr>
            <w:r w:rsidRPr="00C7675F">
              <w:rPr>
                <w:sz w:val="20"/>
                <w:lang w:val="en-US"/>
              </w:rPr>
              <w:t>gif</w:t>
            </w:r>
          </w:p>
          <w:p w14:paraId="2A1930EB" w14:textId="77777777" w:rsidR="00FA7A68" w:rsidRPr="00C7675F" w:rsidRDefault="00FA7A68" w:rsidP="00AA6519">
            <w:pPr>
              <w:spacing w:before="0" w:after="0"/>
              <w:rPr>
                <w:sz w:val="20"/>
                <w:lang w:val="en-US"/>
              </w:rPr>
            </w:pPr>
            <w:r w:rsidRPr="00C7675F">
              <w:rPr>
                <w:sz w:val="20"/>
                <w:lang w:val="en-US"/>
              </w:rPr>
              <w:t>csv</w:t>
            </w:r>
          </w:p>
          <w:p w14:paraId="23767659" w14:textId="77777777" w:rsidR="00FA7A68" w:rsidRPr="00500F79" w:rsidRDefault="00FA7A68" w:rsidP="00AA6519">
            <w:pPr>
              <w:spacing w:before="0" w:after="0"/>
              <w:rPr>
                <w:sz w:val="20"/>
                <w:lang w:val="en-US"/>
              </w:rPr>
            </w:pPr>
            <w:r w:rsidRPr="00500F79">
              <w:rPr>
                <w:sz w:val="20"/>
                <w:lang w:val="en-US"/>
              </w:rPr>
              <w:t>odp</w:t>
            </w:r>
          </w:p>
          <w:p w14:paraId="12A6F90B" w14:textId="77777777" w:rsidR="00FA7A68" w:rsidRPr="00500F79" w:rsidRDefault="00FA7A68" w:rsidP="00AA6519">
            <w:pPr>
              <w:spacing w:before="0" w:after="0"/>
              <w:rPr>
                <w:sz w:val="20"/>
                <w:lang w:val="en-US"/>
              </w:rPr>
            </w:pPr>
            <w:r w:rsidRPr="00500F79">
              <w:rPr>
                <w:sz w:val="20"/>
                <w:lang w:val="en-US"/>
              </w:rPr>
              <w:t>odf</w:t>
            </w:r>
          </w:p>
          <w:p w14:paraId="2AACE421" w14:textId="77777777" w:rsidR="00FA7A68" w:rsidRPr="00500F79" w:rsidRDefault="00FA7A68" w:rsidP="00AA6519">
            <w:pPr>
              <w:spacing w:before="0" w:after="0"/>
              <w:rPr>
                <w:sz w:val="20"/>
                <w:lang w:val="en-US"/>
              </w:rPr>
            </w:pPr>
            <w:r w:rsidRPr="00500F79">
              <w:rPr>
                <w:sz w:val="20"/>
                <w:lang w:val="en-US"/>
              </w:rPr>
              <w:t>ods</w:t>
            </w:r>
          </w:p>
          <w:p w14:paraId="45B88441" w14:textId="77777777" w:rsidR="00FA7A68" w:rsidRPr="00500F79" w:rsidRDefault="00FA7A68" w:rsidP="00AA6519">
            <w:pPr>
              <w:spacing w:before="0" w:after="0"/>
              <w:rPr>
                <w:sz w:val="20"/>
                <w:lang w:val="en-US"/>
              </w:rPr>
            </w:pPr>
            <w:r w:rsidRPr="00500F79">
              <w:rPr>
                <w:sz w:val="20"/>
                <w:lang w:val="en-US"/>
              </w:rPr>
              <w:t>odt</w:t>
            </w:r>
          </w:p>
          <w:p w14:paraId="52B68947" w14:textId="77777777" w:rsidR="00FA7A68" w:rsidRPr="00500F79" w:rsidRDefault="00FA7A68" w:rsidP="00AA6519">
            <w:pPr>
              <w:spacing w:before="0" w:after="0"/>
              <w:rPr>
                <w:sz w:val="20"/>
                <w:lang w:val="en-US"/>
              </w:rPr>
            </w:pPr>
            <w:r w:rsidRPr="00500F79">
              <w:rPr>
                <w:sz w:val="20"/>
                <w:lang w:val="en-US"/>
              </w:rPr>
              <w:t>sxc</w:t>
            </w:r>
          </w:p>
          <w:p w14:paraId="6A9CA30D" w14:textId="77777777" w:rsidR="00FA7A68" w:rsidRDefault="00FA7A68" w:rsidP="00AA6519">
            <w:pPr>
              <w:spacing w:before="0" w:after="0"/>
              <w:rPr>
                <w:sz w:val="20"/>
                <w:lang w:val="en-US"/>
              </w:rPr>
            </w:pPr>
            <w:r w:rsidRPr="00500F79">
              <w:rPr>
                <w:sz w:val="20"/>
                <w:lang w:val="en-US"/>
              </w:rPr>
              <w:t>sxw</w:t>
            </w:r>
          </w:p>
          <w:p w14:paraId="12496936" w14:textId="2FB25362" w:rsidR="005C4128" w:rsidRPr="003928C5" w:rsidRDefault="005C4128" w:rsidP="00AA6519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xml</w:t>
            </w:r>
          </w:p>
        </w:tc>
      </w:tr>
      <w:tr w:rsidR="00FA7A68" w:rsidRPr="001A4780" w14:paraId="6B8C0CD0" w14:textId="77777777" w:rsidTr="00AA6519">
        <w:tc>
          <w:tcPr>
            <w:tcW w:w="758" w:type="pct"/>
            <w:shd w:val="clear" w:color="auto" w:fill="auto"/>
            <w:vAlign w:val="center"/>
          </w:tcPr>
          <w:p w14:paraId="736FA5E7" w14:textId="77777777" w:rsidR="00FA7A68" w:rsidRPr="003928C5" w:rsidRDefault="00FA7A68" w:rsidP="00AA6519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57" w:type="pct"/>
            <w:shd w:val="clear" w:color="auto" w:fill="auto"/>
          </w:tcPr>
          <w:p w14:paraId="1D3C963E" w14:textId="5DAEB01F" w:rsidR="00FA7A68" w:rsidRPr="00E45768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controlPersonalSignature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385C7DA6" w14:textId="11A77EFD" w:rsidR="00FA7A68" w:rsidRPr="00E45768" w:rsidRDefault="00FA7A68" w:rsidP="00AA6519">
            <w:pPr>
              <w:spacing w:before="0" w:after="0"/>
              <w:jc w:val="center"/>
              <w:rPr>
                <w:sz w:val="20"/>
              </w:rPr>
            </w:pPr>
            <w:r w:rsidRPr="00CF443D"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4F4D1AD3" w14:textId="61BF6EB3" w:rsidR="00FA7A68" w:rsidRPr="00E45768" w:rsidRDefault="00FA7A68" w:rsidP="00AA6519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S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5C0B0278" w14:textId="1C60CCC7" w:rsidR="00FA7A68" w:rsidRPr="00E45768" w:rsidRDefault="00FA7A68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>
              <w:rPr>
                <w:sz w:val="20"/>
                <w:lang w:eastAsia="en-US"/>
              </w:rPr>
              <w:t xml:space="preserve"> электронного документа лицом, уполномоченным на проведение контроля в соответствии с ч.5 ст.99 закона №44-ФЗ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2D6A8C10" w14:textId="02DF2219" w:rsidR="00FA7A68" w:rsidRPr="00E45768" w:rsidRDefault="00FA7A68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Заполняется в случае, если на стороне внешней системы пройден контроль </w:t>
            </w:r>
            <w:r w:rsidRPr="00C7675F">
              <w:rPr>
                <w:sz w:val="20"/>
              </w:rPr>
              <w:t>ст.99 закона №44-ФЗ</w:t>
            </w:r>
          </w:p>
        </w:tc>
      </w:tr>
      <w:tr w:rsidR="00A54329" w:rsidRPr="001B3D35" w14:paraId="2E1FC79F" w14:textId="08222A7B" w:rsidTr="00AA6519">
        <w:tc>
          <w:tcPr>
            <w:tcW w:w="5000" w:type="pct"/>
            <w:gridSpan w:val="6"/>
            <w:shd w:val="clear" w:color="auto" w:fill="auto"/>
          </w:tcPr>
          <w:p w14:paraId="21C46B6E" w14:textId="59D1514A" w:rsidR="00A54329" w:rsidRPr="001B3D35" w:rsidRDefault="00A54329" w:rsidP="00A54329">
            <w:pPr>
              <w:spacing w:before="0" w:after="0"/>
              <w:jc w:val="center"/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703AE5" w:rsidRPr="001A4780" w14:paraId="0F8B03A7" w14:textId="77777777" w:rsidTr="00AA6519">
        <w:tc>
          <w:tcPr>
            <w:tcW w:w="758" w:type="pct"/>
            <w:shd w:val="clear" w:color="auto" w:fill="auto"/>
            <w:vAlign w:val="center"/>
          </w:tcPr>
          <w:p w14:paraId="1439E366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57" w:type="pct"/>
            <w:shd w:val="clear" w:color="auto" w:fill="auto"/>
          </w:tcPr>
          <w:p w14:paraId="0BD58238" w14:textId="77777777" w:rsidR="00CC092C" w:rsidRPr="003804BF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8F160BC" w14:textId="77777777" w:rsidR="00CC092C" w:rsidRPr="003804BF" w:rsidRDefault="00CC092C" w:rsidP="00703AE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7F18BD39" w14:textId="77777777" w:rsidR="00CC092C" w:rsidRPr="003804BF" w:rsidRDefault="00CC092C" w:rsidP="00703AE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732024FF" w14:textId="77777777" w:rsidR="00CC092C" w:rsidRPr="003804BF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33383D0E" w14:textId="77777777" w:rsidR="00CC092C" w:rsidRPr="003804BF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03AE5" w:rsidRPr="001A4780" w14:paraId="79A0BFD5" w14:textId="77777777" w:rsidTr="00AA6519">
        <w:tc>
          <w:tcPr>
            <w:tcW w:w="758" w:type="pct"/>
            <w:shd w:val="clear" w:color="auto" w:fill="auto"/>
            <w:vAlign w:val="center"/>
          </w:tcPr>
          <w:p w14:paraId="6317CEAB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3606E62" w14:textId="77777777" w:rsidR="00CC092C" w:rsidRPr="003804BF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2" w:type="pct"/>
            <w:shd w:val="clear" w:color="auto" w:fill="auto"/>
          </w:tcPr>
          <w:p w14:paraId="45776D88" w14:textId="77777777" w:rsidR="00CC092C" w:rsidRPr="00B07477" w:rsidRDefault="00CC092C" w:rsidP="00703AE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11B1E2A2" w14:textId="77777777" w:rsidR="00CC092C" w:rsidRPr="00B07477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70502DBA" w14:textId="77777777" w:rsidR="00CC092C" w:rsidRPr="003804BF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401" w:type="pct"/>
            <w:shd w:val="clear" w:color="auto" w:fill="auto"/>
          </w:tcPr>
          <w:p w14:paraId="4EF72058" w14:textId="77777777" w:rsidR="00CC092C" w:rsidRPr="003804BF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03AE5" w:rsidRPr="001A4780" w14:paraId="6C14ADA0" w14:textId="77777777" w:rsidTr="00AA6519">
        <w:tc>
          <w:tcPr>
            <w:tcW w:w="758" w:type="pct"/>
            <w:shd w:val="clear" w:color="auto" w:fill="auto"/>
            <w:vAlign w:val="center"/>
          </w:tcPr>
          <w:p w14:paraId="26EC55DA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3A64F41" w14:textId="77777777" w:rsidR="00CC092C" w:rsidRPr="00B07477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2" w:type="pct"/>
            <w:shd w:val="clear" w:color="auto" w:fill="auto"/>
          </w:tcPr>
          <w:p w14:paraId="2E3B6042" w14:textId="77777777" w:rsidR="00CC092C" w:rsidRPr="002B372D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36E8902E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12F00423" w14:textId="77777777" w:rsidR="00CC092C" w:rsidRPr="00B07477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401" w:type="pct"/>
            <w:shd w:val="clear" w:color="auto" w:fill="auto"/>
          </w:tcPr>
          <w:p w14:paraId="24BFC5D1" w14:textId="71003897" w:rsidR="00CC092C" w:rsidRPr="00655FB3" w:rsidRDefault="00CC3755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A54329" w:rsidRPr="001A4780" w14:paraId="2825E8DA" w14:textId="075A1E0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273E9576" w14:textId="56DDFD05" w:rsidR="00A54329" w:rsidRPr="001A4780" w:rsidRDefault="00A54329" w:rsidP="00A54329">
            <w:pPr>
              <w:spacing w:before="0" w:after="0"/>
              <w:jc w:val="center"/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703AE5" w:rsidRPr="001A4780" w14:paraId="47644880" w14:textId="77777777" w:rsidTr="00AA6519">
        <w:tc>
          <w:tcPr>
            <w:tcW w:w="758" w:type="pct"/>
            <w:shd w:val="clear" w:color="auto" w:fill="auto"/>
          </w:tcPr>
          <w:p w14:paraId="5162C28B" w14:textId="77777777" w:rsidR="00CC092C" w:rsidRPr="009968C5" w:rsidRDefault="00CC092C" w:rsidP="00703AE5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57" w:type="pct"/>
            <w:shd w:val="clear" w:color="auto" w:fill="auto"/>
          </w:tcPr>
          <w:p w14:paraId="54CE360C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05FC4540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39F96864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30268A63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5197CB6F" w14:textId="77777777" w:rsidR="00CC092C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03AE5" w:rsidRPr="001A4780" w14:paraId="29F21189" w14:textId="77777777" w:rsidTr="00AA6519">
        <w:tc>
          <w:tcPr>
            <w:tcW w:w="758" w:type="pct"/>
            <w:shd w:val="clear" w:color="auto" w:fill="auto"/>
            <w:vAlign w:val="center"/>
          </w:tcPr>
          <w:p w14:paraId="6D3E34E8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680A364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2" w:type="pct"/>
            <w:shd w:val="clear" w:color="auto" w:fill="auto"/>
          </w:tcPr>
          <w:p w14:paraId="1008F797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430F218A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36868220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401" w:type="pct"/>
            <w:shd w:val="clear" w:color="auto" w:fill="auto"/>
          </w:tcPr>
          <w:p w14:paraId="613ADB0B" w14:textId="77777777" w:rsidR="00CC092C" w:rsidRDefault="00CC092C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22A40422" w14:textId="77777777" w:rsidTr="00AA6519">
        <w:tc>
          <w:tcPr>
            <w:tcW w:w="758" w:type="pct"/>
            <w:shd w:val="clear" w:color="auto" w:fill="auto"/>
            <w:vAlign w:val="center"/>
          </w:tcPr>
          <w:p w14:paraId="460D132E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EA5B116" w14:textId="1D53753D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2" w:type="pct"/>
            <w:shd w:val="clear" w:color="auto" w:fill="auto"/>
          </w:tcPr>
          <w:p w14:paraId="35878FFB" w14:textId="2324C601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2CAB54BF" w14:textId="514EBB6E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43DEDE95" w14:textId="4AEF828B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401" w:type="pct"/>
            <w:shd w:val="clear" w:color="auto" w:fill="auto"/>
          </w:tcPr>
          <w:p w14:paraId="1B2014B6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38C75A84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580DC0A3" w14:textId="52E84FF8" w:rsidR="00AA6519" w:rsidRDefault="00AA6519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703AE5" w:rsidRPr="001A4780" w14:paraId="2ADA2A16" w14:textId="77777777" w:rsidTr="00AA6519">
        <w:tc>
          <w:tcPr>
            <w:tcW w:w="758" w:type="pct"/>
            <w:shd w:val="clear" w:color="auto" w:fill="auto"/>
            <w:vAlign w:val="center"/>
          </w:tcPr>
          <w:p w14:paraId="469774C2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B6714F6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2" w:type="pct"/>
            <w:shd w:val="clear" w:color="auto" w:fill="auto"/>
          </w:tcPr>
          <w:p w14:paraId="7C9BFD13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0748CEB2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0F2E41D5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401" w:type="pct"/>
            <w:shd w:val="clear" w:color="auto" w:fill="auto"/>
          </w:tcPr>
          <w:p w14:paraId="7CA04092" w14:textId="77777777" w:rsidR="00CC092C" w:rsidRDefault="00CC092C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703AE5" w:rsidRPr="001A4780" w14:paraId="4F657E92" w14:textId="77777777" w:rsidTr="00AA6519">
        <w:tc>
          <w:tcPr>
            <w:tcW w:w="758" w:type="pct"/>
            <w:shd w:val="clear" w:color="auto" w:fill="auto"/>
            <w:vAlign w:val="center"/>
          </w:tcPr>
          <w:p w14:paraId="0E8D4A03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D5D1B85" w14:textId="77777777" w:rsidR="00CC092C" w:rsidRPr="001A4780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2" w:type="pct"/>
            <w:shd w:val="clear" w:color="auto" w:fill="auto"/>
          </w:tcPr>
          <w:p w14:paraId="57F5B3A1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07F8FA10" w14:textId="77777777" w:rsidR="00CC092C" w:rsidRPr="001A4780" w:rsidRDefault="00CC092C" w:rsidP="00703AE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759DF1BB" w14:textId="77777777" w:rsidR="00CC092C" w:rsidRPr="001A4780" w:rsidRDefault="00CC092C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401" w:type="pct"/>
            <w:shd w:val="clear" w:color="auto" w:fill="auto"/>
          </w:tcPr>
          <w:p w14:paraId="474F7C6F" w14:textId="77777777" w:rsidR="00CC092C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03AE5" w:rsidRPr="001A4780" w14:paraId="7972D8C4" w14:textId="77777777" w:rsidTr="00AA6519">
        <w:tc>
          <w:tcPr>
            <w:tcW w:w="758" w:type="pct"/>
            <w:shd w:val="clear" w:color="auto" w:fill="auto"/>
            <w:vAlign w:val="center"/>
          </w:tcPr>
          <w:p w14:paraId="03B5957D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83485D8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2" w:type="pct"/>
            <w:shd w:val="clear" w:color="auto" w:fill="auto"/>
          </w:tcPr>
          <w:p w14:paraId="41FF9A77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05D5AFC2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71C467DC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401" w:type="pct"/>
            <w:shd w:val="clear" w:color="auto" w:fill="auto"/>
          </w:tcPr>
          <w:p w14:paraId="16D16094" w14:textId="77777777" w:rsidR="00CC092C" w:rsidRDefault="00CC092C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703AE5" w:rsidRPr="001A4780" w14:paraId="5836436C" w14:textId="77777777" w:rsidTr="00AA6519">
        <w:tc>
          <w:tcPr>
            <w:tcW w:w="758" w:type="pct"/>
            <w:shd w:val="clear" w:color="auto" w:fill="auto"/>
            <w:vAlign w:val="center"/>
          </w:tcPr>
          <w:p w14:paraId="45F2D096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F38EE3A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2" w:type="pct"/>
            <w:shd w:val="clear" w:color="auto" w:fill="auto"/>
          </w:tcPr>
          <w:p w14:paraId="1617D17C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2ACC2E2E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01" w:type="pct"/>
            <w:shd w:val="clear" w:color="auto" w:fill="auto"/>
          </w:tcPr>
          <w:p w14:paraId="76147406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401" w:type="pct"/>
            <w:shd w:val="clear" w:color="auto" w:fill="auto"/>
          </w:tcPr>
          <w:p w14:paraId="09B3F7CE" w14:textId="77777777" w:rsidR="00CC092C" w:rsidRDefault="00CC092C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703AE5" w:rsidRPr="001A4780" w14:paraId="3A59464B" w14:textId="77777777" w:rsidTr="00AA6519">
        <w:tc>
          <w:tcPr>
            <w:tcW w:w="758" w:type="pct"/>
            <w:shd w:val="clear" w:color="auto" w:fill="auto"/>
            <w:vAlign w:val="center"/>
          </w:tcPr>
          <w:p w14:paraId="34C558CE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1ECB71F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2" w:type="pct"/>
            <w:shd w:val="clear" w:color="auto" w:fill="auto"/>
          </w:tcPr>
          <w:p w14:paraId="4139E366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64D5904D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700DC86A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401" w:type="pct"/>
            <w:shd w:val="clear" w:color="auto" w:fill="auto"/>
          </w:tcPr>
          <w:p w14:paraId="5BCE80AB" w14:textId="77777777" w:rsidR="00CC092C" w:rsidRDefault="00CC092C" w:rsidP="00703AE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1C2B0B32" w14:textId="77777777" w:rsidR="00CC092C" w:rsidRDefault="00CC092C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703AE5" w:rsidRPr="001A4780" w14:paraId="2DB0FE82" w14:textId="77777777" w:rsidTr="00AA6519">
        <w:tc>
          <w:tcPr>
            <w:tcW w:w="758" w:type="pct"/>
            <w:shd w:val="clear" w:color="auto" w:fill="auto"/>
            <w:vAlign w:val="center"/>
          </w:tcPr>
          <w:p w14:paraId="0DEA8FE1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A9E5C0A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2" w:type="pct"/>
            <w:shd w:val="clear" w:color="auto" w:fill="auto"/>
          </w:tcPr>
          <w:p w14:paraId="283DD968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67CA224D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5092D4AA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401" w:type="pct"/>
            <w:shd w:val="clear" w:color="auto" w:fill="auto"/>
          </w:tcPr>
          <w:p w14:paraId="2BF55ECB" w14:textId="77777777" w:rsidR="00CC092C" w:rsidRDefault="00CC092C" w:rsidP="00703AE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7F424DD6" w14:textId="77777777" w:rsidR="00CC092C" w:rsidRDefault="00CC092C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A54329" w:rsidRPr="001A4780" w14:paraId="4DD304E7" w14:textId="26F89C12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2A882DF7" w14:textId="417A2675" w:rsidR="00A54329" w:rsidRPr="001A4780" w:rsidRDefault="00A54329" w:rsidP="00A54329">
            <w:pPr>
              <w:spacing w:before="0" w:after="0"/>
              <w:jc w:val="center"/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703AE5" w:rsidRPr="001A4780" w14:paraId="03CF8B98" w14:textId="77777777" w:rsidTr="00AA6519">
        <w:tc>
          <w:tcPr>
            <w:tcW w:w="758" w:type="pct"/>
            <w:shd w:val="clear" w:color="auto" w:fill="auto"/>
            <w:vAlign w:val="center"/>
          </w:tcPr>
          <w:p w14:paraId="336FEA8F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57" w:type="pct"/>
            <w:shd w:val="clear" w:color="auto" w:fill="auto"/>
            <w:vAlign w:val="center"/>
          </w:tcPr>
          <w:p w14:paraId="67864537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251A43F2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  <w:vAlign w:val="center"/>
          </w:tcPr>
          <w:p w14:paraId="7BAD6324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45C1602D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2693812E" w14:textId="77777777" w:rsidR="00CC092C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03AE5" w:rsidRPr="001A4780" w14:paraId="226D925A" w14:textId="77777777" w:rsidTr="00AA6519">
        <w:tc>
          <w:tcPr>
            <w:tcW w:w="758" w:type="pct"/>
            <w:shd w:val="clear" w:color="auto" w:fill="auto"/>
            <w:vAlign w:val="center"/>
          </w:tcPr>
          <w:p w14:paraId="4C2AFD71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  <w:vAlign w:val="center"/>
          </w:tcPr>
          <w:p w14:paraId="2849ACDF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D79B22B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30B4D637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248AD778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7D78E81D" w14:textId="77777777" w:rsidR="00CC092C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703AE5" w:rsidRPr="001A4780" w14:paraId="545BBED4" w14:textId="77777777" w:rsidTr="00AA6519">
        <w:tc>
          <w:tcPr>
            <w:tcW w:w="758" w:type="pct"/>
            <w:shd w:val="clear" w:color="auto" w:fill="auto"/>
            <w:vAlign w:val="center"/>
          </w:tcPr>
          <w:p w14:paraId="60945D3C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57" w:type="pct"/>
            <w:shd w:val="clear" w:color="auto" w:fill="auto"/>
            <w:vAlign w:val="center"/>
          </w:tcPr>
          <w:p w14:paraId="36C9BF22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74B64A40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  <w:vAlign w:val="center"/>
          </w:tcPr>
          <w:p w14:paraId="104B5D5C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36493950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32286FF4" w14:textId="77777777" w:rsidR="00CC092C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03AE5" w:rsidRPr="001A4780" w14:paraId="4C89D630" w14:textId="77777777" w:rsidTr="00AA6519">
        <w:tc>
          <w:tcPr>
            <w:tcW w:w="758" w:type="pct"/>
            <w:shd w:val="clear" w:color="auto" w:fill="auto"/>
            <w:vAlign w:val="center"/>
          </w:tcPr>
          <w:p w14:paraId="5EB4A707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378937B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53BEAAA7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54A5A1C2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713B6830" w14:textId="3B78252D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0F18FC0A" w14:textId="77777777" w:rsidR="00CC092C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03AE5" w:rsidRPr="001A4780" w14:paraId="7C128B17" w14:textId="77777777" w:rsidTr="00AA6519">
        <w:tc>
          <w:tcPr>
            <w:tcW w:w="758" w:type="pct"/>
            <w:shd w:val="clear" w:color="auto" w:fill="auto"/>
            <w:vAlign w:val="center"/>
          </w:tcPr>
          <w:p w14:paraId="5EEABF03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EAEAC2E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3E105599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13B0B636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7D4AF11B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3F10A18E" w14:textId="77777777" w:rsidR="00CC092C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FBA9B8F" w14:textId="77777777" w:rsidTr="00AA6519">
        <w:tc>
          <w:tcPr>
            <w:tcW w:w="758" w:type="pct"/>
            <w:shd w:val="clear" w:color="auto" w:fill="auto"/>
            <w:vAlign w:val="center"/>
          </w:tcPr>
          <w:p w14:paraId="31A15632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574964E" w14:textId="1719AD87" w:rsidR="00B80981" w:rsidRPr="00E87917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34B6F585" w14:textId="4F22DF6C" w:rsidR="00B80981" w:rsidRPr="00E87917" w:rsidRDefault="00B80981" w:rsidP="00703AE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69F5B838" w14:textId="07E201BD" w:rsidR="00B80981" w:rsidRPr="00E87917" w:rsidRDefault="00B80981" w:rsidP="00703AE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12A9326F" w14:textId="0469586D" w:rsidR="00B80981" w:rsidRPr="00E87917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000089FF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2B2406D" w14:textId="77777777" w:rsidTr="00AA6519">
        <w:tc>
          <w:tcPr>
            <w:tcW w:w="758" w:type="pct"/>
            <w:shd w:val="clear" w:color="auto" w:fill="auto"/>
            <w:vAlign w:val="center"/>
          </w:tcPr>
          <w:p w14:paraId="6E6EEEA2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0C5B1AB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B3DA77E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774F535A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393DA7F2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0D60B952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0A3F374" w14:textId="77777777" w:rsidTr="00AA6519">
        <w:tc>
          <w:tcPr>
            <w:tcW w:w="758" w:type="pct"/>
            <w:vMerge w:val="restart"/>
            <w:shd w:val="clear" w:color="auto" w:fill="auto"/>
            <w:vAlign w:val="center"/>
          </w:tcPr>
          <w:p w14:paraId="1B5E73EF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57" w:type="pct"/>
            <w:shd w:val="clear" w:color="auto" w:fill="auto"/>
          </w:tcPr>
          <w:p w14:paraId="1192659A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38508D40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0547B4F5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2AF5D347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33B70E14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6DA2488" w14:textId="77777777" w:rsidTr="00AA6519">
        <w:tc>
          <w:tcPr>
            <w:tcW w:w="758" w:type="pct"/>
            <w:vMerge/>
            <w:shd w:val="clear" w:color="auto" w:fill="auto"/>
            <w:vAlign w:val="center"/>
          </w:tcPr>
          <w:p w14:paraId="7CBF68FA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62B35BB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52B92AF6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24B20C04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5D83B777" w14:textId="5970E7B8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21222B0C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300151E" w14:textId="77777777" w:rsidTr="00AA6519">
        <w:tc>
          <w:tcPr>
            <w:tcW w:w="758" w:type="pct"/>
            <w:vMerge/>
            <w:shd w:val="clear" w:color="auto" w:fill="auto"/>
            <w:vAlign w:val="center"/>
          </w:tcPr>
          <w:p w14:paraId="69B83F95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C6C3096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2" w:type="pct"/>
            <w:shd w:val="clear" w:color="auto" w:fill="auto"/>
          </w:tcPr>
          <w:p w14:paraId="3D90D531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784F8573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1DBF8604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401" w:type="pct"/>
            <w:shd w:val="clear" w:color="auto" w:fill="auto"/>
          </w:tcPr>
          <w:p w14:paraId="5784F6E2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B80981" w:rsidRPr="001A4780" w14:paraId="178AEB06" w14:textId="77777777" w:rsidTr="00AA6519">
        <w:tc>
          <w:tcPr>
            <w:tcW w:w="758" w:type="pct"/>
            <w:shd w:val="clear" w:color="auto" w:fill="auto"/>
            <w:vAlign w:val="center"/>
          </w:tcPr>
          <w:p w14:paraId="5536F1A5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7E1274D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53AD7F13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41F0EE65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52F66125" w14:textId="00A05CF8" w:rsidR="00B80981" w:rsidRPr="00655FB3" w:rsidRDefault="002D1F44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B80981">
              <w:rPr>
                <w:sz w:val="20"/>
              </w:rPr>
              <w:t xml:space="preserve"> документа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50F9BB15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6D95A1F" w14:textId="455824E3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618BEF3B" w14:textId="231B545C" w:rsidR="00B80981" w:rsidRPr="001A4780" w:rsidRDefault="002D1F44" w:rsidP="00A54329">
            <w:pPr>
              <w:spacing w:before="0" w:after="0"/>
              <w:jc w:val="center"/>
            </w:pPr>
            <w:r>
              <w:rPr>
                <w:b/>
                <w:sz w:val="20"/>
              </w:rPr>
              <w:t>Электронная подпись</w:t>
            </w:r>
            <w:r w:rsidR="00B80981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B80981" w:rsidRPr="001A4780" w14:paraId="10D61EC6" w14:textId="77777777" w:rsidTr="00AA6519">
        <w:tc>
          <w:tcPr>
            <w:tcW w:w="758" w:type="pct"/>
            <w:shd w:val="clear" w:color="auto" w:fill="auto"/>
            <w:vAlign w:val="center"/>
          </w:tcPr>
          <w:p w14:paraId="6B633A9D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57" w:type="pct"/>
            <w:shd w:val="clear" w:color="auto" w:fill="auto"/>
            <w:vAlign w:val="center"/>
          </w:tcPr>
          <w:p w14:paraId="58CC93B1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3B4AD47A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  <w:vAlign w:val="center"/>
          </w:tcPr>
          <w:p w14:paraId="40C62ABB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0D621CAE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07F30366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E9E5141" w14:textId="77777777" w:rsidTr="00AA6519">
        <w:tc>
          <w:tcPr>
            <w:tcW w:w="758" w:type="pct"/>
            <w:shd w:val="clear" w:color="auto" w:fill="auto"/>
            <w:vAlign w:val="center"/>
          </w:tcPr>
          <w:p w14:paraId="016746AF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  <w:vAlign w:val="center"/>
          </w:tcPr>
          <w:p w14:paraId="720F5640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516CDBAC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5834359E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65F9C9F5" w14:textId="6A802516" w:rsidR="00B80981" w:rsidRPr="00655FB3" w:rsidRDefault="002D1F44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3AC5BADC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B80981" w:rsidRPr="001A4780" w14:paraId="5E17B165" w14:textId="77777777" w:rsidTr="00AA6519">
        <w:tc>
          <w:tcPr>
            <w:tcW w:w="758" w:type="pct"/>
            <w:shd w:val="clear" w:color="auto" w:fill="auto"/>
            <w:vAlign w:val="center"/>
          </w:tcPr>
          <w:p w14:paraId="2AA00175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57" w:type="pct"/>
            <w:shd w:val="clear" w:color="auto" w:fill="auto"/>
            <w:vAlign w:val="center"/>
          </w:tcPr>
          <w:p w14:paraId="5764ACFC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4C4D2453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  <w:vAlign w:val="center"/>
          </w:tcPr>
          <w:p w14:paraId="467769C1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6E20F6A3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01A2D024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23C84AB" w14:textId="77777777" w:rsidTr="00AA6519">
        <w:tc>
          <w:tcPr>
            <w:tcW w:w="758" w:type="pct"/>
            <w:shd w:val="clear" w:color="auto" w:fill="auto"/>
            <w:vAlign w:val="center"/>
          </w:tcPr>
          <w:p w14:paraId="4DFD51FF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A3F94EF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44413A83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156E9B72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4F4E0E73" w14:textId="4928302E" w:rsidR="00B80981" w:rsidRPr="00655FB3" w:rsidRDefault="002D1F44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401" w:type="pct"/>
            <w:shd w:val="clear" w:color="auto" w:fill="auto"/>
          </w:tcPr>
          <w:p w14:paraId="008D27CD" w14:textId="4B244EC3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B80981" w:rsidRPr="001A4780" w14:paraId="560896CF" w14:textId="5065914F" w:rsidTr="00AA6519">
        <w:tc>
          <w:tcPr>
            <w:tcW w:w="5000" w:type="pct"/>
            <w:gridSpan w:val="6"/>
            <w:shd w:val="clear" w:color="auto" w:fill="auto"/>
          </w:tcPr>
          <w:p w14:paraId="63846C99" w14:textId="71BC46D0" w:rsidR="00B80981" w:rsidRPr="001A4780" w:rsidRDefault="00B80981" w:rsidP="00A54329">
            <w:pPr>
              <w:spacing w:before="0" w:after="0"/>
              <w:jc w:val="center"/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B80981" w:rsidRPr="001A4780" w14:paraId="7BE4C68F" w14:textId="77777777" w:rsidTr="00AA6519">
        <w:tc>
          <w:tcPr>
            <w:tcW w:w="758" w:type="pct"/>
            <w:shd w:val="clear" w:color="auto" w:fill="auto"/>
          </w:tcPr>
          <w:p w14:paraId="228E6116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lastRenderedPageBreak/>
              <w:t>modification</w:t>
            </w:r>
          </w:p>
        </w:tc>
        <w:tc>
          <w:tcPr>
            <w:tcW w:w="757" w:type="pct"/>
            <w:shd w:val="clear" w:color="auto" w:fill="auto"/>
          </w:tcPr>
          <w:p w14:paraId="4B2F5352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719C51D2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81" w:type="pct"/>
            <w:shd w:val="clear" w:color="auto" w:fill="auto"/>
          </w:tcPr>
          <w:p w14:paraId="14FBC7BF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1" w:type="pct"/>
            <w:shd w:val="clear" w:color="auto" w:fill="auto"/>
          </w:tcPr>
          <w:p w14:paraId="1A2AB7CA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1" w:type="pct"/>
            <w:shd w:val="clear" w:color="auto" w:fill="auto"/>
          </w:tcPr>
          <w:p w14:paraId="73D98C35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60750136" w14:textId="77777777" w:rsidTr="00AA6519">
        <w:tc>
          <w:tcPr>
            <w:tcW w:w="758" w:type="pct"/>
            <w:shd w:val="clear" w:color="auto" w:fill="auto"/>
          </w:tcPr>
          <w:p w14:paraId="12A25F27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A2910BD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2" w:type="pct"/>
            <w:shd w:val="clear" w:color="auto" w:fill="auto"/>
          </w:tcPr>
          <w:p w14:paraId="14741DFF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45AF725D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1" w:type="pct"/>
            <w:shd w:val="clear" w:color="auto" w:fill="auto"/>
          </w:tcPr>
          <w:p w14:paraId="76C3327F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401" w:type="pct"/>
            <w:shd w:val="clear" w:color="auto" w:fill="auto"/>
          </w:tcPr>
          <w:p w14:paraId="397534BD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3244718" w14:textId="77777777" w:rsidTr="00AA6519">
        <w:tc>
          <w:tcPr>
            <w:tcW w:w="758" w:type="pct"/>
            <w:shd w:val="clear" w:color="auto" w:fill="auto"/>
          </w:tcPr>
          <w:p w14:paraId="03BC6A8F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6E509FAD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2" w:type="pct"/>
            <w:shd w:val="clear" w:color="auto" w:fill="auto"/>
          </w:tcPr>
          <w:p w14:paraId="260AA4BD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015EA7ED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1" w:type="pct"/>
            <w:shd w:val="clear" w:color="auto" w:fill="auto"/>
          </w:tcPr>
          <w:p w14:paraId="275CEA98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401" w:type="pct"/>
            <w:shd w:val="clear" w:color="auto" w:fill="auto"/>
          </w:tcPr>
          <w:p w14:paraId="32A0853D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558BE657" w14:textId="77777777" w:rsidTr="00AA6519">
        <w:tc>
          <w:tcPr>
            <w:tcW w:w="758" w:type="pct"/>
            <w:shd w:val="clear" w:color="auto" w:fill="auto"/>
          </w:tcPr>
          <w:p w14:paraId="31C84251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AA4F072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2" w:type="pct"/>
            <w:shd w:val="clear" w:color="auto" w:fill="auto"/>
          </w:tcPr>
          <w:p w14:paraId="54A92925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789C4136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1D7EAD7B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401" w:type="pct"/>
            <w:shd w:val="clear" w:color="auto" w:fill="auto"/>
          </w:tcPr>
          <w:p w14:paraId="1FD1FAB6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31ACE4B" w14:textId="77777777" w:rsidTr="00AA6519">
        <w:tc>
          <w:tcPr>
            <w:tcW w:w="758" w:type="pct"/>
            <w:shd w:val="clear" w:color="auto" w:fill="auto"/>
          </w:tcPr>
          <w:p w14:paraId="731089B8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C804A2F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2" w:type="pct"/>
            <w:shd w:val="clear" w:color="auto" w:fill="auto"/>
          </w:tcPr>
          <w:p w14:paraId="40AACDF5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73AC0485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29365E53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401" w:type="pct"/>
            <w:shd w:val="clear" w:color="auto" w:fill="auto"/>
          </w:tcPr>
          <w:p w14:paraId="25CD614F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29B73D2" w14:textId="6A470ECF" w:rsidTr="00AA6519">
        <w:tc>
          <w:tcPr>
            <w:tcW w:w="5000" w:type="pct"/>
            <w:gridSpan w:val="6"/>
            <w:shd w:val="clear" w:color="auto" w:fill="auto"/>
          </w:tcPr>
          <w:p w14:paraId="43100440" w14:textId="277ED0ED" w:rsidR="00B80981" w:rsidRPr="001A4780" w:rsidRDefault="00B80981" w:rsidP="00A54329">
            <w:pPr>
              <w:spacing w:before="0" w:after="0"/>
              <w:jc w:val="center"/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B80981" w:rsidRPr="001A4780" w14:paraId="6CB42ECF" w14:textId="77777777" w:rsidTr="00AA6519">
        <w:tc>
          <w:tcPr>
            <w:tcW w:w="758" w:type="pct"/>
            <w:shd w:val="clear" w:color="auto" w:fill="auto"/>
          </w:tcPr>
          <w:p w14:paraId="60B70ABD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57" w:type="pct"/>
            <w:shd w:val="clear" w:color="auto" w:fill="auto"/>
          </w:tcPr>
          <w:p w14:paraId="6923F17D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2F439C7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0E595A51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14EA92CC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060E4686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FB80DFD" w14:textId="77777777" w:rsidTr="00AA6519">
        <w:tc>
          <w:tcPr>
            <w:tcW w:w="758" w:type="pct"/>
            <w:vMerge w:val="restart"/>
            <w:shd w:val="clear" w:color="auto" w:fill="auto"/>
            <w:vAlign w:val="center"/>
          </w:tcPr>
          <w:p w14:paraId="5774BAE0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57" w:type="pct"/>
            <w:shd w:val="clear" w:color="auto" w:fill="auto"/>
          </w:tcPr>
          <w:p w14:paraId="343210FF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2" w:type="pct"/>
            <w:shd w:val="clear" w:color="auto" w:fill="auto"/>
          </w:tcPr>
          <w:p w14:paraId="7FC2D682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70AC2B31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1801DB48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401" w:type="pct"/>
            <w:shd w:val="clear" w:color="auto" w:fill="auto"/>
          </w:tcPr>
          <w:p w14:paraId="1A4622F7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0833643" w14:textId="77777777" w:rsidTr="00AA6519">
        <w:tc>
          <w:tcPr>
            <w:tcW w:w="758" w:type="pct"/>
            <w:vMerge/>
            <w:shd w:val="clear" w:color="auto" w:fill="auto"/>
          </w:tcPr>
          <w:p w14:paraId="22FD557D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BC56730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2" w:type="pct"/>
            <w:shd w:val="clear" w:color="auto" w:fill="auto"/>
          </w:tcPr>
          <w:p w14:paraId="0F1480EB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20A2812D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154271F8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401" w:type="pct"/>
            <w:shd w:val="clear" w:color="auto" w:fill="auto"/>
          </w:tcPr>
          <w:p w14:paraId="311AE9AC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B51CEF2" w14:textId="77777777" w:rsidTr="00AA6519">
        <w:tc>
          <w:tcPr>
            <w:tcW w:w="758" w:type="pct"/>
            <w:vMerge/>
            <w:shd w:val="clear" w:color="auto" w:fill="auto"/>
          </w:tcPr>
          <w:p w14:paraId="74C58CD1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9B81E18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2" w:type="pct"/>
            <w:shd w:val="clear" w:color="auto" w:fill="auto"/>
          </w:tcPr>
          <w:p w14:paraId="0767556A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22447D0E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387E48BE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401" w:type="pct"/>
            <w:shd w:val="clear" w:color="auto" w:fill="auto"/>
          </w:tcPr>
          <w:p w14:paraId="5FB985E0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00A9263" w14:textId="587FD80D" w:rsidTr="00AA6519">
        <w:tc>
          <w:tcPr>
            <w:tcW w:w="5000" w:type="pct"/>
            <w:gridSpan w:val="6"/>
            <w:shd w:val="clear" w:color="auto" w:fill="auto"/>
          </w:tcPr>
          <w:p w14:paraId="3B904B88" w14:textId="67396C20" w:rsidR="00B80981" w:rsidRPr="001A4780" w:rsidRDefault="00B80981" w:rsidP="00A54329">
            <w:pPr>
              <w:spacing w:before="0" w:after="0"/>
              <w:jc w:val="center"/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B80981" w:rsidRPr="001A4780" w14:paraId="5B75A41B" w14:textId="77777777" w:rsidTr="00AA6519">
        <w:tc>
          <w:tcPr>
            <w:tcW w:w="758" w:type="pct"/>
            <w:shd w:val="clear" w:color="auto" w:fill="auto"/>
          </w:tcPr>
          <w:p w14:paraId="509E9DEE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57" w:type="pct"/>
            <w:shd w:val="clear" w:color="auto" w:fill="auto"/>
          </w:tcPr>
          <w:p w14:paraId="701D959D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A01A64A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6C554144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1DB5CC7C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62727169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B19CD97" w14:textId="77777777" w:rsidTr="00AA6519">
        <w:tc>
          <w:tcPr>
            <w:tcW w:w="758" w:type="pct"/>
            <w:shd w:val="clear" w:color="auto" w:fill="auto"/>
          </w:tcPr>
          <w:p w14:paraId="4B258D47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AA9C517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2" w:type="pct"/>
            <w:shd w:val="clear" w:color="auto" w:fill="auto"/>
          </w:tcPr>
          <w:p w14:paraId="5DFAFD90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00DE610C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1" w:type="pct"/>
            <w:shd w:val="clear" w:color="auto" w:fill="auto"/>
          </w:tcPr>
          <w:p w14:paraId="6E3DB3C4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401" w:type="pct"/>
            <w:shd w:val="clear" w:color="auto" w:fill="auto"/>
          </w:tcPr>
          <w:p w14:paraId="50265F10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3851108" w14:textId="29AE6DF5" w:rsidTr="00AA6519">
        <w:tc>
          <w:tcPr>
            <w:tcW w:w="5000" w:type="pct"/>
            <w:gridSpan w:val="6"/>
            <w:shd w:val="clear" w:color="auto" w:fill="auto"/>
          </w:tcPr>
          <w:p w14:paraId="23BD29C5" w14:textId="2A4878CA" w:rsidR="00B80981" w:rsidRPr="001A4780" w:rsidRDefault="00B80981" w:rsidP="00A54329">
            <w:pPr>
              <w:spacing w:before="0" w:after="0"/>
              <w:jc w:val="center"/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B80981" w:rsidRPr="001A4780" w14:paraId="30566F77" w14:textId="77777777" w:rsidTr="00AA6519">
        <w:tc>
          <w:tcPr>
            <w:tcW w:w="758" w:type="pct"/>
            <w:shd w:val="clear" w:color="auto" w:fill="auto"/>
          </w:tcPr>
          <w:p w14:paraId="32EB3E78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57" w:type="pct"/>
            <w:shd w:val="clear" w:color="auto" w:fill="auto"/>
          </w:tcPr>
          <w:p w14:paraId="05C83DEA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6DFBF5F3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7617511A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778F4CF3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4F8805E1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C9AF5B0" w14:textId="77777777" w:rsidTr="00AA6519">
        <w:tc>
          <w:tcPr>
            <w:tcW w:w="758" w:type="pct"/>
            <w:vMerge w:val="restart"/>
            <w:shd w:val="clear" w:color="auto" w:fill="auto"/>
            <w:vAlign w:val="center"/>
          </w:tcPr>
          <w:p w14:paraId="7EFF0331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57" w:type="pct"/>
            <w:shd w:val="clear" w:color="auto" w:fill="auto"/>
          </w:tcPr>
          <w:p w14:paraId="182A5C46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2" w:type="pct"/>
            <w:shd w:val="clear" w:color="auto" w:fill="auto"/>
          </w:tcPr>
          <w:p w14:paraId="2C22AB71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4917E8DD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354D45D2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401" w:type="pct"/>
            <w:shd w:val="clear" w:color="auto" w:fill="auto"/>
          </w:tcPr>
          <w:p w14:paraId="707C5377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5055B7D" w14:textId="77777777" w:rsidTr="00AA6519">
        <w:tc>
          <w:tcPr>
            <w:tcW w:w="758" w:type="pct"/>
            <w:vMerge/>
            <w:shd w:val="clear" w:color="auto" w:fill="auto"/>
          </w:tcPr>
          <w:p w14:paraId="0FD04BB7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4F558D0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2" w:type="pct"/>
            <w:shd w:val="clear" w:color="auto" w:fill="auto"/>
          </w:tcPr>
          <w:p w14:paraId="135CF949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70D41133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12A4CDC3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401" w:type="pct"/>
            <w:shd w:val="clear" w:color="auto" w:fill="auto"/>
          </w:tcPr>
          <w:p w14:paraId="57766B75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6D92EE2" w14:textId="2AF83546" w:rsidTr="00AA6519">
        <w:tc>
          <w:tcPr>
            <w:tcW w:w="5000" w:type="pct"/>
            <w:gridSpan w:val="6"/>
            <w:shd w:val="clear" w:color="auto" w:fill="auto"/>
          </w:tcPr>
          <w:p w14:paraId="0F207595" w14:textId="526933C4" w:rsidR="00B80981" w:rsidRPr="001A4780" w:rsidRDefault="00B80981" w:rsidP="00A54329">
            <w:pPr>
              <w:spacing w:before="0" w:after="0"/>
              <w:jc w:val="center"/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B80981" w:rsidRPr="001A4780" w14:paraId="06F8EB91" w14:textId="77777777" w:rsidTr="00AA6519">
        <w:tc>
          <w:tcPr>
            <w:tcW w:w="758" w:type="pct"/>
            <w:shd w:val="clear" w:color="auto" w:fill="auto"/>
          </w:tcPr>
          <w:p w14:paraId="34E878F5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57" w:type="pct"/>
            <w:shd w:val="clear" w:color="auto" w:fill="auto"/>
          </w:tcPr>
          <w:p w14:paraId="55751536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07BB9A07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4310B71D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734DB2B1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06CD245E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068C91F" w14:textId="77777777" w:rsidTr="00AA6519">
        <w:tc>
          <w:tcPr>
            <w:tcW w:w="758" w:type="pct"/>
            <w:shd w:val="clear" w:color="auto" w:fill="auto"/>
          </w:tcPr>
          <w:p w14:paraId="1671BCBF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4629F2A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2" w:type="pct"/>
            <w:shd w:val="clear" w:color="auto" w:fill="auto"/>
          </w:tcPr>
          <w:p w14:paraId="7680D570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478918F5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01" w:type="pct"/>
            <w:shd w:val="clear" w:color="auto" w:fill="auto"/>
          </w:tcPr>
          <w:p w14:paraId="718F3ECD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401" w:type="pct"/>
            <w:shd w:val="clear" w:color="auto" w:fill="auto"/>
          </w:tcPr>
          <w:p w14:paraId="1F692979" w14:textId="69E2DA25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B80981" w:rsidRPr="001A4780" w14:paraId="5130F5CF" w14:textId="77777777" w:rsidTr="00AA6519">
        <w:tc>
          <w:tcPr>
            <w:tcW w:w="758" w:type="pct"/>
            <w:shd w:val="clear" w:color="auto" w:fill="auto"/>
          </w:tcPr>
          <w:p w14:paraId="6EF86CA5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B6CF399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2" w:type="pct"/>
            <w:shd w:val="clear" w:color="auto" w:fill="auto"/>
          </w:tcPr>
          <w:p w14:paraId="2DC9FF96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395EF083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01" w:type="pct"/>
            <w:shd w:val="clear" w:color="auto" w:fill="auto"/>
          </w:tcPr>
          <w:p w14:paraId="0A3DB553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401" w:type="pct"/>
            <w:shd w:val="clear" w:color="auto" w:fill="auto"/>
          </w:tcPr>
          <w:p w14:paraId="7C61DB8F" w14:textId="195F3328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B80981" w:rsidRPr="001A4780" w14:paraId="32AB682B" w14:textId="77777777" w:rsidTr="00AA6519">
        <w:tc>
          <w:tcPr>
            <w:tcW w:w="758" w:type="pct"/>
            <w:shd w:val="clear" w:color="auto" w:fill="auto"/>
          </w:tcPr>
          <w:p w14:paraId="5E52DF96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C587215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2" w:type="pct"/>
            <w:shd w:val="clear" w:color="auto" w:fill="auto"/>
          </w:tcPr>
          <w:p w14:paraId="581D5B61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79478A93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01" w:type="pct"/>
            <w:shd w:val="clear" w:color="auto" w:fill="auto"/>
          </w:tcPr>
          <w:p w14:paraId="489C30A6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401" w:type="pct"/>
            <w:shd w:val="clear" w:color="auto" w:fill="auto"/>
          </w:tcPr>
          <w:p w14:paraId="2B0324E6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27392061" w14:textId="77777777" w:rsidTr="00AA6519">
        <w:tc>
          <w:tcPr>
            <w:tcW w:w="758" w:type="pct"/>
            <w:shd w:val="clear" w:color="auto" w:fill="auto"/>
          </w:tcPr>
          <w:p w14:paraId="2291E07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15CE243" w14:textId="63DD8940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2" w:type="pct"/>
            <w:shd w:val="clear" w:color="auto" w:fill="auto"/>
          </w:tcPr>
          <w:p w14:paraId="7361048C" w14:textId="44E73A4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6BF85163" w14:textId="75B3DAC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01" w:type="pct"/>
            <w:shd w:val="clear" w:color="auto" w:fill="auto"/>
          </w:tcPr>
          <w:p w14:paraId="30573DC6" w14:textId="0FDD29D0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401" w:type="pct"/>
            <w:shd w:val="clear" w:color="auto" w:fill="auto"/>
          </w:tcPr>
          <w:p w14:paraId="1DE9A3A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2524D4A" w14:textId="77777777" w:rsidTr="00AA6519">
        <w:tc>
          <w:tcPr>
            <w:tcW w:w="758" w:type="pct"/>
            <w:shd w:val="clear" w:color="auto" w:fill="auto"/>
          </w:tcPr>
          <w:p w14:paraId="4DCCE00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7BB0CFD" w14:textId="3299CD7B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2" w:type="pct"/>
            <w:shd w:val="clear" w:color="auto" w:fill="auto"/>
          </w:tcPr>
          <w:p w14:paraId="6DEE1256" w14:textId="516CB50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61425192" w14:textId="5268F8F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1" w:type="pct"/>
            <w:shd w:val="clear" w:color="auto" w:fill="auto"/>
          </w:tcPr>
          <w:p w14:paraId="48403045" w14:textId="20235959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401" w:type="pct"/>
            <w:shd w:val="clear" w:color="auto" w:fill="auto"/>
          </w:tcPr>
          <w:p w14:paraId="6188A5E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7CB0821" w14:textId="5EA00F11" w:rsidTr="00AA6519">
        <w:tc>
          <w:tcPr>
            <w:tcW w:w="5000" w:type="pct"/>
            <w:gridSpan w:val="6"/>
            <w:shd w:val="clear" w:color="auto" w:fill="auto"/>
          </w:tcPr>
          <w:p w14:paraId="3D6EDE2F" w14:textId="3B9FFFDE" w:rsidR="004A5F56" w:rsidRPr="001A4780" w:rsidRDefault="004A5F56" w:rsidP="004A5F56">
            <w:pPr>
              <w:spacing w:before="0" w:after="0"/>
              <w:jc w:val="center"/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37628AD5" w14:textId="77777777" w:rsidTr="00AA6519">
        <w:tc>
          <w:tcPr>
            <w:tcW w:w="758" w:type="pct"/>
            <w:shd w:val="clear" w:color="auto" w:fill="auto"/>
          </w:tcPr>
          <w:p w14:paraId="0303B61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57" w:type="pct"/>
            <w:shd w:val="clear" w:color="auto" w:fill="auto"/>
          </w:tcPr>
          <w:p w14:paraId="406CD9C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AECAB0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546ADBD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2280202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285DF3E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F78959D" w14:textId="77777777" w:rsidTr="00AA6519">
        <w:tc>
          <w:tcPr>
            <w:tcW w:w="758" w:type="pct"/>
            <w:shd w:val="clear" w:color="auto" w:fill="auto"/>
          </w:tcPr>
          <w:p w14:paraId="5A74E3C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152E6F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2" w:type="pct"/>
            <w:shd w:val="clear" w:color="auto" w:fill="auto"/>
          </w:tcPr>
          <w:p w14:paraId="747368D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0A8B165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14E5E87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401" w:type="pct"/>
            <w:shd w:val="clear" w:color="auto" w:fill="auto"/>
          </w:tcPr>
          <w:p w14:paraId="53131E2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0BDD7C" w14:textId="77777777" w:rsidTr="00AA6519">
        <w:tc>
          <w:tcPr>
            <w:tcW w:w="758" w:type="pct"/>
            <w:shd w:val="clear" w:color="auto" w:fill="auto"/>
          </w:tcPr>
          <w:p w14:paraId="70105A8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E6E23F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2" w:type="pct"/>
            <w:shd w:val="clear" w:color="auto" w:fill="auto"/>
          </w:tcPr>
          <w:p w14:paraId="2265BD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34192A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447C33BE" w14:textId="77777777" w:rsidR="004A5F56" w:rsidRPr="00152D0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401" w:type="pct"/>
            <w:shd w:val="clear" w:color="auto" w:fill="auto"/>
          </w:tcPr>
          <w:p w14:paraId="6BD9CBB3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1D687D67" w14:textId="2AEF09DE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FA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Федеральная антимонопольная служба;</w:t>
            </w:r>
          </w:p>
          <w:p w14:paraId="4C9F9722" w14:textId="2F5A51CF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FO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Федеральная служба по оборонному заказу;</w:t>
            </w:r>
          </w:p>
          <w:p w14:paraId="2175CE77" w14:textId="370130FD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S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Орган исполнительной власти субъекта РФ;</w:t>
            </w:r>
          </w:p>
          <w:p w14:paraId="3F7E8046" w14:textId="43C13BFE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 xml:space="preserve">M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Орган местного самоуправления муниципального района, городского округа</w:t>
            </w:r>
          </w:p>
        </w:tc>
      </w:tr>
      <w:tr w:rsidR="004A5F56" w:rsidRPr="001A4780" w14:paraId="3F527497" w14:textId="77777777" w:rsidTr="00AA6519">
        <w:tc>
          <w:tcPr>
            <w:tcW w:w="758" w:type="pct"/>
            <w:shd w:val="clear" w:color="auto" w:fill="auto"/>
          </w:tcPr>
          <w:p w14:paraId="293CD90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E5DD80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2" w:type="pct"/>
            <w:shd w:val="clear" w:color="auto" w:fill="auto"/>
          </w:tcPr>
          <w:p w14:paraId="113638A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68280E8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01" w:type="pct"/>
            <w:shd w:val="clear" w:color="auto" w:fill="auto"/>
          </w:tcPr>
          <w:p w14:paraId="63C2ED5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401" w:type="pct"/>
            <w:shd w:val="clear" w:color="auto" w:fill="auto"/>
          </w:tcPr>
          <w:p w14:paraId="4817422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DA32AB7" w14:textId="77777777" w:rsidTr="00AA6519">
        <w:tc>
          <w:tcPr>
            <w:tcW w:w="758" w:type="pct"/>
            <w:shd w:val="clear" w:color="auto" w:fill="auto"/>
          </w:tcPr>
          <w:p w14:paraId="594FA03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EC161B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2" w:type="pct"/>
            <w:shd w:val="clear" w:color="auto" w:fill="auto"/>
          </w:tcPr>
          <w:p w14:paraId="3BCFD67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2F62A92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1" w:type="pct"/>
            <w:shd w:val="clear" w:color="auto" w:fill="auto"/>
          </w:tcPr>
          <w:p w14:paraId="76FF4F6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401" w:type="pct"/>
            <w:shd w:val="clear" w:color="auto" w:fill="auto"/>
          </w:tcPr>
          <w:p w14:paraId="3B95D1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6C1C587" w14:textId="77777777" w:rsidTr="00AA6519">
        <w:tc>
          <w:tcPr>
            <w:tcW w:w="758" w:type="pct"/>
            <w:shd w:val="clear" w:color="auto" w:fill="auto"/>
          </w:tcPr>
          <w:p w14:paraId="77AAA27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827B65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2" w:type="pct"/>
            <w:shd w:val="clear" w:color="auto" w:fill="auto"/>
          </w:tcPr>
          <w:p w14:paraId="568A7B2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19A42BD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01" w:type="pct"/>
            <w:shd w:val="clear" w:color="auto" w:fill="auto"/>
          </w:tcPr>
          <w:p w14:paraId="4A329D5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401" w:type="pct"/>
            <w:shd w:val="clear" w:color="auto" w:fill="auto"/>
          </w:tcPr>
          <w:p w14:paraId="12C9E77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78BB798" w14:textId="614E9733" w:rsidTr="00AA6519">
        <w:tc>
          <w:tcPr>
            <w:tcW w:w="5000" w:type="pct"/>
            <w:gridSpan w:val="6"/>
            <w:shd w:val="clear" w:color="auto" w:fill="auto"/>
          </w:tcPr>
          <w:p w14:paraId="1F0B6F79" w14:textId="306DA5C7" w:rsidR="004A5F56" w:rsidRPr="001A4780" w:rsidRDefault="004A5F56" w:rsidP="004A5F56">
            <w:pPr>
              <w:spacing w:before="0" w:after="0"/>
              <w:jc w:val="center"/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28A8ED19" w14:textId="77777777" w:rsidTr="00AA6519">
        <w:tc>
          <w:tcPr>
            <w:tcW w:w="758" w:type="pct"/>
            <w:shd w:val="clear" w:color="auto" w:fill="auto"/>
          </w:tcPr>
          <w:p w14:paraId="660F038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57" w:type="pct"/>
            <w:shd w:val="clear" w:color="auto" w:fill="auto"/>
          </w:tcPr>
          <w:p w14:paraId="6908476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DA8656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40470D9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00E1265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58895C5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37EED9A" w14:textId="77777777" w:rsidTr="00AA6519">
        <w:tc>
          <w:tcPr>
            <w:tcW w:w="758" w:type="pct"/>
            <w:shd w:val="clear" w:color="auto" w:fill="auto"/>
          </w:tcPr>
          <w:p w14:paraId="739C957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91E2D8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2" w:type="pct"/>
            <w:shd w:val="clear" w:color="auto" w:fill="auto"/>
          </w:tcPr>
          <w:p w14:paraId="75C64CB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537A082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0B97D42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401" w:type="pct"/>
            <w:shd w:val="clear" w:color="auto" w:fill="auto"/>
          </w:tcPr>
          <w:p w14:paraId="5AB2AC0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6F88A6" w14:textId="77777777" w:rsidTr="00AA6519">
        <w:tc>
          <w:tcPr>
            <w:tcW w:w="758" w:type="pct"/>
            <w:shd w:val="clear" w:color="auto" w:fill="auto"/>
          </w:tcPr>
          <w:p w14:paraId="076DEAF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EDCAEA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2" w:type="pct"/>
            <w:shd w:val="clear" w:color="auto" w:fill="auto"/>
          </w:tcPr>
          <w:p w14:paraId="1325D04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2CB32A4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01" w:type="pct"/>
            <w:shd w:val="clear" w:color="auto" w:fill="auto"/>
          </w:tcPr>
          <w:p w14:paraId="706A99E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401" w:type="pct"/>
            <w:shd w:val="clear" w:color="auto" w:fill="auto"/>
          </w:tcPr>
          <w:p w14:paraId="449EE2C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6207892" w14:textId="77777777" w:rsidTr="00AA6519">
        <w:tc>
          <w:tcPr>
            <w:tcW w:w="758" w:type="pct"/>
            <w:shd w:val="clear" w:color="auto" w:fill="auto"/>
          </w:tcPr>
          <w:p w14:paraId="37DA084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27D03B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2" w:type="pct"/>
            <w:shd w:val="clear" w:color="auto" w:fill="auto"/>
          </w:tcPr>
          <w:p w14:paraId="5104F8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46C3B85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1" w:type="pct"/>
            <w:shd w:val="clear" w:color="auto" w:fill="auto"/>
          </w:tcPr>
          <w:p w14:paraId="5D84D39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401" w:type="pct"/>
            <w:shd w:val="clear" w:color="auto" w:fill="auto"/>
          </w:tcPr>
          <w:p w14:paraId="4BB692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6600E6" w14:textId="77777777" w:rsidTr="00AA6519">
        <w:tc>
          <w:tcPr>
            <w:tcW w:w="758" w:type="pct"/>
            <w:shd w:val="clear" w:color="auto" w:fill="auto"/>
          </w:tcPr>
          <w:p w14:paraId="16BE5AF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FB4C57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2" w:type="pct"/>
            <w:shd w:val="clear" w:color="auto" w:fill="auto"/>
          </w:tcPr>
          <w:p w14:paraId="750768B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384977E5" w14:textId="4AD0EC0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01" w:type="pct"/>
            <w:shd w:val="clear" w:color="auto" w:fill="auto"/>
          </w:tcPr>
          <w:p w14:paraId="75895B3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401" w:type="pct"/>
            <w:shd w:val="clear" w:color="auto" w:fill="auto"/>
          </w:tcPr>
          <w:p w14:paraId="317E253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DE8D7EA" w14:textId="14C036AC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2CFE236D" w14:textId="26BFD01F" w:rsidR="004A5F56" w:rsidRPr="001A4780" w:rsidRDefault="004A5F56" w:rsidP="004A5F56">
            <w:pPr>
              <w:spacing w:before="0" w:after="0"/>
              <w:jc w:val="center"/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4A5F56" w:rsidRPr="001A4780" w14:paraId="1ECFE29E" w14:textId="77777777" w:rsidTr="00AA6519">
        <w:tc>
          <w:tcPr>
            <w:tcW w:w="758" w:type="pct"/>
            <w:shd w:val="clear" w:color="auto" w:fill="auto"/>
            <w:vAlign w:val="center"/>
          </w:tcPr>
          <w:p w14:paraId="38AFE302" w14:textId="607E5BC9" w:rsidR="004A5F56" w:rsidRPr="00C007BD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57" w:type="pct"/>
            <w:shd w:val="clear" w:color="auto" w:fill="auto"/>
          </w:tcPr>
          <w:p w14:paraId="4EA483A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85B021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766C328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2FDC314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2D5B336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588866C" w14:textId="77777777" w:rsidTr="00AA6519">
        <w:tc>
          <w:tcPr>
            <w:tcW w:w="758" w:type="pct"/>
            <w:shd w:val="clear" w:color="auto" w:fill="auto"/>
            <w:vAlign w:val="center"/>
          </w:tcPr>
          <w:p w14:paraId="50550881" w14:textId="77777777" w:rsidR="004A5F56" w:rsidRPr="003039E5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9341FB1" w14:textId="6231A115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protocolLot</w:t>
            </w:r>
          </w:p>
        </w:tc>
        <w:tc>
          <w:tcPr>
            <w:tcW w:w="202" w:type="pct"/>
            <w:shd w:val="clear" w:color="auto" w:fill="auto"/>
          </w:tcPr>
          <w:p w14:paraId="0FB0B98C" w14:textId="1DDE861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09CAE716" w14:textId="7CCA02E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480FE573" w14:textId="08D2E66D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Лот протокола</w:t>
            </w:r>
          </w:p>
        </w:tc>
        <w:tc>
          <w:tcPr>
            <w:tcW w:w="1401" w:type="pct"/>
            <w:shd w:val="clear" w:color="auto" w:fill="auto"/>
          </w:tcPr>
          <w:p w14:paraId="24E237EF" w14:textId="65175185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2E31151" w14:textId="77777777" w:rsidTr="00AA6519">
        <w:tc>
          <w:tcPr>
            <w:tcW w:w="758" w:type="pct"/>
            <w:shd w:val="clear" w:color="auto" w:fill="auto"/>
            <w:vAlign w:val="center"/>
          </w:tcPr>
          <w:p w14:paraId="1708DDB3" w14:textId="455BE2A3" w:rsidR="004A5F56" w:rsidRPr="00C007BD" w:rsidRDefault="004A5F56" w:rsidP="004A5F56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</w:rPr>
              <w:t>protocolLot</w:t>
            </w:r>
          </w:p>
        </w:tc>
        <w:tc>
          <w:tcPr>
            <w:tcW w:w="757" w:type="pct"/>
            <w:shd w:val="clear" w:color="auto" w:fill="auto"/>
          </w:tcPr>
          <w:p w14:paraId="4A2DC9E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59A6C33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6D9CB0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2F2691E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75B8856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B411EFC" w14:textId="77777777" w:rsidTr="00AA6519">
        <w:tc>
          <w:tcPr>
            <w:tcW w:w="758" w:type="pct"/>
            <w:shd w:val="clear" w:color="auto" w:fill="auto"/>
            <w:vAlign w:val="center"/>
          </w:tcPr>
          <w:p w14:paraId="283585F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86121E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2" w:type="pct"/>
            <w:shd w:val="clear" w:color="auto" w:fill="auto"/>
          </w:tcPr>
          <w:p w14:paraId="315E9E91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15F5FFFD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1" w:type="pct"/>
            <w:shd w:val="clear" w:color="auto" w:fill="auto"/>
          </w:tcPr>
          <w:p w14:paraId="196A423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401" w:type="pct"/>
            <w:shd w:val="clear" w:color="auto" w:fill="auto"/>
          </w:tcPr>
          <w:p w14:paraId="1C79E4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CCBCD0" w14:textId="77777777" w:rsidTr="00AA6519">
        <w:tc>
          <w:tcPr>
            <w:tcW w:w="758" w:type="pct"/>
            <w:shd w:val="clear" w:color="auto" w:fill="auto"/>
            <w:vAlign w:val="center"/>
          </w:tcPr>
          <w:p w14:paraId="1D315EF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A1482EC" w14:textId="6B74384C" w:rsidR="004A5F56" w:rsidRPr="00C007BD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2" w:type="pct"/>
            <w:shd w:val="clear" w:color="auto" w:fill="auto"/>
          </w:tcPr>
          <w:p w14:paraId="4FEF47C3" w14:textId="7137CA10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29A0EE3D" w14:textId="044FB7E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1DE0714E" w14:textId="6A16368E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401" w:type="pct"/>
            <w:shd w:val="clear" w:color="auto" w:fill="auto"/>
          </w:tcPr>
          <w:p w14:paraId="46677A54" w14:textId="0633E81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1CAB321C" w14:textId="77777777" w:rsidTr="00AA6519">
        <w:tc>
          <w:tcPr>
            <w:tcW w:w="758" w:type="pct"/>
            <w:shd w:val="clear" w:color="auto" w:fill="auto"/>
            <w:vAlign w:val="center"/>
          </w:tcPr>
          <w:p w14:paraId="1DDF37C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76C15F4" w14:textId="658F99AF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007BD">
              <w:rPr>
                <w:sz w:val="20"/>
                <w:lang w:val="en-US"/>
              </w:rPr>
              <w:t>documentRequirements</w:t>
            </w:r>
          </w:p>
        </w:tc>
        <w:tc>
          <w:tcPr>
            <w:tcW w:w="202" w:type="pct"/>
            <w:shd w:val="clear" w:color="auto" w:fill="auto"/>
          </w:tcPr>
          <w:p w14:paraId="2892F5C1" w14:textId="5B7A0F46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28EAA4DD" w14:textId="74A8D62E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4CC36B28" w14:textId="331C306A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и документы, предусмотренные документацией в составе заявки, критерии оценки заявок</w:t>
            </w:r>
          </w:p>
        </w:tc>
        <w:tc>
          <w:tcPr>
            <w:tcW w:w="1401" w:type="pct"/>
            <w:shd w:val="clear" w:color="auto" w:fill="auto"/>
          </w:tcPr>
          <w:p w14:paraId="7FF2B23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310617E" w14:textId="77777777" w:rsidTr="00AA6519">
        <w:tc>
          <w:tcPr>
            <w:tcW w:w="758" w:type="pct"/>
            <w:shd w:val="clear" w:color="auto" w:fill="auto"/>
            <w:vAlign w:val="center"/>
          </w:tcPr>
          <w:p w14:paraId="071D23A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3ECFC09" w14:textId="4F841EB0" w:rsidR="004A5F56" w:rsidRPr="00C007BD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007BD">
              <w:rPr>
                <w:sz w:val="20"/>
                <w:lang w:val="en-US"/>
              </w:rPr>
              <w:t>criteria</w:t>
            </w:r>
          </w:p>
        </w:tc>
        <w:tc>
          <w:tcPr>
            <w:tcW w:w="202" w:type="pct"/>
            <w:shd w:val="clear" w:color="auto" w:fill="auto"/>
          </w:tcPr>
          <w:p w14:paraId="358D9440" w14:textId="27F1907F" w:rsidR="004A5F56" w:rsidRPr="009D06CF" w:rsidRDefault="009D06CF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137D30D2" w14:textId="25E4656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44C6AC66" w14:textId="2EDB6998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Критерии оценки заявок участников</w:t>
            </w:r>
          </w:p>
        </w:tc>
        <w:tc>
          <w:tcPr>
            <w:tcW w:w="1401" w:type="pct"/>
            <w:shd w:val="clear" w:color="auto" w:fill="auto"/>
          </w:tcPr>
          <w:p w14:paraId="14D0A32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356B86D" w14:textId="77777777" w:rsidTr="00AA6519">
        <w:tc>
          <w:tcPr>
            <w:tcW w:w="758" w:type="pct"/>
            <w:shd w:val="clear" w:color="auto" w:fill="auto"/>
            <w:vAlign w:val="center"/>
          </w:tcPr>
          <w:p w14:paraId="5C4E5A6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4EEE56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applications</w:t>
            </w:r>
          </w:p>
        </w:tc>
        <w:tc>
          <w:tcPr>
            <w:tcW w:w="202" w:type="pct"/>
            <w:shd w:val="clear" w:color="auto" w:fill="auto"/>
          </w:tcPr>
          <w:p w14:paraId="1BE28A6A" w14:textId="5A10B46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5CE4C59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4F7E38AE" w14:textId="4DE5B6B3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Заявки </w:t>
            </w:r>
          </w:p>
        </w:tc>
        <w:tc>
          <w:tcPr>
            <w:tcW w:w="1401" w:type="pct"/>
            <w:shd w:val="clear" w:color="auto" w:fill="auto"/>
          </w:tcPr>
          <w:p w14:paraId="385155D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8FF0082" w14:textId="77777777" w:rsidTr="00AA6519">
        <w:tc>
          <w:tcPr>
            <w:tcW w:w="758" w:type="pct"/>
            <w:shd w:val="clear" w:color="auto" w:fill="auto"/>
            <w:vAlign w:val="center"/>
          </w:tcPr>
          <w:p w14:paraId="63783CF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6C89E5D" w14:textId="43FA36C0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2" w:type="pct"/>
            <w:shd w:val="clear" w:color="auto" w:fill="auto"/>
          </w:tcPr>
          <w:p w14:paraId="29701134" w14:textId="3EB31DA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4B50D34E" w14:textId="7886655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76C721E3" w14:textId="01EB988B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401" w:type="pct"/>
            <w:shd w:val="clear" w:color="auto" w:fill="auto"/>
          </w:tcPr>
          <w:p w14:paraId="506BF76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141A657" w14:textId="2CA1D641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57A5444B" w14:textId="2FA74B10" w:rsidR="004A5F56" w:rsidRPr="001A4780" w:rsidRDefault="004A5F56" w:rsidP="004A5F56">
            <w:pPr>
              <w:spacing w:before="0" w:after="0"/>
              <w:jc w:val="center"/>
            </w:pPr>
            <w:r w:rsidRPr="00C007BD">
              <w:rPr>
                <w:b/>
                <w:sz w:val="20"/>
              </w:rPr>
              <w:t>Информация и документы, предусмотренные документацией в составе заявки, критерии оценки заявок</w:t>
            </w:r>
          </w:p>
        </w:tc>
      </w:tr>
      <w:tr w:rsidR="004A5F56" w:rsidRPr="001A4780" w14:paraId="3E2D8644" w14:textId="77777777" w:rsidTr="00AA6519">
        <w:tc>
          <w:tcPr>
            <w:tcW w:w="758" w:type="pct"/>
            <w:shd w:val="clear" w:color="auto" w:fill="auto"/>
            <w:vAlign w:val="center"/>
          </w:tcPr>
          <w:p w14:paraId="0E97363E" w14:textId="131835E7" w:rsidR="004A5F56" w:rsidRPr="00C007BD" w:rsidRDefault="004A5F56" w:rsidP="004A5F56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  <w:lang w:val="en-US"/>
              </w:rPr>
              <w:t>documentRequirements</w:t>
            </w:r>
          </w:p>
        </w:tc>
        <w:tc>
          <w:tcPr>
            <w:tcW w:w="757" w:type="pct"/>
            <w:shd w:val="clear" w:color="auto" w:fill="auto"/>
          </w:tcPr>
          <w:p w14:paraId="5A08ABCF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9B4026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29CC4F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1E1E6263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0EB12D8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408393" w14:textId="77777777" w:rsidTr="00AA6519">
        <w:tc>
          <w:tcPr>
            <w:tcW w:w="758" w:type="pct"/>
            <w:shd w:val="clear" w:color="auto" w:fill="auto"/>
            <w:vAlign w:val="center"/>
          </w:tcPr>
          <w:p w14:paraId="7384A4D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2B4802E" w14:textId="49624124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documentRequirement</w:t>
            </w:r>
          </w:p>
        </w:tc>
        <w:tc>
          <w:tcPr>
            <w:tcW w:w="202" w:type="pct"/>
            <w:shd w:val="clear" w:color="auto" w:fill="auto"/>
          </w:tcPr>
          <w:p w14:paraId="21A647D8" w14:textId="5969D09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031EE8DD" w14:textId="4B748B9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53D80D06" w14:textId="493D5DD6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и документы, предусмотренные документацией в составе заявки, критерии оценки заявок</w:t>
            </w:r>
          </w:p>
        </w:tc>
        <w:tc>
          <w:tcPr>
            <w:tcW w:w="1401" w:type="pct"/>
            <w:shd w:val="clear" w:color="auto" w:fill="auto"/>
          </w:tcPr>
          <w:p w14:paraId="22787580" w14:textId="5245AAB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71E1F882" w14:textId="77777777" w:rsidTr="00AA6519">
        <w:tc>
          <w:tcPr>
            <w:tcW w:w="758" w:type="pct"/>
            <w:shd w:val="clear" w:color="auto" w:fill="auto"/>
            <w:vAlign w:val="center"/>
          </w:tcPr>
          <w:p w14:paraId="00044A3D" w14:textId="0613CFC0" w:rsidR="004A5F56" w:rsidRPr="00C007BD" w:rsidRDefault="004A5F56" w:rsidP="004A5F56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</w:rPr>
              <w:t>documentRequirement</w:t>
            </w:r>
          </w:p>
        </w:tc>
        <w:tc>
          <w:tcPr>
            <w:tcW w:w="757" w:type="pct"/>
            <w:shd w:val="clear" w:color="auto" w:fill="auto"/>
          </w:tcPr>
          <w:p w14:paraId="3FA0C39B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57CD9B0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71B7E976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37843A5F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66C0149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4D35D4E" w14:textId="77777777" w:rsidTr="00AA6519">
        <w:tc>
          <w:tcPr>
            <w:tcW w:w="758" w:type="pct"/>
            <w:shd w:val="clear" w:color="auto" w:fill="auto"/>
            <w:vAlign w:val="center"/>
          </w:tcPr>
          <w:p w14:paraId="05077A6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AEF9FE8" w14:textId="6E10A668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number</w:t>
            </w:r>
          </w:p>
        </w:tc>
        <w:tc>
          <w:tcPr>
            <w:tcW w:w="202" w:type="pct"/>
            <w:shd w:val="clear" w:color="auto" w:fill="auto"/>
          </w:tcPr>
          <w:p w14:paraId="25D63CA2" w14:textId="3C34A03C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26E0D2EB" w14:textId="49F3E594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1" w:type="pct"/>
            <w:shd w:val="clear" w:color="auto" w:fill="auto"/>
          </w:tcPr>
          <w:p w14:paraId="1A084077" w14:textId="0D7AD471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Порядковый номер информации или документа</w:t>
            </w:r>
          </w:p>
        </w:tc>
        <w:tc>
          <w:tcPr>
            <w:tcW w:w="1401" w:type="pct"/>
            <w:shd w:val="clear" w:color="auto" w:fill="auto"/>
          </w:tcPr>
          <w:p w14:paraId="499DC67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2A8C853" w14:textId="77777777" w:rsidTr="00AA6519">
        <w:tc>
          <w:tcPr>
            <w:tcW w:w="758" w:type="pct"/>
            <w:shd w:val="clear" w:color="auto" w:fill="auto"/>
            <w:vAlign w:val="center"/>
          </w:tcPr>
          <w:p w14:paraId="7BAF5B4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14D290E" w14:textId="2993A848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6072A">
              <w:rPr>
                <w:sz w:val="20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582CC065" w14:textId="28AA141A" w:rsidR="004A5F56" w:rsidRPr="004371AA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47DDD961" w14:textId="6210F175" w:rsidR="004A5F56" w:rsidRPr="004371AA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24E92D4A" w14:textId="67CC6E23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Наименование информации или документа</w:t>
            </w:r>
          </w:p>
        </w:tc>
        <w:tc>
          <w:tcPr>
            <w:tcW w:w="1401" w:type="pct"/>
            <w:shd w:val="clear" w:color="auto" w:fill="auto"/>
          </w:tcPr>
          <w:p w14:paraId="207B3B9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D8391FB" w14:textId="77777777" w:rsidTr="00AA6519">
        <w:tc>
          <w:tcPr>
            <w:tcW w:w="758" w:type="pct"/>
            <w:shd w:val="clear" w:color="auto" w:fill="auto"/>
            <w:vAlign w:val="center"/>
          </w:tcPr>
          <w:p w14:paraId="1019D6C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A51FDE4" w14:textId="17F7A362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mandatory</w:t>
            </w:r>
          </w:p>
        </w:tc>
        <w:tc>
          <w:tcPr>
            <w:tcW w:w="202" w:type="pct"/>
            <w:shd w:val="clear" w:color="auto" w:fill="auto"/>
          </w:tcPr>
          <w:p w14:paraId="4685ECFE" w14:textId="715BC788" w:rsidR="004A5F56" w:rsidRPr="004371AA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1AE1ABF6" w14:textId="6902995A" w:rsidR="004A5F56" w:rsidRPr="004371AA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01" w:type="pct"/>
            <w:shd w:val="clear" w:color="auto" w:fill="auto"/>
          </w:tcPr>
          <w:p w14:paraId="5E8EAE1E" w14:textId="61E92D5D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Об</w:t>
            </w:r>
            <w:r>
              <w:rPr>
                <w:sz w:val="20"/>
              </w:rPr>
              <w:t>я</w:t>
            </w:r>
            <w:r w:rsidRPr="004371AA">
              <w:rPr>
                <w:sz w:val="20"/>
              </w:rPr>
              <w:t>зательность предоставления</w:t>
            </w:r>
          </w:p>
        </w:tc>
        <w:tc>
          <w:tcPr>
            <w:tcW w:w="1401" w:type="pct"/>
            <w:shd w:val="clear" w:color="auto" w:fill="auto"/>
          </w:tcPr>
          <w:p w14:paraId="22BAA61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0C22C7D" w14:textId="7A39D26D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174A8FFE" w14:textId="0C81EB94" w:rsidR="004A5F56" w:rsidRPr="001A4780" w:rsidRDefault="004A5F56" w:rsidP="004A5F56">
            <w:pPr>
              <w:spacing w:before="0" w:after="0"/>
              <w:jc w:val="center"/>
            </w:pPr>
            <w:r w:rsidRPr="004371AA">
              <w:rPr>
                <w:b/>
                <w:sz w:val="20"/>
              </w:rPr>
              <w:t>Критерии оценки заявок участников</w:t>
            </w:r>
          </w:p>
        </w:tc>
      </w:tr>
      <w:tr w:rsidR="004A5F56" w:rsidRPr="001A4780" w14:paraId="51E98033" w14:textId="77777777" w:rsidTr="00AA6519">
        <w:tc>
          <w:tcPr>
            <w:tcW w:w="758" w:type="pct"/>
            <w:shd w:val="clear" w:color="auto" w:fill="auto"/>
            <w:vAlign w:val="center"/>
          </w:tcPr>
          <w:p w14:paraId="2431766D" w14:textId="501125B5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4371AA">
              <w:rPr>
                <w:b/>
                <w:sz w:val="20"/>
              </w:rPr>
              <w:t>criteria</w:t>
            </w:r>
          </w:p>
        </w:tc>
        <w:tc>
          <w:tcPr>
            <w:tcW w:w="757" w:type="pct"/>
            <w:shd w:val="clear" w:color="auto" w:fill="auto"/>
          </w:tcPr>
          <w:p w14:paraId="18990439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143C344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5FA6E942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214F75D9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0068DCC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4F6B0F5" w14:textId="77777777" w:rsidTr="00AA6519">
        <w:tc>
          <w:tcPr>
            <w:tcW w:w="758" w:type="pct"/>
            <w:shd w:val="clear" w:color="auto" w:fill="auto"/>
            <w:vAlign w:val="center"/>
          </w:tcPr>
          <w:p w14:paraId="6243204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43A5E85" w14:textId="41D950EA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4371AA">
              <w:rPr>
                <w:sz w:val="20"/>
              </w:rPr>
              <w:t>с</w:t>
            </w:r>
            <w:proofErr w:type="gramEnd"/>
            <w:r w:rsidRPr="004371AA">
              <w:rPr>
                <w:sz w:val="20"/>
              </w:rPr>
              <w:t>riterion</w:t>
            </w:r>
          </w:p>
        </w:tc>
        <w:tc>
          <w:tcPr>
            <w:tcW w:w="202" w:type="pct"/>
            <w:shd w:val="clear" w:color="auto" w:fill="auto"/>
          </w:tcPr>
          <w:p w14:paraId="0E48F188" w14:textId="490206E9" w:rsidR="004A5F56" w:rsidRPr="004371AA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1F66A063" w14:textId="6DCFF3AE" w:rsidR="004A5F56" w:rsidRPr="004371AA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3F23AF5C" w14:textId="51A6DB44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Критерий оценки заявок участников</w:t>
            </w:r>
          </w:p>
        </w:tc>
        <w:tc>
          <w:tcPr>
            <w:tcW w:w="1401" w:type="pct"/>
            <w:shd w:val="clear" w:color="auto" w:fill="auto"/>
          </w:tcPr>
          <w:p w14:paraId="570B3B81" w14:textId="55DE78D3" w:rsidR="004A5F56" w:rsidRPr="004371AA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5924269" w14:textId="77777777" w:rsidTr="00AA6519">
        <w:tc>
          <w:tcPr>
            <w:tcW w:w="758" w:type="pct"/>
            <w:shd w:val="clear" w:color="auto" w:fill="auto"/>
            <w:vAlign w:val="center"/>
          </w:tcPr>
          <w:p w14:paraId="66EF92D3" w14:textId="67275032" w:rsidR="004A5F56" w:rsidRPr="004371AA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  <w:lang w:val="en-US"/>
              </w:rPr>
              <w:t>c</w:t>
            </w:r>
            <w:r w:rsidRPr="004371AA">
              <w:rPr>
                <w:b/>
                <w:sz w:val="20"/>
              </w:rPr>
              <w:t>riterion</w:t>
            </w:r>
          </w:p>
        </w:tc>
        <w:tc>
          <w:tcPr>
            <w:tcW w:w="757" w:type="pct"/>
            <w:shd w:val="clear" w:color="auto" w:fill="auto"/>
          </w:tcPr>
          <w:p w14:paraId="0FE0911B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52B743A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5F16B07B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047D4F9B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5663968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5868089" w14:textId="77777777" w:rsidTr="00AA6519">
        <w:tc>
          <w:tcPr>
            <w:tcW w:w="758" w:type="pct"/>
            <w:shd w:val="clear" w:color="auto" w:fill="auto"/>
            <w:vAlign w:val="center"/>
          </w:tcPr>
          <w:p w14:paraId="170A84A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9907BC0" w14:textId="7FBD03DB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code</w:t>
            </w:r>
          </w:p>
        </w:tc>
        <w:tc>
          <w:tcPr>
            <w:tcW w:w="202" w:type="pct"/>
            <w:shd w:val="clear" w:color="auto" w:fill="auto"/>
          </w:tcPr>
          <w:p w14:paraId="06E8303F" w14:textId="21614FA8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148F9CE8" w14:textId="2D39B620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522115D7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Код критерия:</w:t>
            </w:r>
          </w:p>
          <w:p w14:paraId="5A4FC334" w14:textId="6A3C6E98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 xml:space="preserve">CP </w:t>
            </w:r>
            <w:r>
              <w:rPr>
                <w:sz w:val="20"/>
              </w:rPr>
              <w:t>–</w:t>
            </w:r>
            <w:r w:rsidRPr="004371AA">
              <w:rPr>
                <w:sz w:val="20"/>
              </w:rPr>
              <w:t xml:space="preserve"> Цена контракта.</w:t>
            </w:r>
          </w:p>
          <w:p w14:paraId="41008386" w14:textId="2B6BB4A8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lastRenderedPageBreak/>
              <w:t xml:space="preserve">MC </w:t>
            </w:r>
            <w:r>
              <w:rPr>
                <w:sz w:val="20"/>
              </w:rPr>
              <w:t>–</w:t>
            </w:r>
            <w:r w:rsidRPr="004371AA">
              <w:rPr>
                <w:sz w:val="20"/>
              </w:rPr>
              <w:t xml:space="preserve"> Расходы на эксплуатацию и ремонт товаров, использование результатов работ.</w:t>
            </w:r>
          </w:p>
          <w:p w14:paraId="4BC27928" w14:textId="5DFE5909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 xml:space="preserve">TC </w:t>
            </w:r>
            <w:r>
              <w:rPr>
                <w:sz w:val="20"/>
              </w:rPr>
              <w:t>–</w:t>
            </w:r>
            <w:r w:rsidRPr="004371AA">
              <w:rPr>
                <w:sz w:val="20"/>
              </w:rPr>
              <w:t xml:space="preserve"> Стоимость жизненного цикла товара или созданного в результате выполнения работы объекта.</w:t>
            </w:r>
          </w:p>
          <w:p w14:paraId="7EAEC653" w14:textId="01AA9D78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 xml:space="preserve">EN </w:t>
            </w:r>
            <w:r>
              <w:rPr>
                <w:sz w:val="20"/>
              </w:rPr>
              <w:t>–</w:t>
            </w:r>
            <w:r w:rsidRPr="004371AA">
              <w:rPr>
                <w:sz w:val="20"/>
              </w:rPr>
              <w:t xml:space="preserve"> Предложение о сумме соответствующих расходов заказчика, которые заказчик осуществит или понесет по энергосервисному контракту.</w:t>
            </w:r>
          </w:p>
          <w:p w14:paraId="11FB5358" w14:textId="0967A6FD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 xml:space="preserve">QF </w:t>
            </w:r>
            <w:r>
              <w:rPr>
                <w:sz w:val="20"/>
              </w:rPr>
              <w:t>–</w:t>
            </w:r>
            <w:r w:rsidRPr="004371AA">
              <w:rPr>
                <w:sz w:val="20"/>
              </w:rPr>
              <w:t xml:space="preserve"> Качественные, функциональные и экологические характеристики объекта закупки.</w:t>
            </w:r>
          </w:p>
          <w:p w14:paraId="648336B6" w14:textId="687DF9B3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 xml:space="preserve">QO </w:t>
            </w:r>
            <w:r>
              <w:rPr>
                <w:sz w:val="20"/>
              </w:rPr>
              <w:t>–</w:t>
            </w:r>
            <w:r w:rsidRPr="004371AA">
              <w:rPr>
                <w:sz w:val="20"/>
              </w:rPr>
              <w:t xml:space="preserve"> Квалификация участников закупки, в том числе наличие у них финансовых ресурсов, на праве собственности или ином законном основании оборудования и других материальных ресурсов, опыта работы, связанного с предметом контракта, и деловой репутации, специалистов и иных работников определенного уровня</w:t>
            </w:r>
          </w:p>
        </w:tc>
        <w:tc>
          <w:tcPr>
            <w:tcW w:w="1401" w:type="pct"/>
            <w:shd w:val="clear" w:color="auto" w:fill="auto"/>
          </w:tcPr>
          <w:p w14:paraId="67D94341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>Допустимые значения</w:t>
            </w:r>
            <w:r w:rsidRPr="004371AA">
              <w:rPr>
                <w:sz w:val="20"/>
              </w:rPr>
              <w:t>:</w:t>
            </w:r>
          </w:p>
          <w:p w14:paraId="3FB1A5CA" w14:textId="2B00A4E4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CP</w:t>
            </w:r>
          </w:p>
          <w:p w14:paraId="1D31FC71" w14:textId="733DF583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lastRenderedPageBreak/>
              <w:t>MC</w:t>
            </w:r>
          </w:p>
          <w:p w14:paraId="21AE4E86" w14:textId="0762C576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 xml:space="preserve">TC </w:t>
            </w:r>
          </w:p>
          <w:p w14:paraId="37072B7E" w14:textId="52C293DF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 xml:space="preserve">EN </w:t>
            </w:r>
          </w:p>
          <w:p w14:paraId="284F3123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4371AA">
              <w:rPr>
                <w:sz w:val="20"/>
              </w:rPr>
              <w:t xml:space="preserve">QF </w:t>
            </w:r>
          </w:p>
          <w:p w14:paraId="18D6DA6F" w14:textId="4749E7B0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 xml:space="preserve">QO </w:t>
            </w:r>
          </w:p>
        </w:tc>
      </w:tr>
      <w:tr w:rsidR="004A5F56" w:rsidRPr="001A4780" w14:paraId="1C710EAF" w14:textId="77777777" w:rsidTr="00AA6519">
        <w:tc>
          <w:tcPr>
            <w:tcW w:w="758" w:type="pct"/>
            <w:shd w:val="clear" w:color="auto" w:fill="auto"/>
            <w:vAlign w:val="center"/>
          </w:tcPr>
          <w:p w14:paraId="13FDC1B1" w14:textId="14F615DE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8FC6671" w14:textId="53696AD1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value</w:t>
            </w:r>
          </w:p>
        </w:tc>
        <w:tc>
          <w:tcPr>
            <w:tcW w:w="202" w:type="pct"/>
            <w:shd w:val="clear" w:color="auto" w:fill="auto"/>
          </w:tcPr>
          <w:p w14:paraId="55F2A6EF" w14:textId="0E33B64F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58FB0D44" w14:textId="513CA1B9" w:rsidR="004A5F56" w:rsidRPr="00FA047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  <w:r>
              <w:rPr>
                <w:sz w:val="20"/>
              </w:rPr>
              <w:t>(5,2)</w:t>
            </w:r>
          </w:p>
        </w:tc>
        <w:tc>
          <w:tcPr>
            <w:tcW w:w="1401" w:type="pct"/>
            <w:shd w:val="clear" w:color="auto" w:fill="auto"/>
          </w:tcPr>
          <w:p w14:paraId="3238DFDE" w14:textId="7191CFA6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Значимость критерия в процентах</w:t>
            </w:r>
          </w:p>
        </w:tc>
        <w:tc>
          <w:tcPr>
            <w:tcW w:w="1401" w:type="pct"/>
            <w:shd w:val="clear" w:color="auto" w:fill="auto"/>
          </w:tcPr>
          <w:p w14:paraId="4AF10C4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CB54340" w14:textId="77777777" w:rsidTr="00AA6519">
        <w:tc>
          <w:tcPr>
            <w:tcW w:w="758" w:type="pct"/>
            <w:shd w:val="clear" w:color="auto" w:fill="auto"/>
            <w:vAlign w:val="center"/>
          </w:tcPr>
          <w:p w14:paraId="384D11F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FB6E1A8" w14:textId="306BA2F6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addInfo</w:t>
            </w:r>
          </w:p>
        </w:tc>
        <w:tc>
          <w:tcPr>
            <w:tcW w:w="202" w:type="pct"/>
            <w:shd w:val="clear" w:color="auto" w:fill="auto"/>
          </w:tcPr>
          <w:p w14:paraId="25FBDB53" w14:textId="47524CEA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4A19CB34" w14:textId="0FCE5034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5A9571BD" w14:textId="0B25BFA8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Дополнительная информация о содержании и порядке оценки по критерию</w:t>
            </w:r>
          </w:p>
        </w:tc>
        <w:tc>
          <w:tcPr>
            <w:tcW w:w="1401" w:type="pct"/>
            <w:shd w:val="clear" w:color="auto" w:fill="auto"/>
          </w:tcPr>
          <w:p w14:paraId="3239566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850D711" w14:textId="77777777" w:rsidTr="00AA6519">
        <w:tc>
          <w:tcPr>
            <w:tcW w:w="758" w:type="pct"/>
            <w:shd w:val="clear" w:color="auto" w:fill="auto"/>
            <w:vAlign w:val="center"/>
          </w:tcPr>
          <w:p w14:paraId="1254BEB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82561D3" w14:textId="68D1D9F5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limit</w:t>
            </w:r>
          </w:p>
        </w:tc>
        <w:tc>
          <w:tcPr>
            <w:tcW w:w="202" w:type="pct"/>
            <w:shd w:val="clear" w:color="auto" w:fill="auto"/>
          </w:tcPr>
          <w:p w14:paraId="2D26B259" w14:textId="39044CC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4094B9E1" w14:textId="7E691D5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01" w:type="pct"/>
            <w:shd w:val="clear" w:color="auto" w:fill="auto"/>
          </w:tcPr>
          <w:p w14:paraId="24ABB366" w14:textId="7F4B773B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Предельное значение </w:t>
            </w:r>
            <w:r w:rsidRPr="004371AA">
              <w:rPr>
                <w:sz w:val="20"/>
              </w:rPr>
              <w:t>критерия</w:t>
            </w:r>
          </w:p>
        </w:tc>
        <w:tc>
          <w:tcPr>
            <w:tcW w:w="1401" w:type="pct"/>
            <w:shd w:val="clear" w:color="auto" w:fill="auto"/>
          </w:tcPr>
          <w:p w14:paraId="6A0E0E8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258F566" w14:textId="77777777" w:rsidTr="00AA6519">
        <w:tc>
          <w:tcPr>
            <w:tcW w:w="758" w:type="pct"/>
            <w:shd w:val="clear" w:color="auto" w:fill="auto"/>
            <w:vAlign w:val="center"/>
          </w:tcPr>
          <w:p w14:paraId="34D92D5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AAE5A13" w14:textId="7B2B2324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measurementOrder</w:t>
            </w:r>
          </w:p>
        </w:tc>
        <w:tc>
          <w:tcPr>
            <w:tcW w:w="202" w:type="pct"/>
            <w:shd w:val="clear" w:color="auto" w:fill="auto"/>
          </w:tcPr>
          <w:p w14:paraId="5DC24618" w14:textId="67C8F9F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0107F398" w14:textId="54D33AD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46851B7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Порядок оценки по показателю:</w:t>
            </w:r>
          </w:p>
          <w:p w14:paraId="7B7BFB3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F - лучшим условием исполнения контракта является наибольшее значение,</w:t>
            </w:r>
          </w:p>
          <w:p w14:paraId="5E60B23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 - лучшим условием исполнения контракта является наименьшее значение,</w:t>
            </w:r>
          </w:p>
          <w:p w14:paraId="2918BEC6" w14:textId="3EA2986A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O - оценка производится по шкале оценки или другому порядку, указанному в документации</w:t>
            </w:r>
          </w:p>
        </w:tc>
        <w:tc>
          <w:tcPr>
            <w:tcW w:w="1401" w:type="pct"/>
            <w:shd w:val="clear" w:color="auto" w:fill="auto"/>
          </w:tcPr>
          <w:p w14:paraId="7EBDF49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3D62E4">
              <w:rPr>
                <w:sz w:val="20"/>
              </w:rPr>
              <w:t>:</w:t>
            </w:r>
          </w:p>
          <w:p w14:paraId="585C6B9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F </w:t>
            </w:r>
          </w:p>
          <w:p w14:paraId="6C99597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L </w:t>
            </w:r>
          </w:p>
          <w:p w14:paraId="355B8062" w14:textId="520B59D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O </w:t>
            </w:r>
          </w:p>
        </w:tc>
      </w:tr>
      <w:tr w:rsidR="004A5F56" w:rsidRPr="001A4780" w14:paraId="061E6BE4" w14:textId="77777777" w:rsidTr="00AA6519">
        <w:tc>
          <w:tcPr>
            <w:tcW w:w="758" w:type="pct"/>
            <w:shd w:val="clear" w:color="auto" w:fill="auto"/>
            <w:vAlign w:val="center"/>
          </w:tcPr>
          <w:p w14:paraId="30E1DC2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3C8495E" w14:textId="795F46C2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indicators</w:t>
            </w:r>
          </w:p>
        </w:tc>
        <w:tc>
          <w:tcPr>
            <w:tcW w:w="202" w:type="pct"/>
            <w:shd w:val="clear" w:color="auto" w:fill="auto"/>
          </w:tcPr>
          <w:p w14:paraId="15B37CA2" w14:textId="78E79315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21C11265" w14:textId="670295AC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06EB615F" w14:textId="2915E080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Показатели критерия оценки</w:t>
            </w:r>
          </w:p>
        </w:tc>
        <w:tc>
          <w:tcPr>
            <w:tcW w:w="1401" w:type="pct"/>
            <w:shd w:val="clear" w:color="auto" w:fill="auto"/>
          </w:tcPr>
          <w:p w14:paraId="0F03213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DBF663F" w14:textId="2282C86F" w:rsidTr="00AA6519">
        <w:tc>
          <w:tcPr>
            <w:tcW w:w="5000" w:type="pct"/>
            <w:gridSpan w:val="6"/>
            <w:shd w:val="clear" w:color="auto" w:fill="auto"/>
          </w:tcPr>
          <w:p w14:paraId="0E5016E7" w14:textId="37EAEF74" w:rsidR="004A5F56" w:rsidRPr="001A4780" w:rsidRDefault="004A5F56" w:rsidP="004A5F56">
            <w:pPr>
              <w:spacing w:before="0" w:after="0"/>
              <w:jc w:val="center"/>
            </w:pPr>
            <w:r w:rsidRPr="003D62E4">
              <w:rPr>
                <w:b/>
                <w:sz w:val="20"/>
              </w:rPr>
              <w:t>Показатели критерия оценки</w:t>
            </w:r>
          </w:p>
        </w:tc>
      </w:tr>
      <w:tr w:rsidR="004A5F56" w:rsidRPr="001A4780" w14:paraId="6D9D68B8" w14:textId="77777777" w:rsidTr="00AA6519">
        <w:tc>
          <w:tcPr>
            <w:tcW w:w="758" w:type="pct"/>
            <w:shd w:val="clear" w:color="auto" w:fill="auto"/>
            <w:vAlign w:val="center"/>
          </w:tcPr>
          <w:p w14:paraId="02C249D2" w14:textId="023318EE" w:rsidR="004A5F56" w:rsidRPr="003D62E4" w:rsidRDefault="004A5F56" w:rsidP="004A5F56">
            <w:pPr>
              <w:spacing w:before="0" w:after="0"/>
              <w:rPr>
                <w:b/>
                <w:sz w:val="20"/>
              </w:rPr>
            </w:pPr>
            <w:r w:rsidRPr="003D62E4">
              <w:rPr>
                <w:b/>
                <w:sz w:val="20"/>
              </w:rPr>
              <w:t>indicators</w:t>
            </w:r>
          </w:p>
        </w:tc>
        <w:tc>
          <w:tcPr>
            <w:tcW w:w="757" w:type="pct"/>
            <w:shd w:val="clear" w:color="auto" w:fill="auto"/>
          </w:tcPr>
          <w:p w14:paraId="7296A2F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7F738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024605D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5359C28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3589415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39AB32" w14:textId="77777777" w:rsidTr="00AA6519">
        <w:tc>
          <w:tcPr>
            <w:tcW w:w="758" w:type="pct"/>
            <w:shd w:val="clear" w:color="auto" w:fill="auto"/>
            <w:vAlign w:val="center"/>
          </w:tcPr>
          <w:p w14:paraId="103BE262" w14:textId="77777777" w:rsidR="004A5F56" w:rsidRPr="003D62E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4687163" w14:textId="2EFD82DC" w:rsidR="004A5F56" w:rsidRPr="003D62E4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indicator</w:t>
            </w:r>
          </w:p>
        </w:tc>
        <w:tc>
          <w:tcPr>
            <w:tcW w:w="202" w:type="pct"/>
            <w:shd w:val="clear" w:color="auto" w:fill="auto"/>
          </w:tcPr>
          <w:p w14:paraId="15D2CE1D" w14:textId="6672A84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5339FEA2" w14:textId="57AFAAC0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72EA6D5B" w14:textId="7AB0A9E5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Показатель критерия оценки</w:t>
            </w:r>
          </w:p>
        </w:tc>
        <w:tc>
          <w:tcPr>
            <w:tcW w:w="1401" w:type="pct"/>
            <w:shd w:val="clear" w:color="auto" w:fill="auto"/>
          </w:tcPr>
          <w:p w14:paraId="26723A77" w14:textId="1DF0689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11605457" w14:textId="77777777" w:rsidTr="00AA6519">
        <w:tc>
          <w:tcPr>
            <w:tcW w:w="758" w:type="pct"/>
            <w:shd w:val="clear" w:color="auto" w:fill="auto"/>
            <w:vAlign w:val="center"/>
          </w:tcPr>
          <w:p w14:paraId="4A6946F9" w14:textId="47BDAAEB" w:rsidR="004A5F56" w:rsidRPr="003D62E4" w:rsidRDefault="004A5F56" w:rsidP="004A5F56">
            <w:pPr>
              <w:spacing w:before="0" w:after="0"/>
              <w:rPr>
                <w:b/>
                <w:sz w:val="20"/>
              </w:rPr>
            </w:pPr>
            <w:r w:rsidRPr="003D62E4">
              <w:rPr>
                <w:b/>
                <w:sz w:val="20"/>
              </w:rPr>
              <w:t>indicator</w:t>
            </w:r>
          </w:p>
        </w:tc>
        <w:tc>
          <w:tcPr>
            <w:tcW w:w="757" w:type="pct"/>
            <w:shd w:val="clear" w:color="auto" w:fill="auto"/>
          </w:tcPr>
          <w:p w14:paraId="43D4A5E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FEE95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0EF384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2F3499F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100455E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C51BC28" w14:textId="77777777" w:rsidTr="00AA6519">
        <w:tc>
          <w:tcPr>
            <w:tcW w:w="758" w:type="pct"/>
            <w:shd w:val="clear" w:color="auto" w:fill="auto"/>
            <w:vAlign w:val="center"/>
          </w:tcPr>
          <w:p w14:paraId="289E78D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28F506F" w14:textId="5C68806D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code</w:t>
            </w:r>
          </w:p>
        </w:tc>
        <w:tc>
          <w:tcPr>
            <w:tcW w:w="202" w:type="pct"/>
            <w:shd w:val="clear" w:color="auto" w:fill="auto"/>
          </w:tcPr>
          <w:p w14:paraId="2F0D9B3A" w14:textId="1FC35EC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3808BEF0" w14:textId="2517693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1" w:type="pct"/>
            <w:shd w:val="clear" w:color="auto" w:fill="auto"/>
          </w:tcPr>
          <w:p w14:paraId="4291BFE0" w14:textId="4C89DEF2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Код показателя</w:t>
            </w:r>
          </w:p>
        </w:tc>
        <w:tc>
          <w:tcPr>
            <w:tcW w:w="1401" w:type="pct"/>
            <w:shd w:val="clear" w:color="auto" w:fill="auto"/>
          </w:tcPr>
          <w:p w14:paraId="6C7AC12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7DFCFC0" w14:textId="77777777" w:rsidTr="00AA6519">
        <w:tc>
          <w:tcPr>
            <w:tcW w:w="758" w:type="pct"/>
            <w:shd w:val="clear" w:color="auto" w:fill="auto"/>
            <w:vAlign w:val="center"/>
          </w:tcPr>
          <w:p w14:paraId="72D617C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A5A6F8E" w14:textId="5DC8828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1A765AA7" w14:textId="7DD672B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498077C2" w14:textId="68FA1700" w:rsidR="004A5F56" w:rsidRDefault="004A5F56" w:rsidP="008D1F3F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del w:id="10" w:author="Автор">
              <w:r w:rsidDel="008D1F3F">
                <w:rPr>
                  <w:sz w:val="20"/>
                  <w:lang w:val="en-US"/>
                </w:rPr>
                <w:delText>2000</w:delText>
              </w:r>
            </w:del>
            <w:ins w:id="11" w:author="Автор">
              <w:r w:rsidR="008D1F3F">
                <w:rPr>
                  <w:sz w:val="20"/>
                  <w:lang w:val="en-US"/>
                </w:rPr>
                <w:t>350</w:t>
              </w:r>
            </w:ins>
            <w:r>
              <w:rPr>
                <w:sz w:val="20"/>
                <w:lang w:val="en-US"/>
              </w:rPr>
              <w:t>)</w:t>
            </w:r>
          </w:p>
        </w:tc>
        <w:tc>
          <w:tcPr>
            <w:tcW w:w="1401" w:type="pct"/>
            <w:shd w:val="clear" w:color="auto" w:fill="auto"/>
          </w:tcPr>
          <w:p w14:paraId="607F2511" w14:textId="4D9B0EEC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C092C">
              <w:rPr>
                <w:sz w:val="20"/>
                <w:lang w:val="en-US"/>
              </w:rPr>
              <w:t>Наименование показателя</w:t>
            </w:r>
          </w:p>
        </w:tc>
        <w:tc>
          <w:tcPr>
            <w:tcW w:w="1401" w:type="pct"/>
            <w:shd w:val="clear" w:color="auto" w:fill="auto"/>
          </w:tcPr>
          <w:p w14:paraId="08BDE3F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03FAC32" w14:textId="77777777" w:rsidTr="00AA6519">
        <w:tc>
          <w:tcPr>
            <w:tcW w:w="758" w:type="pct"/>
            <w:shd w:val="clear" w:color="auto" w:fill="auto"/>
            <w:vAlign w:val="center"/>
          </w:tcPr>
          <w:p w14:paraId="26AC181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324B765" w14:textId="672CE492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value</w:t>
            </w:r>
          </w:p>
        </w:tc>
        <w:tc>
          <w:tcPr>
            <w:tcW w:w="202" w:type="pct"/>
            <w:shd w:val="clear" w:color="auto" w:fill="auto"/>
          </w:tcPr>
          <w:p w14:paraId="229C6866" w14:textId="0E2CE91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655DC833" w14:textId="4BFBC5E6" w:rsidR="004A5F56" w:rsidRPr="00FA047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  <w:r>
              <w:rPr>
                <w:sz w:val="20"/>
              </w:rPr>
              <w:t>(5,2)</w:t>
            </w:r>
            <w:r w:rsidDel="00FA0473">
              <w:rPr>
                <w:sz w:val="20"/>
                <w:lang w:val="en-US"/>
              </w:rPr>
              <w:t xml:space="preserve"> </w:t>
            </w:r>
          </w:p>
        </w:tc>
        <w:tc>
          <w:tcPr>
            <w:tcW w:w="1401" w:type="pct"/>
            <w:shd w:val="clear" w:color="auto" w:fill="auto"/>
          </w:tcPr>
          <w:p w14:paraId="59D640BD" w14:textId="6379D9A6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Значимость показателя</w:t>
            </w:r>
          </w:p>
        </w:tc>
        <w:tc>
          <w:tcPr>
            <w:tcW w:w="1401" w:type="pct"/>
            <w:shd w:val="clear" w:color="auto" w:fill="auto"/>
          </w:tcPr>
          <w:p w14:paraId="0B7E884D" w14:textId="3348A1A2" w:rsidR="004A5F56" w:rsidRPr="00382F55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4A5F56" w:rsidRPr="001A4780" w14:paraId="4CCCBBFB" w14:textId="77777777" w:rsidTr="00AA6519">
        <w:tc>
          <w:tcPr>
            <w:tcW w:w="758" w:type="pct"/>
            <w:shd w:val="clear" w:color="auto" w:fill="auto"/>
            <w:vAlign w:val="center"/>
          </w:tcPr>
          <w:p w14:paraId="0C0DE87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C9B7047" w14:textId="289C6270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limit</w:t>
            </w:r>
          </w:p>
        </w:tc>
        <w:tc>
          <w:tcPr>
            <w:tcW w:w="202" w:type="pct"/>
            <w:shd w:val="clear" w:color="auto" w:fill="auto"/>
          </w:tcPr>
          <w:p w14:paraId="422F07DE" w14:textId="0D2A193C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214DB2B5" w14:textId="21235FB3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01" w:type="pct"/>
            <w:shd w:val="clear" w:color="auto" w:fill="auto"/>
          </w:tcPr>
          <w:p w14:paraId="3CCD822D" w14:textId="0563EB5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Предельное значение показателя</w:t>
            </w:r>
          </w:p>
        </w:tc>
        <w:tc>
          <w:tcPr>
            <w:tcW w:w="1401" w:type="pct"/>
            <w:shd w:val="clear" w:color="auto" w:fill="auto"/>
          </w:tcPr>
          <w:p w14:paraId="3307C992" w14:textId="44DFB05A" w:rsidR="004A5F56" w:rsidRPr="003D62E4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4A5F56" w:rsidRPr="001A4780" w14:paraId="104339DD" w14:textId="77777777" w:rsidTr="00AA6519">
        <w:tc>
          <w:tcPr>
            <w:tcW w:w="758" w:type="pct"/>
            <w:shd w:val="clear" w:color="auto" w:fill="auto"/>
            <w:vAlign w:val="center"/>
          </w:tcPr>
          <w:p w14:paraId="6554732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3D1CF37" w14:textId="53A23ABC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measurementOrder</w:t>
            </w:r>
          </w:p>
        </w:tc>
        <w:tc>
          <w:tcPr>
            <w:tcW w:w="202" w:type="pct"/>
            <w:shd w:val="clear" w:color="auto" w:fill="auto"/>
          </w:tcPr>
          <w:p w14:paraId="53077873" w14:textId="7FB85EC1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60A4BD33" w14:textId="5F17FF6F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00BB757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Порядок оценки по показателю:</w:t>
            </w:r>
          </w:p>
          <w:p w14:paraId="3294E76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F - лучшим условием исполнения контракта является </w:t>
            </w:r>
            <w:r w:rsidRPr="003D62E4">
              <w:rPr>
                <w:sz w:val="20"/>
              </w:rPr>
              <w:lastRenderedPageBreak/>
              <w:t>наибольшее значение,</w:t>
            </w:r>
          </w:p>
          <w:p w14:paraId="157F6B7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 - лучшим условием исполнения контракта является наименьшее значение,</w:t>
            </w:r>
          </w:p>
          <w:p w14:paraId="2AFB3D2C" w14:textId="54496C0F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O - оценка производится по шкале оценки или другому порядку, указанному в документации</w:t>
            </w:r>
          </w:p>
        </w:tc>
        <w:tc>
          <w:tcPr>
            <w:tcW w:w="1401" w:type="pct"/>
            <w:shd w:val="clear" w:color="auto" w:fill="auto"/>
          </w:tcPr>
          <w:p w14:paraId="6A68A43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>Допустимые значения</w:t>
            </w:r>
            <w:r w:rsidRPr="003D62E4">
              <w:rPr>
                <w:sz w:val="20"/>
              </w:rPr>
              <w:t>:</w:t>
            </w:r>
          </w:p>
          <w:p w14:paraId="70C01A4A" w14:textId="44C6E2BF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F </w:t>
            </w:r>
          </w:p>
          <w:p w14:paraId="14BD736F" w14:textId="1CF58E6F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L </w:t>
            </w:r>
          </w:p>
          <w:p w14:paraId="03668D31" w14:textId="1365F206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lastRenderedPageBreak/>
              <w:t xml:space="preserve">O </w:t>
            </w:r>
          </w:p>
        </w:tc>
      </w:tr>
      <w:tr w:rsidR="004A5F56" w:rsidRPr="001A4780" w14:paraId="5632EA46" w14:textId="318B67D2" w:rsidTr="00AA6519">
        <w:tc>
          <w:tcPr>
            <w:tcW w:w="5000" w:type="pct"/>
            <w:gridSpan w:val="6"/>
            <w:shd w:val="clear" w:color="auto" w:fill="auto"/>
          </w:tcPr>
          <w:p w14:paraId="4C1ABD34" w14:textId="21B2EED7" w:rsidR="004A5F56" w:rsidRPr="001A4780" w:rsidRDefault="004A5F56" w:rsidP="004A5F56">
            <w:pPr>
              <w:spacing w:before="0" w:after="0"/>
              <w:jc w:val="center"/>
            </w:pPr>
            <w:r w:rsidRPr="001542C8">
              <w:rPr>
                <w:b/>
                <w:sz w:val="20"/>
              </w:rPr>
              <w:lastRenderedPageBreak/>
              <w:t>Заявки</w:t>
            </w:r>
          </w:p>
        </w:tc>
      </w:tr>
      <w:tr w:rsidR="004A5F56" w:rsidRPr="001A4780" w14:paraId="3229D58C" w14:textId="77777777" w:rsidTr="00AA6519">
        <w:tc>
          <w:tcPr>
            <w:tcW w:w="758" w:type="pct"/>
            <w:shd w:val="clear" w:color="auto" w:fill="auto"/>
            <w:vAlign w:val="center"/>
          </w:tcPr>
          <w:p w14:paraId="7A525BF7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57" w:type="pct"/>
            <w:shd w:val="clear" w:color="auto" w:fill="auto"/>
          </w:tcPr>
          <w:p w14:paraId="449EF91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1C6791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5621293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51383C5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756EAE8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8B50284" w14:textId="77777777" w:rsidTr="00AA6519">
        <w:tc>
          <w:tcPr>
            <w:tcW w:w="758" w:type="pct"/>
            <w:shd w:val="clear" w:color="auto" w:fill="auto"/>
            <w:vAlign w:val="center"/>
          </w:tcPr>
          <w:p w14:paraId="09F21C6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837516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2" w:type="pct"/>
            <w:shd w:val="clear" w:color="auto" w:fill="auto"/>
          </w:tcPr>
          <w:p w14:paraId="6D3B0E5F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0DA33B9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4A30D01D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401" w:type="pct"/>
            <w:shd w:val="clear" w:color="auto" w:fill="auto"/>
          </w:tcPr>
          <w:p w14:paraId="4DACC95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71AC7C3" w14:textId="77777777" w:rsidTr="00AA6519">
        <w:tc>
          <w:tcPr>
            <w:tcW w:w="758" w:type="pct"/>
            <w:shd w:val="clear" w:color="auto" w:fill="auto"/>
            <w:vAlign w:val="center"/>
          </w:tcPr>
          <w:p w14:paraId="532E8214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57" w:type="pct"/>
            <w:shd w:val="clear" w:color="auto" w:fill="auto"/>
          </w:tcPr>
          <w:p w14:paraId="3A412A5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101DC6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6F70B6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5209D20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5DCC711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CDAD0C3" w14:textId="77777777" w:rsidTr="00AA6519">
        <w:tc>
          <w:tcPr>
            <w:tcW w:w="758" w:type="pct"/>
            <w:shd w:val="clear" w:color="auto" w:fill="auto"/>
            <w:vAlign w:val="center"/>
          </w:tcPr>
          <w:p w14:paraId="296E3FD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594A15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2" w:type="pct"/>
            <w:shd w:val="clear" w:color="auto" w:fill="auto"/>
          </w:tcPr>
          <w:p w14:paraId="31FEF002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1C4A4F4D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01" w:type="pct"/>
            <w:shd w:val="clear" w:color="auto" w:fill="auto"/>
          </w:tcPr>
          <w:p w14:paraId="69D0F6E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401" w:type="pct"/>
            <w:shd w:val="clear" w:color="auto" w:fill="auto"/>
          </w:tcPr>
          <w:p w14:paraId="109C725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977175" w14:textId="77777777" w:rsidTr="00AA6519">
        <w:tc>
          <w:tcPr>
            <w:tcW w:w="758" w:type="pct"/>
            <w:shd w:val="clear" w:color="auto" w:fill="auto"/>
            <w:vAlign w:val="center"/>
          </w:tcPr>
          <w:p w14:paraId="0F09F09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B603F22" w14:textId="01C33CAE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appDate</w:t>
            </w:r>
          </w:p>
        </w:tc>
        <w:tc>
          <w:tcPr>
            <w:tcW w:w="202" w:type="pct"/>
            <w:shd w:val="clear" w:color="auto" w:fill="auto"/>
          </w:tcPr>
          <w:p w14:paraId="0662A025" w14:textId="343585E8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10A6660A" w14:textId="045EDF18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1" w:type="pct"/>
            <w:shd w:val="clear" w:color="auto" w:fill="auto"/>
          </w:tcPr>
          <w:p w14:paraId="5AA542C1" w14:textId="1E0B1040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Дата и время подачи заявки</w:t>
            </w:r>
          </w:p>
        </w:tc>
        <w:tc>
          <w:tcPr>
            <w:tcW w:w="1401" w:type="pct"/>
            <w:shd w:val="clear" w:color="auto" w:fill="auto"/>
          </w:tcPr>
          <w:p w14:paraId="10FEDE0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FB9EACF" w14:textId="77777777" w:rsidTr="00AA6519">
        <w:tc>
          <w:tcPr>
            <w:tcW w:w="758" w:type="pct"/>
            <w:shd w:val="clear" w:color="auto" w:fill="auto"/>
            <w:vAlign w:val="center"/>
          </w:tcPr>
          <w:p w14:paraId="239F9A3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CEB02D2" w14:textId="2AEA6A9A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appParticipants</w:t>
            </w:r>
          </w:p>
        </w:tc>
        <w:tc>
          <w:tcPr>
            <w:tcW w:w="202" w:type="pct"/>
            <w:shd w:val="clear" w:color="auto" w:fill="auto"/>
          </w:tcPr>
          <w:p w14:paraId="1ED814E6" w14:textId="5ACC41D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62A67087" w14:textId="6907883C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2637D4FE" w14:textId="76EF70EE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Участники заявки</w:t>
            </w:r>
          </w:p>
        </w:tc>
        <w:tc>
          <w:tcPr>
            <w:tcW w:w="1401" w:type="pct"/>
            <w:shd w:val="clear" w:color="auto" w:fill="auto"/>
          </w:tcPr>
          <w:p w14:paraId="46F2E7F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9EFB5B7" w14:textId="77777777" w:rsidTr="00AA6519">
        <w:tc>
          <w:tcPr>
            <w:tcW w:w="758" w:type="pct"/>
            <w:shd w:val="clear" w:color="auto" w:fill="auto"/>
            <w:vAlign w:val="center"/>
          </w:tcPr>
          <w:p w14:paraId="5187B74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E8F3B51" w14:textId="38066A14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documentCompliances</w:t>
            </w:r>
          </w:p>
        </w:tc>
        <w:tc>
          <w:tcPr>
            <w:tcW w:w="202" w:type="pct"/>
            <w:shd w:val="clear" w:color="auto" w:fill="auto"/>
          </w:tcPr>
          <w:p w14:paraId="37E37D6D" w14:textId="16DB88EF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2D4F80C3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5E0B7B3A" w14:textId="02B0A196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Наличие информации и документов, предусмотренные конкурсной документацией</w:t>
            </w:r>
          </w:p>
        </w:tc>
        <w:tc>
          <w:tcPr>
            <w:tcW w:w="1401" w:type="pct"/>
            <w:shd w:val="clear" w:color="auto" w:fill="auto"/>
          </w:tcPr>
          <w:p w14:paraId="7983375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265930A" w14:textId="77777777" w:rsidTr="00AA6519">
        <w:tc>
          <w:tcPr>
            <w:tcW w:w="758" w:type="pct"/>
            <w:shd w:val="clear" w:color="auto" w:fill="auto"/>
            <w:vAlign w:val="center"/>
          </w:tcPr>
          <w:p w14:paraId="3C1AF98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1E3BE41" w14:textId="2CFA9891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contractConditions</w:t>
            </w:r>
          </w:p>
        </w:tc>
        <w:tc>
          <w:tcPr>
            <w:tcW w:w="202" w:type="pct"/>
            <w:shd w:val="clear" w:color="auto" w:fill="auto"/>
          </w:tcPr>
          <w:p w14:paraId="4906BA60" w14:textId="531A9BB4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2228CAF8" w14:textId="6B68A0A5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11FF5A9F" w14:textId="6F93F0D8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Условия исполнения контракта, указанные в заявке</w:t>
            </w:r>
          </w:p>
        </w:tc>
        <w:tc>
          <w:tcPr>
            <w:tcW w:w="1401" w:type="pct"/>
            <w:shd w:val="clear" w:color="auto" w:fill="auto"/>
          </w:tcPr>
          <w:p w14:paraId="0C44470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E50E572" w14:textId="2EE70B44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70A805A5" w14:textId="006A03E6" w:rsidR="004A5F56" w:rsidRPr="001A4780" w:rsidRDefault="004A5F56" w:rsidP="004A5F56">
            <w:pPr>
              <w:spacing w:before="0" w:after="0"/>
              <w:jc w:val="center"/>
            </w:pPr>
            <w:r w:rsidRPr="00351964">
              <w:rPr>
                <w:b/>
                <w:sz w:val="20"/>
              </w:rPr>
              <w:t>Участники заявки</w:t>
            </w:r>
          </w:p>
        </w:tc>
      </w:tr>
      <w:tr w:rsidR="004A5F56" w:rsidRPr="001A4780" w14:paraId="726EB57A" w14:textId="77777777" w:rsidTr="00AA6519">
        <w:tc>
          <w:tcPr>
            <w:tcW w:w="758" w:type="pct"/>
            <w:shd w:val="clear" w:color="auto" w:fill="auto"/>
            <w:vAlign w:val="center"/>
          </w:tcPr>
          <w:p w14:paraId="407F1BD5" w14:textId="724CE5F6" w:rsidR="004A5F56" w:rsidRPr="00351964" w:rsidRDefault="004A5F56" w:rsidP="004A5F56">
            <w:pPr>
              <w:spacing w:before="0" w:after="0"/>
              <w:rPr>
                <w:b/>
                <w:sz w:val="20"/>
              </w:rPr>
            </w:pPr>
            <w:r w:rsidRPr="00351964">
              <w:rPr>
                <w:b/>
                <w:sz w:val="20"/>
              </w:rPr>
              <w:t>appParticipants</w:t>
            </w:r>
          </w:p>
        </w:tc>
        <w:tc>
          <w:tcPr>
            <w:tcW w:w="757" w:type="pct"/>
            <w:shd w:val="clear" w:color="auto" w:fill="auto"/>
          </w:tcPr>
          <w:p w14:paraId="675B96E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FB9755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48D828E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27A627F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2C5921B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99CDE5F" w14:textId="77777777" w:rsidTr="00AA6519">
        <w:tc>
          <w:tcPr>
            <w:tcW w:w="758" w:type="pct"/>
            <w:shd w:val="clear" w:color="auto" w:fill="auto"/>
            <w:vAlign w:val="center"/>
          </w:tcPr>
          <w:p w14:paraId="1C35074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964EF4F" w14:textId="3A693D1B" w:rsidR="004A5F56" w:rsidRPr="00351964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appParticipant</w:t>
            </w:r>
          </w:p>
        </w:tc>
        <w:tc>
          <w:tcPr>
            <w:tcW w:w="202" w:type="pct"/>
            <w:shd w:val="clear" w:color="auto" w:fill="auto"/>
          </w:tcPr>
          <w:p w14:paraId="703D6C3C" w14:textId="725A09D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7F6E1F05" w14:textId="0338D04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3EA9124E" w14:textId="47494D9C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Сведения об участнике</w:t>
            </w:r>
          </w:p>
        </w:tc>
        <w:tc>
          <w:tcPr>
            <w:tcW w:w="1401" w:type="pct"/>
            <w:shd w:val="clear" w:color="auto" w:fill="auto"/>
          </w:tcPr>
          <w:p w14:paraId="77300E2D" w14:textId="1F718E3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291F8DC3" w14:textId="77777777" w:rsidTr="00AA6519">
        <w:tc>
          <w:tcPr>
            <w:tcW w:w="758" w:type="pct"/>
            <w:shd w:val="clear" w:color="auto" w:fill="auto"/>
            <w:vAlign w:val="center"/>
          </w:tcPr>
          <w:p w14:paraId="4332D7FC" w14:textId="2FAA4AAF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FB2D87">
              <w:rPr>
                <w:b/>
                <w:sz w:val="20"/>
              </w:rPr>
              <w:t>appParticipant</w:t>
            </w:r>
          </w:p>
        </w:tc>
        <w:tc>
          <w:tcPr>
            <w:tcW w:w="757" w:type="pct"/>
            <w:shd w:val="clear" w:color="auto" w:fill="auto"/>
          </w:tcPr>
          <w:p w14:paraId="1094BAB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4CB9BA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021E3C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5CF8E3D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5348C0F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B88F1CF" w14:textId="77777777" w:rsidTr="00AA6519">
        <w:tc>
          <w:tcPr>
            <w:tcW w:w="758" w:type="pct"/>
            <w:shd w:val="clear" w:color="auto" w:fill="auto"/>
          </w:tcPr>
          <w:p w14:paraId="3A8E3700" w14:textId="32FFF4BD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7CE0C793" w14:textId="205CD659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2" w:type="pct"/>
            <w:shd w:val="clear" w:color="auto" w:fill="auto"/>
          </w:tcPr>
          <w:p w14:paraId="565544AB" w14:textId="2497C61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20382E1D" w14:textId="6D9704D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01" w:type="pct"/>
            <w:shd w:val="clear" w:color="auto" w:fill="auto"/>
          </w:tcPr>
          <w:p w14:paraId="264DC7C8" w14:textId="55A1BDEA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401" w:type="pct"/>
            <w:shd w:val="clear" w:color="auto" w:fill="auto"/>
          </w:tcPr>
          <w:p w14:paraId="10F614CF" w14:textId="38FFA5FB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9C558BF" w14:textId="77777777" w:rsidTr="00AA6519">
        <w:tc>
          <w:tcPr>
            <w:tcW w:w="758" w:type="pct"/>
            <w:shd w:val="clear" w:color="auto" w:fill="auto"/>
          </w:tcPr>
          <w:p w14:paraId="5FB17D45" w14:textId="428F5E35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371FAF90" w14:textId="111DF0CC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2" w:type="pct"/>
            <w:shd w:val="clear" w:color="auto" w:fill="auto"/>
          </w:tcPr>
          <w:p w14:paraId="559EE594" w14:textId="44AB77E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4BDA366E" w14:textId="0123E92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0D6707BC" w14:textId="59B47042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401" w:type="pct"/>
            <w:shd w:val="clear" w:color="auto" w:fill="auto"/>
          </w:tcPr>
          <w:p w14:paraId="44A06EBE" w14:textId="7A436DD0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64E6C5C" w14:textId="77777777" w:rsidTr="00AA6519">
        <w:tc>
          <w:tcPr>
            <w:tcW w:w="758" w:type="pct"/>
            <w:shd w:val="clear" w:color="auto" w:fill="auto"/>
          </w:tcPr>
          <w:p w14:paraId="02EA7C8B" w14:textId="07D8C811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78B89C36" w14:textId="227FDF43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2" w:type="pct"/>
            <w:shd w:val="clear" w:color="auto" w:fill="auto"/>
          </w:tcPr>
          <w:p w14:paraId="5D4DBAE7" w14:textId="1EA4D1D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0A082748" w14:textId="3412663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75D7B631" w14:textId="40E9232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401" w:type="pct"/>
            <w:shd w:val="clear" w:color="auto" w:fill="auto"/>
          </w:tcPr>
          <w:p w14:paraId="6F75691D" w14:textId="4AF665B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F8DDAE8" w14:textId="77777777" w:rsidTr="00AA6519">
        <w:tc>
          <w:tcPr>
            <w:tcW w:w="758" w:type="pct"/>
            <w:shd w:val="clear" w:color="auto" w:fill="auto"/>
          </w:tcPr>
          <w:p w14:paraId="099FAB6A" w14:textId="69A8C916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4D7FB881" w14:textId="0B374642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2" w:type="pct"/>
            <w:shd w:val="clear" w:color="auto" w:fill="auto"/>
          </w:tcPr>
          <w:p w14:paraId="37D61324" w14:textId="628F0FB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2AA92399" w14:textId="255AD31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35C75E0E" w14:textId="286123F9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401" w:type="pct"/>
            <w:shd w:val="clear" w:color="auto" w:fill="auto"/>
          </w:tcPr>
          <w:p w14:paraId="3C6FFEC7" w14:textId="31ADE2A5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0D656EB" w14:textId="77777777" w:rsidTr="00AA6519">
        <w:tc>
          <w:tcPr>
            <w:tcW w:w="758" w:type="pct"/>
            <w:shd w:val="clear" w:color="auto" w:fill="auto"/>
          </w:tcPr>
          <w:p w14:paraId="41F9EF89" w14:textId="76DCAFF3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2C672B78" w14:textId="0B56FF95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2" w:type="pct"/>
            <w:shd w:val="clear" w:color="auto" w:fill="auto"/>
          </w:tcPr>
          <w:p w14:paraId="0CFB6620" w14:textId="2397A5D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238990B3" w14:textId="0BC0D64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01" w:type="pct"/>
            <w:shd w:val="clear" w:color="auto" w:fill="auto"/>
          </w:tcPr>
          <w:p w14:paraId="6F80E9E8" w14:textId="7FE8769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401" w:type="pct"/>
            <w:shd w:val="clear" w:color="auto" w:fill="auto"/>
          </w:tcPr>
          <w:p w14:paraId="3F9A630A" w14:textId="14199BA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31E35B9" w14:textId="77777777" w:rsidTr="00AA6519">
        <w:tc>
          <w:tcPr>
            <w:tcW w:w="758" w:type="pct"/>
            <w:shd w:val="clear" w:color="auto" w:fill="auto"/>
          </w:tcPr>
          <w:p w14:paraId="59D13881" w14:textId="35751CA0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4A71A379" w14:textId="68D8007D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2" w:type="pct"/>
            <w:shd w:val="clear" w:color="auto" w:fill="auto"/>
          </w:tcPr>
          <w:p w14:paraId="04994768" w14:textId="4197977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07550A38" w14:textId="6F9BC60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01" w:type="pct"/>
            <w:shd w:val="clear" w:color="auto" w:fill="auto"/>
          </w:tcPr>
          <w:p w14:paraId="6475CAFA" w14:textId="460964D8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401" w:type="pct"/>
            <w:shd w:val="clear" w:color="auto" w:fill="auto"/>
          </w:tcPr>
          <w:p w14:paraId="15F8C159" w14:textId="716E8C0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3F4EF5E" w14:textId="77777777" w:rsidTr="00AA6519">
        <w:tc>
          <w:tcPr>
            <w:tcW w:w="758" w:type="pct"/>
            <w:shd w:val="clear" w:color="auto" w:fill="auto"/>
          </w:tcPr>
          <w:p w14:paraId="38FFAB23" w14:textId="38FE04E4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435528A5" w14:textId="040E6258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2" w:type="pct"/>
            <w:shd w:val="clear" w:color="auto" w:fill="auto"/>
          </w:tcPr>
          <w:p w14:paraId="350524FF" w14:textId="36DF705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2169296C" w14:textId="3F0133D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1" w:type="pct"/>
            <w:shd w:val="clear" w:color="auto" w:fill="auto"/>
          </w:tcPr>
          <w:p w14:paraId="5A66E575" w14:textId="5AD6D284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401" w:type="pct"/>
            <w:shd w:val="clear" w:color="auto" w:fill="auto"/>
          </w:tcPr>
          <w:p w14:paraId="387D8F73" w14:textId="7E56EB5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B5C517B" w14:textId="77777777" w:rsidTr="00AA6519">
        <w:tc>
          <w:tcPr>
            <w:tcW w:w="758" w:type="pct"/>
            <w:shd w:val="clear" w:color="auto" w:fill="auto"/>
          </w:tcPr>
          <w:p w14:paraId="268FB2A8" w14:textId="678F5D31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71C591C6" w14:textId="01F712EC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2" w:type="pct"/>
            <w:shd w:val="clear" w:color="auto" w:fill="auto"/>
          </w:tcPr>
          <w:p w14:paraId="4376425B" w14:textId="7E9D8D5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2ADC666A" w14:textId="2C2F11E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1" w:type="pct"/>
            <w:shd w:val="clear" w:color="auto" w:fill="auto"/>
          </w:tcPr>
          <w:p w14:paraId="6451C3AD" w14:textId="4591D98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401" w:type="pct"/>
            <w:shd w:val="clear" w:color="auto" w:fill="auto"/>
          </w:tcPr>
          <w:p w14:paraId="2FCCB584" w14:textId="0751F685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BA83407" w14:textId="77777777" w:rsidTr="00AA6519">
        <w:tc>
          <w:tcPr>
            <w:tcW w:w="758" w:type="pct"/>
            <w:shd w:val="clear" w:color="auto" w:fill="auto"/>
          </w:tcPr>
          <w:p w14:paraId="7FAED54A" w14:textId="6E6AF8D2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71397084" w14:textId="18D88C73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2" w:type="pct"/>
            <w:shd w:val="clear" w:color="auto" w:fill="auto"/>
          </w:tcPr>
          <w:p w14:paraId="439E62BA" w14:textId="4690CA8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2E3E4D44" w14:textId="3BB58F9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2726FF6C" w14:textId="3F51FD0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401" w:type="pct"/>
            <w:shd w:val="clear" w:color="auto" w:fill="auto"/>
          </w:tcPr>
          <w:p w14:paraId="1E21A449" w14:textId="4763D9D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445A968" w14:textId="77777777" w:rsidTr="00AA6519">
        <w:tc>
          <w:tcPr>
            <w:tcW w:w="758" w:type="pct"/>
            <w:shd w:val="clear" w:color="auto" w:fill="auto"/>
          </w:tcPr>
          <w:p w14:paraId="4EE0AA2A" w14:textId="5CA8FC13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1BECDAE3" w14:textId="59DB3F1D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2" w:type="pct"/>
            <w:shd w:val="clear" w:color="auto" w:fill="auto"/>
          </w:tcPr>
          <w:p w14:paraId="6895F0D5" w14:textId="4B11300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5B450853" w14:textId="6D6D278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01" w:type="pct"/>
            <w:shd w:val="clear" w:color="auto" w:fill="auto"/>
          </w:tcPr>
          <w:p w14:paraId="025D360B" w14:textId="0F917654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401" w:type="pct"/>
            <w:shd w:val="clear" w:color="auto" w:fill="auto"/>
          </w:tcPr>
          <w:p w14:paraId="4CEEE7F6" w14:textId="5A752EB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7FAFEAA" w14:textId="77777777" w:rsidTr="00AA6519">
        <w:tc>
          <w:tcPr>
            <w:tcW w:w="758" w:type="pct"/>
            <w:shd w:val="clear" w:color="auto" w:fill="auto"/>
          </w:tcPr>
          <w:p w14:paraId="7F80A783" w14:textId="5C8EC14E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05A7374B" w14:textId="6B9AB376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2" w:type="pct"/>
            <w:shd w:val="clear" w:color="auto" w:fill="auto"/>
          </w:tcPr>
          <w:p w14:paraId="7B00DE88" w14:textId="28E3A5D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6B6600A3" w14:textId="405CDE4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01" w:type="pct"/>
            <w:shd w:val="clear" w:color="auto" w:fill="auto"/>
          </w:tcPr>
          <w:p w14:paraId="4333695F" w14:textId="45C808BC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401" w:type="pct"/>
            <w:shd w:val="clear" w:color="auto" w:fill="auto"/>
          </w:tcPr>
          <w:p w14:paraId="265E3A9A" w14:textId="2603DDF4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60DEDEC" w14:textId="77777777" w:rsidTr="00AA6519">
        <w:tc>
          <w:tcPr>
            <w:tcW w:w="758" w:type="pct"/>
            <w:shd w:val="clear" w:color="auto" w:fill="auto"/>
          </w:tcPr>
          <w:p w14:paraId="430875A2" w14:textId="7D66A251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36959255" w14:textId="656E04F8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2" w:type="pct"/>
            <w:shd w:val="clear" w:color="auto" w:fill="auto"/>
          </w:tcPr>
          <w:p w14:paraId="231B8F7D" w14:textId="48C18E9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735C6242" w14:textId="4486F67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3A32727E" w14:textId="08A91583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401" w:type="pct"/>
            <w:shd w:val="clear" w:color="auto" w:fill="auto"/>
          </w:tcPr>
          <w:p w14:paraId="3C5F10A2" w14:textId="59AAE88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E978CC6" w14:textId="77777777" w:rsidTr="00AA6519">
        <w:tc>
          <w:tcPr>
            <w:tcW w:w="758" w:type="pct"/>
            <w:shd w:val="clear" w:color="auto" w:fill="auto"/>
          </w:tcPr>
          <w:p w14:paraId="7F6D2CC1" w14:textId="0CA67342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1A5AE6E5" w14:textId="68A06F02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2" w:type="pct"/>
            <w:shd w:val="clear" w:color="auto" w:fill="auto"/>
          </w:tcPr>
          <w:p w14:paraId="2C589F8E" w14:textId="6DCF9D3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5EEDE58C" w14:textId="50CFC3C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01" w:type="pct"/>
            <w:shd w:val="clear" w:color="auto" w:fill="auto"/>
          </w:tcPr>
          <w:p w14:paraId="678C1954" w14:textId="4D96F0AD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401" w:type="pct"/>
            <w:shd w:val="clear" w:color="auto" w:fill="auto"/>
          </w:tcPr>
          <w:p w14:paraId="04B493D2" w14:textId="329C03F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20A1386" w14:textId="77777777" w:rsidTr="00AA6519">
        <w:tc>
          <w:tcPr>
            <w:tcW w:w="758" w:type="pct"/>
            <w:shd w:val="clear" w:color="auto" w:fill="auto"/>
          </w:tcPr>
          <w:p w14:paraId="37004539" w14:textId="265058B8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206C6583" w14:textId="736863B5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2" w:type="pct"/>
            <w:shd w:val="clear" w:color="auto" w:fill="auto"/>
          </w:tcPr>
          <w:p w14:paraId="797F2934" w14:textId="06C600E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1E5CAF32" w14:textId="24CDBCD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1" w:type="pct"/>
            <w:shd w:val="clear" w:color="auto" w:fill="auto"/>
          </w:tcPr>
          <w:p w14:paraId="64B9DC04" w14:textId="2B3FB84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401" w:type="pct"/>
            <w:shd w:val="clear" w:color="auto" w:fill="auto"/>
          </w:tcPr>
          <w:p w14:paraId="493A70E6" w14:textId="468C64A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F81ED15" w14:textId="77777777" w:rsidTr="00AA6519">
        <w:tc>
          <w:tcPr>
            <w:tcW w:w="758" w:type="pct"/>
            <w:shd w:val="clear" w:color="auto" w:fill="auto"/>
          </w:tcPr>
          <w:p w14:paraId="379BF211" w14:textId="12FE9970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74A24FB6" w14:textId="4C5122B2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2" w:type="pct"/>
            <w:shd w:val="clear" w:color="auto" w:fill="auto"/>
          </w:tcPr>
          <w:p w14:paraId="11D8FBA5" w14:textId="5FACEBA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4C3AAC74" w14:textId="07D9D34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01" w:type="pct"/>
            <w:shd w:val="clear" w:color="auto" w:fill="auto"/>
          </w:tcPr>
          <w:p w14:paraId="4A8AB0DE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45B01455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 xml:space="preserve">1 - субъект малого </w:t>
            </w:r>
            <w:r w:rsidRPr="001736D6">
              <w:rPr>
                <w:sz w:val="20"/>
              </w:rPr>
              <w:lastRenderedPageBreak/>
              <w:t>предпринимательства</w:t>
            </w:r>
          </w:p>
          <w:p w14:paraId="0F08D8FF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6179797D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01F6AADF" w14:textId="0C369BDC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401" w:type="pct"/>
            <w:shd w:val="clear" w:color="auto" w:fill="auto"/>
          </w:tcPr>
          <w:p w14:paraId="26060C88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lastRenderedPageBreak/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511B8D6E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290D8E81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lastRenderedPageBreak/>
              <w:t>3</w:t>
            </w:r>
            <w:r>
              <w:rPr>
                <w:sz w:val="20"/>
                <w:lang w:val="en-US"/>
              </w:rPr>
              <w:t>;</w:t>
            </w:r>
          </w:p>
          <w:p w14:paraId="6F05E07C" w14:textId="0820A0A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74FBD464" w14:textId="78ED71E4" w:rsidTr="00AA6519">
        <w:tc>
          <w:tcPr>
            <w:tcW w:w="5000" w:type="pct"/>
            <w:gridSpan w:val="6"/>
            <w:shd w:val="clear" w:color="auto" w:fill="auto"/>
          </w:tcPr>
          <w:p w14:paraId="483727B2" w14:textId="11E90EC3" w:rsidR="004A5F56" w:rsidRPr="001A4780" w:rsidRDefault="004A5F56" w:rsidP="004A5F56">
            <w:pPr>
              <w:spacing w:before="0" w:after="0"/>
              <w:jc w:val="center"/>
            </w:pPr>
            <w:r w:rsidRPr="00AD308D">
              <w:rPr>
                <w:b/>
                <w:sz w:val="20"/>
              </w:rPr>
              <w:lastRenderedPageBreak/>
              <w:t>Организационно-правовая форма организации в ОКОПФ</w:t>
            </w:r>
          </w:p>
        </w:tc>
      </w:tr>
      <w:tr w:rsidR="004A5F56" w:rsidRPr="001A4780" w14:paraId="2DD58CDB" w14:textId="77777777" w:rsidTr="00AA6519">
        <w:tc>
          <w:tcPr>
            <w:tcW w:w="758" w:type="pct"/>
            <w:shd w:val="clear" w:color="auto" w:fill="auto"/>
          </w:tcPr>
          <w:p w14:paraId="7C1003C0" w14:textId="7CC6ECCA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57" w:type="pct"/>
            <w:shd w:val="clear" w:color="auto" w:fill="auto"/>
          </w:tcPr>
          <w:p w14:paraId="0D6CE473" w14:textId="76770195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2584C175" w14:textId="4E84A93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81" w:type="pct"/>
            <w:shd w:val="clear" w:color="auto" w:fill="auto"/>
          </w:tcPr>
          <w:p w14:paraId="70FE6963" w14:textId="525D699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1" w:type="pct"/>
            <w:shd w:val="clear" w:color="auto" w:fill="auto"/>
          </w:tcPr>
          <w:p w14:paraId="6B1DEA88" w14:textId="64A8BD4A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1" w:type="pct"/>
            <w:shd w:val="clear" w:color="auto" w:fill="auto"/>
          </w:tcPr>
          <w:p w14:paraId="75BB4F13" w14:textId="3872AE4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CE28201" w14:textId="77777777" w:rsidTr="00AA6519">
        <w:tc>
          <w:tcPr>
            <w:tcW w:w="758" w:type="pct"/>
            <w:shd w:val="clear" w:color="auto" w:fill="auto"/>
          </w:tcPr>
          <w:p w14:paraId="74897842" w14:textId="2293BC72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58D77FD9" w14:textId="18B12A2C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2" w:type="pct"/>
            <w:shd w:val="clear" w:color="auto" w:fill="auto"/>
          </w:tcPr>
          <w:p w14:paraId="5E509C0B" w14:textId="5FAB9BC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557F47A2" w14:textId="5583C0D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1" w:type="pct"/>
            <w:shd w:val="clear" w:color="auto" w:fill="auto"/>
          </w:tcPr>
          <w:p w14:paraId="0EEBF270" w14:textId="3A89BDA4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401" w:type="pct"/>
            <w:shd w:val="clear" w:color="auto" w:fill="auto"/>
          </w:tcPr>
          <w:p w14:paraId="0CC06B56" w14:textId="513D05A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2BB3D4A" w14:textId="77777777" w:rsidTr="00AA6519">
        <w:tc>
          <w:tcPr>
            <w:tcW w:w="758" w:type="pct"/>
            <w:shd w:val="clear" w:color="auto" w:fill="auto"/>
          </w:tcPr>
          <w:p w14:paraId="74E264F6" w14:textId="2D0DF583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2C4823DC" w14:textId="0B907E6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2" w:type="pct"/>
            <w:shd w:val="clear" w:color="auto" w:fill="auto"/>
          </w:tcPr>
          <w:p w14:paraId="66947760" w14:textId="414D164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68B49083" w14:textId="455C366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01" w:type="pct"/>
            <w:shd w:val="clear" w:color="auto" w:fill="auto"/>
          </w:tcPr>
          <w:p w14:paraId="7218EE58" w14:textId="7D9FBF04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401" w:type="pct"/>
            <w:shd w:val="clear" w:color="auto" w:fill="auto"/>
          </w:tcPr>
          <w:p w14:paraId="417C905E" w14:textId="7470061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1572EEE" w14:textId="06FAB8DA" w:rsidTr="00AA6519">
        <w:tc>
          <w:tcPr>
            <w:tcW w:w="5000" w:type="pct"/>
            <w:gridSpan w:val="6"/>
            <w:shd w:val="clear" w:color="auto" w:fill="auto"/>
          </w:tcPr>
          <w:p w14:paraId="5B9226DC" w14:textId="6B5AF4E9" w:rsidR="004A5F56" w:rsidRPr="001A4780" w:rsidRDefault="004A5F56" w:rsidP="004A5F56">
            <w:pPr>
              <w:spacing w:before="0" w:after="0"/>
              <w:jc w:val="center"/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049327CA" w14:textId="77777777" w:rsidTr="00AA6519">
        <w:tc>
          <w:tcPr>
            <w:tcW w:w="758" w:type="pct"/>
            <w:shd w:val="clear" w:color="auto" w:fill="auto"/>
          </w:tcPr>
          <w:p w14:paraId="78B029D0" w14:textId="7F4CF2F2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57" w:type="pct"/>
            <w:shd w:val="clear" w:color="auto" w:fill="auto"/>
          </w:tcPr>
          <w:p w14:paraId="19410A19" w14:textId="46112E3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6F2D2C62" w14:textId="1C25E67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81" w:type="pct"/>
            <w:shd w:val="clear" w:color="auto" w:fill="auto"/>
          </w:tcPr>
          <w:p w14:paraId="330C9A7F" w14:textId="7506525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1" w:type="pct"/>
            <w:shd w:val="clear" w:color="auto" w:fill="auto"/>
          </w:tcPr>
          <w:p w14:paraId="058FCD63" w14:textId="0E90E264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1" w:type="pct"/>
            <w:shd w:val="clear" w:color="auto" w:fill="auto"/>
          </w:tcPr>
          <w:p w14:paraId="78C6FADF" w14:textId="6749DEA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33F9BC11" w14:textId="77777777" w:rsidTr="00AA6519">
        <w:tc>
          <w:tcPr>
            <w:tcW w:w="758" w:type="pct"/>
            <w:shd w:val="clear" w:color="auto" w:fill="auto"/>
          </w:tcPr>
          <w:p w14:paraId="1C6A1DB8" w14:textId="17EED18F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2E02CB33" w14:textId="3FEA1338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2" w:type="pct"/>
            <w:shd w:val="clear" w:color="auto" w:fill="auto"/>
          </w:tcPr>
          <w:p w14:paraId="3C3A3593" w14:textId="11F034F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20261E46" w14:textId="472DD27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01" w:type="pct"/>
            <w:shd w:val="clear" w:color="auto" w:fill="auto"/>
          </w:tcPr>
          <w:p w14:paraId="71641D0C" w14:textId="43EFB8B5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401" w:type="pct"/>
            <w:shd w:val="clear" w:color="auto" w:fill="auto"/>
          </w:tcPr>
          <w:p w14:paraId="28BB495A" w14:textId="5E8DC84D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B693B3D" w14:textId="77777777" w:rsidTr="00AA6519">
        <w:tc>
          <w:tcPr>
            <w:tcW w:w="758" w:type="pct"/>
            <w:shd w:val="clear" w:color="auto" w:fill="auto"/>
          </w:tcPr>
          <w:p w14:paraId="0EB09EC3" w14:textId="004A15EE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28C7565D" w14:textId="35380AC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2" w:type="pct"/>
            <w:shd w:val="clear" w:color="auto" w:fill="auto"/>
          </w:tcPr>
          <w:p w14:paraId="0248F81E" w14:textId="42023A6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44635191" w14:textId="6A88506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01" w:type="pct"/>
            <w:shd w:val="clear" w:color="auto" w:fill="auto"/>
          </w:tcPr>
          <w:p w14:paraId="313D0A23" w14:textId="0A821D7F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401" w:type="pct"/>
            <w:shd w:val="clear" w:color="auto" w:fill="auto"/>
          </w:tcPr>
          <w:p w14:paraId="0DBA9EC2" w14:textId="3CB257F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C9EE0CF" w14:textId="10E9B172" w:rsidTr="00AA6519">
        <w:tc>
          <w:tcPr>
            <w:tcW w:w="5000" w:type="pct"/>
            <w:gridSpan w:val="6"/>
            <w:shd w:val="clear" w:color="auto" w:fill="auto"/>
          </w:tcPr>
          <w:p w14:paraId="70492EFD" w14:textId="38ACEB32" w:rsidR="004A5F56" w:rsidRPr="001A4780" w:rsidRDefault="004A5F56" w:rsidP="004A5F56">
            <w:pPr>
              <w:spacing w:before="0" w:after="0"/>
              <w:jc w:val="center"/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44D721AD" w14:textId="77777777" w:rsidTr="00AA6519">
        <w:tc>
          <w:tcPr>
            <w:tcW w:w="758" w:type="pct"/>
            <w:shd w:val="clear" w:color="auto" w:fill="auto"/>
          </w:tcPr>
          <w:p w14:paraId="56234781" w14:textId="7F8E0CEE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57" w:type="pct"/>
            <w:shd w:val="clear" w:color="auto" w:fill="auto"/>
          </w:tcPr>
          <w:p w14:paraId="227B05B1" w14:textId="07930EFC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64962B5E" w14:textId="2FB28B1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81" w:type="pct"/>
            <w:shd w:val="clear" w:color="auto" w:fill="auto"/>
          </w:tcPr>
          <w:p w14:paraId="700AADB5" w14:textId="6F8E343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1" w:type="pct"/>
            <w:shd w:val="clear" w:color="auto" w:fill="auto"/>
          </w:tcPr>
          <w:p w14:paraId="64B6DC8E" w14:textId="3D75F36E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1" w:type="pct"/>
            <w:shd w:val="clear" w:color="auto" w:fill="auto"/>
          </w:tcPr>
          <w:p w14:paraId="563831B0" w14:textId="71088785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026A41F" w14:textId="77777777" w:rsidTr="00AA6519">
        <w:tc>
          <w:tcPr>
            <w:tcW w:w="758" w:type="pct"/>
            <w:shd w:val="clear" w:color="auto" w:fill="auto"/>
          </w:tcPr>
          <w:p w14:paraId="0C33C38A" w14:textId="6F43DADF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38E148DE" w14:textId="193089E3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2" w:type="pct"/>
            <w:shd w:val="clear" w:color="auto" w:fill="auto"/>
          </w:tcPr>
          <w:p w14:paraId="35B54E48" w14:textId="76267A1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0788EDA3" w14:textId="3D26C02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01" w:type="pct"/>
            <w:shd w:val="clear" w:color="auto" w:fill="auto"/>
          </w:tcPr>
          <w:p w14:paraId="2B1132A6" w14:textId="12A5DB4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401" w:type="pct"/>
            <w:shd w:val="clear" w:color="auto" w:fill="auto"/>
          </w:tcPr>
          <w:p w14:paraId="4DD0D921" w14:textId="7FD90C99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BB4ED4D" w14:textId="77777777" w:rsidTr="00AA6519">
        <w:tc>
          <w:tcPr>
            <w:tcW w:w="758" w:type="pct"/>
            <w:shd w:val="clear" w:color="auto" w:fill="auto"/>
          </w:tcPr>
          <w:p w14:paraId="457330FF" w14:textId="44C54E6E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6F2B8A83" w14:textId="605EADBF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2" w:type="pct"/>
            <w:shd w:val="clear" w:color="auto" w:fill="auto"/>
          </w:tcPr>
          <w:p w14:paraId="746DC8A9" w14:textId="2B3C65C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32B7EC03" w14:textId="47198AF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01" w:type="pct"/>
            <w:shd w:val="clear" w:color="auto" w:fill="auto"/>
          </w:tcPr>
          <w:p w14:paraId="54E6093A" w14:textId="39F5E3E0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401" w:type="pct"/>
            <w:shd w:val="clear" w:color="auto" w:fill="auto"/>
          </w:tcPr>
          <w:p w14:paraId="17FCE39E" w14:textId="2933EBA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9E732CA" w14:textId="77777777" w:rsidTr="00AA6519">
        <w:tc>
          <w:tcPr>
            <w:tcW w:w="758" w:type="pct"/>
            <w:shd w:val="clear" w:color="auto" w:fill="auto"/>
          </w:tcPr>
          <w:p w14:paraId="4700990F" w14:textId="47E4595B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7CFCB87A" w14:textId="1E44E349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2" w:type="pct"/>
            <w:shd w:val="clear" w:color="auto" w:fill="auto"/>
          </w:tcPr>
          <w:p w14:paraId="063E0CF8" w14:textId="53D0183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1584481C" w14:textId="713E1F1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01" w:type="pct"/>
            <w:shd w:val="clear" w:color="auto" w:fill="auto"/>
          </w:tcPr>
          <w:p w14:paraId="0ECF0EA0" w14:textId="773BB422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401" w:type="pct"/>
            <w:shd w:val="clear" w:color="auto" w:fill="auto"/>
          </w:tcPr>
          <w:p w14:paraId="3870C94C" w14:textId="487A6314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34DCB40" w14:textId="2C809CDA" w:rsidTr="00AA6519">
        <w:tc>
          <w:tcPr>
            <w:tcW w:w="5000" w:type="pct"/>
            <w:gridSpan w:val="6"/>
            <w:shd w:val="clear" w:color="auto" w:fill="auto"/>
          </w:tcPr>
          <w:p w14:paraId="5D0E2857" w14:textId="15F42EF9" w:rsidR="004A5F56" w:rsidRPr="001A4780" w:rsidRDefault="004A5F56" w:rsidP="004A5F56">
            <w:pPr>
              <w:spacing w:before="0" w:after="0"/>
              <w:jc w:val="center"/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4A5F56" w:rsidRPr="001A4780" w14:paraId="4BA7945F" w14:textId="77777777" w:rsidTr="00AA6519">
        <w:tc>
          <w:tcPr>
            <w:tcW w:w="758" w:type="pct"/>
            <w:shd w:val="clear" w:color="auto" w:fill="auto"/>
          </w:tcPr>
          <w:p w14:paraId="01DF1FA4" w14:textId="19DE5EE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757" w:type="pct"/>
            <w:shd w:val="clear" w:color="auto" w:fill="auto"/>
          </w:tcPr>
          <w:p w14:paraId="67CD8AB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534FEB98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3C0E17E3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03B7280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248634E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3EA0E58" w14:textId="77777777" w:rsidTr="00AA6519">
        <w:tc>
          <w:tcPr>
            <w:tcW w:w="758" w:type="pct"/>
            <w:shd w:val="clear" w:color="auto" w:fill="auto"/>
          </w:tcPr>
          <w:p w14:paraId="10602C4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48E7375" w14:textId="02EB76F3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2" w:type="pct"/>
            <w:shd w:val="clear" w:color="auto" w:fill="auto"/>
          </w:tcPr>
          <w:p w14:paraId="77F03208" w14:textId="1E3EF024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54BC57A3" w14:textId="6F8F60D5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01" w:type="pct"/>
            <w:shd w:val="clear" w:color="auto" w:fill="auto"/>
          </w:tcPr>
          <w:p w14:paraId="587AF649" w14:textId="6A82AE5B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401" w:type="pct"/>
            <w:shd w:val="clear" w:color="auto" w:fill="auto"/>
          </w:tcPr>
          <w:p w14:paraId="004721D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5F4DBFC" w14:textId="77777777" w:rsidTr="00AA6519">
        <w:tc>
          <w:tcPr>
            <w:tcW w:w="758" w:type="pct"/>
            <w:shd w:val="clear" w:color="auto" w:fill="auto"/>
          </w:tcPr>
          <w:p w14:paraId="05352CA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3FDB224" w14:textId="3267D750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16A7FBE0" w14:textId="54BBF460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45769053" w14:textId="2FD58A3A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401" w:type="pct"/>
            <w:shd w:val="clear" w:color="auto" w:fill="auto"/>
          </w:tcPr>
          <w:p w14:paraId="708B92B8" w14:textId="5469ACA3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401" w:type="pct"/>
            <w:shd w:val="clear" w:color="auto" w:fill="auto"/>
          </w:tcPr>
          <w:p w14:paraId="3588A37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4E88881" w14:textId="77777777" w:rsidTr="00AA6519">
        <w:tc>
          <w:tcPr>
            <w:tcW w:w="758" w:type="pct"/>
            <w:shd w:val="clear" w:color="auto" w:fill="auto"/>
          </w:tcPr>
          <w:p w14:paraId="2DA829C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757082A" w14:textId="7510C3CD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202" w:type="pct"/>
            <w:shd w:val="clear" w:color="auto" w:fill="auto"/>
          </w:tcPr>
          <w:p w14:paraId="50E1036E" w14:textId="1F348078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634D7A6F" w14:textId="3C312BC6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N(100)</w:t>
            </w:r>
          </w:p>
        </w:tc>
        <w:tc>
          <w:tcPr>
            <w:tcW w:w="1401" w:type="pct"/>
            <w:shd w:val="clear" w:color="auto" w:fill="auto"/>
          </w:tcPr>
          <w:p w14:paraId="2E5EEE9C" w14:textId="45691CE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Величина (преимущества)</w:t>
            </w:r>
          </w:p>
        </w:tc>
        <w:tc>
          <w:tcPr>
            <w:tcW w:w="1401" w:type="pct"/>
            <w:shd w:val="clear" w:color="auto" w:fill="auto"/>
          </w:tcPr>
          <w:p w14:paraId="0AF49AE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8E7A8E9" w14:textId="032E86F2" w:rsidTr="00AA6519">
        <w:tc>
          <w:tcPr>
            <w:tcW w:w="5000" w:type="pct"/>
            <w:gridSpan w:val="6"/>
            <w:shd w:val="clear" w:color="auto" w:fill="auto"/>
          </w:tcPr>
          <w:p w14:paraId="2AFBB6A0" w14:textId="6D5904B8" w:rsidR="004A5F56" w:rsidRPr="001A4780" w:rsidRDefault="004A5F56" w:rsidP="004A5F56">
            <w:pPr>
              <w:spacing w:before="0" w:after="0"/>
              <w:jc w:val="center"/>
            </w:pPr>
            <w:r>
              <w:rPr>
                <w:b/>
                <w:sz w:val="20"/>
              </w:rPr>
              <w:t>Требование</w:t>
            </w:r>
          </w:p>
        </w:tc>
      </w:tr>
      <w:tr w:rsidR="004A5F56" w:rsidRPr="001A4780" w14:paraId="7A9E3AF1" w14:textId="77777777" w:rsidTr="00AA6519">
        <w:tc>
          <w:tcPr>
            <w:tcW w:w="758" w:type="pct"/>
            <w:shd w:val="clear" w:color="auto" w:fill="auto"/>
          </w:tcPr>
          <w:p w14:paraId="30A112E8" w14:textId="0606F629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757" w:type="pct"/>
            <w:shd w:val="clear" w:color="auto" w:fill="auto"/>
          </w:tcPr>
          <w:p w14:paraId="2E5F23E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2F2062E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69E3C656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623CB0D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4D596C5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37C1972" w14:textId="77777777" w:rsidTr="00AA6519">
        <w:tc>
          <w:tcPr>
            <w:tcW w:w="758" w:type="pct"/>
            <w:shd w:val="clear" w:color="auto" w:fill="auto"/>
          </w:tcPr>
          <w:p w14:paraId="23481AA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0323555" w14:textId="541E40C9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2" w:type="pct"/>
            <w:shd w:val="clear" w:color="auto" w:fill="auto"/>
          </w:tcPr>
          <w:p w14:paraId="4134C31D" w14:textId="27A85135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202E0315" w14:textId="7F40298E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01" w:type="pct"/>
            <w:shd w:val="clear" w:color="auto" w:fill="auto"/>
          </w:tcPr>
          <w:p w14:paraId="2039046A" w14:textId="5B871B7A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401" w:type="pct"/>
            <w:shd w:val="clear" w:color="auto" w:fill="auto"/>
          </w:tcPr>
          <w:p w14:paraId="466B0A6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0AB798F" w14:textId="77777777" w:rsidTr="00AA6519">
        <w:tc>
          <w:tcPr>
            <w:tcW w:w="758" w:type="pct"/>
            <w:shd w:val="clear" w:color="auto" w:fill="auto"/>
          </w:tcPr>
          <w:p w14:paraId="10C6B86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29E45EE" w14:textId="2D3B6918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7CED7980" w14:textId="4D775DB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3D5B0CA0" w14:textId="34E9A301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01" w:type="pct"/>
            <w:shd w:val="clear" w:color="auto" w:fill="auto"/>
          </w:tcPr>
          <w:p w14:paraId="690029F8" w14:textId="021F3050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401" w:type="pct"/>
            <w:shd w:val="clear" w:color="auto" w:fill="auto"/>
          </w:tcPr>
          <w:p w14:paraId="4656F2C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B13A4FC" w14:textId="77777777" w:rsidTr="00AA6519">
        <w:tc>
          <w:tcPr>
            <w:tcW w:w="758" w:type="pct"/>
            <w:shd w:val="clear" w:color="auto" w:fill="auto"/>
          </w:tcPr>
          <w:p w14:paraId="58C96065" w14:textId="2994D7CD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083D543" w14:textId="4E27946F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202" w:type="pct"/>
            <w:shd w:val="clear" w:color="auto" w:fill="auto"/>
          </w:tcPr>
          <w:p w14:paraId="1C994BA0" w14:textId="5F7652A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3FF6FC43" w14:textId="045933F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01" w:type="pct"/>
            <w:shd w:val="clear" w:color="auto" w:fill="auto"/>
          </w:tcPr>
          <w:p w14:paraId="01386698" w14:textId="2E521AD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401" w:type="pct"/>
            <w:shd w:val="clear" w:color="auto" w:fill="auto"/>
          </w:tcPr>
          <w:p w14:paraId="6BC476E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C7EFE8" w14:textId="1599E143" w:rsidTr="00AA6519">
        <w:tc>
          <w:tcPr>
            <w:tcW w:w="5000" w:type="pct"/>
            <w:gridSpan w:val="6"/>
            <w:shd w:val="clear" w:color="auto" w:fill="auto"/>
          </w:tcPr>
          <w:p w14:paraId="4B63763F" w14:textId="297C39CA" w:rsidR="004A5F56" w:rsidRPr="001A4780" w:rsidRDefault="004A5F56" w:rsidP="004A5F56">
            <w:pPr>
              <w:spacing w:before="0" w:after="0"/>
              <w:jc w:val="center"/>
            </w:pPr>
            <w:r w:rsidRPr="00A35116">
              <w:rPr>
                <w:b/>
                <w:sz w:val="20"/>
              </w:rPr>
              <w:t>Наличие информации и документов, предусмотренные конкурсной документацией</w:t>
            </w:r>
          </w:p>
        </w:tc>
      </w:tr>
      <w:tr w:rsidR="004A5F56" w:rsidRPr="001A4780" w14:paraId="2A718ADD" w14:textId="77777777" w:rsidTr="00AA6519">
        <w:tc>
          <w:tcPr>
            <w:tcW w:w="758" w:type="pct"/>
            <w:shd w:val="clear" w:color="auto" w:fill="auto"/>
            <w:vAlign w:val="center"/>
          </w:tcPr>
          <w:p w14:paraId="774B49EE" w14:textId="73DB8680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D31E14">
              <w:rPr>
                <w:b/>
                <w:sz w:val="20"/>
                <w:lang w:val="en-US"/>
              </w:rPr>
              <w:t>documentCompliances</w:t>
            </w:r>
          </w:p>
        </w:tc>
        <w:tc>
          <w:tcPr>
            <w:tcW w:w="757" w:type="pct"/>
            <w:shd w:val="clear" w:color="auto" w:fill="auto"/>
          </w:tcPr>
          <w:p w14:paraId="1E602793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69DAEC78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0EAEAF08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5E7D8DE9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11BA12D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6BA3CA" w14:textId="77777777" w:rsidTr="00AA6519">
        <w:tc>
          <w:tcPr>
            <w:tcW w:w="758" w:type="pct"/>
            <w:shd w:val="clear" w:color="auto" w:fill="auto"/>
            <w:vAlign w:val="center"/>
          </w:tcPr>
          <w:p w14:paraId="60E90212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60158CF" w14:textId="30325815" w:rsidR="004A5F56" w:rsidRPr="00D31E14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documentCompliance</w:t>
            </w:r>
          </w:p>
        </w:tc>
        <w:tc>
          <w:tcPr>
            <w:tcW w:w="202" w:type="pct"/>
            <w:shd w:val="clear" w:color="auto" w:fill="auto"/>
          </w:tcPr>
          <w:p w14:paraId="5CB8E918" w14:textId="2E3C769D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3CD32D23" w14:textId="609F4039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0C777561" w14:textId="7DDD2E1F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Наличие определенной информации/документа</w:t>
            </w:r>
          </w:p>
        </w:tc>
        <w:tc>
          <w:tcPr>
            <w:tcW w:w="1401" w:type="pct"/>
            <w:shd w:val="clear" w:color="auto" w:fill="auto"/>
          </w:tcPr>
          <w:p w14:paraId="5DDEBFA9" w14:textId="4E5BBCC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398CF20E" w14:textId="77777777" w:rsidTr="00AA6519">
        <w:tc>
          <w:tcPr>
            <w:tcW w:w="758" w:type="pct"/>
            <w:shd w:val="clear" w:color="auto" w:fill="auto"/>
            <w:vAlign w:val="center"/>
          </w:tcPr>
          <w:p w14:paraId="6A686CF5" w14:textId="19C2552D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  <w:lang w:val="en-US"/>
              </w:rPr>
              <w:t>documentCompliance</w:t>
            </w:r>
          </w:p>
        </w:tc>
        <w:tc>
          <w:tcPr>
            <w:tcW w:w="757" w:type="pct"/>
            <w:shd w:val="clear" w:color="auto" w:fill="auto"/>
          </w:tcPr>
          <w:p w14:paraId="4328EC03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3F31658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6FACECFB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580C502B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6B6C6C8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F967064" w14:textId="77777777" w:rsidTr="00AA6519">
        <w:tc>
          <w:tcPr>
            <w:tcW w:w="758" w:type="pct"/>
            <w:shd w:val="clear" w:color="auto" w:fill="auto"/>
            <w:vAlign w:val="center"/>
          </w:tcPr>
          <w:p w14:paraId="6BAD4E0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296834E" w14:textId="76665EB1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number</w:t>
            </w:r>
          </w:p>
        </w:tc>
        <w:tc>
          <w:tcPr>
            <w:tcW w:w="202" w:type="pct"/>
            <w:shd w:val="clear" w:color="auto" w:fill="auto"/>
          </w:tcPr>
          <w:p w14:paraId="13384CC9" w14:textId="02819E7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71E681D3" w14:textId="188FD281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1" w:type="pct"/>
            <w:shd w:val="clear" w:color="auto" w:fill="auto"/>
          </w:tcPr>
          <w:p w14:paraId="330F6E72" w14:textId="608B5E0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Порядковый номер информации или документа</w:t>
            </w:r>
          </w:p>
        </w:tc>
        <w:tc>
          <w:tcPr>
            <w:tcW w:w="1401" w:type="pct"/>
            <w:shd w:val="clear" w:color="auto" w:fill="auto"/>
          </w:tcPr>
          <w:p w14:paraId="720CC961" w14:textId="5DA3111A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C3918C8" w14:textId="77777777" w:rsidTr="00AA6519">
        <w:tc>
          <w:tcPr>
            <w:tcW w:w="758" w:type="pct"/>
            <w:shd w:val="clear" w:color="auto" w:fill="auto"/>
            <w:vAlign w:val="center"/>
          </w:tcPr>
          <w:p w14:paraId="4572A61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A5A4C1E" w14:textId="53D3F520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6072A">
              <w:rPr>
                <w:sz w:val="20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55270898" w14:textId="056FAEE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5581860F" w14:textId="2896C64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6500DB4B" w14:textId="3B41D8F4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Наименование информации или документа</w:t>
            </w:r>
          </w:p>
        </w:tc>
        <w:tc>
          <w:tcPr>
            <w:tcW w:w="1401" w:type="pct"/>
            <w:shd w:val="clear" w:color="auto" w:fill="auto"/>
          </w:tcPr>
          <w:p w14:paraId="6CE9B106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DBFD6BE" w14:textId="77777777" w:rsidTr="00AA6519">
        <w:tc>
          <w:tcPr>
            <w:tcW w:w="758" w:type="pct"/>
            <w:shd w:val="clear" w:color="auto" w:fill="auto"/>
            <w:vAlign w:val="center"/>
          </w:tcPr>
          <w:p w14:paraId="1578963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E2667A2" w14:textId="682CDAD6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mandatory</w:t>
            </w:r>
          </w:p>
        </w:tc>
        <w:tc>
          <w:tcPr>
            <w:tcW w:w="202" w:type="pct"/>
            <w:shd w:val="clear" w:color="auto" w:fill="auto"/>
          </w:tcPr>
          <w:p w14:paraId="32629489" w14:textId="1BD4278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0AE907B7" w14:textId="34FDFD9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01" w:type="pct"/>
            <w:shd w:val="clear" w:color="auto" w:fill="auto"/>
          </w:tcPr>
          <w:p w14:paraId="28D9B6F2" w14:textId="0EF6CB5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Об</w:t>
            </w:r>
            <w:r>
              <w:rPr>
                <w:sz w:val="20"/>
              </w:rPr>
              <w:t>я</w:t>
            </w:r>
            <w:r w:rsidRPr="004371AA">
              <w:rPr>
                <w:sz w:val="20"/>
              </w:rPr>
              <w:t>зательность предоставления</w:t>
            </w:r>
          </w:p>
        </w:tc>
        <w:tc>
          <w:tcPr>
            <w:tcW w:w="1401" w:type="pct"/>
            <w:shd w:val="clear" w:color="auto" w:fill="auto"/>
          </w:tcPr>
          <w:p w14:paraId="434C35FC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48F125F" w14:textId="77777777" w:rsidTr="00AA6519">
        <w:tc>
          <w:tcPr>
            <w:tcW w:w="758" w:type="pct"/>
            <w:shd w:val="clear" w:color="auto" w:fill="auto"/>
            <w:vAlign w:val="center"/>
          </w:tcPr>
          <w:p w14:paraId="239E1AD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3780EC3" w14:textId="436132D6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compliance</w:t>
            </w:r>
          </w:p>
        </w:tc>
        <w:tc>
          <w:tcPr>
            <w:tcW w:w="202" w:type="pct"/>
            <w:shd w:val="clear" w:color="auto" w:fill="auto"/>
          </w:tcPr>
          <w:p w14:paraId="2FDAF6DA" w14:textId="02E8107D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7E3CE2E2" w14:textId="1BCD4F99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01" w:type="pct"/>
            <w:shd w:val="clear" w:color="auto" w:fill="auto"/>
          </w:tcPr>
          <w:p w14:paraId="5FDB4524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Наличие определенной информации и документов, предусмотренные конкурсной документацией:</w:t>
            </w:r>
          </w:p>
          <w:p w14:paraId="79F84C9E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A - наличие в заявке, </w:t>
            </w:r>
          </w:p>
          <w:p w14:paraId="45A041BC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U - отсутсвие в заявке,</w:t>
            </w:r>
          </w:p>
          <w:p w14:paraId="00D8E234" w14:textId="3006983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 - иное.</w:t>
            </w:r>
          </w:p>
        </w:tc>
        <w:tc>
          <w:tcPr>
            <w:tcW w:w="1401" w:type="pct"/>
            <w:shd w:val="clear" w:color="auto" w:fill="auto"/>
          </w:tcPr>
          <w:p w14:paraId="2DC68811" w14:textId="263AF3B4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271DF">
              <w:rPr>
                <w:sz w:val="20"/>
              </w:rPr>
              <w:t>:</w:t>
            </w:r>
          </w:p>
          <w:p w14:paraId="6E52F016" w14:textId="6D0F65FC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A </w:t>
            </w:r>
          </w:p>
          <w:p w14:paraId="7ED16AF5" w14:textId="45BE86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U </w:t>
            </w:r>
          </w:p>
          <w:p w14:paraId="1B6AA029" w14:textId="0EA40773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O </w:t>
            </w:r>
          </w:p>
        </w:tc>
      </w:tr>
      <w:tr w:rsidR="004A5F56" w:rsidRPr="001A4780" w14:paraId="3EE46464" w14:textId="77777777" w:rsidTr="00AA6519">
        <w:tc>
          <w:tcPr>
            <w:tcW w:w="758" w:type="pct"/>
            <w:shd w:val="clear" w:color="auto" w:fill="auto"/>
            <w:vAlign w:val="center"/>
          </w:tcPr>
          <w:p w14:paraId="459FFDE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5DD3EC5" w14:textId="4F3157E2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B568C">
              <w:rPr>
                <w:sz w:val="20"/>
              </w:rPr>
              <w:t>otherInfo</w:t>
            </w:r>
          </w:p>
        </w:tc>
        <w:tc>
          <w:tcPr>
            <w:tcW w:w="202" w:type="pct"/>
            <w:shd w:val="clear" w:color="auto" w:fill="auto"/>
          </w:tcPr>
          <w:p w14:paraId="33BDE4F5" w14:textId="5EF235C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1705593B" w14:textId="23657AE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433CF830" w14:textId="51D56E5F" w:rsidR="004A5F56" w:rsidRPr="00D31E14" w:rsidRDefault="004A5F56" w:rsidP="004A5F56">
            <w:pPr>
              <w:spacing w:before="0" w:after="0"/>
              <w:rPr>
                <w:sz w:val="20"/>
              </w:rPr>
            </w:pPr>
            <w:r w:rsidRPr="004B568C">
              <w:rPr>
                <w:sz w:val="20"/>
              </w:rPr>
              <w:t>Описание иного варианта наличия информации и документов в заявке</w:t>
            </w:r>
          </w:p>
        </w:tc>
        <w:tc>
          <w:tcPr>
            <w:tcW w:w="1401" w:type="pct"/>
            <w:shd w:val="clear" w:color="auto" w:fill="auto"/>
          </w:tcPr>
          <w:p w14:paraId="150A156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17FEBE1" w14:textId="41BC1D7D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68C40CA4" w14:textId="497736A7" w:rsidR="004A5F56" w:rsidRPr="001A4780" w:rsidRDefault="004A5F56" w:rsidP="004A5F56">
            <w:pPr>
              <w:spacing w:before="0" w:after="0"/>
              <w:jc w:val="center"/>
            </w:pPr>
            <w:r w:rsidRPr="00D31E14">
              <w:rPr>
                <w:b/>
                <w:sz w:val="20"/>
              </w:rPr>
              <w:t>Условия исполнения контракта, указанные в заявке</w:t>
            </w:r>
          </w:p>
        </w:tc>
      </w:tr>
      <w:tr w:rsidR="004A5F56" w:rsidRPr="001A4780" w14:paraId="2CBCEB8E" w14:textId="77777777" w:rsidTr="00AA6519">
        <w:tc>
          <w:tcPr>
            <w:tcW w:w="758" w:type="pct"/>
            <w:shd w:val="clear" w:color="auto" w:fill="auto"/>
            <w:vAlign w:val="center"/>
          </w:tcPr>
          <w:p w14:paraId="20A8ED02" w14:textId="0ABB230B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31E14">
              <w:rPr>
                <w:b/>
                <w:sz w:val="20"/>
              </w:rPr>
              <w:t>contractConditions</w:t>
            </w:r>
          </w:p>
        </w:tc>
        <w:tc>
          <w:tcPr>
            <w:tcW w:w="757" w:type="pct"/>
            <w:shd w:val="clear" w:color="auto" w:fill="auto"/>
          </w:tcPr>
          <w:p w14:paraId="0B991A7B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0B998F5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1D1DC2D8" w14:textId="77777777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19C8AD1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42A41B6D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8763F9" w14:textId="77777777" w:rsidTr="00AA6519">
        <w:tc>
          <w:tcPr>
            <w:tcW w:w="758" w:type="pct"/>
            <w:shd w:val="clear" w:color="auto" w:fill="auto"/>
            <w:vAlign w:val="center"/>
          </w:tcPr>
          <w:p w14:paraId="66A580F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650C65C" w14:textId="3D0BBE7F" w:rsidR="004A5F56" w:rsidRPr="00D31E14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contractCondition</w:t>
            </w:r>
          </w:p>
        </w:tc>
        <w:tc>
          <w:tcPr>
            <w:tcW w:w="202" w:type="pct"/>
            <w:shd w:val="clear" w:color="auto" w:fill="auto"/>
          </w:tcPr>
          <w:p w14:paraId="13D6C0B2" w14:textId="0697E7C1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30AB1726" w14:textId="0CA293E2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2EA3E645" w14:textId="6B0C19F1" w:rsidR="004A5F56" w:rsidRDefault="004A5F56" w:rsidP="004A5F56">
            <w:pPr>
              <w:spacing w:before="0" w:after="0"/>
              <w:rPr>
                <w:sz w:val="20"/>
              </w:rPr>
            </w:pPr>
            <w:r w:rsidRPr="00F643A1">
              <w:rPr>
                <w:sz w:val="20"/>
              </w:rPr>
              <w:t>Условие исполнения контракта, указанные в заявке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60C5BA42" w14:textId="5410047D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33A3ECDE" w14:textId="77777777" w:rsidTr="00AA6519">
        <w:tc>
          <w:tcPr>
            <w:tcW w:w="758" w:type="pct"/>
            <w:shd w:val="clear" w:color="auto" w:fill="auto"/>
            <w:vAlign w:val="center"/>
          </w:tcPr>
          <w:p w14:paraId="111313D0" w14:textId="531286BB" w:rsidR="004A5F56" w:rsidRPr="00D31E14" w:rsidRDefault="004A5F56" w:rsidP="004A5F56">
            <w:pPr>
              <w:spacing w:before="0" w:after="0"/>
              <w:rPr>
                <w:b/>
                <w:sz w:val="20"/>
              </w:rPr>
            </w:pPr>
            <w:r w:rsidRPr="00D31E14">
              <w:rPr>
                <w:b/>
                <w:sz w:val="20"/>
              </w:rPr>
              <w:t>contractCondition</w:t>
            </w:r>
          </w:p>
        </w:tc>
        <w:tc>
          <w:tcPr>
            <w:tcW w:w="757" w:type="pct"/>
            <w:shd w:val="clear" w:color="auto" w:fill="auto"/>
          </w:tcPr>
          <w:p w14:paraId="23EBC990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7A059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4D8BDD96" w14:textId="77777777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09C0A35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3E468D35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0F2EF1B" w14:textId="77777777" w:rsidTr="00AA6519">
        <w:tc>
          <w:tcPr>
            <w:tcW w:w="758" w:type="pct"/>
            <w:shd w:val="clear" w:color="auto" w:fill="auto"/>
            <w:vAlign w:val="center"/>
          </w:tcPr>
          <w:p w14:paraId="32C2C67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545419C" w14:textId="50685126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criterionCode</w:t>
            </w:r>
          </w:p>
        </w:tc>
        <w:tc>
          <w:tcPr>
            <w:tcW w:w="202" w:type="pct"/>
            <w:shd w:val="clear" w:color="auto" w:fill="auto"/>
          </w:tcPr>
          <w:p w14:paraId="7CF2F135" w14:textId="2E401A6D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0F1C81E8" w14:textId="6C429958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693C93A5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Код критерия оценки заявок, которому соответствует данное условие исполнения контракта:</w:t>
            </w:r>
          </w:p>
          <w:p w14:paraId="53F8FF20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CP - Цена контракта.</w:t>
            </w:r>
          </w:p>
          <w:p w14:paraId="126054D5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MC - Расходы на эксплуатацию и ремонт товаров, использование результатов работ.</w:t>
            </w:r>
          </w:p>
          <w:p w14:paraId="14A31991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TC - Стоимость жизненного цикла товара или созданного в результате выполнения работы объекта.</w:t>
            </w:r>
          </w:p>
          <w:p w14:paraId="50188D44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EN - Предложение о сумме соответствующих расходов заказчика, которые заказчик осуществит или понесет по энергосервисному контракту.</w:t>
            </w:r>
          </w:p>
          <w:p w14:paraId="58F04F61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QF - Качественные, функциональные и экологические характеристики объекта закупки.</w:t>
            </w:r>
          </w:p>
          <w:p w14:paraId="53B05A4D" w14:textId="162228BD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QO - Квалификация участников закупки, в том числе наличие у них финансовых ресурсов, на праве собственности или ином законном основании оборудования и других материальных ресурсов, опыта работы, связанного с предметом контракта, и деловой репутации, специалистов и иных работников определенного уровня</w:t>
            </w:r>
          </w:p>
        </w:tc>
        <w:tc>
          <w:tcPr>
            <w:tcW w:w="1401" w:type="pct"/>
            <w:shd w:val="clear" w:color="auto" w:fill="auto"/>
          </w:tcPr>
          <w:p w14:paraId="07FBDBE9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D31E14">
              <w:rPr>
                <w:sz w:val="20"/>
              </w:rPr>
              <w:t>:</w:t>
            </w:r>
          </w:p>
          <w:p w14:paraId="59FDF89D" w14:textId="27CE3E7D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CP </w:t>
            </w:r>
          </w:p>
          <w:p w14:paraId="7F37975E" w14:textId="66ECDC59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MC </w:t>
            </w:r>
          </w:p>
          <w:p w14:paraId="12B6FD6B" w14:textId="3BB341B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TC </w:t>
            </w:r>
          </w:p>
          <w:p w14:paraId="1124A68D" w14:textId="056CD851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EN </w:t>
            </w:r>
          </w:p>
          <w:p w14:paraId="279892FB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D31E14">
              <w:rPr>
                <w:sz w:val="20"/>
              </w:rPr>
              <w:t>QF</w:t>
            </w:r>
          </w:p>
          <w:p w14:paraId="2F851E94" w14:textId="234B605B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QO </w:t>
            </w:r>
          </w:p>
        </w:tc>
      </w:tr>
      <w:tr w:rsidR="004A5F56" w:rsidRPr="001A4780" w14:paraId="76FE0F3D" w14:textId="77777777" w:rsidTr="00AA6519">
        <w:tc>
          <w:tcPr>
            <w:tcW w:w="758" w:type="pct"/>
            <w:vMerge w:val="restart"/>
            <w:shd w:val="clear" w:color="auto" w:fill="auto"/>
            <w:vAlign w:val="center"/>
          </w:tcPr>
          <w:p w14:paraId="02EA0296" w14:textId="0A14D46B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t xml:space="preserve">Допустимо указание </w:t>
            </w:r>
            <w:r>
              <w:rPr>
                <w:sz w:val="20"/>
              </w:rPr>
              <w:t>либо поля «</w:t>
            </w:r>
            <w:r w:rsidRPr="00D31E14">
              <w:rPr>
                <w:sz w:val="20"/>
              </w:rPr>
              <w:t>offer</w:t>
            </w:r>
            <w:r>
              <w:rPr>
                <w:sz w:val="20"/>
              </w:rPr>
              <w:t xml:space="preserve">» (с возможным добавлением поля </w:t>
            </w:r>
            <w:r w:rsidRPr="00D31E14">
              <w:rPr>
                <w:sz w:val="20"/>
              </w:rPr>
              <w:t>addInfo</w:t>
            </w:r>
            <w:r>
              <w:rPr>
                <w:sz w:val="20"/>
              </w:rPr>
              <w:t>), либо</w:t>
            </w:r>
            <w:r w:rsidRPr="00AE0410">
              <w:rPr>
                <w:sz w:val="20"/>
              </w:rPr>
              <w:t xml:space="preserve"> </w:t>
            </w:r>
            <w:r>
              <w:rPr>
                <w:sz w:val="20"/>
              </w:rPr>
              <w:t>поля «</w:t>
            </w:r>
            <w:r w:rsidRPr="00D31E14">
              <w:rPr>
                <w:sz w:val="20"/>
              </w:rPr>
              <w:t>indicatorOffers</w:t>
            </w:r>
            <w:r>
              <w:rPr>
                <w:sz w:val="20"/>
              </w:rPr>
              <w:t>»</w:t>
            </w:r>
          </w:p>
        </w:tc>
        <w:tc>
          <w:tcPr>
            <w:tcW w:w="757" w:type="pct"/>
            <w:shd w:val="clear" w:color="auto" w:fill="auto"/>
          </w:tcPr>
          <w:p w14:paraId="6671EEDC" w14:textId="6CB80CE3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offer</w:t>
            </w:r>
          </w:p>
        </w:tc>
        <w:tc>
          <w:tcPr>
            <w:tcW w:w="202" w:type="pct"/>
            <w:shd w:val="clear" w:color="auto" w:fill="auto"/>
          </w:tcPr>
          <w:p w14:paraId="3BE55ADF" w14:textId="3FE3D4CE" w:rsidR="004A5F56" w:rsidRPr="005C45BB" w:rsidRDefault="005C45BB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68DBEB89" w14:textId="726B18A3" w:rsidR="004A5F56" w:rsidRPr="00D31E14" w:rsidRDefault="00E54169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01" w:type="pct"/>
            <w:shd w:val="clear" w:color="auto" w:fill="auto"/>
          </w:tcPr>
          <w:p w14:paraId="57E7CE65" w14:textId="19F4E3D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Предложение участника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72E5DA8C" w14:textId="51AC0E55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4146547" w14:textId="77777777" w:rsidTr="00AA6519">
        <w:tc>
          <w:tcPr>
            <w:tcW w:w="758" w:type="pct"/>
            <w:vMerge/>
            <w:shd w:val="clear" w:color="auto" w:fill="auto"/>
            <w:vAlign w:val="center"/>
          </w:tcPr>
          <w:p w14:paraId="0B9B840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824FDE5" w14:textId="40508DA6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202" w:type="pct"/>
            <w:shd w:val="clear" w:color="auto" w:fill="auto"/>
          </w:tcPr>
          <w:p w14:paraId="6E2D35F8" w14:textId="6D570067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577C6DFE" w14:textId="40E5FCA6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5B948FB3" w14:textId="0CC347EB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Дополнительная информация о предложении участника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6D59AB7A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3CD81DD" w14:textId="77777777" w:rsidTr="00AA6519">
        <w:tc>
          <w:tcPr>
            <w:tcW w:w="758" w:type="pct"/>
            <w:vMerge/>
            <w:shd w:val="clear" w:color="auto" w:fill="auto"/>
            <w:vAlign w:val="center"/>
          </w:tcPr>
          <w:p w14:paraId="3D7E154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9043A3D" w14:textId="2B90CCE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indicatorOffers</w:t>
            </w:r>
          </w:p>
        </w:tc>
        <w:tc>
          <w:tcPr>
            <w:tcW w:w="202" w:type="pct"/>
            <w:shd w:val="clear" w:color="auto" w:fill="auto"/>
          </w:tcPr>
          <w:p w14:paraId="223AF507" w14:textId="43E124EE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4AD6D03B" w14:textId="41EE93E6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2DFF343D" w14:textId="650D8910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Показатели критерия оценки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3283C29B" w14:textId="7AC63411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D001BDA" w14:textId="01563334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62F70D4F" w14:textId="73D14A32" w:rsidR="004A5F56" w:rsidRPr="001A4780" w:rsidRDefault="004A5F56" w:rsidP="004A5F56">
            <w:pPr>
              <w:spacing w:before="0" w:after="0"/>
              <w:jc w:val="center"/>
            </w:pPr>
            <w:r w:rsidRPr="00D31E14">
              <w:rPr>
                <w:b/>
                <w:sz w:val="20"/>
              </w:rPr>
              <w:t>Показатели критерия оценки</w:t>
            </w:r>
          </w:p>
        </w:tc>
      </w:tr>
      <w:tr w:rsidR="004A5F56" w:rsidRPr="001A4780" w14:paraId="22718890" w14:textId="77777777" w:rsidTr="00AA6519">
        <w:tc>
          <w:tcPr>
            <w:tcW w:w="758" w:type="pct"/>
            <w:shd w:val="clear" w:color="auto" w:fill="auto"/>
            <w:vAlign w:val="center"/>
          </w:tcPr>
          <w:p w14:paraId="08396F76" w14:textId="13D3EFD7" w:rsidR="004A5F56" w:rsidRPr="00D31E14" w:rsidRDefault="004A5F56" w:rsidP="004A5F56">
            <w:pPr>
              <w:spacing w:before="0" w:after="0"/>
              <w:rPr>
                <w:b/>
                <w:sz w:val="20"/>
              </w:rPr>
            </w:pPr>
            <w:r w:rsidRPr="00D31E14">
              <w:rPr>
                <w:b/>
                <w:sz w:val="20"/>
              </w:rPr>
              <w:t>indicatorOffers</w:t>
            </w:r>
          </w:p>
        </w:tc>
        <w:tc>
          <w:tcPr>
            <w:tcW w:w="757" w:type="pct"/>
            <w:shd w:val="clear" w:color="auto" w:fill="auto"/>
          </w:tcPr>
          <w:p w14:paraId="1E75BFAF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64770C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1DBEFB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42D1C24D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0417DC7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AFC9BE0" w14:textId="77777777" w:rsidTr="00AA6519">
        <w:tc>
          <w:tcPr>
            <w:tcW w:w="758" w:type="pct"/>
            <w:shd w:val="clear" w:color="auto" w:fill="auto"/>
            <w:vAlign w:val="center"/>
          </w:tcPr>
          <w:p w14:paraId="7890D327" w14:textId="77777777" w:rsidR="004A5F56" w:rsidRPr="00D31E1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7016D03" w14:textId="5F18B9CD" w:rsidR="004A5F56" w:rsidRPr="00D31E14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indicatorOffer</w:t>
            </w:r>
          </w:p>
        </w:tc>
        <w:tc>
          <w:tcPr>
            <w:tcW w:w="202" w:type="pct"/>
            <w:shd w:val="clear" w:color="auto" w:fill="auto"/>
          </w:tcPr>
          <w:p w14:paraId="3CBFF0DE" w14:textId="44FF05D0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2A885A41" w14:textId="068ED189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4BFB2EC7" w14:textId="42FC866F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Показатель критерия оценки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7E3E66D9" w14:textId="20C8736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2BD6793A" w14:textId="77777777" w:rsidTr="00AA6519">
        <w:tc>
          <w:tcPr>
            <w:tcW w:w="758" w:type="pct"/>
            <w:shd w:val="clear" w:color="auto" w:fill="auto"/>
            <w:vAlign w:val="center"/>
          </w:tcPr>
          <w:p w14:paraId="07F4C2C2" w14:textId="523D5F54" w:rsidR="004A5F56" w:rsidRPr="00D31E14" w:rsidRDefault="004A5F56" w:rsidP="004A5F56">
            <w:pPr>
              <w:spacing w:before="0" w:after="0"/>
              <w:rPr>
                <w:b/>
                <w:sz w:val="20"/>
              </w:rPr>
            </w:pPr>
            <w:r w:rsidRPr="00D31E14">
              <w:rPr>
                <w:b/>
                <w:sz w:val="20"/>
              </w:rPr>
              <w:t>indicatorOffer</w:t>
            </w:r>
          </w:p>
        </w:tc>
        <w:tc>
          <w:tcPr>
            <w:tcW w:w="757" w:type="pct"/>
            <w:shd w:val="clear" w:color="auto" w:fill="auto"/>
          </w:tcPr>
          <w:p w14:paraId="53E052E9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5FD9849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36C08DC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140C5EAB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3998894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240A081" w14:textId="77777777" w:rsidTr="00AA6519">
        <w:tc>
          <w:tcPr>
            <w:tcW w:w="758" w:type="pct"/>
            <w:shd w:val="clear" w:color="auto" w:fill="auto"/>
            <w:vAlign w:val="center"/>
          </w:tcPr>
          <w:p w14:paraId="7DFBAEA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B6960A4" w14:textId="750A723C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indicatorCode</w:t>
            </w:r>
          </w:p>
        </w:tc>
        <w:tc>
          <w:tcPr>
            <w:tcW w:w="202" w:type="pct"/>
            <w:shd w:val="clear" w:color="auto" w:fill="auto"/>
          </w:tcPr>
          <w:p w14:paraId="54AD512A" w14:textId="177EFA1A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180F8D14" w14:textId="7D4D7016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1" w:type="pct"/>
            <w:shd w:val="clear" w:color="auto" w:fill="auto"/>
          </w:tcPr>
          <w:p w14:paraId="27A4036C" w14:textId="5851301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Код показателя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5A2400D4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053897C" w14:textId="77777777" w:rsidTr="00AA6519">
        <w:tc>
          <w:tcPr>
            <w:tcW w:w="758" w:type="pct"/>
            <w:shd w:val="clear" w:color="auto" w:fill="auto"/>
            <w:vAlign w:val="center"/>
          </w:tcPr>
          <w:p w14:paraId="237C3E0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0656285" w14:textId="1F16DB52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offer</w:t>
            </w:r>
          </w:p>
        </w:tc>
        <w:tc>
          <w:tcPr>
            <w:tcW w:w="202" w:type="pct"/>
            <w:shd w:val="clear" w:color="auto" w:fill="auto"/>
          </w:tcPr>
          <w:p w14:paraId="7C81746F" w14:textId="2316BD95" w:rsidR="004A5F56" w:rsidRPr="0039566A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0D5CCABA" w14:textId="66D0D2E0" w:rsidR="004A5F56" w:rsidRPr="0039566A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01" w:type="pct"/>
            <w:shd w:val="clear" w:color="auto" w:fill="auto"/>
          </w:tcPr>
          <w:p w14:paraId="3BD9F38C" w14:textId="1ED973A4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Предложение участника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3361219E" w14:textId="46C74BE8" w:rsidR="004A5F56" w:rsidRPr="00382F55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4A5F56" w:rsidRPr="001A4780" w14:paraId="00622208" w14:textId="77777777" w:rsidTr="00AA6519">
        <w:tc>
          <w:tcPr>
            <w:tcW w:w="758" w:type="pct"/>
            <w:shd w:val="clear" w:color="auto" w:fill="auto"/>
            <w:vAlign w:val="center"/>
          </w:tcPr>
          <w:p w14:paraId="0FCE20C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1CC5E1D" w14:textId="4305266C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202" w:type="pct"/>
            <w:shd w:val="clear" w:color="auto" w:fill="auto"/>
          </w:tcPr>
          <w:p w14:paraId="484366FC" w14:textId="379FD9B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5CD2B354" w14:textId="0A6F6F70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1A3678EE" w14:textId="1ED1920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И</w:t>
            </w:r>
            <w:r w:rsidRPr="00D31E14">
              <w:rPr>
                <w:sz w:val="20"/>
              </w:rPr>
              <w:t>нформация о предложении участника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36CA0D04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0C6AA62" w14:textId="3AC66B1D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69080D8D" w14:textId="0D6A9070" w:rsidR="004A5F56" w:rsidRPr="001A4780" w:rsidRDefault="004A5F56" w:rsidP="004A5F56">
            <w:pPr>
              <w:spacing w:before="0" w:after="0"/>
              <w:jc w:val="center"/>
            </w:pPr>
            <w:r w:rsidRPr="0039566A">
              <w:rPr>
                <w:b/>
                <w:sz w:val="20"/>
              </w:rPr>
              <w:t xml:space="preserve">Признание открытого конкурса </w:t>
            </w:r>
            <w:proofErr w:type="gramStart"/>
            <w:r w:rsidRPr="0039566A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63E9AA77" w14:textId="77777777" w:rsidTr="00AA6519">
        <w:tc>
          <w:tcPr>
            <w:tcW w:w="758" w:type="pct"/>
            <w:shd w:val="clear" w:color="auto" w:fill="auto"/>
            <w:vAlign w:val="center"/>
          </w:tcPr>
          <w:p w14:paraId="10836F7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abandonedReason</w:t>
            </w:r>
          </w:p>
        </w:tc>
        <w:tc>
          <w:tcPr>
            <w:tcW w:w="757" w:type="pct"/>
            <w:shd w:val="clear" w:color="auto" w:fill="auto"/>
          </w:tcPr>
          <w:p w14:paraId="1D58A185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6C392B0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6833AE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21B4058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12445E7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F2DFAE1" w14:textId="77777777" w:rsidTr="00AA6519">
        <w:tc>
          <w:tcPr>
            <w:tcW w:w="758" w:type="pct"/>
            <w:shd w:val="clear" w:color="auto" w:fill="auto"/>
            <w:vAlign w:val="center"/>
          </w:tcPr>
          <w:p w14:paraId="163D74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EBA2A9D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2" w:type="pct"/>
            <w:shd w:val="clear" w:color="auto" w:fill="auto"/>
          </w:tcPr>
          <w:p w14:paraId="5701B66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77C07B4A" w14:textId="2F52920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01" w:type="pct"/>
            <w:shd w:val="clear" w:color="auto" w:fill="auto"/>
          </w:tcPr>
          <w:p w14:paraId="2E46C43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401" w:type="pct"/>
            <w:shd w:val="clear" w:color="auto" w:fill="auto"/>
          </w:tcPr>
          <w:p w14:paraId="6BE22EE5" w14:textId="002F0C20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</w:t>
            </w:r>
            <w:r w:rsidRPr="00F34726">
              <w:rPr>
                <w:sz w:val="20"/>
              </w:rPr>
              <w:lastRenderedPageBreak/>
              <w:t xml:space="preserve">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39C953C8" w14:textId="77777777" w:rsidTr="00AA6519">
        <w:tc>
          <w:tcPr>
            <w:tcW w:w="758" w:type="pct"/>
            <w:shd w:val="clear" w:color="auto" w:fill="auto"/>
            <w:vAlign w:val="center"/>
          </w:tcPr>
          <w:p w14:paraId="01FE74F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9D9D870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2" w:type="pct"/>
            <w:shd w:val="clear" w:color="auto" w:fill="auto"/>
          </w:tcPr>
          <w:p w14:paraId="5550F6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1E15938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01" w:type="pct"/>
            <w:shd w:val="clear" w:color="auto" w:fill="auto"/>
          </w:tcPr>
          <w:p w14:paraId="3CC9CC6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401" w:type="pct"/>
            <w:shd w:val="clear" w:color="auto" w:fill="auto"/>
          </w:tcPr>
          <w:p w14:paraId="24B473C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03FA519" w14:textId="77777777" w:rsidTr="00AA6519">
        <w:tc>
          <w:tcPr>
            <w:tcW w:w="758" w:type="pct"/>
            <w:shd w:val="clear" w:color="auto" w:fill="auto"/>
            <w:vAlign w:val="center"/>
          </w:tcPr>
          <w:p w14:paraId="7BA000F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452C1E0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35E491A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1CB4A75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01" w:type="pct"/>
            <w:shd w:val="clear" w:color="auto" w:fill="auto"/>
          </w:tcPr>
          <w:p w14:paraId="5985394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401" w:type="pct"/>
            <w:shd w:val="clear" w:color="auto" w:fill="auto"/>
          </w:tcPr>
          <w:p w14:paraId="66F3563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FB2D87" w14:paraId="43B11AFE" w14:textId="77777777" w:rsidTr="00AA6519">
        <w:tc>
          <w:tcPr>
            <w:tcW w:w="758" w:type="pct"/>
            <w:shd w:val="clear" w:color="auto" w:fill="auto"/>
            <w:vAlign w:val="center"/>
          </w:tcPr>
          <w:p w14:paraId="44AD622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A9A9914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2" w:type="pct"/>
            <w:shd w:val="clear" w:color="auto" w:fill="auto"/>
          </w:tcPr>
          <w:p w14:paraId="27EF6F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278AF18B" w14:textId="77777777" w:rsidR="004A5F56" w:rsidRPr="008E30C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1861237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401" w:type="pct"/>
            <w:shd w:val="clear" w:color="auto" w:fill="auto"/>
          </w:tcPr>
          <w:p w14:paraId="61992D2B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4C66AE4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1A38A39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</w:t>
            </w:r>
            <w:r w:rsidRPr="00FB2D87">
              <w:rPr>
                <w:sz w:val="20"/>
              </w:rPr>
              <w:t>;</w:t>
            </w:r>
          </w:p>
          <w:p w14:paraId="09E8FB3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49F9AC7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</w:t>
            </w:r>
            <w:r w:rsidRPr="00FB2D87">
              <w:rPr>
                <w:sz w:val="20"/>
              </w:rPr>
              <w:t>;</w:t>
            </w:r>
          </w:p>
          <w:p w14:paraId="1B43ECF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FB2D87">
              <w:rPr>
                <w:sz w:val="20"/>
              </w:rPr>
              <w:t>2</w:t>
            </w:r>
            <w:r w:rsidRPr="008E30C0">
              <w:rPr>
                <w:sz w:val="20"/>
              </w:rPr>
              <w:t xml:space="preserve">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1467D1E2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0A5A4260" w14:textId="6DEB7CC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0F256AA7" w14:textId="3E8AD53A" w:rsidR="00205976" w:rsidRDefault="00205976" w:rsidP="009D1964">
      <w:pPr>
        <w:pStyle w:val="20"/>
        <w:numPr>
          <w:ilvl w:val="0"/>
          <w:numId w:val="54"/>
        </w:numPr>
      </w:pPr>
      <w:bookmarkStart w:id="12" w:name="_Toc390789685"/>
      <w:r w:rsidRPr="00205976">
        <w:t>Протокол рассмотрен</w:t>
      </w:r>
      <w:r w:rsidR="003368C2">
        <w:t>ия и оценки заявок на участие в</w:t>
      </w:r>
      <w:r w:rsidRPr="00205976">
        <w:t xml:space="preserve"> </w:t>
      </w:r>
      <w:proofErr w:type="gramStart"/>
      <w:r w:rsidRPr="00205976">
        <w:t>ОК</w:t>
      </w:r>
      <w:proofErr w:type="gramEnd"/>
      <w:r w:rsidRPr="00205976">
        <w:t xml:space="preserve"> </w:t>
      </w:r>
      <w:r w:rsidRPr="00C007BD">
        <w:t>(</w:t>
      </w:r>
      <w:r>
        <w:t>открытом конкурсе</w:t>
      </w:r>
      <w:r w:rsidRPr="00C007BD">
        <w:t>)</w:t>
      </w:r>
      <w:bookmarkEnd w:id="12"/>
    </w:p>
    <w:tbl>
      <w:tblPr>
        <w:tblW w:w="4911" w:type="pct"/>
        <w:tblInd w:w="-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2"/>
        <w:gridCol w:w="1607"/>
        <w:gridCol w:w="407"/>
        <w:gridCol w:w="1021"/>
        <w:gridCol w:w="2820"/>
        <w:gridCol w:w="2647"/>
      </w:tblGrid>
      <w:tr w:rsidR="00711523" w:rsidRPr="001A4780" w14:paraId="3460A9E1" w14:textId="77777777" w:rsidTr="00AA6519">
        <w:trPr>
          <w:tblHeader/>
        </w:trPr>
        <w:tc>
          <w:tcPr>
            <w:tcW w:w="763" w:type="pct"/>
            <w:shd w:val="clear" w:color="auto" w:fill="D9D9D9"/>
            <w:hideMark/>
          </w:tcPr>
          <w:p w14:paraId="29793554" w14:textId="77777777" w:rsidR="00205976" w:rsidRPr="00724833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801" w:type="pct"/>
            <w:shd w:val="clear" w:color="auto" w:fill="D9D9D9"/>
            <w:hideMark/>
          </w:tcPr>
          <w:p w14:paraId="29FF94E2" w14:textId="77777777" w:rsidR="00205976" w:rsidRPr="00724833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3" w:type="pct"/>
            <w:shd w:val="clear" w:color="auto" w:fill="D9D9D9"/>
            <w:hideMark/>
          </w:tcPr>
          <w:p w14:paraId="4CFF72E0" w14:textId="77777777" w:rsidR="00205976" w:rsidRPr="00724833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509" w:type="pct"/>
            <w:shd w:val="clear" w:color="auto" w:fill="D9D9D9"/>
            <w:hideMark/>
          </w:tcPr>
          <w:p w14:paraId="7EE6CDDE" w14:textId="77777777" w:rsidR="00205976" w:rsidRPr="00724833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05" w:type="pct"/>
            <w:shd w:val="clear" w:color="auto" w:fill="D9D9D9"/>
            <w:hideMark/>
          </w:tcPr>
          <w:p w14:paraId="7774BD53" w14:textId="77777777" w:rsidR="00205976" w:rsidRPr="00724833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19" w:type="pct"/>
            <w:shd w:val="clear" w:color="auto" w:fill="D9D9D9"/>
            <w:hideMark/>
          </w:tcPr>
          <w:p w14:paraId="549006C6" w14:textId="77777777" w:rsidR="00205976" w:rsidRPr="00724833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205976" w:rsidRPr="001A4780" w14:paraId="772689FB" w14:textId="77777777" w:rsidTr="00AA6519">
        <w:tc>
          <w:tcPr>
            <w:tcW w:w="5000" w:type="pct"/>
            <w:gridSpan w:val="6"/>
            <w:shd w:val="clear" w:color="auto" w:fill="auto"/>
          </w:tcPr>
          <w:p w14:paraId="7B61EF4E" w14:textId="61049A48" w:rsidR="00205976" w:rsidRPr="003368C2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  <w:r w:rsidRPr="00C40CA9">
              <w:rPr>
                <w:b/>
                <w:sz w:val="20"/>
              </w:rPr>
              <w:t xml:space="preserve">Протокол </w:t>
            </w:r>
            <w:r w:rsidR="003368C2">
              <w:rPr>
                <w:b/>
                <w:sz w:val="20"/>
              </w:rPr>
              <w:t xml:space="preserve">рассмотрения и оценки заявок на участие в </w:t>
            </w:r>
            <w:proofErr w:type="gramStart"/>
            <w:r w:rsidR="003368C2">
              <w:rPr>
                <w:b/>
                <w:sz w:val="20"/>
              </w:rPr>
              <w:t>ОК</w:t>
            </w:r>
            <w:proofErr w:type="gramEnd"/>
          </w:p>
        </w:tc>
      </w:tr>
      <w:tr w:rsidR="00711523" w:rsidRPr="001A4780" w14:paraId="5C6FA82C" w14:textId="77777777" w:rsidTr="00AA6519">
        <w:tc>
          <w:tcPr>
            <w:tcW w:w="763" w:type="pct"/>
            <w:shd w:val="clear" w:color="auto" w:fill="auto"/>
            <w:hideMark/>
          </w:tcPr>
          <w:p w14:paraId="1C884BC3" w14:textId="5EFF6CB3" w:rsidR="00205976" w:rsidRPr="00205976" w:rsidRDefault="00205976" w:rsidP="003368C2">
            <w:pPr>
              <w:spacing w:before="0" w:after="0"/>
              <w:rPr>
                <w:b/>
                <w:sz w:val="20"/>
              </w:rPr>
            </w:pPr>
            <w:r w:rsidRPr="00205976">
              <w:rPr>
                <w:b/>
                <w:sz w:val="20"/>
                <w:lang w:val="en-US"/>
              </w:rPr>
              <w:t>protocolOK</w:t>
            </w:r>
            <w:r>
              <w:rPr>
                <w:b/>
                <w:sz w:val="20"/>
              </w:rPr>
              <w:t>2</w:t>
            </w:r>
          </w:p>
        </w:tc>
        <w:tc>
          <w:tcPr>
            <w:tcW w:w="801" w:type="pct"/>
            <w:shd w:val="clear" w:color="auto" w:fill="auto"/>
            <w:hideMark/>
          </w:tcPr>
          <w:p w14:paraId="33CF28C5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  <w:hideMark/>
          </w:tcPr>
          <w:p w14:paraId="2D5BD87F" w14:textId="77777777" w:rsidR="00205976" w:rsidRPr="00724833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509" w:type="pct"/>
            <w:shd w:val="clear" w:color="auto" w:fill="auto"/>
            <w:hideMark/>
          </w:tcPr>
          <w:p w14:paraId="378D4C31" w14:textId="77777777" w:rsidR="00205976" w:rsidRPr="00724833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05" w:type="pct"/>
            <w:shd w:val="clear" w:color="auto" w:fill="auto"/>
            <w:hideMark/>
          </w:tcPr>
          <w:p w14:paraId="42B0B54A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19" w:type="pct"/>
            <w:shd w:val="clear" w:color="auto" w:fill="auto"/>
            <w:hideMark/>
          </w:tcPr>
          <w:p w14:paraId="1027A849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711523" w:rsidRPr="001A4780" w14:paraId="1B8A502F" w14:textId="77777777" w:rsidTr="00AA6519">
        <w:tc>
          <w:tcPr>
            <w:tcW w:w="763" w:type="pct"/>
            <w:shd w:val="clear" w:color="auto" w:fill="auto"/>
          </w:tcPr>
          <w:p w14:paraId="42938DE8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1B7C2AB" w14:textId="77777777" w:rsidR="00205976" w:rsidRPr="00351BEA" w:rsidRDefault="00205976" w:rsidP="003368C2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3" w:type="pct"/>
            <w:shd w:val="clear" w:color="auto" w:fill="auto"/>
          </w:tcPr>
          <w:p w14:paraId="71B3D53D" w14:textId="77777777" w:rsidR="00205976" w:rsidRPr="00351BEA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1B086B11" w14:textId="77777777" w:rsidR="00205976" w:rsidRPr="001A4780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05" w:type="pct"/>
            <w:shd w:val="clear" w:color="auto" w:fill="auto"/>
          </w:tcPr>
          <w:p w14:paraId="2D001FDA" w14:textId="77777777" w:rsidR="00205976" w:rsidRPr="001A4780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19" w:type="pct"/>
            <w:shd w:val="clear" w:color="auto" w:fill="auto"/>
          </w:tcPr>
          <w:p w14:paraId="51D7C014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5CF0AE4F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185BEDE2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lastRenderedPageBreak/>
              <w:t>4.1</w:t>
            </w:r>
          </w:p>
          <w:p w14:paraId="19C1C122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391AFA83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5B09402A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478D873F" w14:textId="0795CDB2" w:rsidR="002613A1" w:rsidRPr="00B405F9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</w:t>
            </w:r>
            <w:r w:rsidR="005C6213">
              <w:rPr>
                <w:sz w:val="20"/>
              </w:rPr>
              <w:t>,6.1,6.2</w:t>
            </w:r>
          </w:p>
        </w:tc>
      </w:tr>
      <w:tr w:rsidR="00711523" w:rsidRPr="001A4780" w14:paraId="41359F5B" w14:textId="77777777" w:rsidTr="00AA6519">
        <w:tc>
          <w:tcPr>
            <w:tcW w:w="763" w:type="pct"/>
            <w:shd w:val="clear" w:color="auto" w:fill="auto"/>
          </w:tcPr>
          <w:p w14:paraId="2432DBD0" w14:textId="20147594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E279201" w14:textId="77777777" w:rsidR="00205976" w:rsidRPr="001176A0" w:rsidRDefault="00205976" w:rsidP="003368C2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5F19093A" w14:textId="77777777" w:rsidR="00205976" w:rsidRPr="00C85B91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5E83E03E" w14:textId="77777777" w:rsidR="00205976" w:rsidRPr="00C85B91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043E9321" w14:textId="50AEA84C" w:rsidR="00205976" w:rsidRPr="00724833" w:rsidRDefault="00205976" w:rsidP="003368C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19" w:type="pct"/>
            <w:shd w:val="clear" w:color="auto" w:fill="auto"/>
          </w:tcPr>
          <w:p w14:paraId="6F9EFBFA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2222679D" w14:textId="77777777" w:rsidTr="00AA6519">
        <w:tc>
          <w:tcPr>
            <w:tcW w:w="763" w:type="pct"/>
            <w:shd w:val="clear" w:color="auto" w:fill="auto"/>
          </w:tcPr>
          <w:p w14:paraId="412F315D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A858551" w14:textId="77777777" w:rsidR="00205976" w:rsidRPr="00400017" w:rsidRDefault="00205976" w:rsidP="003368C2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3" w:type="pct"/>
            <w:shd w:val="clear" w:color="auto" w:fill="auto"/>
          </w:tcPr>
          <w:p w14:paraId="7F5847AB" w14:textId="77777777" w:rsidR="00205976" w:rsidRPr="00400017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78C263C1" w14:textId="77777777" w:rsidR="00205976" w:rsidRPr="00400017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05" w:type="pct"/>
            <w:shd w:val="clear" w:color="auto" w:fill="auto"/>
          </w:tcPr>
          <w:p w14:paraId="5479CDE3" w14:textId="77777777" w:rsidR="00205976" w:rsidRPr="00400017" w:rsidRDefault="00205976" w:rsidP="003368C2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19" w:type="pct"/>
            <w:shd w:val="clear" w:color="auto" w:fill="auto"/>
          </w:tcPr>
          <w:p w14:paraId="5FDC5128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1FA3E10F" w14:textId="77777777" w:rsidTr="00AA6519">
        <w:tc>
          <w:tcPr>
            <w:tcW w:w="763" w:type="pct"/>
            <w:shd w:val="clear" w:color="auto" w:fill="auto"/>
          </w:tcPr>
          <w:p w14:paraId="1CEDC416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8882F7F" w14:textId="77777777" w:rsidR="00205976" w:rsidRPr="00400017" w:rsidRDefault="00205976" w:rsidP="003368C2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3" w:type="pct"/>
            <w:shd w:val="clear" w:color="auto" w:fill="auto"/>
          </w:tcPr>
          <w:p w14:paraId="4B92FB1F" w14:textId="77777777" w:rsidR="00205976" w:rsidRPr="00400017" w:rsidRDefault="00205976" w:rsidP="003368C2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60B8A1E3" w14:textId="77777777" w:rsidR="00205976" w:rsidRPr="00400017" w:rsidRDefault="00205976" w:rsidP="003368C2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05" w:type="pct"/>
            <w:shd w:val="clear" w:color="auto" w:fill="auto"/>
          </w:tcPr>
          <w:p w14:paraId="26276233" w14:textId="77777777" w:rsidR="00205976" w:rsidRPr="00400017" w:rsidRDefault="00205976" w:rsidP="003368C2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19" w:type="pct"/>
            <w:shd w:val="clear" w:color="auto" w:fill="auto"/>
          </w:tcPr>
          <w:p w14:paraId="4FEF051C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711523" w:rsidRPr="001A4780" w14:paraId="5C048CDE" w14:textId="77777777" w:rsidTr="00AA6519">
        <w:tc>
          <w:tcPr>
            <w:tcW w:w="763" w:type="pct"/>
            <w:shd w:val="clear" w:color="auto" w:fill="auto"/>
          </w:tcPr>
          <w:p w14:paraId="6CFDC6C7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EBFA153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3" w:type="pct"/>
            <w:shd w:val="clear" w:color="auto" w:fill="auto"/>
          </w:tcPr>
          <w:p w14:paraId="789CCFAE" w14:textId="77777777" w:rsidR="00205976" w:rsidRPr="00724833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32D840F2" w14:textId="77777777" w:rsidR="00205976" w:rsidRPr="008D298C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05" w:type="pct"/>
            <w:shd w:val="clear" w:color="auto" w:fill="auto"/>
          </w:tcPr>
          <w:p w14:paraId="2D404B9F" w14:textId="77777777" w:rsidR="00205976" w:rsidRPr="00C85B91" w:rsidRDefault="00205976" w:rsidP="003368C2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19" w:type="pct"/>
            <w:shd w:val="clear" w:color="auto" w:fill="auto"/>
          </w:tcPr>
          <w:p w14:paraId="16A1E616" w14:textId="77777777" w:rsidR="00205976" w:rsidRPr="00C85B91" w:rsidRDefault="00205976" w:rsidP="003368C2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711523" w:rsidRPr="001A4780" w14:paraId="697A68DD" w14:textId="77777777" w:rsidTr="00AA6519">
        <w:tc>
          <w:tcPr>
            <w:tcW w:w="763" w:type="pct"/>
            <w:shd w:val="clear" w:color="auto" w:fill="auto"/>
          </w:tcPr>
          <w:p w14:paraId="359D074D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42DE8F7" w14:textId="77777777" w:rsidR="00205976" w:rsidRPr="002A7A10" w:rsidRDefault="00205976" w:rsidP="003368C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3" w:type="pct"/>
            <w:shd w:val="clear" w:color="auto" w:fill="auto"/>
          </w:tcPr>
          <w:p w14:paraId="504F3D52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0AF05AB8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05" w:type="pct"/>
            <w:shd w:val="clear" w:color="auto" w:fill="auto"/>
          </w:tcPr>
          <w:p w14:paraId="41D4F5D9" w14:textId="77777777" w:rsidR="00205976" w:rsidRPr="00997F9C" w:rsidRDefault="00205976" w:rsidP="003368C2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19" w:type="pct"/>
            <w:shd w:val="clear" w:color="auto" w:fill="auto"/>
          </w:tcPr>
          <w:p w14:paraId="21E857BB" w14:textId="77777777" w:rsidR="00205976" w:rsidRPr="00C85B91" w:rsidRDefault="00205976" w:rsidP="003368C2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711523" w:rsidRPr="001A4780" w14:paraId="523CE907" w14:textId="77777777" w:rsidTr="00AA6519">
        <w:tc>
          <w:tcPr>
            <w:tcW w:w="763" w:type="pct"/>
            <w:shd w:val="clear" w:color="auto" w:fill="auto"/>
          </w:tcPr>
          <w:p w14:paraId="1815CE83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7A04478" w14:textId="77777777" w:rsidR="00205976" w:rsidRPr="002A7A10" w:rsidRDefault="00205976" w:rsidP="003368C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3" w:type="pct"/>
            <w:shd w:val="clear" w:color="auto" w:fill="auto"/>
          </w:tcPr>
          <w:p w14:paraId="7A6F7101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204F2329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05" w:type="pct"/>
            <w:shd w:val="clear" w:color="auto" w:fill="auto"/>
          </w:tcPr>
          <w:p w14:paraId="17048FAC" w14:textId="77777777" w:rsidR="00205976" w:rsidRPr="00997F9C" w:rsidRDefault="00205976" w:rsidP="003368C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19" w:type="pct"/>
            <w:shd w:val="clear" w:color="auto" w:fill="auto"/>
          </w:tcPr>
          <w:p w14:paraId="250880AB" w14:textId="77777777" w:rsidR="00205976" w:rsidRPr="002A7A10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711523" w:rsidRPr="001A4780" w14:paraId="073CEFF8" w14:textId="77777777" w:rsidTr="00AA6519">
        <w:tc>
          <w:tcPr>
            <w:tcW w:w="763" w:type="pct"/>
            <w:shd w:val="clear" w:color="auto" w:fill="auto"/>
          </w:tcPr>
          <w:p w14:paraId="05C48145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E9FF1BB" w14:textId="77777777" w:rsidR="00205976" w:rsidRPr="002A7A10" w:rsidRDefault="00205976" w:rsidP="003368C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3" w:type="pct"/>
            <w:shd w:val="clear" w:color="auto" w:fill="auto"/>
          </w:tcPr>
          <w:p w14:paraId="39097F95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3C703924" w14:textId="77777777" w:rsidR="00205976" w:rsidRPr="002A7A10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05" w:type="pct"/>
            <w:shd w:val="clear" w:color="auto" w:fill="auto"/>
          </w:tcPr>
          <w:p w14:paraId="384CF4E4" w14:textId="77777777" w:rsidR="00205976" w:rsidRPr="002A7A10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19" w:type="pct"/>
            <w:shd w:val="clear" w:color="auto" w:fill="auto"/>
          </w:tcPr>
          <w:p w14:paraId="7B5BAE5C" w14:textId="77777777" w:rsidR="00205976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6D0A3878" w14:textId="77777777" w:rsidTr="00AA6519">
        <w:tc>
          <w:tcPr>
            <w:tcW w:w="763" w:type="pct"/>
            <w:shd w:val="clear" w:color="auto" w:fill="auto"/>
          </w:tcPr>
          <w:p w14:paraId="47CEA9D3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E55EE59" w14:textId="77777777" w:rsidR="00205976" w:rsidRPr="000E70BD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3" w:type="pct"/>
            <w:shd w:val="clear" w:color="auto" w:fill="auto"/>
          </w:tcPr>
          <w:p w14:paraId="21A5BF59" w14:textId="2126CABA" w:rsidR="00205976" w:rsidRPr="00724833" w:rsidRDefault="000E70BD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6EAA8C33" w14:textId="77777777" w:rsidR="00205976" w:rsidRPr="00C85B91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5" w:type="pct"/>
            <w:shd w:val="clear" w:color="auto" w:fill="auto"/>
          </w:tcPr>
          <w:p w14:paraId="1FD17CB0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19" w:type="pct"/>
            <w:shd w:val="clear" w:color="auto" w:fill="auto"/>
          </w:tcPr>
          <w:p w14:paraId="42A91EAA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23883F05" w14:textId="77777777" w:rsidTr="00AA6519">
        <w:tc>
          <w:tcPr>
            <w:tcW w:w="763" w:type="pct"/>
            <w:shd w:val="clear" w:color="auto" w:fill="auto"/>
          </w:tcPr>
          <w:p w14:paraId="3C255632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F6886B7" w14:textId="77777777" w:rsidR="00205976" w:rsidRPr="001176A0" w:rsidRDefault="00205976" w:rsidP="003368C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3" w:type="pct"/>
            <w:shd w:val="clear" w:color="auto" w:fill="auto"/>
          </w:tcPr>
          <w:p w14:paraId="6805106A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2553AEF7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5" w:type="pct"/>
            <w:shd w:val="clear" w:color="auto" w:fill="auto"/>
          </w:tcPr>
          <w:p w14:paraId="166C0842" w14:textId="77777777" w:rsidR="00205976" w:rsidRPr="00C85B91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19" w:type="pct"/>
            <w:shd w:val="clear" w:color="auto" w:fill="auto"/>
          </w:tcPr>
          <w:p w14:paraId="49858D3D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2FEF4775" w14:textId="77777777" w:rsidTr="00AA6519">
        <w:tc>
          <w:tcPr>
            <w:tcW w:w="763" w:type="pct"/>
            <w:shd w:val="clear" w:color="auto" w:fill="auto"/>
          </w:tcPr>
          <w:p w14:paraId="3CE65ED6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CD0FE2C" w14:textId="77777777" w:rsidR="00205976" w:rsidRPr="002A7A10" w:rsidRDefault="00205976" w:rsidP="003368C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3" w:type="pct"/>
            <w:shd w:val="clear" w:color="auto" w:fill="auto"/>
          </w:tcPr>
          <w:p w14:paraId="28B3D44C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15E43A42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5" w:type="pct"/>
            <w:shd w:val="clear" w:color="auto" w:fill="auto"/>
          </w:tcPr>
          <w:p w14:paraId="6F9BB6DD" w14:textId="77777777" w:rsidR="00205976" w:rsidRDefault="00205976" w:rsidP="003368C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19" w:type="pct"/>
            <w:shd w:val="clear" w:color="auto" w:fill="auto"/>
          </w:tcPr>
          <w:p w14:paraId="43C321AA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2A789857" w14:textId="77777777" w:rsidTr="00AA6519">
        <w:tc>
          <w:tcPr>
            <w:tcW w:w="763" w:type="pct"/>
            <w:shd w:val="clear" w:color="auto" w:fill="auto"/>
          </w:tcPr>
          <w:p w14:paraId="09951F09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8D45358" w14:textId="2E31399F" w:rsidR="00205976" w:rsidRPr="002A7A10" w:rsidRDefault="00205976" w:rsidP="003368C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3" w:type="pct"/>
            <w:shd w:val="clear" w:color="auto" w:fill="auto"/>
          </w:tcPr>
          <w:p w14:paraId="448E1DDA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1B1C0798" w14:textId="77777777" w:rsidR="00205976" w:rsidRPr="002A7A10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1D5C0C11" w14:textId="77777777" w:rsidR="00205976" w:rsidRPr="00C85B91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19" w:type="pct"/>
            <w:shd w:val="clear" w:color="auto" w:fill="auto"/>
          </w:tcPr>
          <w:p w14:paraId="6F47A457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359290F2" w14:textId="77777777" w:rsidTr="00AA6519">
        <w:tc>
          <w:tcPr>
            <w:tcW w:w="763" w:type="pct"/>
            <w:shd w:val="clear" w:color="auto" w:fill="auto"/>
          </w:tcPr>
          <w:p w14:paraId="6F79094F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1671563" w14:textId="77777777" w:rsidR="00205976" w:rsidRPr="001176A0" w:rsidRDefault="00205976" w:rsidP="003368C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3" w:type="pct"/>
            <w:shd w:val="clear" w:color="auto" w:fill="auto"/>
          </w:tcPr>
          <w:p w14:paraId="3AAC29D8" w14:textId="77777777" w:rsidR="00205976" w:rsidRPr="00C85B91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79CE03C1" w14:textId="77777777" w:rsidR="00205976" w:rsidRPr="00C85B91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6F72FD78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19" w:type="pct"/>
            <w:shd w:val="clear" w:color="auto" w:fill="auto"/>
          </w:tcPr>
          <w:p w14:paraId="2972D643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0C5581" w:rsidRPr="001A4780" w14:paraId="2078FCAF" w14:textId="77777777" w:rsidTr="00AA6519">
        <w:tc>
          <w:tcPr>
            <w:tcW w:w="763" w:type="pct"/>
            <w:shd w:val="clear" w:color="auto" w:fill="auto"/>
          </w:tcPr>
          <w:p w14:paraId="133367D6" w14:textId="77777777" w:rsidR="000C5581" w:rsidRPr="00724833" w:rsidRDefault="000C5581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  <w:vAlign w:val="center"/>
          </w:tcPr>
          <w:p w14:paraId="3623335E" w14:textId="4A15B6D7" w:rsidR="000C5581" w:rsidRPr="001176A0" w:rsidRDefault="000C5581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7F766095" w14:textId="28F01809" w:rsidR="000C5581" w:rsidRPr="00C85B91" w:rsidRDefault="000C5581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  <w:vAlign w:val="center"/>
          </w:tcPr>
          <w:p w14:paraId="7B64203F" w14:textId="54A55548" w:rsidR="000C5581" w:rsidRPr="00C85B91" w:rsidRDefault="000C5581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  <w:vAlign w:val="center"/>
          </w:tcPr>
          <w:p w14:paraId="4B361549" w14:textId="1ED6E758" w:rsidR="000C5581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4F3DAAC4" w14:textId="71E17F29" w:rsidR="000C5581" w:rsidRPr="003928C5" w:rsidRDefault="000C5581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</w:t>
            </w:r>
            <w:r w:rsidR="003928C5">
              <w:rPr>
                <w:sz w:val="20"/>
              </w:rPr>
              <w:t>.</w:t>
            </w:r>
          </w:p>
          <w:p w14:paraId="74DB69DB" w14:textId="4FD2F4CC" w:rsidR="003928C5" w:rsidRPr="003928C5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711523" w:rsidRPr="001A4780" w14:paraId="03EE50DF" w14:textId="77777777" w:rsidTr="00AA6519">
        <w:tc>
          <w:tcPr>
            <w:tcW w:w="763" w:type="pct"/>
            <w:shd w:val="clear" w:color="auto" w:fill="auto"/>
          </w:tcPr>
          <w:p w14:paraId="52CF6E20" w14:textId="0BCD0BC1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AC0B623" w14:textId="77777777" w:rsidR="00205976" w:rsidRPr="001176A0" w:rsidRDefault="00205976" w:rsidP="003368C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3" w:type="pct"/>
            <w:shd w:val="clear" w:color="auto" w:fill="auto"/>
          </w:tcPr>
          <w:p w14:paraId="4E1847DD" w14:textId="77777777" w:rsidR="00205976" w:rsidRPr="00C85B91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1489B963" w14:textId="77777777" w:rsidR="00205976" w:rsidRPr="00C85B91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0299C51D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19" w:type="pct"/>
            <w:shd w:val="clear" w:color="auto" w:fill="auto"/>
          </w:tcPr>
          <w:p w14:paraId="602B9B36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7A2AEF94" w14:textId="77777777" w:rsidTr="00AA6519">
        <w:tc>
          <w:tcPr>
            <w:tcW w:w="763" w:type="pct"/>
            <w:shd w:val="clear" w:color="auto" w:fill="auto"/>
          </w:tcPr>
          <w:p w14:paraId="68A134DB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B759818" w14:textId="77777777" w:rsidR="00205976" w:rsidRPr="00C85B91" w:rsidRDefault="00205976" w:rsidP="003368C2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3" w:type="pct"/>
            <w:shd w:val="clear" w:color="auto" w:fill="auto"/>
          </w:tcPr>
          <w:p w14:paraId="39587EBA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13026D48" w14:textId="77777777" w:rsidR="00205976" w:rsidRPr="002A7A10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5F27101D" w14:textId="77777777" w:rsidR="00205976" w:rsidRPr="00C85B91" w:rsidRDefault="00205976" w:rsidP="003368C2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19" w:type="pct"/>
            <w:shd w:val="clear" w:color="auto" w:fill="auto"/>
          </w:tcPr>
          <w:p w14:paraId="78A201C6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711523" w:rsidRPr="001A4780" w14:paraId="76CE5765" w14:textId="77777777" w:rsidTr="00AA6519">
        <w:tc>
          <w:tcPr>
            <w:tcW w:w="763" w:type="pct"/>
            <w:shd w:val="clear" w:color="auto" w:fill="auto"/>
          </w:tcPr>
          <w:p w14:paraId="5C35FB1F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DEFC5EE" w14:textId="77777777" w:rsidR="00205976" w:rsidRPr="00C85B91" w:rsidRDefault="00205976" w:rsidP="003368C2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3" w:type="pct"/>
            <w:shd w:val="clear" w:color="auto" w:fill="auto"/>
          </w:tcPr>
          <w:p w14:paraId="128903FF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2D6AFA85" w14:textId="77777777" w:rsidR="00205976" w:rsidRPr="002A7A10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7C199296" w14:textId="77777777" w:rsidR="00205976" w:rsidRPr="00C85B91" w:rsidRDefault="00205976" w:rsidP="003368C2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19" w:type="pct"/>
            <w:shd w:val="clear" w:color="auto" w:fill="auto"/>
          </w:tcPr>
          <w:p w14:paraId="7C196F43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08B15E2E" w14:textId="77777777" w:rsidTr="00AA6519">
        <w:tc>
          <w:tcPr>
            <w:tcW w:w="763" w:type="pct"/>
            <w:shd w:val="clear" w:color="auto" w:fill="auto"/>
          </w:tcPr>
          <w:p w14:paraId="64FBB9D8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281592EC" w14:textId="77777777" w:rsidR="00205976" w:rsidRPr="00BB6995" w:rsidRDefault="00205976" w:rsidP="003368C2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3" w:type="pct"/>
            <w:shd w:val="clear" w:color="auto" w:fill="auto"/>
          </w:tcPr>
          <w:p w14:paraId="5EB24073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775F5803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1FC05BEF" w14:textId="77777777" w:rsidR="00205976" w:rsidRPr="00BB6995" w:rsidRDefault="00205976" w:rsidP="003368C2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19" w:type="pct"/>
            <w:shd w:val="clear" w:color="auto" w:fill="auto"/>
          </w:tcPr>
          <w:p w14:paraId="3193A86E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7F3D82D6" w14:textId="77777777" w:rsidTr="00AA6519">
        <w:tc>
          <w:tcPr>
            <w:tcW w:w="763" w:type="pct"/>
            <w:shd w:val="clear" w:color="auto" w:fill="auto"/>
          </w:tcPr>
          <w:p w14:paraId="1776B280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FAA9D49" w14:textId="77777777" w:rsidR="00205976" w:rsidRPr="00C85B91" w:rsidRDefault="00205976" w:rsidP="003368C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3" w:type="pct"/>
            <w:shd w:val="clear" w:color="auto" w:fill="auto"/>
          </w:tcPr>
          <w:p w14:paraId="0F60C99F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0F2392E9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05" w:type="pct"/>
            <w:shd w:val="clear" w:color="auto" w:fill="auto"/>
          </w:tcPr>
          <w:p w14:paraId="62C7A652" w14:textId="77777777" w:rsidR="00205976" w:rsidRPr="00C85B91" w:rsidRDefault="00205976" w:rsidP="003368C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19" w:type="pct"/>
            <w:shd w:val="clear" w:color="auto" w:fill="auto"/>
          </w:tcPr>
          <w:p w14:paraId="2044820A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5A54D00C" w14:textId="77777777" w:rsidTr="00AA6519">
        <w:tc>
          <w:tcPr>
            <w:tcW w:w="763" w:type="pct"/>
            <w:shd w:val="clear" w:color="auto" w:fill="auto"/>
          </w:tcPr>
          <w:p w14:paraId="75D13756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644D826" w14:textId="77777777" w:rsidR="00205976" w:rsidRPr="00C007BD" w:rsidRDefault="00205976" w:rsidP="003368C2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3" w:type="pct"/>
            <w:shd w:val="clear" w:color="auto" w:fill="auto"/>
          </w:tcPr>
          <w:p w14:paraId="4A251806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0C177F84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7C839C8D" w14:textId="77777777" w:rsidR="00205976" w:rsidRPr="00C85B91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</w:t>
            </w:r>
            <w:r>
              <w:rPr>
                <w:sz w:val="20"/>
              </w:rPr>
              <w:t>ы</w:t>
            </w:r>
            <w:r w:rsidRPr="00D43778">
              <w:rPr>
                <w:sz w:val="20"/>
              </w:rPr>
              <w:t xml:space="preserve"> протокола</w:t>
            </w:r>
          </w:p>
        </w:tc>
        <w:tc>
          <w:tcPr>
            <w:tcW w:w="1319" w:type="pct"/>
            <w:shd w:val="clear" w:color="auto" w:fill="auto"/>
          </w:tcPr>
          <w:p w14:paraId="6019D6DD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2FAC4E0D" w14:textId="77777777" w:rsidTr="00AA6519">
        <w:tc>
          <w:tcPr>
            <w:tcW w:w="763" w:type="pct"/>
            <w:shd w:val="clear" w:color="auto" w:fill="auto"/>
          </w:tcPr>
          <w:p w14:paraId="4E63A905" w14:textId="77777777" w:rsidR="00CC092C" w:rsidRPr="008C3322" w:rsidRDefault="00CC092C" w:rsidP="003368C2">
            <w:pPr>
              <w:spacing w:before="0" w:after="0"/>
              <w:rPr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057F7D6" w14:textId="0DB81E83" w:rsidR="00CC092C" w:rsidRPr="008C3322" w:rsidRDefault="00CC092C" w:rsidP="003368C2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foundationProtocol</w:t>
            </w:r>
          </w:p>
        </w:tc>
        <w:tc>
          <w:tcPr>
            <w:tcW w:w="203" w:type="pct"/>
            <w:shd w:val="clear" w:color="auto" w:fill="auto"/>
          </w:tcPr>
          <w:p w14:paraId="29CBB079" w14:textId="6B773B83" w:rsidR="00CC092C" w:rsidRPr="008C3322" w:rsidRDefault="00CC092C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063DE2BC" w14:textId="58330C12" w:rsidR="00CC092C" w:rsidRPr="008C3322" w:rsidRDefault="00CC092C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0F2FF26F" w14:textId="24738C27" w:rsidR="00CC092C" w:rsidRPr="008C3322" w:rsidRDefault="00CC092C" w:rsidP="003368C2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Реквизиты предыдущего протокола (для печатной формы)</w:t>
            </w:r>
          </w:p>
        </w:tc>
        <w:tc>
          <w:tcPr>
            <w:tcW w:w="1319" w:type="pct"/>
            <w:shd w:val="clear" w:color="auto" w:fill="auto"/>
          </w:tcPr>
          <w:p w14:paraId="3D743F47" w14:textId="3223896F" w:rsidR="00CC092C" w:rsidRPr="008C3322" w:rsidRDefault="00CC092C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205976" w:rsidRPr="001A4780" w14:paraId="59D84A2B" w14:textId="77777777" w:rsidTr="00AA6519">
        <w:tc>
          <w:tcPr>
            <w:tcW w:w="5000" w:type="pct"/>
            <w:gridSpan w:val="6"/>
            <w:shd w:val="clear" w:color="auto" w:fill="auto"/>
          </w:tcPr>
          <w:p w14:paraId="02BE4E8E" w14:textId="77777777" w:rsidR="00205976" w:rsidRPr="00D43778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711523" w:rsidRPr="001A4780" w14:paraId="6AB2DB11" w14:textId="77777777" w:rsidTr="00AA6519">
        <w:tc>
          <w:tcPr>
            <w:tcW w:w="763" w:type="pct"/>
            <w:shd w:val="clear" w:color="auto" w:fill="auto"/>
          </w:tcPr>
          <w:p w14:paraId="59A23062" w14:textId="317C67C6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</w:t>
            </w:r>
            <w:r w:rsidR="00B8557A"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ission</w:t>
            </w:r>
          </w:p>
        </w:tc>
        <w:tc>
          <w:tcPr>
            <w:tcW w:w="801" w:type="pct"/>
            <w:shd w:val="clear" w:color="auto" w:fill="auto"/>
          </w:tcPr>
          <w:p w14:paraId="3E270B80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7AF0F68D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092F8340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7ECAE3AC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488D2AE1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1A05C0DC" w14:textId="77777777" w:rsidTr="00AA6519">
        <w:tc>
          <w:tcPr>
            <w:tcW w:w="763" w:type="pct"/>
            <w:shd w:val="clear" w:color="auto" w:fill="auto"/>
          </w:tcPr>
          <w:p w14:paraId="6A8B1981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55E4D24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3" w:type="pct"/>
            <w:shd w:val="clear" w:color="auto" w:fill="auto"/>
          </w:tcPr>
          <w:p w14:paraId="3DC251C5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62C7B76C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22D4A7AB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19" w:type="pct"/>
            <w:shd w:val="clear" w:color="auto" w:fill="auto"/>
          </w:tcPr>
          <w:p w14:paraId="53310125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5D337FC6" w14:textId="77777777" w:rsidTr="00AA6519">
        <w:tc>
          <w:tcPr>
            <w:tcW w:w="763" w:type="pct"/>
            <w:shd w:val="clear" w:color="auto" w:fill="auto"/>
          </w:tcPr>
          <w:p w14:paraId="69C47848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147637C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3" w:type="pct"/>
            <w:shd w:val="clear" w:color="auto" w:fill="auto"/>
          </w:tcPr>
          <w:p w14:paraId="1AC05328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5F42E777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24B6BA71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19" w:type="pct"/>
            <w:shd w:val="clear" w:color="auto" w:fill="auto"/>
          </w:tcPr>
          <w:p w14:paraId="111B3E58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37F14CD8" w14:textId="77777777" w:rsidTr="00AA6519">
        <w:tc>
          <w:tcPr>
            <w:tcW w:w="763" w:type="pct"/>
            <w:shd w:val="clear" w:color="auto" w:fill="auto"/>
          </w:tcPr>
          <w:p w14:paraId="1BB9A58D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C10C4CD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3" w:type="pct"/>
            <w:shd w:val="clear" w:color="auto" w:fill="auto"/>
          </w:tcPr>
          <w:p w14:paraId="6A5AB740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3534F6BB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05" w:type="pct"/>
            <w:shd w:val="clear" w:color="auto" w:fill="auto"/>
          </w:tcPr>
          <w:p w14:paraId="4BEA2DAA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19" w:type="pct"/>
            <w:shd w:val="clear" w:color="auto" w:fill="auto"/>
          </w:tcPr>
          <w:p w14:paraId="71E6A267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4BE1A46B" w14:textId="77777777" w:rsidTr="00AA6519">
        <w:tc>
          <w:tcPr>
            <w:tcW w:w="763" w:type="pct"/>
            <w:shd w:val="clear" w:color="auto" w:fill="auto"/>
          </w:tcPr>
          <w:p w14:paraId="3F1DC4DF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4168702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1F465C6D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69548F72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6C0FFE0D" w14:textId="77777777" w:rsidR="00205976" w:rsidRPr="00D43778" w:rsidRDefault="00205976" w:rsidP="003368C2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19" w:type="pct"/>
            <w:shd w:val="clear" w:color="auto" w:fill="auto"/>
          </w:tcPr>
          <w:p w14:paraId="3C92194E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205976" w:rsidRPr="001A4780" w14:paraId="4752B48D" w14:textId="77777777" w:rsidTr="00AA6519">
        <w:tc>
          <w:tcPr>
            <w:tcW w:w="5000" w:type="pct"/>
            <w:gridSpan w:val="6"/>
            <w:shd w:val="clear" w:color="auto" w:fill="auto"/>
          </w:tcPr>
          <w:p w14:paraId="2A6D89F8" w14:textId="77777777" w:rsidR="00205976" w:rsidRPr="00D43778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711523" w:rsidRPr="001A4780" w14:paraId="3D94AEED" w14:textId="77777777" w:rsidTr="00AA6519">
        <w:tc>
          <w:tcPr>
            <w:tcW w:w="763" w:type="pct"/>
            <w:shd w:val="clear" w:color="auto" w:fill="auto"/>
          </w:tcPr>
          <w:p w14:paraId="4AE56DAC" w14:textId="77777777" w:rsidR="00205976" w:rsidRPr="00D43778" w:rsidRDefault="00205976" w:rsidP="003368C2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801" w:type="pct"/>
            <w:shd w:val="clear" w:color="auto" w:fill="auto"/>
          </w:tcPr>
          <w:p w14:paraId="5EAD4144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7ADA91E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1C3DAE74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05" w:type="pct"/>
            <w:shd w:val="clear" w:color="auto" w:fill="auto"/>
          </w:tcPr>
          <w:p w14:paraId="055A67B8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7849AD92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135D971B" w14:textId="77777777" w:rsidTr="00AA6519">
        <w:tc>
          <w:tcPr>
            <w:tcW w:w="763" w:type="pct"/>
            <w:shd w:val="clear" w:color="auto" w:fill="auto"/>
          </w:tcPr>
          <w:p w14:paraId="0C07A1BA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BD41811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</w:t>
            </w:r>
            <w:r w:rsidRPr="00D43778">
              <w:rPr>
                <w:sz w:val="20"/>
              </w:rPr>
              <w:lastRenderedPageBreak/>
              <w:t>r</w:t>
            </w:r>
          </w:p>
        </w:tc>
        <w:tc>
          <w:tcPr>
            <w:tcW w:w="203" w:type="pct"/>
            <w:shd w:val="clear" w:color="auto" w:fill="auto"/>
          </w:tcPr>
          <w:p w14:paraId="32AC0032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lastRenderedPageBreak/>
              <w:t>O</w:t>
            </w:r>
          </w:p>
        </w:tc>
        <w:tc>
          <w:tcPr>
            <w:tcW w:w="509" w:type="pct"/>
            <w:shd w:val="clear" w:color="auto" w:fill="auto"/>
          </w:tcPr>
          <w:p w14:paraId="0B90449A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38A47188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19" w:type="pct"/>
            <w:shd w:val="clear" w:color="auto" w:fill="auto"/>
          </w:tcPr>
          <w:p w14:paraId="17A440FB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711523" w:rsidRPr="001A4780" w14:paraId="6D0549A7" w14:textId="77777777" w:rsidTr="00AA6519">
        <w:tc>
          <w:tcPr>
            <w:tcW w:w="763" w:type="pct"/>
            <w:shd w:val="clear" w:color="auto" w:fill="auto"/>
          </w:tcPr>
          <w:p w14:paraId="087AA9F3" w14:textId="77777777" w:rsidR="00205976" w:rsidRPr="00D43778" w:rsidRDefault="00205976" w:rsidP="003368C2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lastRenderedPageBreak/>
              <w:t>commissionMember</w:t>
            </w:r>
          </w:p>
        </w:tc>
        <w:tc>
          <w:tcPr>
            <w:tcW w:w="801" w:type="pct"/>
            <w:shd w:val="clear" w:color="auto" w:fill="auto"/>
          </w:tcPr>
          <w:p w14:paraId="64D67929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2F30858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1093C168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05" w:type="pct"/>
            <w:shd w:val="clear" w:color="auto" w:fill="auto"/>
          </w:tcPr>
          <w:p w14:paraId="0F6F776B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42450608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073855EC" w14:textId="77777777" w:rsidTr="00AA6519">
        <w:tc>
          <w:tcPr>
            <w:tcW w:w="763" w:type="pct"/>
            <w:shd w:val="clear" w:color="auto" w:fill="auto"/>
          </w:tcPr>
          <w:p w14:paraId="7EE78952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38C0029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3" w:type="pct"/>
            <w:shd w:val="clear" w:color="auto" w:fill="auto"/>
          </w:tcPr>
          <w:p w14:paraId="7CEED1A0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70ECD1D2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483A584E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19" w:type="pct"/>
            <w:shd w:val="clear" w:color="auto" w:fill="auto"/>
          </w:tcPr>
          <w:p w14:paraId="015A7B49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44064B91" w14:textId="77777777" w:rsidTr="00AA6519">
        <w:tc>
          <w:tcPr>
            <w:tcW w:w="763" w:type="pct"/>
            <w:shd w:val="clear" w:color="auto" w:fill="auto"/>
          </w:tcPr>
          <w:p w14:paraId="1744ED45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A4F2753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3" w:type="pct"/>
            <w:shd w:val="clear" w:color="auto" w:fill="auto"/>
          </w:tcPr>
          <w:p w14:paraId="59A486A3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17CDF787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05" w:type="pct"/>
            <w:shd w:val="clear" w:color="auto" w:fill="auto"/>
          </w:tcPr>
          <w:p w14:paraId="539DC77D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19" w:type="pct"/>
            <w:shd w:val="clear" w:color="auto" w:fill="auto"/>
          </w:tcPr>
          <w:p w14:paraId="66FAF141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2FA790C8" w14:textId="77777777" w:rsidTr="00AA6519">
        <w:tc>
          <w:tcPr>
            <w:tcW w:w="763" w:type="pct"/>
            <w:shd w:val="clear" w:color="auto" w:fill="auto"/>
          </w:tcPr>
          <w:p w14:paraId="408DC44E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9B0BAE1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3" w:type="pct"/>
            <w:shd w:val="clear" w:color="auto" w:fill="auto"/>
          </w:tcPr>
          <w:p w14:paraId="2BFE1BB6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4E79E404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05" w:type="pct"/>
            <w:shd w:val="clear" w:color="auto" w:fill="auto"/>
          </w:tcPr>
          <w:p w14:paraId="352D518F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19" w:type="pct"/>
            <w:shd w:val="clear" w:color="auto" w:fill="auto"/>
          </w:tcPr>
          <w:p w14:paraId="269EA834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73A8196D" w14:textId="77777777" w:rsidTr="00AA6519">
        <w:tc>
          <w:tcPr>
            <w:tcW w:w="763" w:type="pct"/>
            <w:shd w:val="clear" w:color="auto" w:fill="auto"/>
          </w:tcPr>
          <w:p w14:paraId="4A6A23D8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4EDF17B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3" w:type="pct"/>
            <w:shd w:val="clear" w:color="auto" w:fill="auto"/>
          </w:tcPr>
          <w:p w14:paraId="1755D7A0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533DC3BB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05" w:type="pct"/>
            <w:shd w:val="clear" w:color="auto" w:fill="auto"/>
          </w:tcPr>
          <w:p w14:paraId="038AB607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19" w:type="pct"/>
            <w:shd w:val="clear" w:color="auto" w:fill="auto"/>
          </w:tcPr>
          <w:p w14:paraId="7B75DCE4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274629AA" w14:textId="77777777" w:rsidTr="00AA6519">
        <w:tc>
          <w:tcPr>
            <w:tcW w:w="763" w:type="pct"/>
            <w:shd w:val="clear" w:color="auto" w:fill="auto"/>
          </w:tcPr>
          <w:p w14:paraId="12E45B85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D97A69A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3" w:type="pct"/>
            <w:shd w:val="clear" w:color="auto" w:fill="auto"/>
          </w:tcPr>
          <w:p w14:paraId="1DDF3F02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1880FA22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2708ABFE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19" w:type="pct"/>
            <w:shd w:val="clear" w:color="auto" w:fill="auto"/>
          </w:tcPr>
          <w:p w14:paraId="12BAE73F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205976" w:rsidRPr="001A4780" w14:paraId="5F1C7584" w14:textId="77777777" w:rsidTr="00AA6519">
        <w:tc>
          <w:tcPr>
            <w:tcW w:w="5000" w:type="pct"/>
            <w:gridSpan w:val="6"/>
            <w:shd w:val="clear" w:color="auto" w:fill="auto"/>
          </w:tcPr>
          <w:p w14:paraId="49B92710" w14:textId="77777777" w:rsidR="00205976" w:rsidRPr="00D43778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711523" w:rsidRPr="001A4780" w14:paraId="028F67F6" w14:textId="77777777" w:rsidTr="00AA6519">
        <w:tc>
          <w:tcPr>
            <w:tcW w:w="763" w:type="pct"/>
            <w:shd w:val="clear" w:color="auto" w:fill="auto"/>
          </w:tcPr>
          <w:p w14:paraId="61D52796" w14:textId="77777777" w:rsidR="00205976" w:rsidRPr="00D43778" w:rsidRDefault="00205976" w:rsidP="003368C2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801" w:type="pct"/>
            <w:shd w:val="clear" w:color="auto" w:fill="auto"/>
          </w:tcPr>
          <w:p w14:paraId="495C8F24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7EEC3642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46EA8E8B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2F6B3B0C" w14:textId="77777777" w:rsidR="00205976" w:rsidRDefault="00205976" w:rsidP="003368C2">
            <w:pPr>
              <w:spacing w:before="0" w:after="0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3FC4F8F3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70AEFDFF" w14:textId="77777777" w:rsidTr="00AA6519">
        <w:tc>
          <w:tcPr>
            <w:tcW w:w="763" w:type="pct"/>
            <w:shd w:val="clear" w:color="auto" w:fill="auto"/>
          </w:tcPr>
          <w:p w14:paraId="5293E823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F3D6129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40C50F3A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62E5F9C9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2BAC8C6E" w14:textId="77777777" w:rsidR="00205976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19" w:type="pct"/>
            <w:shd w:val="clear" w:color="auto" w:fill="auto"/>
          </w:tcPr>
          <w:p w14:paraId="15942DD5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60BD777F" w14:textId="77777777" w:rsidTr="00AA6519">
        <w:tc>
          <w:tcPr>
            <w:tcW w:w="763" w:type="pct"/>
            <w:shd w:val="clear" w:color="auto" w:fill="auto"/>
          </w:tcPr>
          <w:p w14:paraId="045313A1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224C1DD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572DDB81" w14:textId="77777777" w:rsidR="00205976" w:rsidRPr="00655FB3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154AC1C1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05" w:type="pct"/>
            <w:shd w:val="clear" w:color="auto" w:fill="auto"/>
          </w:tcPr>
          <w:p w14:paraId="6FF7C414" w14:textId="77777777" w:rsidR="00205976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19" w:type="pct"/>
            <w:shd w:val="clear" w:color="auto" w:fill="auto"/>
          </w:tcPr>
          <w:p w14:paraId="0F2A3199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1EA7F1F3" w14:textId="77777777" w:rsidTr="00AA6519">
        <w:tc>
          <w:tcPr>
            <w:tcW w:w="763" w:type="pct"/>
            <w:shd w:val="clear" w:color="auto" w:fill="auto"/>
          </w:tcPr>
          <w:p w14:paraId="5F9E36D3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3AA27E0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3" w:type="pct"/>
            <w:shd w:val="clear" w:color="auto" w:fill="auto"/>
          </w:tcPr>
          <w:p w14:paraId="41C89371" w14:textId="77777777" w:rsidR="00205976" w:rsidRPr="00655FB3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46CD3270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05" w:type="pct"/>
            <w:shd w:val="clear" w:color="auto" w:fill="auto"/>
          </w:tcPr>
          <w:p w14:paraId="4914CB1A" w14:textId="77777777" w:rsidR="00205976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19" w:type="pct"/>
            <w:shd w:val="clear" w:color="auto" w:fill="auto"/>
          </w:tcPr>
          <w:p w14:paraId="3DC08B2C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205976" w:rsidRPr="00254573" w14:paraId="27099DE7" w14:textId="77777777" w:rsidTr="00AA6519">
        <w:tc>
          <w:tcPr>
            <w:tcW w:w="5000" w:type="pct"/>
            <w:gridSpan w:val="6"/>
            <w:shd w:val="clear" w:color="auto" w:fill="auto"/>
          </w:tcPr>
          <w:p w14:paraId="2BF9BE63" w14:textId="77777777" w:rsidR="00205976" w:rsidRPr="00254573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711523" w:rsidRPr="001A4780" w14:paraId="694E2ED5" w14:textId="77777777" w:rsidTr="00AA6519">
        <w:tc>
          <w:tcPr>
            <w:tcW w:w="763" w:type="pct"/>
            <w:shd w:val="clear" w:color="auto" w:fill="auto"/>
            <w:vAlign w:val="center"/>
          </w:tcPr>
          <w:p w14:paraId="36FB7AC3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801" w:type="pct"/>
            <w:shd w:val="clear" w:color="auto" w:fill="auto"/>
            <w:vAlign w:val="center"/>
          </w:tcPr>
          <w:p w14:paraId="68A16E7E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418C7F2" w14:textId="77777777" w:rsidR="00205976" w:rsidRPr="00724833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15BB3F2C" w14:textId="77777777" w:rsidR="00205976" w:rsidRPr="00724833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05" w:type="pct"/>
            <w:shd w:val="clear" w:color="auto" w:fill="auto"/>
            <w:vAlign w:val="center"/>
          </w:tcPr>
          <w:p w14:paraId="4B732D90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1CA7B818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</w:tr>
      <w:tr w:rsidR="00711523" w:rsidRPr="001A4780" w14:paraId="5ED755F5" w14:textId="77777777" w:rsidTr="00AA6519">
        <w:tc>
          <w:tcPr>
            <w:tcW w:w="763" w:type="pct"/>
            <w:shd w:val="clear" w:color="auto" w:fill="auto"/>
            <w:vAlign w:val="center"/>
          </w:tcPr>
          <w:p w14:paraId="77679178" w14:textId="77777777" w:rsidR="00205976" w:rsidRPr="00E45768" w:rsidRDefault="00205976" w:rsidP="003368C2">
            <w:pPr>
              <w:spacing w:before="0" w:after="0"/>
              <w:rPr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B449E9B" w14:textId="77777777" w:rsidR="00205976" w:rsidRPr="00E45768" w:rsidRDefault="00205976" w:rsidP="003368C2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3" w:type="pct"/>
            <w:shd w:val="clear" w:color="auto" w:fill="auto"/>
          </w:tcPr>
          <w:p w14:paraId="72857D71" w14:textId="77777777" w:rsidR="00205976" w:rsidRPr="00E45768" w:rsidRDefault="00205976" w:rsidP="003368C2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062A4FCA" w14:textId="77777777" w:rsidR="00205976" w:rsidRPr="00E45768" w:rsidRDefault="00205976" w:rsidP="003368C2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05" w:type="pct"/>
            <w:shd w:val="clear" w:color="auto" w:fill="auto"/>
            <w:vAlign w:val="center"/>
          </w:tcPr>
          <w:p w14:paraId="2043B5E7" w14:textId="77777777" w:rsidR="00205976" w:rsidRPr="00E45768" w:rsidRDefault="00205976" w:rsidP="003368C2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60A61743" w14:textId="77777777" w:rsidR="00205976" w:rsidRPr="00E45768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13FB50B2" w14:textId="77777777" w:rsidTr="00AA6519">
        <w:tc>
          <w:tcPr>
            <w:tcW w:w="763" w:type="pct"/>
            <w:shd w:val="clear" w:color="auto" w:fill="auto"/>
            <w:vAlign w:val="center"/>
          </w:tcPr>
          <w:p w14:paraId="06097212" w14:textId="77777777" w:rsidR="00205976" w:rsidRPr="00E45768" w:rsidRDefault="00205976" w:rsidP="003368C2">
            <w:pPr>
              <w:spacing w:before="0" w:after="0"/>
              <w:rPr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369DCC1" w14:textId="77777777" w:rsidR="00205976" w:rsidRPr="00E45768" w:rsidRDefault="00205976" w:rsidP="003368C2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3" w:type="pct"/>
            <w:shd w:val="clear" w:color="auto" w:fill="auto"/>
          </w:tcPr>
          <w:p w14:paraId="7F46A523" w14:textId="77777777" w:rsidR="00205976" w:rsidRPr="00E45768" w:rsidRDefault="00205976" w:rsidP="003368C2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543A256D" w14:textId="77777777" w:rsidR="00205976" w:rsidRPr="00E45768" w:rsidRDefault="00205976" w:rsidP="003368C2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05" w:type="pct"/>
            <w:shd w:val="clear" w:color="auto" w:fill="auto"/>
            <w:vAlign w:val="center"/>
          </w:tcPr>
          <w:p w14:paraId="55BAAE39" w14:textId="25CD37C5" w:rsidR="00205976" w:rsidRPr="00E45768" w:rsidRDefault="002D1F44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205976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75BAA28F" w14:textId="77777777" w:rsidR="00205976" w:rsidRPr="00E45768" w:rsidRDefault="00205976" w:rsidP="003368C2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205976" w:rsidRPr="00254573" w14:paraId="3DDC05E7" w14:textId="77777777" w:rsidTr="00AA6519">
        <w:tc>
          <w:tcPr>
            <w:tcW w:w="5000" w:type="pct"/>
            <w:gridSpan w:val="6"/>
            <w:shd w:val="clear" w:color="auto" w:fill="auto"/>
          </w:tcPr>
          <w:p w14:paraId="2B53832C" w14:textId="4CE138FD" w:rsidR="00205976" w:rsidRPr="00254573" w:rsidRDefault="002D1F44" w:rsidP="003368C2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205976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711523" w:rsidRPr="001A4780" w14:paraId="18D58B96" w14:textId="77777777" w:rsidTr="00AA6519">
        <w:tc>
          <w:tcPr>
            <w:tcW w:w="763" w:type="pct"/>
            <w:shd w:val="clear" w:color="auto" w:fill="auto"/>
            <w:vAlign w:val="center"/>
          </w:tcPr>
          <w:p w14:paraId="3CDB3D5E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801" w:type="pct"/>
            <w:shd w:val="clear" w:color="auto" w:fill="auto"/>
            <w:vAlign w:val="center"/>
          </w:tcPr>
          <w:p w14:paraId="41CE1FCE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BA707D1" w14:textId="77777777" w:rsidR="00205976" w:rsidRPr="006C6D44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71E39891" w14:textId="77777777" w:rsidR="00205976" w:rsidRPr="006C6D44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05" w:type="pct"/>
            <w:shd w:val="clear" w:color="auto" w:fill="auto"/>
            <w:vAlign w:val="center"/>
          </w:tcPr>
          <w:p w14:paraId="4360E2FE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76F10EE6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</w:tr>
      <w:tr w:rsidR="00711523" w:rsidRPr="001A4780" w14:paraId="3C6D158D" w14:textId="77777777" w:rsidTr="00AA6519">
        <w:tc>
          <w:tcPr>
            <w:tcW w:w="763" w:type="pct"/>
            <w:shd w:val="clear" w:color="auto" w:fill="auto"/>
            <w:vAlign w:val="center"/>
          </w:tcPr>
          <w:p w14:paraId="5358C0E6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EED155E" w14:textId="77777777" w:rsidR="00205976" w:rsidRPr="003804BF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</w:tcPr>
          <w:p w14:paraId="38597A83" w14:textId="77777777" w:rsidR="00205976" w:rsidRPr="003804BF" w:rsidRDefault="00205976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5BBDB261" w14:textId="77777777" w:rsidR="00205976" w:rsidRPr="003804BF" w:rsidRDefault="00205976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17711552" w14:textId="77541321" w:rsidR="00205976" w:rsidRPr="003804BF" w:rsidRDefault="002D1F44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19" w:type="pct"/>
            <w:shd w:val="clear" w:color="auto" w:fill="auto"/>
          </w:tcPr>
          <w:p w14:paraId="684BBBB6" w14:textId="77777777" w:rsidR="00205976" w:rsidRPr="003804BF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205976" w:rsidRPr="001B3D35" w14:paraId="257F929E" w14:textId="77777777" w:rsidTr="00AA6519">
        <w:tc>
          <w:tcPr>
            <w:tcW w:w="5000" w:type="pct"/>
            <w:gridSpan w:val="6"/>
            <w:shd w:val="clear" w:color="auto" w:fill="auto"/>
          </w:tcPr>
          <w:p w14:paraId="3FE0934C" w14:textId="77777777" w:rsidR="00205976" w:rsidRPr="00655FB3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711523" w:rsidRPr="001A4780" w14:paraId="2D156438" w14:textId="77777777" w:rsidTr="00AA6519">
        <w:tc>
          <w:tcPr>
            <w:tcW w:w="763" w:type="pct"/>
            <w:shd w:val="clear" w:color="auto" w:fill="auto"/>
            <w:vAlign w:val="center"/>
          </w:tcPr>
          <w:p w14:paraId="2A28803B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801" w:type="pct"/>
            <w:shd w:val="clear" w:color="auto" w:fill="auto"/>
          </w:tcPr>
          <w:p w14:paraId="6ECC2030" w14:textId="77777777" w:rsidR="00205976" w:rsidRPr="003804BF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7FBB997" w14:textId="77777777" w:rsidR="00205976" w:rsidRPr="003804BF" w:rsidRDefault="00205976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7F0B9BC3" w14:textId="77777777" w:rsidR="00205976" w:rsidRPr="003804BF" w:rsidRDefault="00205976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5" w:type="pct"/>
            <w:shd w:val="clear" w:color="auto" w:fill="auto"/>
          </w:tcPr>
          <w:p w14:paraId="7B6373BC" w14:textId="77777777" w:rsidR="00205976" w:rsidRPr="003804BF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315BE2B7" w14:textId="77777777" w:rsidR="00205976" w:rsidRPr="003804BF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1523" w:rsidRPr="001A4780" w14:paraId="2F998223" w14:textId="77777777" w:rsidTr="00AA6519">
        <w:tc>
          <w:tcPr>
            <w:tcW w:w="763" w:type="pct"/>
            <w:shd w:val="clear" w:color="auto" w:fill="auto"/>
            <w:vAlign w:val="center"/>
          </w:tcPr>
          <w:p w14:paraId="28B274BD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1353992" w14:textId="77777777" w:rsidR="00205976" w:rsidRPr="003804BF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3" w:type="pct"/>
            <w:shd w:val="clear" w:color="auto" w:fill="auto"/>
          </w:tcPr>
          <w:p w14:paraId="51EE77BF" w14:textId="77777777" w:rsidR="00205976" w:rsidRPr="00B07477" w:rsidRDefault="00205976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4474AED5" w14:textId="77777777" w:rsidR="00205976" w:rsidRPr="00B07477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4B63F00E" w14:textId="77777777" w:rsidR="00205976" w:rsidRPr="003804BF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19" w:type="pct"/>
            <w:shd w:val="clear" w:color="auto" w:fill="auto"/>
          </w:tcPr>
          <w:p w14:paraId="53FD1849" w14:textId="77777777" w:rsidR="00205976" w:rsidRPr="003804BF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1523" w:rsidRPr="001A4780" w14:paraId="5AE5F281" w14:textId="77777777" w:rsidTr="00AA6519">
        <w:tc>
          <w:tcPr>
            <w:tcW w:w="763" w:type="pct"/>
            <w:shd w:val="clear" w:color="auto" w:fill="auto"/>
            <w:vAlign w:val="center"/>
          </w:tcPr>
          <w:p w14:paraId="2F22357C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E6A9570" w14:textId="77777777" w:rsidR="00205976" w:rsidRPr="00B07477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3" w:type="pct"/>
            <w:shd w:val="clear" w:color="auto" w:fill="auto"/>
          </w:tcPr>
          <w:p w14:paraId="69F3B6C9" w14:textId="77777777" w:rsidR="00205976" w:rsidRPr="002B372D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45B839B3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478A6B75" w14:textId="77777777" w:rsidR="00205976" w:rsidRPr="00B07477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19" w:type="pct"/>
            <w:shd w:val="clear" w:color="auto" w:fill="auto"/>
          </w:tcPr>
          <w:p w14:paraId="6F6398B3" w14:textId="67AA7164" w:rsidR="00205976" w:rsidRPr="00655FB3" w:rsidRDefault="00CC3755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205976" w:rsidRPr="001A4780" w14:paraId="6C014D26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429512DC" w14:textId="77777777" w:rsidR="00205976" w:rsidRPr="009968C5" w:rsidRDefault="00205976" w:rsidP="003368C2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711523" w:rsidRPr="001A4780" w14:paraId="59536C4D" w14:textId="77777777" w:rsidTr="00AA6519">
        <w:tc>
          <w:tcPr>
            <w:tcW w:w="763" w:type="pct"/>
            <w:shd w:val="clear" w:color="auto" w:fill="auto"/>
          </w:tcPr>
          <w:p w14:paraId="08F992BC" w14:textId="77777777" w:rsidR="00205976" w:rsidRPr="009968C5" w:rsidRDefault="00205976" w:rsidP="003368C2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801" w:type="pct"/>
            <w:shd w:val="clear" w:color="auto" w:fill="auto"/>
          </w:tcPr>
          <w:p w14:paraId="697EE75F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47F26BD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5CFE0AD5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18F275FB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28A4E78A" w14:textId="77777777" w:rsidR="00205976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1523" w:rsidRPr="001A4780" w14:paraId="335054AD" w14:textId="77777777" w:rsidTr="00AA6519">
        <w:tc>
          <w:tcPr>
            <w:tcW w:w="763" w:type="pct"/>
            <w:shd w:val="clear" w:color="auto" w:fill="auto"/>
            <w:vAlign w:val="center"/>
          </w:tcPr>
          <w:p w14:paraId="706EB7A3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287D71B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3" w:type="pct"/>
            <w:shd w:val="clear" w:color="auto" w:fill="auto"/>
          </w:tcPr>
          <w:p w14:paraId="1054206C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066C7B25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0ABCFEDB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19" w:type="pct"/>
            <w:shd w:val="clear" w:color="auto" w:fill="auto"/>
          </w:tcPr>
          <w:p w14:paraId="0F89C4D2" w14:textId="77777777" w:rsidR="00205976" w:rsidRDefault="00205976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396AE52E" w14:textId="77777777" w:rsidTr="00AA6519">
        <w:tc>
          <w:tcPr>
            <w:tcW w:w="763" w:type="pct"/>
            <w:shd w:val="clear" w:color="auto" w:fill="auto"/>
            <w:vAlign w:val="center"/>
          </w:tcPr>
          <w:p w14:paraId="13D0E00B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F2FD160" w14:textId="30C5DB33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shd w:val="clear" w:color="auto" w:fill="auto"/>
          </w:tcPr>
          <w:p w14:paraId="78801F5F" w14:textId="3E4BAC34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664074FF" w14:textId="1A305C98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51D553A5" w14:textId="27215D43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19" w:type="pct"/>
            <w:shd w:val="clear" w:color="auto" w:fill="auto"/>
          </w:tcPr>
          <w:p w14:paraId="1570D6E3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24F07E56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7FF6C830" w14:textId="392B61BD" w:rsidR="00AA6519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711523" w:rsidRPr="001A4780" w14:paraId="3E058BDD" w14:textId="77777777" w:rsidTr="00AA6519">
        <w:tc>
          <w:tcPr>
            <w:tcW w:w="763" w:type="pct"/>
            <w:shd w:val="clear" w:color="auto" w:fill="auto"/>
            <w:vAlign w:val="center"/>
          </w:tcPr>
          <w:p w14:paraId="2BCD4704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D2A39F1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3" w:type="pct"/>
            <w:shd w:val="clear" w:color="auto" w:fill="auto"/>
          </w:tcPr>
          <w:p w14:paraId="57FDDC6B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40FDD71A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6531DF4D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19" w:type="pct"/>
            <w:shd w:val="clear" w:color="auto" w:fill="auto"/>
          </w:tcPr>
          <w:p w14:paraId="45508B87" w14:textId="77777777" w:rsidR="00205976" w:rsidRDefault="00205976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711523" w:rsidRPr="001A4780" w14:paraId="6FED3E78" w14:textId="77777777" w:rsidTr="00AA6519">
        <w:tc>
          <w:tcPr>
            <w:tcW w:w="763" w:type="pct"/>
            <w:shd w:val="clear" w:color="auto" w:fill="auto"/>
            <w:vAlign w:val="center"/>
          </w:tcPr>
          <w:p w14:paraId="75D3849C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E934105" w14:textId="77777777" w:rsidR="00205976" w:rsidRPr="001A4780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3" w:type="pct"/>
            <w:shd w:val="clear" w:color="auto" w:fill="auto"/>
          </w:tcPr>
          <w:p w14:paraId="02322953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5967F3B9" w14:textId="77777777" w:rsidR="00205976" w:rsidRPr="001A4780" w:rsidRDefault="00205976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03FDDE40" w14:textId="77777777" w:rsidR="00205976" w:rsidRPr="001A4780" w:rsidRDefault="00205976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19" w:type="pct"/>
            <w:shd w:val="clear" w:color="auto" w:fill="auto"/>
          </w:tcPr>
          <w:p w14:paraId="3D43DFCB" w14:textId="77777777" w:rsidR="00205976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1523" w:rsidRPr="001A4780" w14:paraId="4C90555E" w14:textId="77777777" w:rsidTr="00AA6519">
        <w:tc>
          <w:tcPr>
            <w:tcW w:w="763" w:type="pct"/>
            <w:shd w:val="clear" w:color="auto" w:fill="auto"/>
            <w:vAlign w:val="center"/>
          </w:tcPr>
          <w:p w14:paraId="7B82659F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481717B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3" w:type="pct"/>
            <w:shd w:val="clear" w:color="auto" w:fill="auto"/>
          </w:tcPr>
          <w:p w14:paraId="04EB6B1B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5678A21B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6CEFC198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19" w:type="pct"/>
            <w:shd w:val="clear" w:color="auto" w:fill="auto"/>
          </w:tcPr>
          <w:p w14:paraId="44E2D19D" w14:textId="77777777" w:rsidR="00205976" w:rsidRDefault="00205976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711523" w:rsidRPr="001A4780" w14:paraId="4BEE3D17" w14:textId="77777777" w:rsidTr="00AA6519">
        <w:tc>
          <w:tcPr>
            <w:tcW w:w="763" w:type="pct"/>
            <w:shd w:val="clear" w:color="auto" w:fill="auto"/>
            <w:vAlign w:val="center"/>
          </w:tcPr>
          <w:p w14:paraId="5827CF1D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A416ED2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3" w:type="pct"/>
            <w:shd w:val="clear" w:color="auto" w:fill="auto"/>
          </w:tcPr>
          <w:p w14:paraId="0B451541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744D2378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05" w:type="pct"/>
            <w:shd w:val="clear" w:color="auto" w:fill="auto"/>
          </w:tcPr>
          <w:p w14:paraId="4E56B006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19" w:type="pct"/>
            <w:shd w:val="clear" w:color="auto" w:fill="auto"/>
          </w:tcPr>
          <w:p w14:paraId="6EABB290" w14:textId="77777777" w:rsidR="00205976" w:rsidRDefault="00205976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711523" w:rsidRPr="001A4780" w14:paraId="0AE4D12D" w14:textId="77777777" w:rsidTr="00AA6519">
        <w:tc>
          <w:tcPr>
            <w:tcW w:w="763" w:type="pct"/>
            <w:shd w:val="clear" w:color="auto" w:fill="auto"/>
            <w:vAlign w:val="center"/>
          </w:tcPr>
          <w:p w14:paraId="0DAA8216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14D3A97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3" w:type="pct"/>
            <w:shd w:val="clear" w:color="auto" w:fill="auto"/>
          </w:tcPr>
          <w:p w14:paraId="6ACDA053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6D8C7873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40F5CDFC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19" w:type="pct"/>
            <w:shd w:val="clear" w:color="auto" w:fill="auto"/>
          </w:tcPr>
          <w:p w14:paraId="30EC2047" w14:textId="77777777" w:rsidR="00205976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6D9F1490" w14:textId="77777777" w:rsidR="00205976" w:rsidRDefault="00205976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</w:t>
            </w:r>
            <w:r>
              <w:rPr>
                <w:sz w:val="20"/>
              </w:rPr>
              <w:lastRenderedPageBreak/>
              <w:t>внещние системы. При приеме игнорируется.</w:t>
            </w:r>
          </w:p>
        </w:tc>
      </w:tr>
      <w:tr w:rsidR="00711523" w:rsidRPr="001A4780" w14:paraId="180A042E" w14:textId="77777777" w:rsidTr="00AA6519">
        <w:tc>
          <w:tcPr>
            <w:tcW w:w="763" w:type="pct"/>
            <w:shd w:val="clear" w:color="auto" w:fill="auto"/>
            <w:vAlign w:val="center"/>
          </w:tcPr>
          <w:p w14:paraId="07395E61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EE6571A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3" w:type="pct"/>
            <w:shd w:val="clear" w:color="auto" w:fill="auto"/>
          </w:tcPr>
          <w:p w14:paraId="25A84C33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44800C81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7F6C91BE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19" w:type="pct"/>
            <w:shd w:val="clear" w:color="auto" w:fill="auto"/>
          </w:tcPr>
          <w:p w14:paraId="032020E9" w14:textId="77777777" w:rsidR="00205976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029B39EE" w14:textId="77777777" w:rsidR="00205976" w:rsidRDefault="00205976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205976" w:rsidRPr="001A4780" w14:paraId="1E0B692A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534F2355" w14:textId="7FD46ACA" w:rsidR="00205976" w:rsidRDefault="00F643A1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711523" w:rsidRPr="001A4780" w14:paraId="46414A8C" w14:textId="77777777" w:rsidTr="00AA6519">
        <w:tc>
          <w:tcPr>
            <w:tcW w:w="763" w:type="pct"/>
            <w:shd w:val="clear" w:color="auto" w:fill="auto"/>
            <w:vAlign w:val="center"/>
          </w:tcPr>
          <w:p w14:paraId="36CE2622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801" w:type="pct"/>
            <w:shd w:val="clear" w:color="auto" w:fill="auto"/>
            <w:vAlign w:val="center"/>
          </w:tcPr>
          <w:p w14:paraId="1D99B0D5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2C21A3FC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  <w:vAlign w:val="center"/>
          </w:tcPr>
          <w:p w14:paraId="219CD4C3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  <w:vAlign w:val="center"/>
          </w:tcPr>
          <w:p w14:paraId="189B0AFE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0F017710" w14:textId="77777777" w:rsidR="00205976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1523" w:rsidRPr="001A4780" w14:paraId="27591D79" w14:textId="77777777" w:rsidTr="00AA6519">
        <w:tc>
          <w:tcPr>
            <w:tcW w:w="763" w:type="pct"/>
            <w:shd w:val="clear" w:color="auto" w:fill="auto"/>
            <w:vAlign w:val="center"/>
          </w:tcPr>
          <w:p w14:paraId="51D5BD5E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  <w:vAlign w:val="center"/>
          </w:tcPr>
          <w:p w14:paraId="0FCE9731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038AF6B1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09" w:type="pct"/>
            <w:shd w:val="clear" w:color="auto" w:fill="auto"/>
            <w:vAlign w:val="center"/>
          </w:tcPr>
          <w:p w14:paraId="05268725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05" w:type="pct"/>
            <w:shd w:val="clear" w:color="auto" w:fill="auto"/>
            <w:vAlign w:val="center"/>
          </w:tcPr>
          <w:p w14:paraId="321B5BAD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5E98CF64" w14:textId="77777777" w:rsidR="00205976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711523" w:rsidRPr="001A4780" w14:paraId="7C2A4117" w14:textId="77777777" w:rsidTr="00AA6519">
        <w:tc>
          <w:tcPr>
            <w:tcW w:w="763" w:type="pct"/>
            <w:shd w:val="clear" w:color="auto" w:fill="auto"/>
            <w:vAlign w:val="center"/>
          </w:tcPr>
          <w:p w14:paraId="20CC853F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801" w:type="pct"/>
            <w:shd w:val="clear" w:color="auto" w:fill="auto"/>
            <w:vAlign w:val="center"/>
          </w:tcPr>
          <w:p w14:paraId="61209701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3A4DE864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  <w:vAlign w:val="center"/>
          </w:tcPr>
          <w:p w14:paraId="59D914CD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  <w:vAlign w:val="center"/>
          </w:tcPr>
          <w:p w14:paraId="77FFD975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2D46474E" w14:textId="77777777" w:rsidR="00205976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1523" w:rsidRPr="001A4780" w14:paraId="5769DD13" w14:textId="77777777" w:rsidTr="00AA6519">
        <w:tc>
          <w:tcPr>
            <w:tcW w:w="763" w:type="pct"/>
            <w:shd w:val="clear" w:color="auto" w:fill="auto"/>
            <w:vAlign w:val="center"/>
          </w:tcPr>
          <w:p w14:paraId="7C1013AD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FCFCB83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31BF1737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  <w:vAlign w:val="center"/>
          </w:tcPr>
          <w:p w14:paraId="0AEA5C6B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5" w:type="pct"/>
            <w:shd w:val="clear" w:color="auto" w:fill="auto"/>
            <w:vAlign w:val="center"/>
          </w:tcPr>
          <w:p w14:paraId="5BE83AA1" w14:textId="6A78C51C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771E1072" w14:textId="77777777" w:rsidR="00205976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1523" w:rsidRPr="001A4780" w14:paraId="61E1D47D" w14:textId="77777777" w:rsidTr="00AA6519">
        <w:tc>
          <w:tcPr>
            <w:tcW w:w="763" w:type="pct"/>
            <w:shd w:val="clear" w:color="auto" w:fill="auto"/>
            <w:vAlign w:val="center"/>
          </w:tcPr>
          <w:p w14:paraId="1352FEE4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2093443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6626DA76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09" w:type="pct"/>
            <w:shd w:val="clear" w:color="auto" w:fill="auto"/>
            <w:vAlign w:val="center"/>
          </w:tcPr>
          <w:p w14:paraId="7B97BEE6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05" w:type="pct"/>
            <w:shd w:val="clear" w:color="auto" w:fill="auto"/>
            <w:vAlign w:val="center"/>
          </w:tcPr>
          <w:p w14:paraId="07837C30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5A3FEFDD" w14:textId="77777777" w:rsidR="00205976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4A01E88" w14:textId="77777777" w:rsidTr="00AA6519">
        <w:tc>
          <w:tcPr>
            <w:tcW w:w="763" w:type="pct"/>
            <w:shd w:val="clear" w:color="auto" w:fill="auto"/>
            <w:vAlign w:val="center"/>
          </w:tcPr>
          <w:p w14:paraId="7AEB8445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83E4859" w14:textId="1AC819E6" w:rsidR="00B80981" w:rsidRPr="00E87917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486A4CC8" w14:textId="09965FF4" w:rsidR="00B80981" w:rsidRPr="00E87917" w:rsidRDefault="00B80981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  <w:vAlign w:val="center"/>
          </w:tcPr>
          <w:p w14:paraId="31107551" w14:textId="68EBCD7C" w:rsidR="00B80981" w:rsidRPr="00E87917" w:rsidRDefault="00B80981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05" w:type="pct"/>
            <w:shd w:val="clear" w:color="auto" w:fill="auto"/>
            <w:vAlign w:val="center"/>
          </w:tcPr>
          <w:p w14:paraId="5F71640A" w14:textId="3936F094" w:rsidR="00B80981" w:rsidRPr="00E87917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1C17B5A4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5CC266B" w14:textId="77777777" w:rsidTr="00AA6519">
        <w:tc>
          <w:tcPr>
            <w:tcW w:w="763" w:type="pct"/>
            <w:shd w:val="clear" w:color="auto" w:fill="auto"/>
            <w:vAlign w:val="center"/>
          </w:tcPr>
          <w:p w14:paraId="2FA1AC22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8555D54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2DEA5C93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  <w:vAlign w:val="center"/>
          </w:tcPr>
          <w:p w14:paraId="12EE2CF3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05" w:type="pct"/>
            <w:shd w:val="clear" w:color="auto" w:fill="auto"/>
            <w:vAlign w:val="center"/>
          </w:tcPr>
          <w:p w14:paraId="563F2CEF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50ABB1AD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1566382" w14:textId="77777777" w:rsidTr="00AA6519">
        <w:tc>
          <w:tcPr>
            <w:tcW w:w="763" w:type="pct"/>
            <w:vMerge w:val="restart"/>
            <w:shd w:val="clear" w:color="auto" w:fill="auto"/>
            <w:vAlign w:val="center"/>
          </w:tcPr>
          <w:p w14:paraId="63EAB847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1" w:type="pct"/>
            <w:shd w:val="clear" w:color="auto" w:fill="auto"/>
          </w:tcPr>
          <w:p w14:paraId="3EAC5ABA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752170BA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09" w:type="pct"/>
            <w:shd w:val="clear" w:color="auto" w:fill="auto"/>
            <w:vAlign w:val="center"/>
          </w:tcPr>
          <w:p w14:paraId="1EEE83A3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05" w:type="pct"/>
            <w:shd w:val="clear" w:color="auto" w:fill="auto"/>
            <w:vAlign w:val="center"/>
          </w:tcPr>
          <w:p w14:paraId="3F3CC5A1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19767AEC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BE2AE88" w14:textId="77777777" w:rsidTr="00AA6519">
        <w:tc>
          <w:tcPr>
            <w:tcW w:w="763" w:type="pct"/>
            <w:vMerge/>
            <w:shd w:val="clear" w:color="auto" w:fill="auto"/>
            <w:vAlign w:val="center"/>
          </w:tcPr>
          <w:p w14:paraId="1A345FC6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64AF7D5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65129C77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09" w:type="pct"/>
            <w:shd w:val="clear" w:color="auto" w:fill="auto"/>
            <w:vAlign w:val="center"/>
          </w:tcPr>
          <w:p w14:paraId="16096543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5" w:type="pct"/>
            <w:shd w:val="clear" w:color="auto" w:fill="auto"/>
            <w:vAlign w:val="center"/>
          </w:tcPr>
          <w:p w14:paraId="017E81A0" w14:textId="3A189669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6D3F9922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AE2CA2B" w14:textId="77777777" w:rsidTr="00AA6519">
        <w:tc>
          <w:tcPr>
            <w:tcW w:w="763" w:type="pct"/>
            <w:vMerge/>
            <w:shd w:val="clear" w:color="auto" w:fill="auto"/>
            <w:vAlign w:val="center"/>
          </w:tcPr>
          <w:p w14:paraId="024E5C1F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330B408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3" w:type="pct"/>
            <w:shd w:val="clear" w:color="auto" w:fill="auto"/>
          </w:tcPr>
          <w:p w14:paraId="4E77552C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530B67A7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7794565E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19" w:type="pct"/>
            <w:shd w:val="clear" w:color="auto" w:fill="auto"/>
          </w:tcPr>
          <w:p w14:paraId="10C25926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B80981" w:rsidRPr="001A4780" w14:paraId="0B00E103" w14:textId="77777777" w:rsidTr="00AA6519">
        <w:tc>
          <w:tcPr>
            <w:tcW w:w="763" w:type="pct"/>
            <w:shd w:val="clear" w:color="auto" w:fill="auto"/>
            <w:vAlign w:val="center"/>
          </w:tcPr>
          <w:p w14:paraId="39729269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B67A839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52AD89FE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  <w:vAlign w:val="center"/>
          </w:tcPr>
          <w:p w14:paraId="6693B5B4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05" w:type="pct"/>
            <w:shd w:val="clear" w:color="auto" w:fill="auto"/>
            <w:vAlign w:val="center"/>
          </w:tcPr>
          <w:p w14:paraId="4BAEB1D3" w14:textId="6F6ED54B" w:rsidR="00B80981" w:rsidRPr="00655FB3" w:rsidRDefault="002D1F44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B80981">
              <w:rPr>
                <w:sz w:val="20"/>
              </w:rPr>
              <w:t xml:space="preserve"> документа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07E8DA07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E8B5E9F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3BC4F8D9" w14:textId="09F98547" w:rsidR="00B80981" w:rsidRDefault="002D1F44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B80981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B80981" w:rsidRPr="001A4780" w14:paraId="58582933" w14:textId="77777777" w:rsidTr="00AA6519">
        <w:tc>
          <w:tcPr>
            <w:tcW w:w="763" w:type="pct"/>
            <w:shd w:val="clear" w:color="auto" w:fill="auto"/>
            <w:vAlign w:val="center"/>
          </w:tcPr>
          <w:p w14:paraId="13B9BFAC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801" w:type="pct"/>
            <w:shd w:val="clear" w:color="auto" w:fill="auto"/>
            <w:vAlign w:val="center"/>
          </w:tcPr>
          <w:p w14:paraId="57FAEF04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50B05BDF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  <w:vAlign w:val="center"/>
          </w:tcPr>
          <w:p w14:paraId="18C157AD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  <w:vAlign w:val="center"/>
          </w:tcPr>
          <w:p w14:paraId="4C4D3D45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4A346D76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377C274" w14:textId="77777777" w:rsidTr="00AA6519">
        <w:tc>
          <w:tcPr>
            <w:tcW w:w="763" w:type="pct"/>
            <w:shd w:val="clear" w:color="auto" w:fill="auto"/>
            <w:vAlign w:val="center"/>
          </w:tcPr>
          <w:p w14:paraId="4931617E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  <w:vAlign w:val="center"/>
          </w:tcPr>
          <w:p w14:paraId="0676020F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7839A069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  <w:vAlign w:val="center"/>
          </w:tcPr>
          <w:p w14:paraId="55CBC75E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05" w:type="pct"/>
            <w:shd w:val="clear" w:color="auto" w:fill="auto"/>
            <w:vAlign w:val="center"/>
          </w:tcPr>
          <w:p w14:paraId="05AC384B" w14:textId="447A9EFA" w:rsidR="00B80981" w:rsidRPr="00655FB3" w:rsidRDefault="002D1F44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3AF8523D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B80981" w:rsidRPr="001A4780" w14:paraId="46F3992C" w14:textId="77777777" w:rsidTr="00AA6519">
        <w:tc>
          <w:tcPr>
            <w:tcW w:w="763" w:type="pct"/>
            <w:shd w:val="clear" w:color="auto" w:fill="auto"/>
            <w:vAlign w:val="center"/>
          </w:tcPr>
          <w:p w14:paraId="046BC33F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801" w:type="pct"/>
            <w:shd w:val="clear" w:color="auto" w:fill="auto"/>
            <w:vAlign w:val="center"/>
          </w:tcPr>
          <w:p w14:paraId="352DF8F7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3FB4F499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  <w:vAlign w:val="center"/>
          </w:tcPr>
          <w:p w14:paraId="1C185565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  <w:vAlign w:val="center"/>
          </w:tcPr>
          <w:p w14:paraId="6C90C5ED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090604D2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2D65353" w14:textId="77777777" w:rsidTr="00AA6519">
        <w:tc>
          <w:tcPr>
            <w:tcW w:w="763" w:type="pct"/>
            <w:shd w:val="clear" w:color="auto" w:fill="auto"/>
            <w:vAlign w:val="center"/>
          </w:tcPr>
          <w:p w14:paraId="0A47FF42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7184B64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4A10E896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  <w:vAlign w:val="center"/>
          </w:tcPr>
          <w:p w14:paraId="05B7913F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6E4BCDB0" w14:textId="53F093CE" w:rsidR="00B80981" w:rsidRPr="00655FB3" w:rsidRDefault="002D1F44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19" w:type="pct"/>
            <w:shd w:val="clear" w:color="auto" w:fill="auto"/>
          </w:tcPr>
          <w:p w14:paraId="6D1ED4CB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B80981" w:rsidRPr="001A4780" w14:paraId="6916B74D" w14:textId="77777777" w:rsidTr="00AA6519">
        <w:tc>
          <w:tcPr>
            <w:tcW w:w="5000" w:type="pct"/>
            <w:gridSpan w:val="6"/>
            <w:shd w:val="clear" w:color="auto" w:fill="auto"/>
          </w:tcPr>
          <w:p w14:paraId="0347806E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B80981" w:rsidRPr="001A4780" w14:paraId="3D004ACC" w14:textId="77777777" w:rsidTr="00AA6519">
        <w:tc>
          <w:tcPr>
            <w:tcW w:w="763" w:type="pct"/>
            <w:shd w:val="clear" w:color="auto" w:fill="auto"/>
          </w:tcPr>
          <w:p w14:paraId="2782FFC9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801" w:type="pct"/>
            <w:shd w:val="clear" w:color="auto" w:fill="auto"/>
          </w:tcPr>
          <w:p w14:paraId="679B8155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53BD8660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09" w:type="pct"/>
            <w:shd w:val="clear" w:color="auto" w:fill="auto"/>
          </w:tcPr>
          <w:p w14:paraId="28D8EB51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5" w:type="pct"/>
            <w:shd w:val="clear" w:color="auto" w:fill="auto"/>
          </w:tcPr>
          <w:p w14:paraId="24C83F1F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19" w:type="pct"/>
            <w:shd w:val="clear" w:color="auto" w:fill="auto"/>
          </w:tcPr>
          <w:p w14:paraId="312A40AF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6BAA0CF1" w14:textId="77777777" w:rsidTr="00AA6519">
        <w:tc>
          <w:tcPr>
            <w:tcW w:w="763" w:type="pct"/>
            <w:shd w:val="clear" w:color="auto" w:fill="auto"/>
          </w:tcPr>
          <w:p w14:paraId="4F424A0D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D1FBBAD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3" w:type="pct"/>
            <w:shd w:val="clear" w:color="auto" w:fill="auto"/>
          </w:tcPr>
          <w:p w14:paraId="056FA55B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27274ECE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2A06F7E6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19" w:type="pct"/>
            <w:shd w:val="clear" w:color="auto" w:fill="auto"/>
          </w:tcPr>
          <w:p w14:paraId="6860FBD5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E143DFD" w14:textId="77777777" w:rsidTr="00AA6519">
        <w:tc>
          <w:tcPr>
            <w:tcW w:w="763" w:type="pct"/>
            <w:shd w:val="clear" w:color="auto" w:fill="auto"/>
          </w:tcPr>
          <w:p w14:paraId="75BF6F56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4C1F24C3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3" w:type="pct"/>
            <w:shd w:val="clear" w:color="auto" w:fill="auto"/>
          </w:tcPr>
          <w:p w14:paraId="61D223AE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55AFB80E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5" w:type="pct"/>
            <w:shd w:val="clear" w:color="auto" w:fill="auto"/>
          </w:tcPr>
          <w:p w14:paraId="5134D5DD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19" w:type="pct"/>
            <w:shd w:val="clear" w:color="auto" w:fill="auto"/>
          </w:tcPr>
          <w:p w14:paraId="72FD64E3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1326C2DF" w14:textId="77777777" w:rsidTr="00AA6519">
        <w:tc>
          <w:tcPr>
            <w:tcW w:w="763" w:type="pct"/>
            <w:shd w:val="clear" w:color="auto" w:fill="auto"/>
          </w:tcPr>
          <w:p w14:paraId="699B17E8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DF10900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22F35085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6B64BA08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1241BC32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19" w:type="pct"/>
            <w:shd w:val="clear" w:color="auto" w:fill="auto"/>
          </w:tcPr>
          <w:p w14:paraId="7EDD843B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34C26C7" w14:textId="77777777" w:rsidTr="00AA6519">
        <w:tc>
          <w:tcPr>
            <w:tcW w:w="763" w:type="pct"/>
            <w:shd w:val="clear" w:color="auto" w:fill="auto"/>
          </w:tcPr>
          <w:p w14:paraId="510EAD04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B1061A6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7E7EE60E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654CB599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4ADF9ADA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19" w:type="pct"/>
            <w:shd w:val="clear" w:color="auto" w:fill="auto"/>
          </w:tcPr>
          <w:p w14:paraId="7F448917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2C7F783" w14:textId="77777777" w:rsidTr="00AA6519">
        <w:tc>
          <w:tcPr>
            <w:tcW w:w="5000" w:type="pct"/>
            <w:gridSpan w:val="6"/>
            <w:shd w:val="clear" w:color="auto" w:fill="auto"/>
          </w:tcPr>
          <w:p w14:paraId="1B7857AB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B80981" w:rsidRPr="001A4780" w14:paraId="49449F98" w14:textId="77777777" w:rsidTr="00AA6519">
        <w:tc>
          <w:tcPr>
            <w:tcW w:w="763" w:type="pct"/>
            <w:shd w:val="clear" w:color="auto" w:fill="auto"/>
          </w:tcPr>
          <w:p w14:paraId="7C6F5CDD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801" w:type="pct"/>
            <w:shd w:val="clear" w:color="auto" w:fill="auto"/>
          </w:tcPr>
          <w:p w14:paraId="574A894A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181B139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4778D3A3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015BFEB1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4146840C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8760AAF" w14:textId="77777777" w:rsidTr="00AA6519">
        <w:tc>
          <w:tcPr>
            <w:tcW w:w="763" w:type="pct"/>
            <w:vMerge w:val="restart"/>
            <w:shd w:val="clear" w:color="auto" w:fill="auto"/>
            <w:vAlign w:val="center"/>
          </w:tcPr>
          <w:p w14:paraId="68AB6A59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1" w:type="pct"/>
            <w:shd w:val="clear" w:color="auto" w:fill="auto"/>
          </w:tcPr>
          <w:p w14:paraId="131BDA43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3" w:type="pct"/>
            <w:shd w:val="clear" w:color="auto" w:fill="auto"/>
          </w:tcPr>
          <w:p w14:paraId="2E90EE78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091938EE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27A9B2F1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19" w:type="pct"/>
            <w:shd w:val="clear" w:color="auto" w:fill="auto"/>
          </w:tcPr>
          <w:p w14:paraId="34428F09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D229F04" w14:textId="77777777" w:rsidTr="00AA6519">
        <w:tc>
          <w:tcPr>
            <w:tcW w:w="763" w:type="pct"/>
            <w:vMerge/>
            <w:shd w:val="clear" w:color="auto" w:fill="auto"/>
          </w:tcPr>
          <w:p w14:paraId="6384C12D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6F3C0DF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3" w:type="pct"/>
            <w:shd w:val="clear" w:color="auto" w:fill="auto"/>
          </w:tcPr>
          <w:p w14:paraId="003B2FF0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79AAC680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278E252C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19" w:type="pct"/>
            <w:shd w:val="clear" w:color="auto" w:fill="auto"/>
          </w:tcPr>
          <w:p w14:paraId="1334D6D7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6A78046" w14:textId="77777777" w:rsidTr="00AA6519">
        <w:tc>
          <w:tcPr>
            <w:tcW w:w="763" w:type="pct"/>
            <w:vMerge/>
            <w:shd w:val="clear" w:color="auto" w:fill="auto"/>
          </w:tcPr>
          <w:p w14:paraId="643B3D09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FA1615A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3" w:type="pct"/>
            <w:shd w:val="clear" w:color="auto" w:fill="auto"/>
          </w:tcPr>
          <w:p w14:paraId="7D20A6CA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68AB7F34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163BD66B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19" w:type="pct"/>
            <w:shd w:val="clear" w:color="auto" w:fill="auto"/>
          </w:tcPr>
          <w:p w14:paraId="109D8943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51F2490" w14:textId="77777777" w:rsidTr="00AA6519">
        <w:tc>
          <w:tcPr>
            <w:tcW w:w="5000" w:type="pct"/>
            <w:gridSpan w:val="6"/>
            <w:shd w:val="clear" w:color="auto" w:fill="auto"/>
          </w:tcPr>
          <w:p w14:paraId="0116DCBE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B80981" w:rsidRPr="001A4780" w14:paraId="580B64C7" w14:textId="77777777" w:rsidTr="00AA6519">
        <w:tc>
          <w:tcPr>
            <w:tcW w:w="763" w:type="pct"/>
            <w:shd w:val="clear" w:color="auto" w:fill="auto"/>
          </w:tcPr>
          <w:p w14:paraId="76CA8ED9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801" w:type="pct"/>
            <w:shd w:val="clear" w:color="auto" w:fill="auto"/>
          </w:tcPr>
          <w:p w14:paraId="53D706F4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7B329CAC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5FB1711D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354D3E53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6F5CD95B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BF32841" w14:textId="77777777" w:rsidTr="00AA6519">
        <w:tc>
          <w:tcPr>
            <w:tcW w:w="763" w:type="pct"/>
            <w:shd w:val="clear" w:color="auto" w:fill="auto"/>
          </w:tcPr>
          <w:p w14:paraId="482615B6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81BC4C6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3" w:type="pct"/>
            <w:shd w:val="clear" w:color="auto" w:fill="auto"/>
          </w:tcPr>
          <w:p w14:paraId="5C58E214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58E606BC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5" w:type="pct"/>
            <w:shd w:val="clear" w:color="auto" w:fill="auto"/>
          </w:tcPr>
          <w:p w14:paraId="0B9D429A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19" w:type="pct"/>
            <w:shd w:val="clear" w:color="auto" w:fill="auto"/>
          </w:tcPr>
          <w:p w14:paraId="2B10BB6E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8C8527D" w14:textId="77777777" w:rsidTr="00AA6519">
        <w:tc>
          <w:tcPr>
            <w:tcW w:w="5000" w:type="pct"/>
            <w:gridSpan w:val="6"/>
            <w:shd w:val="clear" w:color="auto" w:fill="auto"/>
          </w:tcPr>
          <w:p w14:paraId="7A5C0F6A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B80981" w:rsidRPr="001A4780" w14:paraId="3A3053A5" w14:textId="77777777" w:rsidTr="00AA6519">
        <w:tc>
          <w:tcPr>
            <w:tcW w:w="763" w:type="pct"/>
            <w:shd w:val="clear" w:color="auto" w:fill="auto"/>
          </w:tcPr>
          <w:p w14:paraId="78115E59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801" w:type="pct"/>
            <w:shd w:val="clear" w:color="auto" w:fill="auto"/>
          </w:tcPr>
          <w:p w14:paraId="4D5D6D79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43D9F70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1B1A556B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5C4BB985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60190060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C7F2B41" w14:textId="77777777" w:rsidTr="00AA6519">
        <w:tc>
          <w:tcPr>
            <w:tcW w:w="763" w:type="pct"/>
            <w:vMerge w:val="restart"/>
            <w:shd w:val="clear" w:color="auto" w:fill="auto"/>
            <w:vAlign w:val="center"/>
          </w:tcPr>
          <w:p w14:paraId="6B05A294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 xml:space="preserve">Допустимо указание только </w:t>
            </w:r>
            <w:r>
              <w:rPr>
                <w:sz w:val="20"/>
              </w:rPr>
              <w:lastRenderedPageBreak/>
              <w:t>одного элемента</w:t>
            </w:r>
          </w:p>
        </w:tc>
        <w:tc>
          <w:tcPr>
            <w:tcW w:w="801" w:type="pct"/>
            <w:shd w:val="clear" w:color="auto" w:fill="auto"/>
          </w:tcPr>
          <w:p w14:paraId="523AE619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lastRenderedPageBreak/>
              <w:t>reestrPrescription</w:t>
            </w:r>
          </w:p>
        </w:tc>
        <w:tc>
          <w:tcPr>
            <w:tcW w:w="203" w:type="pct"/>
            <w:shd w:val="clear" w:color="auto" w:fill="auto"/>
          </w:tcPr>
          <w:p w14:paraId="389A414C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10C7CFE3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5C7EF1AF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19" w:type="pct"/>
            <w:shd w:val="clear" w:color="auto" w:fill="auto"/>
          </w:tcPr>
          <w:p w14:paraId="0D0AA596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4F70723" w14:textId="77777777" w:rsidTr="00AA6519">
        <w:tc>
          <w:tcPr>
            <w:tcW w:w="763" w:type="pct"/>
            <w:vMerge/>
            <w:shd w:val="clear" w:color="auto" w:fill="auto"/>
          </w:tcPr>
          <w:p w14:paraId="65AB4C8E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7A4CBA9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3" w:type="pct"/>
            <w:shd w:val="clear" w:color="auto" w:fill="auto"/>
          </w:tcPr>
          <w:p w14:paraId="0825F7B4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339C57AF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0FDC9D42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19" w:type="pct"/>
            <w:shd w:val="clear" w:color="auto" w:fill="auto"/>
          </w:tcPr>
          <w:p w14:paraId="1D89A7CC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20AB1BC" w14:textId="77777777" w:rsidTr="00AA6519">
        <w:tc>
          <w:tcPr>
            <w:tcW w:w="5000" w:type="pct"/>
            <w:gridSpan w:val="6"/>
            <w:shd w:val="clear" w:color="auto" w:fill="auto"/>
          </w:tcPr>
          <w:p w14:paraId="53D9B53C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lastRenderedPageBreak/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B80981" w:rsidRPr="001A4780" w14:paraId="3801924A" w14:textId="77777777" w:rsidTr="00AA6519">
        <w:tc>
          <w:tcPr>
            <w:tcW w:w="763" w:type="pct"/>
            <w:shd w:val="clear" w:color="auto" w:fill="auto"/>
          </w:tcPr>
          <w:p w14:paraId="4F516B90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801" w:type="pct"/>
            <w:shd w:val="clear" w:color="auto" w:fill="auto"/>
          </w:tcPr>
          <w:p w14:paraId="01984D3B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AD782B6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48BE5563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48DE9107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1D6EA01F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5B59E90" w14:textId="77777777" w:rsidTr="00AA6519">
        <w:tc>
          <w:tcPr>
            <w:tcW w:w="763" w:type="pct"/>
            <w:shd w:val="clear" w:color="auto" w:fill="auto"/>
          </w:tcPr>
          <w:p w14:paraId="2F55F03C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EEDEEFD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3" w:type="pct"/>
            <w:shd w:val="clear" w:color="auto" w:fill="auto"/>
          </w:tcPr>
          <w:p w14:paraId="58F6146F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737ACCD3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05" w:type="pct"/>
            <w:shd w:val="clear" w:color="auto" w:fill="auto"/>
          </w:tcPr>
          <w:p w14:paraId="4910A713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19" w:type="pct"/>
            <w:shd w:val="clear" w:color="auto" w:fill="auto"/>
          </w:tcPr>
          <w:p w14:paraId="1EE65773" w14:textId="60CFBB71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B80981" w:rsidRPr="001A4780" w14:paraId="3EABEB2C" w14:textId="77777777" w:rsidTr="00AA6519">
        <w:tc>
          <w:tcPr>
            <w:tcW w:w="763" w:type="pct"/>
            <w:shd w:val="clear" w:color="auto" w:fill="auto"/>
          </w:tcPr>
          <w:p w14:paraId="2390AE3D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0792F48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3" w:type="pct"/>
            <w:shd w:val="clear" w:color="auto" w:fill="auto"/>
          </w:tcPr>
          <w:p w14:paraId="44179DD2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590E51C3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05" w:type="pct"/>
            <w:shd w:val="clear" w:color="auto" w:fill="auto"/>
          </w:tcPr>
          <w:p w14:paraId="15638E4B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19" w:type="pct"/>
            <w:shd w:val="clear" w:color="auto" w:fill="auto"/>
          </w:tcPr>
          <w:p w14:paraId="27568EAB" w14:textId="592A24C3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B80981" w:rsidRPr="001A4780" w14:paraId="00E9BD59" w14:textId="77777777" w:rsidTr="00AA6519">
        <w:tc>
          <w:tcPr>
            <w:tcW w:w="763" w:type="pct"/>
            <w:shd w:val="clear" w:color="auto" w:fill="auto"/>
          </w:tcPr>
          <w:p w14:paraId="6469C189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8329AB5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3" w:type="pct"/>
            <w:shd w:val="clear" w:color="auto" w:fill="auto"/>
          </w:tcPr>
          <w:p w14:paraId="5865E7D8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587C3E5B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05" w:type="pct"/>
            <w:shd w:val="clear" w:color="auto" w:fill="auto"/>
          </w:tcPr>
          <w:p w14:paraId="317110B0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19" w:type="pct"/>
            <w:shd w:val="clear" w:color="auto" w:fill="auto"/>
          </w:tcPr>
          <w:p w14:paraId="5999EB6E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426CA42E" w14:textId="77777777" w:rsidTr="00AA6519">
        <w:tc>
          <w:tcPr>
            <w:tcW w:w="763" w:type="pct"/>
            <w:shd w:val="clear" w:color="auto" w:fill="auto"/>
          </w:tcPr>
          <w:p w14:paraId="765B407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25C535BB" w14:textId="3E2FD0B1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3" w:type="pct"/>
            <w:shd w:val="clear" w:color="auto" w:fill="auto"/>
          </w:tcPr>
          <w:p w14:paraId="19AAFD69" w14:textId="4B65EC3E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4FC85AA5" w14:textId="2024ED7A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05" w:type="pct"/>
            <w:shd w:val="clear" w:color="auto" w:fill="auto"/>
          </w:tcPr>
          <w:p w14:paraId="544A39F1" w14:textId="43B72AD3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19" w:type="pct"/>
            <w:shd w:val="clear" w:color="auto" w:fill="auto"/>
          </w:tcPr>
          <w:p w14:paraId="3E9DAFC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027472E" w14:textId="77777777" w:rsidTr="00AA6519">
        <w:tc>
          <w:tcPr>
            <w:tcW w:w="763" w:type="pct"/>
            <w:shd w:val="clear" w:color="auto" w:fill="auto"/>
          </w:tcPr>
          <w:p w14:paraId="1A075E1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27B2231A" w14:textId="64F2C1C2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77F9687F" w14:textId="500018E6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362AB7FD" w14:textId="2EC81F33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5" w:type="pct"/>
            <w:shd w:val="clear" w:color="auto" w:fill="auto"/>
          </w:tcPr>
          <w:p w14:paraId="1FE13576" w14:textId="4E61B3BB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19" w:type="pct"/>
            <w:shd w:val="clear" w:color="auto" w:fill="auto"/>
          </w:tcPr>
          <w:p w14:paraId="1DCCAD7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91D025F" w14:textId="77777777" w:rsidTr="00AA6519">
        <w:tc>
          <w:tcPr>
            <w:tcW w:w="5000" w:type="pct"/>
            <w:gridSpan w:val="6"/>
            <w:shd w:val="clear" w:color="auto" w:fill="auto"/>
          </w:tcPr>
          <w:p w14:paraId="22119F6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2BF80A9E" w14:textId="77777777" w:rsidTr="00AA6519">
        <w:tc>
          <w:tcPr>
            <w:tcW w:w="763" w:type="pct"/>
            <w:shd w:val="clear" w:color="auto" w:fill="auto"/>
          </w:tcPr>
          <w:p w14:paraId="08F0AE3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801" w:type="pct"/>
            <w:shd w:val="clear" w:color="auto" w:fill="auto"/>
          </w:tcPr>
          <w:p w14:paraId="1458894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3972C5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798CE8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2DD3699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2286E47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EC1BDFB" w14:textId="77777777" w:rsidTr="00AA6519">
        <w:tc>
          <w:tcPr>
            <w:tcW w:w="763" w:type="pct"/>
            <w:shd w:val="clear" w:color="auto" w:fill="auto"/>
          </w:tcPr>
          <w:p w14:paraId="65BC114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AEF043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3" w:type="pct"/>
            <w:shd w:val="clear" w:color="auto" w:fill="auto"/>
          </w:tcPr>
          <w:p w14:paraId="3E8199C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0CF470F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189F2E4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19" w:type="pct"/>
            <w:shd w:val="clear" w:color="auto" w:fill="auto"/>
          </w:tcPr>
          <w:p w14:paraId="2DBFB64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96D82D" w14:textId="77777777" w:rsidTr="00AA6519">
        <w:tc>
          <w:tcPr>
            <w:tcW w:w="763" w:type="pct"/>
            <w:shd w:val="clear" w:color="auto" w:fill="auto"/>
          </w:tcPr>
          <w:p w14:paraId="59A2126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9A82F6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3" w:type="pct"/>
            <w:shd w:val="clear" w:color="auto" w:fill="auto"/>
          </w:tcPr>
          <w:p w14:paraId="042ED77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140D86D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65F9C070" w14:textId="77777777" w:rsidR="004A5F56" w:rsidRPr="00152D0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19" w:type="pct"/>
            <w:shd w:val="clear" w:color="auto" w:fill="auto"/>
          </w:tcPr>
          <w:p w14:paraId="39587196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110A6CB9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57F9B7E4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221098FF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71CA291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0DE5E62A" w14:textId="77777777" w:rsidTr="00AA6519">
        <w:tc>
          <w:tcPr>
            <w:tcW w:w="763" w:type="pct"/>
            <w:shd w:val="clear" w:color="auto" w:fill="auto"/>
          </w:tcPr>
          <w:p w14:paraId="7CF0368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266990F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3" w:type="pct"/>
            <w:shd w:val="clear" w:color="auto" w:fill="auto"/>
          </w:tcPr>
          <w:p w14:paraId="3AEB5A8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71FCBE1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05" w:type="pct"/>
            <w:shd w:val="clear" w:color="auto" w:fill="auto"/>
          </w:tcPr>
          <w:p w14:paraId="08164CE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19" w:type="pct"/>
            <w:shd w:val="clear" w:color="auto" w:fill="auto"/>
          </w:tcPr>
          <w:p w14:paraId="5A9129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9F980C" w14:textId="77777777" w:rsidTr="00AA6519">
        <w:tc>
          <w:tcPr>
            <w:tcW w:w="763" w:type="pct"/>
            <w:shd w:val="clear" w:color="auto" w:fill="auto"/>
          </w:tcPr>
          <w:p w14:paraId="47BB96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299C86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60A9199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524876D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5" w:type="pct"/>
            <w:shd w:val="clear" w:color="auto" w:fill="auto"/>
          </w:tcPr>
          <w:p w14:paraId="4104595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19" w:type="pct"/>
            <w:shd w:val="clear" w:color="auto" w:fill="auto"/>
          </w:tcPr>
          <w:p w14:paraId="5EE5529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F70FEBD" w14:textId="77777777" w:rsidTr="00AA6519">
        <w:tc>
          <w:tcPr>
            <w:tcW w:w="763" w:type="pct"/>
            <w:shd w:val="clear" w:color="auto" w:fill="auto"/>
          </w:tcPr>
          <w:p w14:paraId="6B98C89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F55417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3" w:type="pct"/>
            <w:shd w:val="clear" w:color="auto" w:fill="auto"/>
          </w:tcPr>
          <w:p w14:paraId="64BC896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2FF0303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05" w:type="pct"/>
            <w:shd w:val="clear" w:color="auto" w:fill="auto"/>
          </w:tcPr>
          <w:p w14:paraId="2C75F11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19" w:type="pct"/>
            <w:shd w:val="clear" w:color="auto" w:fill="auto"/>
          </w:tcPr>
          <w:p w14:paraId="43ADD9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8E204BA" w14:textId="77777777" w:rsidTr="00AA6519">
        <w:tc>
          <w:tcPr>
            <w:tcW w:w="5000" w:type="pct"/>
            <w:gridSpan w:val="6"/>
            <w:shd w:val="clear" w:color="auto" w:fill="auto"/>
          </w:tcPr>
          <w:p w14:paraId="2CE99AB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0ED5D05D" w14:textId="77777777" w:rsidTr="00AA6519">
        <w:tc>
          <w:tcPr>
            <w:tcW w:w="763" w:type="pct"/>
            <w:shd w:val="clear" w:color="auto" w:fill="auto"/>
          </w:tcPr>
          <w:p w14:paraId="31DC12A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801" w:type="pct"/>
            <w:shd w:val="clear" w:color="auto" w:fill="auto"/>
          </w:tcPr>
          <w:p w14:paraId="62C4B4F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F600E5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13134E4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66AE49B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474DCD9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2F0638C" w14:textId="77777777" w:rsidTr="00AA6519">
        <w:tc>
          <w:tcPr>
            <w:tcW w:w="763" w:type="pct"/>
            <w:shd w:val="clear" w:color="auto" w:fill="auto"/>
          </w:tcPr>
          <w:p w14:paraId="3BA7287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6C875A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3" w:type="pct"/>
            <w:shd w:val="clear" w:color="auto" w:fill="auto"/>
          </w:tcPr>
          <w:p w14:paraId="2355B3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29C976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30DBF84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19" w:type="pct"/>
            <w:shd w:val="clear" w:color="auto" w:fill="auto"/>
          </w:tcPr>
          <w:p w14:paraId="01CFFB8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3FB5573" w14:textId="77777777" w:rsidTr="00AA6519">
        <w:tc>
          <w:tcPr>
            <w:tcW w:w="763" w:type="pct"/>
            <w:shd w:val="clear" w:color="auto" w:fill="auto"/>
          </w:tcPr>
          <w:p w14:paraId="7B27C9F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07C5DA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3" w:type="pct"/>
            <w:shd w:val="clear" w:color="auto" w:fill="auto"/>
          </w:tcPr>
          <w:p w14:paraId="7E2298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1036D5D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05" w:type="pct"/>
            <w:shd w:val="clear" w:color="auto" w:fill="auto"/>
          </w:tcPr>
          <w:p w14:paraId="22B7759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19" w:type="pct"/>
            <w:shd w:val="clear" w:color="auto" w:fill="auto"/>
          </w:tcPr>
          <w:p w14:paraId="7327412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0481E1E" w14:textId="77777777" w:rsidTr="00AA6519">
        <w:tc>
          <w:tcPr>
            <w:tcW w:w="763" w:type="pct"/>
            <w:shd w:val="clear" w:color="auto" w:fill="auto"/>
          </w:tcPr>
          <w:p w14:paraId="1C0A065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7A281E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405EB1F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0BDE474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5" w:type="pct"/>
            <w:shd w:val="clear" w:color="auto" w:fill="auto"/>
          </w:tcPr>
          <w:p w14:paraId="6960E32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19" w:type="pct"/>
            <w:shd w:val="clear" w:color="auto" w:fill="auto"/>
          </w:tcPr>
          <w:p w14:paraId="44F82FA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E9570CF" w14:textId="77777777" w:rsidTr="00AA6519">
        <w:tc>
          <w:tcPr>
            <w:tcW w:w="763" w:type="pct"/>
            <w:shd w:val="clear" w:color="auto" w:fill="auto"/>
          </w:tcPr>
          <w:p w14:paraId="69B8043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386AF5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3" w:type="pct"/>
            <w:shd w:val="clear" w:color="auto" w:fill="auto"/>
          </w:tcPr>
          <w:p w14:paraId="71015A0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5BE85619" w14:textId="04C775F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05" w:type="pct"/>
            <w:shd w:val="clear" w:color="auto" w:fill="auto"/>
          </w:tcPr>
          <w:p w14:paraId="7B3BF1E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19" w:type="pct"/>
            <w:shd w:val="clear" w:color="auto" w:fill="auto"/>
          </w:tcPr>
          <w:p w14:paraId="45BBBED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420AFCE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7011561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4A5F56" w:rsidRPr="001A4780" w14:paraId="6212C90F" w14:textId="77777777" w:rsidTr="00AA6519">
        <w:tc>
          <w:tcPr>
            <w:tcW w:w="763" w:type="pct"/>
            <w:shd w:val="clear" w:color="auto" w:fill="auto"/>
            <w:vAlign w:val="center"/>
          </w:tcPr>
          <w:p w14:paraId="550570FD" w14:textId="77777777" w:rsidR="004A5F56" w:rsidRPr="00C007BD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801" w:type="pct"/>
            <w:shd w:val="clear" w:color="auto" w:fill="auto"/>
          </w:tcPr>
          <w:p w14:paraId="4CCC7D1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BE8AE4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0871E2F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141CA7B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2A5A379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4C6742E" w14:textId="77777777" w:rsidTr="00AA6519">
        <w:tc>
          <w:tcPr>
            <w:tcW w:w="763" w:type="pct"/>
            <w:shd w:val="clear" w:color="auto" w:fill="auto"/>
            <w:vAlign w:val="center"/>
          </w:tcPr>
          <w:p w14:paraId="05B8294E" w14:textId="77777777" w:rsidR="004A5F56" w:rsidRPr="003039E5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5155B8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protocolLot</w:t>
            </w:r>
          </w:p>
        </w:tc>
        <w:tc>
          <w:tcPr>
            <w:tcW w:w="203" w:type="pct"/>
            <w:shd w:val="clear" w:color="auto" w:fill="auto"/>
          </w:tcPr>
          <w:p w14:paraId="1F65C4E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1E3FB0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0C707A5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Лот протокола</w:t>
            </w:r>
          </w:p>
        </w:tc>
        <w:tc>
          <w:tcPr>
            <w:tcW w:w="1319" w:type="pct"/>
            <w:shd w:val="clear" w:color="auto" w:fill="auto"/>
          </w:tcPr>
          <w:p w14:paraId="5212C2C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79D87D3" w14:textId="77777777" w:rsidTr="00AA6519">
        <w:tc>
          <w:tcPr>
            <w:tcW w:w="763" w:type="pct"/>
            <w:shd w:val="clear" w:color="auto" w:fill="auto"/>
            <w:vAlign w:val="center"/>
          </w:tcPr>
          <w:p w14:paraId="3C63CB2C" w14:textId="77777777" w:rsidR="004A5F56" w:rsidRPr="00C007BD" w:rsidRDefault="004A5F56" w:rsidP="004A5F56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</w:rPr>
              <w:t>protocolLot</w:t>
            </w:r>
          </w:p>
        </w:tc>
        <w:tc>
          <w:tcPr>
            <w:tcW w:w="801" w:type="pct"/>
            <w:shd w:val="clear" w:color="auto" w:fill="auto"/>
          </w:tcPr>
          <w:p w14:paraId="5B76353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0E578B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5E54111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5A2083A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2C68B2B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967D39E" w14:textId="77777777" w:rsidTr="00AA6519">
        <w:tc>
          <w:tcPr>
            <w:tcW w:w="763" w:type="pct"/>
            <w:shd w:val="clear" w:color="auto" w:fill="auto"/>
            <w:vAlign w:val="center"/>
          </w:tcPr>
          <w:p w14:paraId="017085F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4D0262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3" w:type="pct"/>
            <w:shd w:val="clear" w:color="auto" w:fill="auto"/>
          </w:tcPr>
          <w:p w14:paraId="50557732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79CA9F37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6D4AE9F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19" w:type="pct"/>
            <w:shd w:val="clear" w:color="auto" w:fill="auto"/>
          </w:tcPr>
          <w:p w14:paraId="6DFE21E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E0E881F" w14:textId="77777777" w:rsidTr="00AA6519">
        <w:tc>
          <w:tcPr>
            <w:tcW w:w="763" w:type="pct"/>
            <w:shd w:val="clear" w:color="auto" w:fill="auto"/>
            <w:vAlign w:val="center"/>
          </w:tcPr>
          <w:p w14:paraId="2F2E248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83AFCA6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3" w:type="pct"/>
            <w:shd w:val="clear" w:color="auto" w:fill="auto"/>
          </w:tcPr>
          <w:p w14:paraId="29FB1DFC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21BA106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7A153B8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19" w:type="pct"/>
            <w:shd w:val="clear" w:color="auto" w:fill="auto"/>
          </w:tcPr>
          <w:p w14:paraId="1B9995A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41AF541F" w14:textId="77777777" w:rsidTr="00AA6519">
        <w:tc>
          <w:tcPr>
            <w:tcW w:w="763" w:type="pct"/>
            <w:shd w:val="clear" w:color="auto" w:fill="auto"/>
            <w:vAlign w:val="center"/>
          </w:tcPr>
          <w:p w14:paraId="1624508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A333879" w14:textId="5DF232F8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205976">
              <w:rPr>
                <w:sz w:val="20"/>
                <w:lang w:val="en-US"/>
              </w:rPr>
              <w:t>contractMulti</w:t>
            </w:r>
          </w:p>
        </w:tc>
        <w:tc>
          <w:tcPr>
            <w:tcW w:w="203" w:type="pct"/>
            <w:shd w:val="clear" w:color="auto" w:fill="auto"/>
          </w:tcPr>
          <w:p w14:paraId="6A0A281C" w14:textId="013663DF" w:rsidR="004A5F56" w:rsidRPr="0020597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22B1B62E" w14:textId="1EA2198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16A6CDCB" w14:textId="779A9AED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Право заключения контракта с несколькими участниками закупки</w:t>
            </w:r>
          </w:p>
        </w:tc>
        <w:tc>
          <w:tcPr>
            <w:tcW w:w="1319" w:type="pct"/>
            <w:shd w:val="clear" w:color="auto" w:fill="auto"/>
          </w:tcPr>
          <w:p w14:paraId="1831986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1C6A667" w14:textId="77777777" w:rsidTr="00AA6519">
        <w:tc>
          <w:tcPr>
            <w:tcW w:w="763" w:type="pct"/>
            <w:shd w:val="clear" w:color="auto" w:fill="auto"/>
            <w:vAlign w:val="center"/>
          </w:tcPr>
          <w:p w14:paraId="515D299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E106A4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applications</w:t>
            </w:r>
          </w:p>
        </w:tc>
        <w:tc>
          <w:tcPr>
            <w:tcW w:w="203" w:type="pct"/>
            <w:shd w:val="clear" w:color="auto" w:fill="auto"/>
          </w:tcPr>
          <w:p w14:paraId="56CB08E1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462071C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65BA01E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Заявки </w:t>
            </w:r>
          </w:p>
        </w:tc>
        <w:tc>
          <w:tcPr>
            <w:tcW w:w="1319" w:type="pct"/>
            <w:shd w:val="clear" w:color="auto" w:fill="auto"/>
          </w:tcPr>
          <w:p w14:paraId="2BE7417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66084B" w14:textId="77777777" w:rsidTr="00AA6519">
        <w:tc>
          <w:tcPr>
            <w:tcW w:w="763" w:type="pct"/>
            <w:shd w:val="clear" w:color="auto" w:fill="auto"/>
            <w:vAlign w:val="center"/>
          </w:tcPr>
          <w:p w14:paraId="1CEA9E2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FC204BF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3" w:type="pct"/>
            <w:shd w:val="clear" w:color="auto" w:fill="auto"/>
          </w:tcPr>
          <w:p w14:paraId="013D17A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1FC0929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39C59F6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19" w:type="pct"/>
            <w:shd w:val="clear" w:color="auto" w:fill="auto"/>
          </w:tcPr>
          <w:p w14:paraId="6D80F5E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53B950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7058DE44" w14:textId="049480D5" w:rsidR="004A5F56" w:rsidRPr="00205976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205976">
              <w:rPr>
                <w:b/>
                <w:sz w:val="20"/>
              </w:rPr>
              <w:t>Право заключения контракта с несколькими участниками закупки</w:t>
            </w:r>
          </w:p>
        </w:tc>
      </w:tr>
      <w:tr w:rsidR="004A5F56" w:rsidRPr="001A4780" w14:paraId="56F295CF" w14:textId="77777777" w:rsidTr="00AA6519">
        <w:tc>
          <w:tcPr>
            <w:tcW w:w="763" w:type="pct"/>
            <w:shd w:val="clear" w:color="auto" w:fill="auto"/>
            <w:vAlign w:val="center"/>
          </w:tcPr>
          <w:p w14:paraId="52F8E709" w14:textId="244D9249" w:rsidR="004A5F56" w:rsidRPr="00205976" w:rsidRDefault="004A5F56" w:rsidP="004A5F56">
            <w:pPr>
              <w:spacing w:before="0" w:after="0"/>
              <w:rPr>
                <w:b/>
                <w:sz w:val="20"/>
              </w:rPr>
            </w:pPr>
            <w:r w:rsidRPr="00205976">
              <w:rPr>
                <w:b/>
                <w:sz w:val="20"/>
                <w:lang w:val="en-US"/>
              </w:rPr>
              <w:t>contractMulti</w:t>
            </w:r>
          </w:p>
        </w:tc>
        <w:tc>
          <w:tcPr>
            <w:tcW w:w="801" w:type="pct"/>
            <w:shd w:val="clear" w:color="auto" w:fill="auto"/>
          </w:tcPr>
          <w:p w14:paraId="31C42E38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E2DEE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5311CB5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6CB30DBD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2C2307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9B11F21" w14:textId="77777777" w:rsidTr="00AA6519">
        <w:tc>
          <w:tcPr>
            <w:tcW w:w="763" w:type="pct"/>
            <w:shd w:val="clear" w:color="auto" w:fill="auto"/>
            <w:vAlign w:val="center"/>
          </w:tcPr>
          <w:p w14:paraId="336A1A3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87B842C" w14:textId="7D590FE6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contractCount</w:t>
            </w:r>
          </w:p>
        </w:tc>
        <w:tc>
          <w:tcPr>
            <w:tcW w:w="203" w:type="pct"/>
            <w:shd w:val="clear" w:color="auto" w:fill="auto"/>
          </w:tcPr>
          <w:p w14:paraId="058A5292" w14:textId="64B5935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268E6290" w14:textId="1B1A88E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3F67F8A4" w14:textId="2879AC40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Количество контрактов</w:t>
            </w:r>
          </w:p>
        </w:tc>
        <w:tc>
          <w:tcPr>
            <w:tcW w:w="1319" w:type="pct"/>
            <w:shd w:val="clear" w:color="auto" w:fill="auto"/>
          </w:tcPr>
          <w:p w14:paraId="12BA8C9D" w14:textId="5ED1D3E9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B992A93" w14:textId="77777777" w:rsidTr="00AA6519">
        <w:tc>
          <w:tcPr>
            <w:tcW w:w="5000" w:type="pct"/>
            <w:gridSpan w:val="6"/>
            <w:shd w:val="clear" w:color="auto" w:fill="auto"/>
          </w:tcPr>
          <w:p w14:paraId="76E8C9F8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 xml:space="preserve">Заявки </w:t>
            </w:r>
          </w:p>
        </w:tc>
      </w:tr>
      <w:tr w:rsidR="004A5F56" w:rsidRPr="001A4780" w14:paraId="7F8A44AF" w14:textId="77777777" w:rsidTr="00AA6519">
        <w:tc>
          <w:tcPr>
            <w:tcW w:w="763" w:type="pct"/>
            <w:shd w:val="clear" w:color="auto" w:fill="auto"/>
            <w:vAlign w:val="center"/>
          </w:tcPr>
          <w:p w14:paraId="1E03306E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801" w:type="pct"/>
            <w:shd w:val="clear" w:color="auto" w:fill="auto"/>
          </w:tcPr>
          <w:p w14:paraId="7B65BC6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8FACB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18567F9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4968F72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5ADD86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7DA8A07" w14:textId="77777777" w:rsidTr="00AA6519">
        <w:tc>
          <w:tcPr>
            <w:tcW w:w="763" w:type="pct"/>
            <w:shd w:val="clear" w:color="auto" w:fill="auto"/>
            <w:vAlign w:val="center"/>
          </w:tcPr>
          <w:p w14:paraId="7679ED5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E927DD1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3" w:type="pct"/>
            <w:shd w:val="clear" w:color="auto" w:fill="auto"/>
          </w:tcPr>
          <w:p w14:paraId="14F18DB9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11D6C10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76B82D0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19" w:type="pct"/>
            <w:shd w:val="clear" w:color="auto" w:fill="auto"/>
          </w:tcPr>
          <w:p w14:paraId="12A4D05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0B3FB18" w14:textId="77777777" w:rsidTr="00AA6519">
        <w:tc>
          <w:tcPr>
            <w:tcW w:w="763" w:type="pct"/>
            <w:shd w:val="clear" w:color="auto" w:fill="auto"/>
            <w:vAlign w:val="center"/>
          </w:tcPr>
          <w:p w14:paraId="75EE0D40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801" w:type="pct"/>
            <w:shd w:val="clear" w:color="auto" w:fill="auto"/>
          </w:tcPr>
          <w:p w14:paraId="487F40D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4E85EC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7189329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3765AD9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52C0FCE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E91D7D" w14:textId="77777777" w:rsidTr="00AA6519">
        <w:tc>
          <w:tcPr>
            <w:tcW w:w="763" w:type="pct"/>
            <w:shd w:val="clear" w:color="auto" w:fill="auto"/>
            <w:vAlign w:val="center"/>
          </w:tcPr>
          <w:p w14:paraId="23B4B03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5DA234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3" w:type="pct"/>
            <w:shd w:val="clear" w:color="auto" w:fill="auto"/>
          </w:tcPr>
          <w:p w14:paraId="7C880BB8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0A36832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05" w:type="pct"/>
            <w:shd w:val="clear" w:color="auto" w:fill="auto"/>
          </w:tcPr>
          <w:p w14:paraId="6851A1C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19" w:type="pct"/>
            <w:shd w:val="clear" w:color="auto" w:fill="auto"/>
          </w:tcPr>
          <w:p w14:paraId="1EB7C40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BDC658A" w14:textId="77777777" w:rsidTr="00AA6519">
        <w:tc>
          <w:tcPr>
            <w:tcW w:w="763" w:type="pct"/>
            <w:shd w:val="clear" w:color="auto" w:fill="auto"/>
            <w:vAlign w:val="center"/>
          </w:tcPr>
          <w:p w14:paraId="2C1CF41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DCBF7BB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appDate</w:t>
            </w:r>
          </w:p>
        </w:tc>
        <w:tc>
          <w:tcPr>
            <w:tcW w:w="203" w:type="pct"/>
            <w:shd w:val="clear" w:color="auto" w:fill="auto"/>
          </w:tcPr>
          <w:p w14:paraId="44EBACAE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204C70B2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5" w:type="pct"/>
            <w:shd w:val="clear" w:color="auto" w:fill="auto"/>
          </w:tcPr>
          <w:p w14:paraId="2F8C1C3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Дата и время подачи заявки</w:t>
            </w:r>
          </w:p>
        </w:tc>
        <w:tc>
          <w:tcPr>
            <w:tcW w:w="1319" w:type="pct"/>
            <w:shd w:val="clear" w:color="auto" w:fill="auto"/>
          </w:tcPr>
          <w:p w14:paraId="2D22D1E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02B7EFF" w14:textId="77777777" w:rsidTr="00AA6519">
        <w:tc>
          <w:tcPr>
            <w:tcW w:w="763" w:type="pct"/>
            <w:shd w:val="clear" w:color="auto" w:fill="auto"/>
            <w:vAlign w:val="center"/>
          </w:tcPr>
          <w:p w14:paraId="41301CF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DD36A7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appParticipants</w:t>
            </w:r>
          </w:p>
        </w:tc>
        <w:tc>
          <w:tcPr>
            <w:tcW w:w="203" w:type="pct"/>
            <w:shd w:val="clear" w:color="auto" w:fill="auto"/>
          </w:tcPr>
          <w:p w14:paraId="62A96A4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185EB4B5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04473CD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Участники заявки</w:t>
            </w:r>
          </w:p>
        </w:tc>
        <w:tc>
          <w:tcPr>
            <w:tcW w:w="1319" w:type="pct"/>
            <w:shd w:val="clear" w:color="auto" w:fill="auto"/>
          </w:tcPr>
          <w:p w14:paraId="3BF63A6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6437F0C" w14:textId="77777777" w:rsidTr="00AA6519">
        <w:tc>
          <w:tcPr>
            <w:tcW w:w="763" w:type="pct"/>
            <w:shd w:val="clear" w:color="auto" w:fill="auto"/>
            <w:vAlign w:val="center"/>
          </w:tcPr>
          <w:p w14:paraId="4FB3E6F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3B03B9E" w14:textId="0FC1086E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868DF">
              <w:rPr>
                <w:sz w:val="20"/>
              </w:rPr>
              <w:t>admissionResults</w:t>
            </w:r>
          </w:p>
        </w:tc>
        <w:tc>
          <w:tcPr>
            <w:tcW w:w="203" w:type="pct"/>
            <w:shd w:val="clear" w:color="auto" w:fill="auto"/>
          </w:tcPr>
          <w:p w14:paraId="5AEBE4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26A9127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3F36E3AE" w14:textId="754687B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868DF">
              <w:rPr>
                <w:sz w:val="20"/>
              </w:rPr>
              <w:t>Решение каждого члена комиссии о допуске (отклонении) заявок на участие в конкурсе</w:t>
            </w:r>
          </w:p>
        </w:tc>
        <w:tc>
          <w:tcPr>
            <w:tcW w:w="1319" w:type="pct"/>
            <w:shd w:val="clear" w:color="auto" w:fill="auto"/>
          </w:tcPr>
          <w:p w14:paraId="37C972B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2C298F9" w14:textId="77777777" w:rsidTr="00AA6519">
        <w:tc>
          <w:tcPr>
            <w:tcW w:w="763" w:type="pct"/>
            <w:shd w:val="clear" w:color="auto" w:fill="auto"/>
            <w:vAlign w:val="center"/>
          </w:tcPr>
          <w:p w14:paraId="266DC6A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C6ABF98" w14:textId="55328C2E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868DF">
              <w:rPr>
                <w:sz w:val="20"/>
              </w:rPr>
              <w:t>admittedInfo</w:t>
            </w:r>
          </w:p>
        </w:tc>
        <w:tc>
          <w:tcPr>
            <w:tcW w:w="203" w:type="pct"/>
            <w:shd w:val="clear" w:color="auto" w:fill="auto"/>
          </w:tcPr>
          <w:p w14:paraId="06451CA3" w14:textId="12AE29D4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24685AB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526C7BCA" w14:textId="38E27E3C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868DF">
              <w:rPr>
                <w:sz w:val="20"/>
              </w:rPr>
              <w:t>Информация о допуске заявки</w:t>
            </w:r>
          </w:p>
        </w:tc>
        <w:tc>
          <w:tcPr>
            <w:tcW w:w="1319" w:type="pct"/>
            <w:shd w:val="clear" w:color="auto" w:fill="auto"/>
          </w:tcPr>
          <w:p w14:paraId="26D5CA6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7EE1C2F" w14:textId="77777777" w:rsidTr="00AA6519">
        <w:tc>
          <w:tcPr>
            <w:tcW w:w="763" w:type="pct"/>
            <w:shd w:val="clear" w:color="auto" w:fill="auto"/>
            <w:vAlign w:val="center"/>
          </w:tcPr>
          <w:p w14:paraId="6F33ECF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616EB8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D62E4">
              <w:rPr>
                <w:sz w:val="20"/>
              </w:rPr>
              <w:t>с</w:t>
            </w:r>
            <w:proofErr w:type="gramEnd"/>
            <w:r w:rsidRPr="003D62E4">
              <w:rPr>
                <w:sz w:val="20"/>
              </w:rPr>
              <w:t>orrespondencies</w:t>
            </w:r>
          </w:p>
        </w:tc>
        <w:tc>
          <w:tcPr>
            <w:tcW w:w="203" w:type="pct"/>
            <w:shd w:val="clear" w:color="auto" w:fill="auto"/>
          </w:tcPr>
          <w:p w14:paraId="2856FA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2BCD4E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7E53732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319" w:type="pct"/>
            <w:shd w:val="clear" w:color="auto" w:fill="auto"/>
          </w:tcPr>
          <w:p w14:paraId="62761AC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54E5868" w14:textId="77777777" w:rsidTr="00AA6519">
        <w:tc>
          <w:tcPr>
            <w:tcW w:w="763" w:type="pct"/>
            <w:shd w:val="clear" w:color="auto" w:fill="auto"/>
            <w:vAlign w:val="center"/>
          </w:tcPr>
          <w:p w14:paraId="740F293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4ADA6E9" w14:textId="736D5B75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3" w:type="pct"/>
            <w:shd w:val="clear" w:color="auto" w:fill="auto"/>
          </w:tcPr>
          <w:p w14:paraId="14E8F078" w14:textId="455A9AD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475DEB6F" w14:textId="3FF3871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05" w:type="pct"/>
            <w:shd w:val="clear" w:color="auto" w:fill="auto"/>
          </w:tcPr>
          <w:p w14:paraId="791DD1DE" w14:textId="7C918A43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19" w:type="pct"/>
            <w:shd w:val="clear" w:color="auto" w:fill="auto"/>
          </w:tcPr>
          <w:p w14:paraId="08093BF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AB560C" w14:textId="77777777" w:rsidTr="00AA6519">
        <w:tc>
          <w:tcPr>
            <w:tcW w:w="763" w:type="pct"/>
            <w:shd w:val="clear" w:color="auto" w:fill="auto"/>
            <w:vAlign w:val="center"/>
          </w:tcPr>
          <w:p w14:paraId="5EDCE4E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B46DEC4" w14:textId="2B50D61F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offerPrice</w:t>
            </w:r>
          </w:p>
        </w:tc>
        <w:tc>
          <w:tcPr>
            <w:tcW w:w="203" w:type="pct"/>
            <w:shd w:val="clear" w:color="auto" w:fill="auto"/>
          </w:tcPr>
          <w:p w14:paraId="48DCE569" w14:textId="57332DB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5D59CFAC" w14:textId="616E9AA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21</w:t>
            </w:r>
            <w:r>
              <w:rPr>
                <w:sz w:val="20"/>
              </w:rPr>
              <w:t>)</w:t>
            </w:r>
          </w:p>
        </w:tc>
        <w:tc>
          <w:tcPr>
            <w:tcW w:w="1405" w:type="pct"/>
            <w:shd w:val="clear" w:color="auto" w:fill="auto"/>
          </w:tcPr>
          <w:p w14:paraId="5980F437" w14:textId="6B2EECB3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11A33">
              <w:rPr>
                <w:sz w:val="20"/>
              </w:rPr>
              <w:t>Предложение участника (для печатной формы)</w:t>
            </w:r>
          </w:p>
        </w:tc>
        <w:tc>
          <w:tcPr>
            <w:tcW w:w="1319" w:type="pct"/>
            <w:shd w:val="clear" w:color="auto" w:fill="auto"/>
          </w:tcPr>
          <w:p w14:paraId="4325D00D" w14:textId="023B838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017D652B" w14:textId="77777777" w:rsidTr="00AA6519">
        <w:tc>
          <w:tcPr>
            <w:tcW w:w="763" w:type="pct"/>
            <w:shd w:val="clear" w:color="auto" w:fill="auto"/>
            <w:vAlign w:val="center"/>
          </w:tcPr>
          <w:p w14:paraId="6B3B70E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2676293" w14:textId="4032305B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spelledOfferPrice</w:t>
            </w:r>
          </w:p>
        </w:tc>
        <w:tc>
          <w:tcPr>
            <w:tcW w:w="203" w:type="pct"/>
            <w:shd w:val="clear" w:color="auto" w:fill="auto"/>
          </w:tcPr>
          <w:p w14:paraId="333D89A1" w14:textId="6075EA2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5AD5B25D" w14:textId="26A3C10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711523">
              <w:rPr>
                <w:sz w:val="20"/>
              </w:rPr>
              <w:t>(1-2000)</w:t>
            </w:r>
          </w:p>
        </w:tc>
        <w:tc>
          <w:tcPr>
            <w:tcW w:w="1405" w:type="pct"/>
            <w:shd w:val="clear" w:color="auto" w:fill="auto"/>
          </w:tcPr>
          <w:p w14:paraId="5328818F" w14:textId="733085CD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Предлагаемая цена пропись</w:t>
            </w:r>
            <w:proofErr w:type="gramStart"/>
            <w:r w:rsidRPr="00711523">
              <w:rPr>
                <w:sz w:val="20"/>
              </w:rPr>
              <w:t>ю(</w:t>
            </w:r>
            <w:proofErr w:type="gramEnd"/>
            <w:r w:rsidRPr="00711523">
              <w:rPr>
                <w:sz w:val="20"/>
              </w:rPr>
              <w:t>для печатной формы)</w:t>
            </w:r>
          </w:p>
        </w:tc>
        <w:tc>
          <w:tcPr>
            <w:tcW w:w="1319" w:type="pct"/>
            <w:shd w:val="clear" w:color="auto" w:fill="auto"/>
          </w:tcPr>
          <w:p w14:paraId="53FF3ABE" w14:textId="2789F10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5A8A6C3B" w14:textId="77777777" w:rsidTr="00AA6519">
        <w:tc>
          <w:tcPr>
            <w:tcW w:w="763" w:type="pct"/>
            <w:shd w:val="clear" w:color="auto" w:fill="auto"/>
            <w:vAlign w:val="center"/>
          </w:tcPr>
          <w:p w14:paraId="75062CA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8EB2469" w14:textId="71F04E11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unconsidered</w:t>
            </w:r>
          </w:p>
        </w:tc>
        <w:tc>
          <w:tcPr>
            <w:tcW w:w="203" w:type="pct"/>
            <w:shd w:val="clear" w:color="auto" w:fill="auto"/>
          </w:tcPr>
          <w:p w14:paraId="3FE096A7" w14:textId="2AEFC8A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26005B96" w14:textId="4BF2814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05" w:type="pct"/>
            <w:shd w:val="clear" w:color="auto" w:fill="auto"/>
          </w:tcPr>
          <w:p w14:paraId="76C657F0" w14:textId="3156078A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Заявка не рассмотрена (для печатной формы)</w:t>
            </w:r>
          </w:p>
        </w:tc>
        <w:tc>
          <w:tcPr>
            <w:tcW w:w="1319" w:type="pct"/>
            <w:shd w:val="clear" w:color="auto" w:fill="auto"/>
          </w:tcPr>
          <w:p w14:paraId="32289936" w14:textId="4C6BF9F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1EB23FFB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2A5F2243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351964">
              <w:rPr>
                <w:b/>
                <w:sz w:val="20"/>
              </w:rPr>
              <w:t>Участники заявки</w:t>
            </w:r>
          </w:p>
        </w:tc>
      </w:tr>
      <w:tr w:rsidR="004A5F56" w:rsidRPr="001A4780" w14:paraId="5E37AF55" w14:textId="77777777" w:rsidTr="00AA6519">
        <w:tc>
          <w:tcPr>
            <w:tcW w:w="763" w:type="pct"/>
            <w:shd w:val="clear" w:color="auto" w:fill="auto"/>
            <w:vAlign w:val="center"/>
          </w:tcPr>
          <w:p w14:paraId="374D3948" w14:textId="77777777" w:rsidR="004A5F56" w:rsidRPr="00351964" w:rsidRDefault="004A5F56" w:rsidP="004A5F56">
            <w:pPr>
              <w:spacing w:before="0" w:after="0"/>
              <w:rPr>
                <w:b/>
                <w:sz w:val="20"/>
              </w:rPr>
            </w:pPr>
            <w:r w:rsidRPr="00351964">
              <w:rPr>
                <w:b/>
                <w:sz w:val="20"/>
              </w:rPr>
              <w:t>appParticipants</w:t>
            </w:r>
          </w:p>
        </w:tc>
        <w:tc>
          <w:tcPr>
            <w:tcW w:w="801" w:type="pct"/>
            <w:shd w:val="clear" w:color="auto" w:fill="auto"/>
          </w:tcPr>
          <w:p w14:paraId="289B425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74DE75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32B1C51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68E3935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7D987E7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51ABDD1" w14:textId="77777777" w:rsidTr="00AA6519">
        <w:tc>
          <w:tcPr>
            <w:tcW w:w="763" w:type="pct"/>
            <w:shd w:val="clear" w:color="auto" w:fill="auto"/>
            <w:vAlign w:val="center"/>
          </w:tcPr>
          <w:p w14:paraId="194E3A8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9272C8B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appParticipant</w:t>
            </w:r>
          </w:p>
        </w:tc>
        <w:tc>
          <w:tcPr>
            <w:tcW w:w="203" w:type="pct"/>
            <w:shd w:val="clear" w:color="auto" w:fill="auto"/>
          </w:tcPr>
          <w:p w14:paraId="1EE4CDD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4AB9F99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5BA9D89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Сведения об участнике</w:t>
            </w:r>
          </w:p>
        </w:tc>
        <w:tc>
          <w:tcPr>
            <w:tcW w:w="1319" w:type="pct"/>
            <w:shd w:val="clear" w:color="auto" w:fill="auto"/>
          </w:tcPr>
          <w:p w14:paraId="1DE63F6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A91842A" w14:textId="77777777" w:rsidTr="00AA6519">
        <w:tc>
          <w:tcPr>
            <w:tcW w:w="763" w:type="pct"/>
            <w:shd w:val="clear" w:color="auto" w:fill="auto"/>
            <w:vAlign w:val="center"/>
          </w:tcPr>
          <w:p w14:paraId="0DF0B04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FB2D87">
              <w:rPr>
                <w:b/>
                <w:sz w:val="20"/>
              </w:rPr>
              <w:t>appParticipant</w:t>
            </w:r>
          </w:p>
        </w:tc>
        <w:tc>
          <w:tcPr>
            <w:tcW w:w="801" w:type="pct"/>
            <w:shd w:val="clear" w:color="auto" w:fill="auto"/>
          </w:tcPr>
          <w:p w14:paraId="65A753D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F48DE0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0979F0A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26132A0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483F970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88B6A45" w14:textId="77777777" w:rsidTr="00AA6519">
        <w:tc>
          <w:tcPr>
            <w:tcW w:w="763" w:type="pct"/>
            <w:shd w:val="clear" w:color="auto" w:fill="auto"/>
          </w:tcPr>
          <w:p w14:paraId="4B8827E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4170CC2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3" w:type="pct"/>
            <w:shd w:val="clear" w:color="auto" w:fill="auto"/>
          </w:tcPr>
          <w:p w14:paraId="1F549C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0C12493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05" w:type="pct"/>
            <w:shd w:val="clear" w:color="auto" w:fill="auto"/>
          </w:tcPr>
          <w:p w14:paraId="34906E2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19" w:type="pct"/>
            <w:shd w:val="clear" w:color="auto" w:fill="auto"/>
          </w:tcPr>
          <w:p w14:paraId="23DF4CA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6C63F84" w14:textId="77777777" w:rsidTr="00AA6519">
        <w:tc>
          <w:tcPr>
            <w:tcW w:w="763" w:type="pct"/>
            <w:shd w:val="clear" w:color="auto" w:fill="auto"/>
          </w:tcPr>
          <w:p w14:paraId="2778B23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5C5A611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3" w:type="pct"/>
            <w:shd w:val="clear" w:color="auto" w:fill="auto"/>
          </w:tcPr>
          <w:p w14:paraId="124C94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1ED7284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3F3223C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19" w:type="pct"/>
            <w:shd w:val="clear" w:color="auto" w:fill="auto"/>
          </w:tcPr>
          <w:p w14:paraId="01939BA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A740A11" w14:textId="77777777" w:rsidTr="00AA6519">
        <w:tc>
          <w:tcPr>
            <w:tcW w:w="763" w:type="pct"/>
            <w:shd w:val="clear" w:color="auto" w:fill="auto"/>
          </w:tcPr>
          <w:p w14:paraId="4E7F5E2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074AFFA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3" w:type="pct"/>
            <w:shd w:val="clear" w:color="auto" w:fill="auto"/>
          </w:tcPr>
          <w:p w14:paraId="633E7BD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6F22B1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20F0971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19" w:type="pct"/>
            <w:shd w:val="clear" w:color="auto" w:fill="auto"/>
          </w:tcPr>
          <w:p w14:paraId="48E1688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7875A93" w14:textId="77777777" w:rsidTr="00AA6519">
        <w:tc>
          <w:tcPr>
            <w:tcW w:w="763" w:type="pct"/>
            <w:shd w:val="clear" w:color="auto" w:fill="auto"/>
          </w:tcPr>
          <w:p w14:paraId="20B2EDC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0B59406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3" w:type="pct"/>
            <w:shd w:val="clear" w:color="auto" w:fill="auto"/>
          </w:tcPr>
          <w:p w14:paraId="7A08064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20E5DC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2D5102D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19" w:type="pct"/>
            <w:shd w:val="clear" w:color="auto" w:fill="auto"/>
          </w:tcPr>
          <w:p w14:paraId="17E5D77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F52314E" w14:textId="77777777" w:rsidTr="00AA6519">
        <w:tc>
          <w:tcPr>
            <w:tcW w:w="763" w:type="pct"/>
            <w:shd w:val="clear" w:color="auto" w:fill="auto"/>
          </w:tcPr>
          <w:p w14:paraId="4EAAA6A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lastRenderedPageBreak/>
              <w:t> </w:t>
            </w:r>
          </w:p>
        </w:tc>
        <w:tc>
          <w:tcPr>
            <w:tcW w:w="801" w:type="pct"/>
            <w:shd w:val="clear" w:color="auto" w:fill="auto"/>
          </w:tcPr>
          <w:p w14:paraId="03C801B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3" w:type="pct"/>
            <w:shd w:val="clear" w:color="auto" w:fill="auto"/>
          </w:tcPr>
          <w:p w14:paraId="2AF6103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3CD9B05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05" w:type="pct"/>
            <w:shd w:val="clear" w:color="auto" w:fill="auto"/>
          </w:tcPr>
          <w:p w14:paraId="064E5AE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19" w:type="pct"/>
            <w:shd w:val="clear" w:color="auto" w:fill="auto"/>
          </w:tcPr>
          <w:p w14:paraId="07017E2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D17FA47" w14:textId="77777777" w:rsidTr="00AA6519">
        <w:tc>
          <w:tcPr>
            <w:tcW w:w="763" w:type="pct"/>
            <w:shd w:val="clear" w:color="auto" w:fill="auto"/>
          </w:tcPr>
          <w:p w14:paraId="6F3A569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2C182C0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3" w:type="pct"/>
            <w:shd w:val="clear" w:color="auto" w:fill="auto"/>
          </w:tcPr>
          <w:p w14:paraId="365EE9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722095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05" w:type="pct"/>
            <w:shd w:val="clear" w:color="auto" w:fill="auto"/>
          </w:tcPr>
          <w:p w14:paraId="6721DA7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19" w:type="pct"/>
            <w:shd w:val="clear" w:color="auto" w:fill="auto"/>
          </w:tcPr>
          <w:p w14:paraId="18C79E7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3A4C1A8" w14:textId="77777777" w:rsidTr="00AA6519">
        <w:tc>
          <w:tcPr>
            <w:tcW w:w="763" w:type="pct"/>
            <w:shd w:val="clear" w:color="auto" w:fill="auto"/>
          </w:tcPr>
          <w:p w14:paraId="5BE9399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1D53B18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3" w:type="pct"/>
            <w:shd w:val="clear" w:color="auto" w:fill="auto"/>
          </w:tcPr>
          <w:p w14:paraId="2ECF11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58D43E26" w14:textId="2332112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5" w:type="pct"/>
            <w:shd w:val="clear" w:color="auto" w:fill="auto"/>
          </w:tcPr>
          <w:p w14:paraId="6161297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19" w:type="pct"/>
            <w:shd w:val="clear" w:color="auto" w:fill="auto"/>
          </w:tcPr>
          <w:p w14:paraId="6780CF7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97DC0CB" w14:textId="77777777" w:rsidTr="00AA6519">
        <w:tc>
          <w:tcPr>
            <w:tcW w:w="763" w:type="pct"/>
            <w:shd w:val="clear" w:color="auto" w:fill="auto"/>
          </w:tcPr>
          <w:p w14:paraId="72A61C4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6998A0B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3" w:type="pct"/>
            <w:shd w:val="clear" w:color="auto" w:fill="auto"/>
          </w:tcPr>
          <w:p w14:paraId="1F5B93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1726625A" w14:textId="52C9B82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5" w:type="pct"/>
            <w:shd w:val="clear" w:color="auto" w:fill="auto"/>
          </w:tcPr>
          <w:p w14:paraId="3697C26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19" w:type="pct"/>
            <w:shd w:val="clear" w:color="auto" w:fill="auto"/>
          </w:tcPr>
          <w:p w14:paraId="7708D91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CF6BABD" w14:textId="77777777" w:rsidTr="00AA6519">
        <w:tc>
          <w:tcPr>
            <w:tcW w:w="763" w:type="pct"/>
            <w:shd w:val="clear" w:color="auto" w:fill="auto"/>
          </w:tcPr>
          <w:p w14:paraId="5859F97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0EC3721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3" w:type="pct"/>
            <w:shd w:val="clear" w:color="auto" w:fill="auto"/>
          </w:tcPr>
          <w:p w14:paraId="7AFDAB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70A3C6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5609EE6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19" w:type="pct"/>
            <w:shd w:val="clear" w:color="auto" w:fill="auto"/>
          </w:tcPr>
          <w:p w14:paraId="560AF21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5DAB5AA" w14:textId="77777777" w:rsidTr="00AA6519">
        <w:tc>
          <w:tcPr>
            <w:tcW w:w="763" w:type="pct"/>
            <w:shd w:val="clear" w:color="auto" w:fill="auto"/>
          </w:tcPr>
          <w:p w14:paraId="2066E91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2707BCC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3" w:type="pct"/>
            <w:shd w:val="clear" w:color="auto" w:fill="auto"/>
          </w:tcPr>
          <w:p w14:paraId="6EE271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001B512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05" w:type="pct"/>
            <w:shd w:val="clear" w:color="auto" w:fill="auto"/>
          </w:tcPr>
          <w:p w14:paraId="33057F1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19" w:type="pct"/>
            <w:shd w:val="clear" w:color="auto" w:fill="auto"/>
          </w:tcPr>
          <w:p w14:paraId="74E87B9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8AE41C4" w14:textId="77777777" w:rsidTr="00AA6519">
        <w:tc>
          <w:tcPr>
            <w:tcW w:w="763" w:type="pct"/>
            <w:shd w:val="clear" w:color="auto" w:fill="auto"/>
          </w:tcPr>
          <w:p w14:paraId="0277F1D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4E853F4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3" w:type="pct"/>
            <w:shd w:val="clear" w:color="auto" w:fill="auto"/>
          </w:tcPr>
          <w:p w14:paraId="68D8C0B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5E66E38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05" w:type="pct"/>
            <w:shd w:val="clear" w:color="auto" w:fill="auto"/>
          </w:tcPr>
          <w:p w14:paraId="2C32CBB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19" w:type="pct"/>
            <w:shd w:val="clear" w:color="auto" w:fill="auto"/>
          </w:tcPr>
          <w:p w14:paraId="33BD1A7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BAC5595" w14:textId="77777777" w:rsidTr="00AA6519">
        <w:tc>
          <w:tcPr>
            <w:tcW w:w="763" w:type="pct"/>
            <w:shd w:val="clear" w:color="auto" w:fill="auto"/>
          </w:tcPr>
          <w:p w14:paraId="501DEEE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27638AC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3" w:type="pct"/>
            <w:shd w:val="clear" w:color="auto" w:fill="auto"/>
          </w:tcPr>
          <w:p w14:paraId="30D0EE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5A4A6F0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7492196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19" w:type="pct"/>
            <w:shd w:val="clear" w:color="auto" w:fill="auto"/>
          </w:tcPr>
          <w:p w14:paraId="23E4CD7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9BE2774" w14:textId="77777777" w:rsidTr="00AA6519">
        <w:tc>
          <w:tcPr>
            <w:tcW w:w="763" w:type="pct"/>
            <w:shd w:val="clear" w:color="auto" w:fill="auto"/>
          </w:tcPr>
          <w:p w14:paraId="3D5C03C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0E0AC50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3" w:type="pct"/>
            <w:shd w:val="clear" w:color="auto" w:fill="auto"/>
          </w:tcPr>
          <w:p w14:paraId="4E35C3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7FA898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05" w:type="pct"/>
            <w:shd w:val="clear" w:color="auto" w:fill="auto"/>
          </w:tcPr>
          <w:p w14:paraId="01E4F53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19" w:type="pct"/>
            <w:shd w:val="clear" w:color="auto" w:fill="auto"/>
          </w:tcPr>
          <w:p w14:paraId="479EFF8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54E3ADC" w14:textId="77777777" w:rsidTr="00AA6519">
        <w:tc>
          <w:tcPr>
            <w:tcW w:w="763" w:type="pct"/>
            <w:shd w:val="clear" w:color="auto" w:fill="auto"/>
          </w:tcPr>
          <w:p w14:paraId="4EFC613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432A26D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3" w:type="pct"/>
            <w:shd w:val="clear" w:color="auto" w:fill="auto"/>
          </w:tcPr>
          <w:p w14:paraId="431FDD5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387C36E4" w14:textId="1FAA6A9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5" w:type="pct"/>
            <w:shd w:val="clear" w:color="auto" w:fill="auto"/>
          </w:tcPr>
          <w:p w14:paraId="1052973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19" w:type="pct"/>
            <w:shd w:val="clear" w:color="auto" w:fill="auto"/>
          </w:tcPr>
          <w:p w14:paraId="4B7F7F9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136A449" w14:textId="77777777" w:rsidTr="00AA6519">
        <w:tc>
          <w:tcPr>
            <w:tcW w:w="763" w:type="pct"/>
            <w:shd w:val="clear" w:color="auto" w:fill="auto"/>
          </w:tcPr>
          <w:p w14:paraId="553511E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6FFD31E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3" w:type="pct"/>
            <w:shd w:val="clear" w:color="auto" w:fill="auto"/>
          </w:tcPr>
          <w:p w14:paraId="5F71047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0DC66D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05" w:type="pct"/>
            <w:shd w:val="clear" w:color="auto" w:fill="auto"/>
          </w:tcPr>
          <w:p w14:paraId="10584168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24D1DA45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21AF5858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5EDCE230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5ADE2A7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19" w:type="pct"/>
            <w:shd w:val="clear" w:color="auto" w:fill="auto"/>
          </w:tcPr>
          <w:p w14:paraId="180F3D8B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1BB8C714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1ABA0BFB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6E6A5B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1966A0CC" w14:textId="77777777" w:rsidTr="00AA6519">
        <w:tc>
          <w:tcPr>
            <w:tcW w:w="5000" w:type="pct"/>
            <w:gridSpan w:val="6"/>
            <w:shd w:val="clear" w:color="auto" w:fill="auto"/>
          </w:tcPr>
          <w:p w14:paraId="284926E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1771AA0A" w14:textId="77777777" w:rsidTr="00AA6519">
        <w:tc>
          <w:tcPr>
            <w:tcW w:w="763" w:type="pct"/>
            <w:shd w:val="clear" w:color="auto" w:fill="auto"/>
          </w:tcPr>
          <w:p w14:paraId="1133838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801" w:type="pct"/>
            <w:shd w:val="clear" w:color="auto" w:fill="auto"/>
          </w:tcPr>
          <w:p w14:paraId="0049598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18FB4CF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09" w:type="pct"/>
            <w:shd w:val="clear" w:color="auto" w:fill="auto"/>
          </w:tcPr>
          <w:p w14:paraId="7BC4908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5" w:type="pct"/>
            <w:shd w:val="clear" w:color="auto" w:fill="auto"/>
          </w:tcPr>
          <w:p w14:paraId="3EE9BE7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19" w:type="pct"/>
            <w:shd w:val="clear" w:color="auto" w:fill="auto"/>
          </w:tcPr>
          <w:p w14:paraId="283BC14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B2A1ECB" w14:textId="77777777" w:rsidTr="00AA6519">
        <w:tc>
          <w:tcPr>
            <w:tcW w:w="763" w:type="pct"/>
            <w:shd w:val="clear" w:color="auto" w:fill="auto"/>
          </w:tcPr>
          <w:p w14:paraId="7E9509C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36A56127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3" w:type="pct"/>
            <w:shd w:val="clear" w:color="auto" w:fill="auto"/>
          </w:tcPr>
          <w:p w14:paraId="018CD5A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12EE5D1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5" w:type="pct"/>
            <w:shd w:val="clear" w:color="auto" w:fill="auto"/>
          </w:tcPr>
          <w:p w14:paraId="5D76E06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19" w:type="pct"/>
            <w:shd w:val="clear" w:color="auto" w:fill="auto"/>
          </w:tcPr>
          <w:p w14:paraId="348B9D9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E0291B9" w14:textId="77777777" w:rsidTr="00AA6519">
        <w:tc>
          <w:tcPr>
            <w:tcW w:w="763" w:type="pct"/>
            <w:shd w:val="clear" w:color="auto" w:fill="auto"/>
          </w:tcPr>
          <w:p w14:paraId="49EC49A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08D1974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3" w:type="pct"/>
            <w:shd w:val="clear" w:color="auto" w:fill="auto"/>
          </w:tcPr>
          <w:p w14:paraId="6BA661C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6902E6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05" w:type="pct"/>
            <w:shd w:val="clear" w:color="auto" w:fill="auto"/>
          </w:tcPr>
          <w:p w14:paraId="2F5E993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19" w:type="pct"/>
            <w:shd w:val="clear" w:color="auto" w:fill="auto"/>
          </w:tcPr>
          <w:p w14:paraId="5B28243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1A38A0F" w14:textId="77777777" w:rsidTr="00AA6519">
        <w:tc>
          <w:tcPr>
            <w:tcW w:w="5000" w:type="pct"/>
            <w:gridSpan w:val="6"/>
            <w:shd w:val="clear" w:color="auto" w:fill="auto"/>
          </w:tcPr>
          <w:p w14:paraId="339D391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7066B0C5" w14:textId="77777777" w:rsidTr="00AA6519">
        <w:tc>
          <w:tcPr>
            <w:tcW w:w="763" w:type="pct"/>
            <w:shd w:val="clear" w:color="auto" w:fill="auto"/>
          </w:tcPr>
          <w:p w14:paraId="69F43A7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801" w:type="pct"/>
            <w:shd w:val="clear" w:color="auto" w:fill="auto"/>
          </w:tcPr>
          <w:p w14:paraId="5973B8F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478C2F2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09" w:type="pct"/>
            <w:shd w:val="clear" w:color="auto" w:fill="auto"/>
          </w:tcPr>
          <w:p w14:paraId="67FAC1D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5" w:type="pct"/>
            <w:shd w:val="clear" w:color="auto" w:fill="auto"/>
          </w:tcPr>
          <w:p w14:paraId="19EA3B0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19" w:type="pct"/>
            <w:shd w:val="clear" w:color="auto" w:fill="auto"/>
          </w:tcPr>
          <w:p w14:paraId="49E8508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6E6B5448" w14:textId="77777777" w:rsidTr="00AA6519">
        <w:tc>
          <w:tcPr>
            <w:tcW w:w="763" w:type="pct"/>
            <w:shd w:val="clear" w:color="auto" w:fill="auto"/>
          </w:tcPr>
          <w:p w14:paraId="2E98725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29669E4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3" w:type="pct"/>
            <w:shd w:val="clear" w:color="auto" w:fill="auto"/>
          </w:tcPr>
          <w:p w14:paraId="60D24E7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7F1871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05" w:type="pct"/>
            <w:shd w:val="clear" w:color="auto" w:fill="auto"/>
          </w:tcPr>
          <w:p w14:paraId="67B454C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19" w:type="pct"/>
            <w:shd w:val="clear" w:color="auto" w:fill="auto"/>
          </w:tcPr>
          <w:p w14:paraId="0C247A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275B3FD" w14:textId="77777777" w:rsidTr="00AA6519">
        <w:tc>
          <w:tcPr>
            <w:tcW w:w="763" w:type="pct"/>
            <w:shd w:val="clear" w:color="auto" w:fill="auto"/>
          </w:tcPr>
          <w:p w14:paraId="268D4F4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16266F9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3" w:type="pct"/>
            <w:shd w:val="clear" w:color="auto" w:fill="auto"/>
          </w:tcPr>
          <w:p w14:paraId="5B94D5A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77D5CFB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05" w:type="pct"/>
            <w:shd w:val="clear" w:color="auto" w:fill="auto"/>
          </w:tcPr>
          <w:p w14:paraId="608EB47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19" w:type="pct"/>
            <w:shd w:val="clear" w:color="auto" w:fill="auto"/>
          </w:tcPr>
          <w:p w14:paraId="5DAD0A6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86D1EC8" w14:textId="77777777" w:rsidTr="00AA6519">
        <w:tc>
          <w:tcPr>
            <w:tcW w:w="5000" w:type="pct"/>
            <w:gridSpan w:val="6"/>
            <w:shd w:val="clear" w:color="auto" w:fill="auto"/>
          </w:tcPr>
          <w:p w14:paraId="0886DA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5D633187" w14:textId="77777777" w:rsidTr="00AA6519">
        <w:trPr>
          <w:trHeight w:val="193"/>
        </w:trPr>
        <w:tc>
          <w:tcPr>
            <w:tcW w:w="763" w:type="pct"/>
            <w:shd w:val="clear" w:color="auto" w:fill="auto"/>
          </w:tcPr>
          <w:p w14:paraId="4D42B31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801" w:type="pct"/>
            <w:shd w:val="clear" w:color="auto" w:fill="auto"/>
          </w:tcPr>
          <w:p w14:paraId="12DDBB2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5F60637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09" w:type="pct"/>
            <w:shd w:val="clear" w:color="auto" w:fill="auto"/>
          </w:tcPr>
          <w:p w14:paraId="0FD47F7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5" w:type="pct"/>
            <w:shd w:val="clear" w:color="auto" w:fill="auto"/>
          </w:tcPr>
          <w:p w14:paraId="662B74D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19" w:type="pct"/>
            <w:shd w:val="clear" w:color="auto" w:fill="auto"/>
          </w:tcPr>
          <w:p w14:paraId="2C2D35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454E85A" w14:textId="77777777" w:rsidTr="00AA6519">
        <w:tc>
          <w:tcPr>
            <w:tcW w:w="763" w:type="pct"/>
            <w:shd w:val="clear" w:color="auto" w:fill="auto"/>
          </w:tcPr>
          <w:p w14:paraId="416FDE5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7BB252D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3" w:type="pct"/>
            <w:shd w:val="clear" w:color="auto" w:fill="auto"/>
          </w:tcPr>
          <w:p w14:paraId="0321507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30187B7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05" w:type="pct"/>
            <w:shd w:val="clear" w:color="auto" w:fill="auto"/>
          </w:tcPr>
          <w:p w14:paraId="36461BD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19" w:type="pct"/>
            <w:shd w:val="clear" w:color="auto" w:fill="auto"/>
          </w:tcPr>
          <w:p w14:paraId="3AA7D9A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D53B7AF" w14:textId="77777777" w:rsidTr="00AA6519">
        <w:tc>
          <w:tcPr>
            <w:tcW w:w="763" w:type="pct"/>
            <w:shd w:val="clear" w:color="auto" w:fill="auto"/>
          </w:tcPr>
          <w:p w14:paraId="5862AFF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5D06814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3" w:type="pct"/>
            <w:shd w:val="clear" w:color="auto" w:fill="auto"/>
          </w:tcPr>
          <w:p w14:paraId="5D9B8B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33555B8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05" w:type="pct"/>
            <w:shd w:val="clear" w:color="auto" w:fill="auto"/>
          </w:tcPr>
          <w:p w14:paraId="6CA4E08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19" w:type="pct"/>
            <w:shd w:val="clear" w:color="auto" w:fill="auto"/>
          </w:tcPr>
          <w:p w14:paraId="0C463B0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C75A78E" w14:textId="77777777" w:rsidTr="00AA6519">
        <w:tc>
          <w:tcPr>
            <w:tcW w:w="763" w:type="pct"/>
            <w:shd w:val="clear" w:color="auto" w:fill="auto"/>
          </w:tcPr>
          <w:p w14:paraId="0FBAB89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0948A15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3" w:type="pct"/>
            <w:shd w:val="clear" w:color="auto" w:fill="auto"/>
          </w:tcPr>
          <w:p w14:paraId="4263808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7E4735D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05" w:type="pct"/>
            <w:shd w:val="clear" w:color="auto" w:fill="auto"/>
          </w:tcPr>
          <w:p w14:paraId="0CE8DDF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19" w:type="pct"/>
            <w:shd w:val="clear" w:color="auto" w:fill="auto"/>
          </w:tcPr>
          <w:p w14:paraId="5C98C97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7AF2558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78A9DDCE" w14:textId="3277F4D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2868DF">
              <w:rPr>
                <w:b/>
                <w:sz w:val="20"/>
              </w:rPr>
              <w:t>Решение каждого члена комиссии о допуске (отклонении) заявок на участие в конкурсе</w:t>
            </w:r>
          </w:p>
        </w:tc>
      </w:tr>
      <w:tr w:rsidR="004A5F56" w:rsidRPr="001A4780" w14:paraId="3489FB26" w14:textId="77777777" w:rsidTr="00AA6519">
        <w:tc>
          <w:tcPr>
            <w:tcW w:w="763" w:type="pct"/>
            <w:shd w:val="clear" w:color="auto" w:fill="auto"/>
            <w:vAlign w:val="center"/>
          </w:tcPr>
          <w:p w14:paraId="05385E0A" w14:textId="31B11A23" w:rsidR="004A5F56" w:rsidRPr="002868DF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2868DF">
              <w:rPr>
                <w:b/>
                <w:sz w:val="20"/>
              </w:rPr>
              <w:t>admissionResult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801" w:type="pct"/>
            <w:shd w:val="clear" w:color="auto" w:fill="auto"/>
          </w:tcPr>
          <w:p w14:paraId="5E7C5A8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3A9F662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0A5E0BC9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5" w:type="pct"/>
            <w:shd w:val="clear" w:color="auto" w:fill="auto"/>
          </w:tcPr>
          <w:p w14:paraId="54F6CD0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1B234E9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315D762" w14:textId="77777777" w:rsidTr="00AA6519">
        <w:tc>
          <w:tcPr>
            <w:tcW w:w="763" w:type="pct"/>
            <w:shd w:val="clear" w:color="auto" w:fill="auto"/>
            <w:vAlign w:val="center"/>
          </w:tcPr>
          <w:p w14:paraId="4B2CF01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602FE65" w14:textId="5FE485B1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</w:t>
            </w:r>
          </w:p>
        </w:tc>
        <w:tc>
          <w:tcPr>
            <w:tcW w:w="203" w:type="pct"/>
            <w:shd w:val="clear" w:color="auto" w:fill="auto"/>
          </w:tcPr>
          <w:p w14:paraId="0BE614FA" w14:textId="5CE9BB4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14BF7BB6" w14:textId="0DC1924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10F9B423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56804CF9" w14:textId="56160D61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EE0E81B" w14:textId="77777777" w:rsidTr="00AA6519">
        <w:tc>
          <w:tcPr>
            <w:tcW w:w="763" w:type="pct"/>
            <w:shd w:val="clear" w:color="auto" w:fill="auto"/>
            <w:vAlign w:val="center"/>
          </w:tcPr>
          <w:p w14:paraId="47F485CB" w14:textId="270C1CAE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admissionResult</w:t>
            </w:r>
          </w:p>
        </w:tc>
        <w:tc>
          <w:tcPr>
            <w:tcW w:w="801" w:type="pct"/>
            <w:shd w:val="clear" w:color="auto" w:fill="auto"/>
          </w:tcPr>
          <w:p w14:paraId="0ABDA99F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920E95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6EA396E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14DFF009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6E0848E2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0552EC" w14:textId="77777777" w:rsidTr="00AA6519">
        <w:tc>
          <w:tcPr>
            <w:tcW w:w="763" w:type="pct"/>
            <w:shd w:val="clear" w:color="auto" w:fill="auto"/>
            <w:vAlign w:val="center"/>
          </w:tcPr>
          <w:p w14:paraId="3EAA8BC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2FC1CAF5" w14:textId="16B4FBE8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F2BAC">
              <w:rPr>
                <w:sz w:val="20"/>
              </w:rPr>
              <w:t>protocolCommissionMember</w:t>
            </w:r>
          </w:p>
        </w:tc>
        <w:tc>
          <w:tcPr>
            <w:tcW w:w="203" w:type="pct"/>
            <w:shd w:val="clear" w:color="auto" w:fill="auto"/>
          </w:tcPr>
          <w:p w14:paraId="3893D52C" w14:textId="3830ABB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1A65CD5B" w14:textId="3E37E99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4E83E3C4" w14:textId="020A01FB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F2BAC">
              <w:rPr>
                <w:sz w:val="20"/>
              </w:rPr>
              <w:t xml:space="preserve">Член </w:t>
            </w:r>
            <w:r>
              <w:rPr>
                <w:sz w:val="20"/>
              </w:rPr>
              <w:t>комиссии, осуществляющий оценку</w:t>
            </w:r>
          </w:p>
        </w:tc>
        <w:tc>
          <w:tcPr>
            <w:tcW w:w="1319" w:type="pct"/>
            <w:shd w:val="clear" w:color="auto" w:fill="auto"/>
          </w:tcPr>
          <w:p w14:paraId="34C5A986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C28AAEF" w14:textId="77777777" w:rsidTr="00AA6519">
        <w:tc>
          <w:tcPr>
            <w:tcW w:w="763" w:type="pct"/>
            <w:shd w:val="clear" w:color="auto" w:fill="auto"/>
            <w:vAlign w:val="center"/>
          </w:tcPr>
          <w:p w14:paraId="4D4AE80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DB4022C" w14:textId="54FABAC5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203" w:type="pct"/>
            <w:shd w:val="clear" w:color="auto" w:fill="auto"/>
          </w:tcPr>
          <w:p w14:paraId="0DC44394" w14:textId="31DC077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3D614654" w14:textId="6116256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05" w:type="pct"/>
            <w:shd w:val="clear" w:color="auto" w:fill="auto"/>
          </w:tcPr>
          <w:p w14:paraId="57D3DBE2" w14:textId="29A6F3AF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Флаг допуска</w:t>
            </w:r>
          </w:p>
        </w:tc>
        <w:tc>
          <w:tcPr>
            <w:tcW w:w="1319" w:type="pct"/>
            <w:shd w:val="clear" w:color="auto" w:fill="auto"/>
          </w:tcPr>
          <w:p w14:paraId="75A73EFF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26B936C" w14:textId="77777777" w:rsidTr="00AA6519">
        <w:tc>
          <w:tcPr>
            <w:tcW w:w="763" w:type="pct"/>
            <w:shd w:val="clear" w:color="auto" w:fill="auto"/>
            <w:vAlign w:val="center"/>
          </w:tcPr>
          <w:p w14:paraId="2F3254B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8E7B0D1" w14:textId="04DF4AAF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3" w:type="pct"/>
            <w:shd w:val="clear" w:color="auto" w:fill="auto"/>
          </w:tcPr>
          <w:p w14:paraId="2B770357" w14:textId="0540C15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0FC7EA0A" w14:textId="2045EF1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036A356A" w14:textId="35F1051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19" w:type="pct"/>
            <w:shd w:val="clear" w:color="auto" w:fill="auto"/>
          </w:tcPr>
          <w:p w14:paraId="1C8FC454" w14:textId="0DF8FDBE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  <w:r>
              <w:rPr>
                <w:sz w:val="20"/>
              </w:rPr>
              <w:t xml:space="preserve">. Контролируется наличие элемента, если в элементе </w:t>
            </w:r>
            <w:r w:rsidRPr="001542C8">
              <w:rPr>
                <w:sz w:val="20"/>
              </w:rPr>
              <w:t>admitted</w:t>
            </w:r>
            <w:r>
              <w:rPr>
                <w:sz w:val="20"/>
              </w:rPr>
              <w:t xml:space="preserve"> передано ложное значение.</w:t>
            </w:r>
          </w:p>
        </w:tc>
      </w:tr>
      <w:tr w:rsidR="004A5F56" w:rsidRPr="001A4780" w14:paraId="51261540" w14:textId="77777777" w:rsidTr="00AA6519">
        <w:tc>
          <w:tcPr>
            <w:tcW w:w="5000" w:type="pct"/>
            <w:gridSpan w:val="6"/>
            <w:shd w:val="clear" w:color="auto" w:fill="auto"/>
          </w:tcPr>
          <w:p w14:paraId="6CD56239" w14:textId="2E1F96E9" w:rsidR="004A5F56" w:rsidRPr="003804B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0A3C91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4A5F56" w:rsidRPr="001A4780" w14:paraId="2DD18190" w14:textId="77777777" w:rsidTr="00AA6519">
        <w:tc>
          <w:tcPr>
            <w:tcW w:w="763" w:type="pct"/>
            <w:shd w:val="clear" w:color="auto" w:fill="auto"/>
            <w:vAlign w:val="center"/>
          </w:tcPr>
          <w:p w14:paraId="4528EE97" w14:textId="60B19EC9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protocolCommiss</w:t>
            </w:r>
            <w:r w:rsidRPr="000A3C91">
              <w:rPr>
                <w:b/>
                <w:sz w:val="20"/>
              </w:rPr>
              <w:lastRenderedPageBreak/>
              <w:t>ionMember</w:t>
            </w:r>
          </w:p>
        </w:tc>
        <w:tc>
          <w:tcPr>
            <w:tcW w:w="801" w:type="pct"/>
            <w:shd w:val="clear" w:color="auto" w:fill="auto"/>
          </w:tcPr>
          <w:p w14:paraId="4E55F74A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2FCA2F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4104590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5ED790EB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0EDF767E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2ADB62C" w14:textId="77777777" w:rsidTr="00AA6519">
        <w:tc>
          <w:tcPr>
            <w:tcW w:w="763" w:type="pct"/>
            <w:shd w:val="clear" w:color="auto" w:fill="auto"/>
            <w:vAlign w:val="center"/>
          </w:tcPr>
          <w:p w14:paraId="5964373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4A74B3D" w14:textId="19255C2A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3" w:type="pct"/>
            <w:shd w:val="clear" w:color="auto" w:fill="auto"/>
          </w:tcPr>
          <w:p w14:paraId="50FE5294" w14:textId="494D744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47B2D580" w14:textId="3B718F8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32B57242" w14:textId="0E9CAE9A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19" w:type="pct"/>
            <w:shd w:val="clear" w:color="auto" w:fill="auto"/>
          </w:tcPr>
          <w:p w14:paraId="75ED10E2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96778BB" w14:textId="77777777" w:rsidTr="00AA6519">
        <w:tc>
          <w:tcPr>
            <w:tcW w:w="5000" w:type="pct"/>
            <w:gridSpan w:val="6"/>
            <w:shd w:val="clear" w:color="auto" w:fill="auto"/>
          </w:tcPr>
          <w:p w14:paraId="5E713E14" w14:textId="37B67393" w:rsidR="004A5F56" w:rsidRPr="003804B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1D355353" w14:textId="77777777" w:rsidTr="00AA6519">
        <w:tc>
          <w:tcPr>
            <w:tcW w:w="763" w:type="pct"/>
            <w:shd w:val="clear" w:color="auto" w:fill="auto"/>
            <w:vAlign w:val="center"/>
          </w:tcPr>
          <w:p w14:paraId="518F7440" w14:textId="3DC4EE0C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801" w:type="pct"/>
            <w:shd w:val="clear" w:color="auto" w:fill="auto"/>
          </w:tcPr>
          <w:p w14:paraId="076B9EAF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6B3547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68BC88E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23DE3701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1EF0F6B5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6271476" w14:textId="77777777" w:rsidTr="00AA6519">
        <w:tc>
          <w:tcPr>
            <w:tcW w:w="763" w:type="pct"/>
            <w:shd w:val="clear" w:color="auto" w:fill="auto"/>
            <w:vAlign w:val="center"/>
          </w:tcPr>
          <w:p w14:paraId="21CA5B4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B1BF773" w14:textId="46ED062B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3" w:type="pct"/>
            <w:shd w:val="clear" w:color="auto" w:fill="auto"/>
          </w:tcPr>
          <w:p w14:paraId="2AF0D603" w14:textId="0E12883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744F05D5" w14:textId="7800BC0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169FA6EE" w14:textId="4F3B84FB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19" w:type="pct"/>
            <w:shd w:val="clear" w:color="auto" w:fill="auto"/>
          </w:tcPr>
          <w:p w14:paraId="05D3B72E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E1DEBFB" w14:textId="77777777" w:rsidTr="00AA6519">
        <w:tc>
          <w:tcPr>
            <w:tcW w:w="763" w:type="pct"/>
            <w:shd w:val="clear" w:color="auto" w:fill="auto"/>
            <w:vAlign w:val="center"/>
          </w:tcPr>
          <w:p w14:paraId="4448C7E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72A15B4" w14:textId="396982DA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3" w:type="pct"/>
            <w:shd w:val="clear" w:color="auto" w:fill="auto"/>
          </w:tcPr>
          <w:p w14:paraId="648F6EFC" w14:textId="1FCDADB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6DA19628" w14:textId="308E8BD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6B0A69D9" w14:textId="6796A332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19" w:type="pct"/>
            <w:shd w:val="clear" w:color="auto" w:fill="auto"/>
          </w:tcPr>
          <w:p w14:paraId="098BAAA3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F10FEC3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083C5EE4" w14:textId="65EB3CD4" w:rsidR="004A5F56" w:rsidRPr="003804B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1D19629A" w14:textId="77777777" w:rsidTr="00AA6519">
        <w:tc>
          <w:tcPr>
            <w:tcW w:w="763" w:type="pct"/>
            <w:shd w:val="clear" w:color="auto" w:fill="auto"/>
          </w:tcPr>
          <w:p w14:paraId="49219D7F" w14:textId="34097B66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801" w:type="pct"/>
            <w:shd w:val="clear" w:color="auto" w:fill="auto"/>
          </w:tcPr>
          <w:p w14:paraId="29A3DC71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E4CA3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2D2C5E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1A2D5B26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590E8537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ADC3E1C" w14:textId="77777777" w:rsidTr="00AA6519">
        <w:tc>
          <w:tcPr>
            <w:tcW w:w="763" w:type="pct"/>
            <w:shd w:val="clear" w:color="auto" w:fill="auto"/>
            <w:vAlign w:val="center"/>
          </w:tcPr>
          <w:p w14:paraId="71E87CB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F048ED4" w14:textId="6ACFBE69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6CE856DF" w14:textId="3EC8B17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28598C98" w14:textId="344DDF1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0E736622" w14:textId="2A74C85B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7C21E1B1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F02A3AD" w14:textId="77777777" w:rsidTr="00AA6519">
        <w:tc>
          <w:tcPr>
            <w:tcW w:w="763" w:type="pct"/>
            <w:shd w:val="clear" w:color="auto" w:fill="auto"/>
            <w:vAlign w:val="center"/>
          </w:tcPr>
          <w:p w14:paraId="2E4786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90FE1E8" w14:textId="5D3711B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415A3069" w14:textId="24AF7E5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3C000FA6" w14:textId="7B8E6F7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05" w:type="pct"/>
            <w:shd w:val="clear" w:color="auto" w:fill="auto"/>
          </w:tcPr>
          <w:p w14:paraId="69653589" w14:textId="22567030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6AC3A7A0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F1D16BF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6A47C9FE" w14:textId="237A313B" w:rsidR="004A5F56" w:rsidRPr="003804B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7617C">
              <w:rPr>
                <w:b/>
                <w:sz w:val="20"/>
              </w:rPr>
              <w:t>Информация о допуске заявки</w:t>
            </w:r>
          </w:p>
        </w:tc>
      </w:tr>
      <w:tr w:rsidR="004A5F56" w:rsidRPr="001A4780" w14:paraId="63FE121B" w14:textId="77777777" w:rsidTr="00AA6519">
        <w:tc>
          <w:tcPr>
            <w:tcW w:w="763" w:type="pct"/>
            <w:shd w:val="clear" w:color="auto" w:fill="auto"/>
            <w:vAlign w:val="center"/>
          </w:tcPr>
          <w:p w14:paraId="79FE98CA" w14:textId="3C1DD715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7617C">
              <w:rPr>
                <w:b/>
                <w:sz w:val="20"/>
              </w:rPr>
              <w:t>admittedInfo</w:t>
            </w:r>
          </w:p>
        </w:tc>
        <w:tc>
          <w:tcPr>
            <w:tcW w:w="801" w:type="pct"/>
            <w:shd w:val="clear" w:color="auto" w:fill="auto"/>
          </w:tcPr>
          <w:p w14:paraId="373883CE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E254A6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47A53A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28C4E05C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23E003CA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A82A225" w14:textId="77777777" w:rsidTr="00AA6519">
        <w:tc>
          <w:tcPr>
            <w:tcW w:w="763" w:type="pct"/>
            <w:shd w:val="clear" w:color="auto" w:fill="auto"/>
            <w:vAlign w:val="center"/>
          </w:tcPr>
          <w:p w14:paraId="250978B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768D553" w14:textId="43ADCA2F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3" w:type="pct"/>
            <w:shd w:val="clear" w:color="auto" w:fill="auto"/>
          </w:tcPr>
          <w:p w14:paraId="0BCCD0FC" w14:textId="7D323E9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4B7A0260" w14:textId="0B983F0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22BA0ADF" w14:textId="6AB712CF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19" w:type="pct"/>
            <w:shd w:val="clear" w:color="auto" w:fill="auto"/>
          </w:tcPr>
          <w:p w14:paraId="563FD95D" w14:textId="0C59878A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1D7E2FCA" w14:textId="77777777" w:rsidTr="00AA6519">
        <w:tc>
          <w:tcPr>
            <w:tcW w:w="763" w:type="pct"/>
            <w:shd w:val="clear" w:color="auto" w:fill="auto"/>
            <w:vAlign w:val="center"/>
          </w:tcPr>
          <w:p w14:paraId="30934BB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DCCA95D" w14:textId="6CFCC139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score</w:t>
            </w:r>
          </w:p>
        </w:tc>
        <w:tc>
          <w:tcPr>
            <w:tcW w:w="203" w:type="pct"/>
            <w:shd w:val="clear" w:color="auto" w:fill="auto"/>
          </w:tcPr>
          <w:p w14:paraId="4F8A0E41" w14:textId="2C5C52F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7E51B9AA" w14:textId="36CA5E8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05" w:type="pct"/>
            <w:shd w:val="clear" w:color="auto" w:fill="auto"/>
          </w:tcPr>
          <w:p w14:paraId="204C97BC" w14:textId="7EA8CA0D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Оценка заявки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3565CD35" w14:textId="426D4EAD" w:rsidR="004A5F56" w:rsidRPr="0087617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4A5F56" w:rsidRPr="001A4780" w14:paraId="2AB71D37" w14:textId="77777777" w:rsidTr="00AA6519">
        <w:tc>
          <w:tcPr>
            <w:tcW w:w="763" w:type="pct"/>
            <w:shd w:val="clear" w:color="auto" w:fill="auto"/>
            <w:vAlign w:val="center"/>
          </w:tcPr>
          <w:p w14:paraId="0CFC217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F9BA359" w14:textId="20F76FCC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appRating</w:t>
            </w:r>
          </w:p>
        </w:tc>
        <w:tc>
          <w:tcPr>
            <w:tcW w:w="203" w:type="pct"/>
            <w:shd w:val="clear" w:color="auto" w:fill="auto"/>
          </w:tcPr>
          <w:p w14:paraId="50D6691E" w14:textId="4F88AC3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4C8B914B" w14:textId="4943A24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2151CB95" w14:textId="337BD95C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Порядковый номер заявки по результатам оценки заявки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59FBC4BB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4C602F5" w14:textId="77777777" w:rsidTr="00AA6519">
        <w:tc>
          <w:tcPr>
            <w:tcW w:w="763" w:type="pct"/>
            <w:shd w:val="clear" w:color="auto" w:fill="auto"/>
            <w:vAlign w:val="center"/>
          </w:tcPr>
          <w:p w14:paraId="4DE8944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E8E5F8E" w14:textId="58EA79CA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conditionsScoring</w:t>
            </w:r>
          </w:p>
        </w:tc>
        <w:tc>
          <w:tcPr>
            <w:tcW w:w="203" w:type="pct"/>
            <w:shd w:val="clear" w:color="auto" w:fill="auto"/>
          </w:tcPr>
          <w:p w14:paraId="66F4C804" w14:textId="580934EF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57AA1DD7" w14:textId="74409CE6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34479986" w14:textId="7F115C2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Оценка предложения участника по критериям оценки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39D96A0B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AA7FCE" w14:textId="77777777" w:rsidTr="00AA6519">
        <w:tc>
          <w:tcPr>
            <w:tcW w:w="5000" w:type="pct"/>
            <w:gridSpan w:val="6"/>
            <w:shd w:val="clear" w:color="auto" w:fill="auto"/>
          </w:tcPr>
          <w:p w14:paraId="170C5877" w14:textId="0E1B9573" w:rsidR="004A5F56" w:rsidRPr="003804B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56DAF479" w14:textId="77777777" w:rsidTr="00AA6519">
        <w:tc>
          <w:tcPr>
            <w:tcW w:w="763" w:type="pct"/>
            <w:shd w:val="clear" w:color="auto" w:fill="auto"/>
            <w:vAlign w:val="center"/>
          </w:tcPr>
          <w:p w14:paraId="5AF5F2FA" w14:textId="5380EAA6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801" w:type="pct"/>
            <w:shd w:val="clear" w:color="auto" w:fill="auto"/>
          </w:tcPr>
          <w:p w14:paraId="2877454D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2AA64B5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5DE61D0A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5" w:type="pct"/>
            <w:shd w:val="clear" w:color="auto" w:fill="auto"/>
          </w:tcPr>
          <w:p w14:paraId="5FF4E5B2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511CBF12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36EAE23" w14:textId="77777777" w:rsidTr="00AA6519">
        <w:tc>
          <w:tcPr>
            <w:tcW w:w="763" w:type="pct"/>
            <w:shd w:val="clear" w:color="auto" w:fill="auto"/>
            <w:vAlign w:val="center"/>
          </w:tcPr>
          <w:p w14:paraId="28E1A51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3883D99" w14:textId="13B6B39B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3" w:type="pct"/>
            <w:shd w:val="clear" w:color="auto" w:fill="auto"/>
          </w:tcPr>
          <w:p w14:paraId="4CAFFE48" w14:textId="6314F7DB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16BAF8FC" w14:textId="36756F64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1DEE9372" w14:textId="523F1935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649B4338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EFDAA7" w14:textId="77777777" w:rsidTr="00AA6519">
        <w:tc>
          <w:tcPr>
            <w:tcW w:w="763" w:type="pct"/>
            <w:shd w:val="clear" w:color="auto" w:fill="auto"/>
            <w:vAlign w:val="center"/>
          </w:tcPr>
          <w:p w14:paraId="381B32A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6741F5F" w14:textId="59B6E3D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3" w:type="pct"/>
            <w:shd w:val="clear" w:color="auto" w:fill="auto"/>
          </w:tcPr>
          <w:p w14:paraId="2FE4310A" w14:textId="584F83EC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603A28F1" w14:textId="7D84E63F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32419D5D" w14:textId="6E820634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1A3EBD46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B7866AA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43A35172" w14:textId="08A4C220" w:rsidR="004A5F56" w:rsidRPr="003804B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0480EE1D" w14:textId="77777777" w:rsidTr="00AA6519">
        <w:tc>
          <w:tcPr>
            <w:tcW w:w="763" w:type="pct"/>
            <w:shd w:val="clear" w:color="auto" w:fill="auto"/>
          </w:tcPr>
          <w:p w14:paraId="62B0F4F4" w14:textId="44841C9F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801" w:type="pct"/>
            <w:shd w:val="clear" w:color="auto" w:fill="auto"/>
          </w:tcPr>
          <w:p w14:paraId="39B2275B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29CAB6C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4F690E26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5" w:type="pct"/>
            <w:shd w:val="clear" w:color="auto" w:fill="auto"/>
          </w:tcPr>
          <w:p w14:paraId="0C509F54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0BFD03A1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A5E7554" w14:textId="77777777" w:rsidTr="00AA6519">
        <w:tc>
          <w:tcPr>
            <w:tcW w:w="763" w:type="pct"/>
            <w:shd w:val="clear" w:color="auto" w:fill="auto"/>
            <w:vAlign w:val="center"/>
          </w:tcPr>
          <w:p w14:paraId="613B91F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55BC337" w14:textId="1B4AD22F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6C5CF2F0" w14:textId="206E276C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44E0D8D9" w14:textId="3CEB259D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00EBD9D2" w14:textId="240EC789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731010B9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096AA43" w14:textId="77777777" w:rsidTr="00AA6519">
        <w:tc>
          <w:tcPr>
            <w:tcW w:w="763" w:type="pct"/>
            <w:shd w:val="clear" w:color="auto" w:fill="auto"/>
            <w:vAlign w:val="center"/>
          </w:tcPr>
          <w:p w14:paraId="24C800F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27D8E6D5" w14:textId="6609A1E4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471C4595" w14:textId="1A94A0D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22A6348E" w14:textId="52EB18FE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05" w:type="pct"/>
            <w:shd w:val="clear" w:color="auto" w:fill="auto"/>
          </w:tcPr>
          <w:p w14:paraId="5D3AF3BE" w14:textId="202AADA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39A596CB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2F732B4" w14:textId="77777777" w:rsidTr="00AA6519">
        <w:tc>
          <w:tcPr>
            <w:tcW w:w="5000" w:type="pct"/>
            <w:gridSpan w:val="6"/>
            <w:shd w:val="clear" w:color="auto" w:fill="auto"/>
          </w:tcPr>
          <w:p w14:paraId="7CFE4DAF" w14:textId="211895AA" w:rsidR="004A5F56" w:rsidRPr="006F65FF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6F65FF">
              <w:rPr>
                <w:b/>
                <w:sz w:val="20"/>
              </w:rPr>
              <w:t>Оценка предложения участника по критериям оценки</w:t>
            </w:r>
          </w:p>
        </w:tc>
      </w:tr>
      <w:tr w:rsidR="004A5F56" w:rsidRPr="001A4780" w14:paraId="185313CF" w14:textId="77777777" w:rsidTr="00AA6519">
        <w:tc>
          <w:tcPr>
            <w:tcW w:w="763" w:type="pct"/>
            <w:shd w:val="clear" w:color="auto" w:fill="auto"/>
            <w:vAlign w:val="center"/>
          </w:tcPr>
          <w:p w14:paraId="2060EE19" w14:textId="728547B9" w:rsidR="004A5F56" w:rsidRPr="006F65FF" w:rsidRDefault="004A5F56" w:rsidP="004A5F56">
            <w:pPr>
              <w:spacing w:before="0" w:after="0"/>
              <w:rPr>
                <w:b/>
                <w:sz w:val="20"/>
              </w:rPr>
            </w:pPr>
            <w:r w:rsidRPr="006F65FF">
              <w:rPr>
                <w:b/>
                <w:sz w:val="20"/>
              </w:rPr>
              <w:t>conditionsScoring</w:t>
            </w:r>
          </w:p>
        </w:tc>
        <w:tc>
          <w:tcPr>
            <w:tcW w:w="801" w:type="pct"/>
            <w:shd w:val="clear" w:color="auto" w:fill="auto"/>
          </w:tcPr>
          <w:p w14:paraId="419AEC3B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F656148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1F51FCCC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5" w:type="pct"/>
            <w:shd w:val="clear" w:color="auto" w:fill="auto"/>
          </w:tcPr>
          <w:p w14:paraId="275BD855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0986ED87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D9C9DB5" w14:textId="77777777" w:rsidTr="00AA6519">
        <w:tc>
          <w:tcPr>
            <w:tcW w:w="763" w:type="pct"/>
            <w:shd w:val="clear" w:color="auto" w:fill="auto"/>
            <w:vAlign w:val="center"/>
          </w:tcPr>
          <w:p w14:paraId="462BB5C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5E97B5F" w14:textId="500A27EF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F65FF">
              <w:rPr>
                <w:sz w:val="20"/>
              </w:rPr>
              <w:t>conditionScoring</w:t>
            </w:r>
          </w:p>
        </w:tc>
        <w:tc>
          <w:tcPr>
            <w:tcW w:w="203" w:type="pct"/>
            <w:shd w:val="clear" w:color="auto" w:fill="auto"/>
          </w:tcPr>
          <w:p w14:paraId="392EAA74" w14:textId="30AAE074" w:rsidR="004A5F56" w:rsidRPr="006F65F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4E4DEDCB" w14:textId="267199CF" w:rsidR="004A5F56" w:rsidRPr="006F65F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1EA873CB" w14:textId="4C7D499F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F65FF">
              <w:rPr>
                <w:sz w:val="20"/>
              </w:rPr>
              <w:t>Оценка предложения участника по отдельному критерию оценки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3F6EED91" w14:textId="57B46F5A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296A9E76" w14:textId="77777777" w:rsidTr="00AA6519">
        <w:tc>
          <w:tcPr>
            <w:tcW w:w="763" w:type="pct"/>
            <w:shd w:val="clear" w:color="auto" w:fill="auto"/>
            <w:vAlign w:val="center"/>
          </w:tcPr>
          <w:p w14:paraId="1C5AEDEA" w14:textId="5CEA168A" w:rsidR="004A5F56" w:rsidRPr="006F65FF" w:rsidRDefault="004A5F56" w:rsidP="004A5F56">
            <w:pPr>
              <w:spacing w:before="0" w:after="0"/>
              <w:rPr>
                <w:b/>
                <w:sz w:val="20"/>
              </w:rPr>
            </w:pPr>
            <w:r w:rsidRPr="006F65FF">
              <w:rPr>
                <w:b/>
                <w:sz w:val="20"/>
              </w:rPr>
              <w:t>conditionScoring</w:t>
            </w:r>
          </w:p>
        </w:tc>
        <w:tc>
          <w:tcPr>
            <w:tcW w:w="801" w:type="pct"/>
            <w:shd w:val="clear" w:color="auto" w:fill="auto"/>
          </w:tcPr>
          <w:p w14:paraId="6765F695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DB1A465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32FC909B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5" w:type="pct"/>
            <w:shd w:val="clear" w:color="auto" w:fill="auto"/>
          </w:tcPr>
          <w:p w14:paraId="1E4462F3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4094D98C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9FFDAFE" w14:textId="77777777" w:rsidTr="00AA6519">
        <w:tc>
          <w:tcPr>
            <w:tcW w:w="763" w:type="pct"/>
            <w:vMerge w:val="restart"/>
            <w:shd w:val="clear" w:color="auto" w:fill="auto"/>
            <w:vAlign w:val="center"/>
          </w:tcPr>
          <w:p w14:paraId="7A4DDD18" w14:textId="380ADEA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1" w:type="pct"/>
            <w:shd w:val="clear" w:color="auto" w:fill="auto"/>
          </w:tcPr>
          <w:p w14:paraId="1827E5D2" w14:textId="34EB15CF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F65FF">
              <w:rPr>
                <w:sz w:val="20"/>
              </w:rPr>
              <w:t>cost</w:t>
            </w:r>
            <w:proofErr w:type="gramStart"/>
            <w:r w:rsidRPr="006F65FF">
              <w:rPr>
                <w:sz w:val="20"/>
              </w:rPr>
              <w:t>С</w:t>
            </w:r>
            <w:proofErr w:type="gramEnd"/>
            <w:r w:rsidRPr="006F65FF">
              <w:rPr>
                <w:sz w:val="20"/>
              </w:rPr>
              <w:t>riterion</w:t>
            </w:r>
          </w:p>
        </w:tc>
        <w:tc>
          <w:tcPr>
            <w:tcW w:w="203" w:type="pct"/>
            <w:shd w:val="clear" w:color="auto" w:fill="auto"/>
          </w:tcPr>
          <w:p w14:paraId="4DA865C1" w14:textId="140C7BA5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50548D5B" w14:textId="1A6DFEBE" w:rsidR="004A5F56" w:rsidRPr="006F65F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56BFB9A5" w14:textId="06357A8E" w:rsidR="004A5F56" w:rsidRPr="003368C2" w:rsidRDefault="004A5F56" w:rsidP="004A5F56">
            <w:pPr>
              <w:spacing w:before="0" w:after="0"/>
              <w:ind w:firstLine="51"/>
              <w:rPr>
                <w:sz w:val="20"/>
                <w:highlight w:val="yellow"/>
              </w:rPr>
            </w:pPr>
            <w:proofErr w:type="gramStart"/>
            <w:r w:rsidRPr="00382F55">
              <w:rPr>
                <w:sz w:val="20"/>
              </w:rPr>
              <w:t>Стоимостной</w:t>
            </w:r>
            <w:proofErr w:type="gramEnd"/>
            <w:r w:rsidRPr="00382F55">
              <w:rPr>
                <w:sz w:val="20"/>
              </w:rPr>
              <w:t xml:space="preserve"> критерий оценки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1441C3C3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20AA5C0" w14:textId="77777777" w:rsidTr="00AA6519">
        <w:tc>
          <w:tcPr>
            <w:tcW w:w="763" w:type="pct"/>
            <w:vMerge/>
            <w:shd w:val="clear" w:color="auto" w:fill="auto"/>
            <w:vAlign w:val="center"/>
          </w:tcPr>
          <w:p w14:paraId="2781233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203169EC" w14:textId="21CF2626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F65FF">
              <w:rPr>
                <w:sz w:val="20"/>
              </w:rPr>
              <w:t>qualitative</w:t>
            </w:r>
            <w:proofErr w:type="gramStart"/>
            <w:r w:rsidRPr="006F65FF">
              <w:rPr>
                <w:sz w:val="20"/>
              </w:rPr>
              <w:t>С</w:t>
            </w:r>
            <w:proofErr w:type="gramEnd"/>
            <w:r w:rsidRPr="006F65FF">
              <w:rPr>
                <w:sz w:val="20"/>
              </w:rPr>
              <w:t>riterion</w:t>
            </w:r>
          </w:p>
        </w:tc>
        <w:tc>
          <w:tcPr>
            <w:tcW w:w="203" w:type="pct"/>
            <w:shd w:val="clear" w:color="auto" w:fill="auto"/>
          </w:tcPr>
          <w:p w14:paraId="22B95442" w14:textId="3DF02DA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3AE2336E" w14:textId="421428CC" w:rsidR="004A5F56" w:rsidRPr="006F65F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12DBD96E" w14:textId="4B995086" w:rsidR="004A5F56" w:rsidRPr="003368C2" w:rsidRDefault="004A5F56" w:rsidP="004A5F56">
            <w:pPr>
              <w:spacing w:before="0" w:after="0"/>
              <w:ind w:firstLine="51"/>
              <w:rPr>
                <w:sz w:val="20"/>
                <w:highlight w:val="yellow"/>
              </w:rPr>
            </w:pPr>
            <w:r w:rsidRPr="00382F55">
              <w:rPr>
                <w:sz w:val="20"/>
              </w:rPr>
              <w:t>Качественный (нестоимостной) критерий оценки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17311BF8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C7EEB61" w14:textId="77777777" w:rsidTr="00AA6519">
        <w:tc>
          <w:tcPr>
            <w:tcW w:w="5000" w:type="pct"/>
            <w:gridSpan w:val="6"/>
            <w:shd w:val="clear" w:color="auto" w:fill="auto"/>
          </w:tcPr>
          <w:p w14:paraId="1A8E3473" w14:textId="5B4C56E6" w:rsidR="004A5F56" w:rsidRPr="00382F5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proofErr w:type="gramStart"/>
            <w:r w:rsidRPr="00382F55">
              <w:rPr>
                <w:b/>
                <w:sz w:val="20"/>
              </w:rPr>
              <w:t>Стоимостной</w:t>
            </w:r>
            <w:proofErr w:type="gramEnd"/>
            <w:r w:rsidRPr="00382F55">
              <w:rPr>
                <w:b/>
                <w:sz w:val="20"/>
              </w:rPr>
              <w:t xml:space="preserve"> критерий оценки</w:t>
            </w:r>
          </w:p>
        </w:tc>
      </w:tr>
      <w:tr w:rsidR="004A5F56" w:rsidRPr="001A4780" w14:paraId="06C011FB" w14:textId="77777777" w:rsidTr="00AA6519">
        <w:tc>
          <w:tcPr>
            <w:tcW w:w="763" w:type="pct"/>
            <w:shd w:val="clear" w:color="auto" w:fill="auto"/>
            <w:vAlign w:val="center"/>
          </w:tcPr>
          <w:p w14:paraId="0C18CCA5" w14:textId="4F95D08C" w:rsidR="004A5F56" w:rsidRPr="003368C2" w:rsidRDefault="004A5F56" w:rsidP="004A5F56">
            <w:pPr>
              <w:spacing w:before="0" w:after="0"/>
              <w:rPr>
                <w:b/>
                <w:sz w:val="20"/>
              </w:rPr>
            </w:pPr>
            <w:r w:rsidRPr="003368C2">
              <w:rPr>
                <w:b/>
                <w:sz w:val="20"/>
              </w:rPr>
              <w:t>cost</w:t>
            </w:r>
            <w:proofErr w:type="gramStart"/>
            <w:r w:rsidRPr="003368C2">
              <w:rPr>
                <w:b/>
                <w:sz w:val="20"/>
              </w:rPr>
              <w:t>С</w:t>
            </w:r>
            <w:proofErr w:type="gramEnd"/>
            <w:r w:rsidRPr="003368C2">
              <w:rPr>
                <w:b/>
                <w:sz w:val="20"/>
              </w:rPr>
              <w:t>riterion</w:t>
            </w:r>
          </w:p>
        </w:tc>
        <w:tc>
          <w:tcPr>
            <w:tcW w:w="801" w:type="pct"/>
            <w:shd w:val="clear" w:color="auto" w:fill="auto"/>
          </w:tcPr>
          <w:p w14:paraId="2E6F98B4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A42052A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21CCD295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5" w:type="pct"/>
            <w:shd w:val="clear" w:color="auto" w:fill="auto"/>
          </w:tcPr>
          <w:p w14:paraId="49B76C0E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1CB92B55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016090D" w14:textId="77777777" w:rsidTr="00AA6519">
        <w:tc>
          <w:tcPr>
            <w:tcW w:w="763" w:type="pct"/>
            <w:shd w:val="clear" w:color="auto" w:fill="auto"/>
            <w:vAlign w:val="center"/>
          </w:tcPr>
          <w:p w14:paraId="117E833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D7C447F" w14:textId="6677B0AD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criterionCode</w:t>
            </w:r>
          </w:p>
        </w:tc>
        <w:tc>
          <w:tcPr>
            <w:tcW w:w="203" w:type="pct"/>
            <w:shd w:val="clear" w:color="auto" w:fill="auto"/>
          </w:tcPr>
          <w:p w14:paraId="635C9779" w14:textId="6558FED0" w:rsidR="004A5F56" w:rsidRPr="003368C2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722BE6E7" w14:textId="171C77F0" w:rsidR="004A5F56" w:rsidRPr="003368C2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5E5D2C16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Код критерия</w:t>
            </w:r>
          </w:p>
          <w:p w14:paraId="3771267A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CP - Цена контракта.</w:t>
            </w:r>
          </w:p>
          <w:p w14:paraId="0ADDF209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MC - Расходы на эксплуатацию и ремонт товаров, использование результатов работ.</w:t>
            </w:r>
          </w:p>
          <w:p w14:paraId="7F9B0354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TC - Стоимость жизненного цикла товара или созданного в результате выполнения работы объекта.</w:t>
            </w:r>
          </w:p>
          <w:p w14:paraId="78DBB954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EN - Предложение о сумме соответствующих расходов заказчика, которые заказчик осуществит или понесет по энергосервисному контракту.</w:t>
            </w:r>
          </w:p>
          <w:p w14:paraId="2061C979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QF - Качественные, </w:t>
            </w:r>
            <w:r w:rsidRPr="00D31E14">
              <w:rPr>
                <w:sz w:val="20"/>
              </w:rPr>
              <w:lastRenderedPageBreak/>
              <w:t>функциональные и экологические характеристики объекта закупки.</w:t>
            </w:r>
          </w:p>
          <w:p w14:paraId="194625FB" w14:textId="627AE778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QO - Квалификация участников закупки, в том числе наличие у них финансовых ресурсов, на праве собственности или ином законном основании оборудования и других материальных ресурсов, опыта работы, связанного с предметом контракта, и деловой репутации, специалистов и иных работников определенного уровня</w:t>
            </w:r>
          </w:p>
        </w:tc>
        <w:tc>
          <w:tcPr>
            <w:tcW w:w="1319" w:type="pct"/>
            <w:shd w:val="clear" w:color="auto" w:fill="auto"/>
          </w:tcPr>
          <w:p w14:paraId="6F43B6ED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>Допустимые значения</w:t>
            </w:r>
            <w:r w:rsidRPr="00D31E14">
              <w:rPr>
                <w:sz w:val="20"/>
              </w:rPr>
              <w:t>:</w:t>
            </w:r>
          </w:p>
          <w:p w14:paraId="13CD8E13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CP </w:t>
            </w:r>
          </w:p>
          <w:p w14:paraId="4FD018A3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MC </w:t>
            </w:r>
          </w:p>
          <w:p w14:paraId="7D4E05B8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TC </w:t>
            </w:r>
          </w:p>
          <w:p w14:paraId="353E6240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EN </w:t>
            </w:r>
          </w:p>
          <w:p w14:paraId="354BF536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D31E14">
              <w:rPr>
                <w:sz w:val="20"/>
              </w:rPr>
              <w:t>QF</w:t>
            </w:r>
          </w:p>
          <w:p w14:paraId="332BBD9D" w14:textId="3E0AE8CA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QO</w:t>
            </w:r>
          </w:p>
        </w:tc>
      </w:tr>
      <w:tr w:rsidR="004A5F56" w:rsidRPr="001A4780" w14:paraId="48179380" w14:textId="77777777" w:rsidTr="00AA6519">
        <w:tc>
          <w:tcPr>
            <w:tcW w:w="763" w:type="pct"/>
            <w:shd w:val="clear" w:color="auto" w:fill="auto"/>
            <w:vAlign w:val="center"/>
          </w:tcPr>
          <w:p w14:paraId="471E1A8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8EC5DD2" w14:textId="10534B2D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score</w:t>
            </w:r>
          </w:p>
        </w:tc>
        <w:tc>
          <w:tcPr>
            <w:tcW w:w="203" w:type="pct"/>
            <w:shd w:val="clear" w:color="auto" w:fill="auto"/>
          </w:tcPr>
          <w:p w14:paraId="4ED824A5" w14:textId="7656FD0D" w:rsidR="004A5F56" w:rsidRPr="003368C2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5502A23C" w14:textId="7306779F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405" w:type="pct"/>
            <w:shd w:val="clear" w:color="auto" w:fill="auto"/>
          </w:tcPr>
          <w:p w14:paraId="6116BEE6" w14:textId="081CDB89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без учёта значимости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40A654FF" w14:textId="46F1DE88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CC6BB7">
              <w:rPr>
                <w:sz w:val="20"/>
              </w:rPr>
              <w:t>(-)?\d+(\.\d{1,2})?</w:t>
            </w:r>
          </w:p>
        </w:tc>
      </w:tr>
      <w:tr w:rsidR="004A5F56" w:rsidRPr="001A4780" w14:paraId="660A4C01" w14:textId="77777777" w:rsidTr="00AA6519">
        <w:tc>
          <w:tcPr>
            <w:tcW w:w="763" w:type="pct"/>
            <w:shd w:val="clear" w:color="auto" w:fill="auto"/>
            <w:vAlign w:val="center"/>
          </w:tcPr>
          <w:p w14:paraId="01E5396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1D869DA" w14:textId="2389703A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normedScore</w:t>
            </w:r>
          </w:p>
        </w:tc>
        <w:tc>
          <w:tcPr>
            <w:tcW w:w="203" w:type="pct"/>
            <w:shd w:val="clear" w:color="auto" w:fill="auto"/>
          </w:tcPr>
          <w:p w14:paraId="7661C1F0" w14:textId="328BB39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1F59FAB1" w14:textId="5A28139C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405" w:type="pct"/>
            <w:shd w:val="clear" w:color="auto" w:fill="auto"/>
          </w:tcPr>
          <w:p w14:paraId="59F31E5C" w14:textId="3B8CB004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с учётом значимости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5EE082E4" w14:textId="1B567754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CC6BB7">
              <w:rPr>
                <w:sz w:val="20"/>
              </w:rPr>
              <w:t>(-)?\d+(\.\d{1,2})?</w:t>
            </w:r>
          </w:p>
        </w:tc>
      </w:tr>
      <w:tr w:rsidR="004A5F56" w:rsidRPr="001A4780" w14:paraId="6F2E2A23" w14:textId="77777777" w:rsidTr="00AA6519">
        <w:tc>
          <w:tcPr>
            <w:tcW w:w="763" w:type="pct"/>
            <w:shd w:val="clear" w:color="auto" w:fill="auto"/>
            <w:vAlign w:val="center"/>
          </w:tcPr>
          <w:p w14:paraId="2125447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2DC01A9E" w14:textId="2AE5BFEB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value</w:t>
            </w:r>
          </w:p>
        </w:tc>
        <w:tc>
          <w:tcPr>
            <w:tcW w:w="203" w:type="pct"/>
            <w:shd w:val="clear" w:color="auto" w:fill="auto"/>
          </w:tcPr>
          <w:p w14:paraId="3DC9D845" w14:textId="471F0A6C" w:rsidR="004A5F56" w:rsidRPr="00CC092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037AA3BD" w14:textId="4E85237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405" w:type="pct"/>
            <w:shd w:val="clear" w:color="auto" w:fill="auto"/>
          </w:tcPr>
          <w:p w14:paraId="12E846E1" w14:textId="37ED4F06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Значимость критерия в процентах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19" w:type="pct"/>
            <w:vMerge w:val="restart"/>
            <w:shd w:val="clear" w:color="auto" w:fill="auto"/>
          </w:tcPr>
          <w:p w14:paraId="73F3E892" w14:textId="47D360BD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загрузке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поля игнорируются, используется для печатной формы протокола.</w:t>
            </w:r>
          </w:p>
        </w:tc>
      </w:tr>
      <w:tr w:rsidR="004A5F56" w:rsidRPr="001A4780" w14:paraId="4A01243F" w14:textId="77777777" w:rsidTr="00AA6519">
        <w:tc>
          <w:tcPr>
            <w:tcW w:w="763" w:type="pct"/>
            <w:shd w:val="clear" w:color="auto" w:fill="auto"/>
            <w:vAlign w:val="center"/>
          </w:tcPr>
          <w:p w14:paraId="20928A8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0D8543A" w14:textId="5988DCE9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7623F4FB" w14:textId="728FC0F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5C7A3F10" w14:textId="0FEABA4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58D228A5" w14:textId="06F31B56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Дополнительная информация о содержании и порядке оценки по критерию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19" w:type="pct"/>
            <w:vMerge/>
            <w:shd w:val="clear" w:color="auto" w:fill="auto"/>
          </w:tcPr>
          <w:p w14:paraId="116E27FF" w14:textId="208CA43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F7595E" w14:textId="77777777" w:rsidTr="00AA6519">
        <w:tc>
          <w:tcPr>
            <w:tcW w:w="763" w:type="pct"/>
            <w:shd w:val="clear" w:color="auto" w:fill="auto"/>
            <w:vAlign w:val="center"/>
          </w:tcPr>
          <w:p w14:paraId="1A132DF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CD83540" w14:textId="62770D7E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limit</w:t>
            </w:r>
          </w:p>
        </w:tc>
        <w:tc>
          <w:tcPr>
            <w:tcW w:w="203" w:type="pct"/>
            <w:shd w:val="clear" w:color="auto" w:fill="auto"/>
          </w:tcPr>
          <w:p w14:paraId="3D7FB922" w14:textId="0C4D946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67EE21F2" w14:textId="174245E0" w:rsidR="004A5F56" w:rsidRPr="00CC092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05" w:type="pct"/>
            <w:shd w:val="clear" w:color="auto" w:fill="auto"/>
          </w:tcPr>
          <w:p w14:paraId="35991D87" w14:textId="568C7E3C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Предельное значение показателя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19" w:type="pct"/>
            <w:vMerge/>
            <w:shd w:val="clear" w:color="auto" w:fill="auto"/>
          </w:tcPr>
          <w:p w14:paraId="4E0E8B00" w14:textId="3170F2B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2DA0B17" w14:textId="77777777" w:rsidTr="00AA6519">
        <w:tc>
          <w:tcPr>
            <w:tcW w:w="763" w:type="pct"/>
            <w:shd w:val="clear" w:color="auto" w:fill="auto"/>
            <w:vAlign w:val="center"/>
          </w:tcPr>
          <w:p w14:paraId="2E3CB0E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95C9617" w14:textId="069700A5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measurementOrder</w:t>
            </w:r>
          </w:p>
        </w:tc>
        <w:tc>
          <w:tcPr>
            <w:tcW w:w="203" w:type="pct"/>
            <w:shd w:val="clear" w:color="auto" w:fill="auto"/>
          </w:tcPr>
          <w:p w14:paraId="1FF6E552" w14:textId="6A00625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5DC84305" w14:textId="2BC906AF" w:rsidR="004A5F56" w:rsidRPr="00CC092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78D7D05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Порядок оценки по показателю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  <w:r w:rsidRPr="003D62E4">
              <w:rPr>
                <w:sz w:val="20"/>
              </w:rPr>
              <w:t>:</w:t>
            </w:r>
          </w:p>
          <w:p w14:paraId="0A604B8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F - лучшим условием исполнения контракта является наибольшее значение,</w:t>
            </w:r>
          </w:p>
          <w:p w14:paraId="2B3D932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 - лучшим условием исполнения контракта является наименьшее значение,</w:t>
            </w:r>
          </w:p>
          <w:p w14:paraId="66BFF48D" w14:textId="7443A366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O - оценка производится по шкале оценки или другому порядку, указанному в документации</w:t>
            </w:r>
          </w:p>
        </w:tc>
        <w:tc>
          <w:tcPr>
            <w:tcW w:w="1319" w:type="pct"/>
            <w:vMerge/>
            <w:shd w:val="clear" w:color="auto" w:fill="auto"/>
          </w:tcPr>
          <w:p w14:paraId="6D15A7FA" w14:textId="24395B29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D3BDEF" w14:textId="77777777" w:rsidTr="00AA6519">
        <w:tc>
          <w:tcPr>
            <w:tcW w:w="763" w:type="pct"/>
            <w:shd w:val="clear" w:color="auto" w:fill="auto"/>
            <w:vAlign w:val="center"/>
          </w:tcPr>
          <w:p w14:paraId="144E828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22F28595" w14:textId="1FB71FE5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offer</w:t>
            </w:r>
          </w:p>
        </w:tc>
        <w:tc>
          <w:tcPr>
            <w:tcW w:w="203" w:type="pct"/>
            <w:shd w:val="clear" w:color="auto" w:fill="auto"/>
          </w:tcPr>
          <w:p w14:paraId="4CFB675D" w14:textId="7F1C9D7F" w:rsidR="004A5F56" w:rsidRPr="00CC092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63B94A80" w14:textId="319F643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405" w:type="pct"/>
            <w:shd w:val="clear" w:color="auto" w:fill="auto"/>
          </w:tcPr>
          <w:p w14:paraId="566C0A08" w14:textId="787DA592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Предложение участника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19" w:type="pct"/>
            <w:vMerge/>
            <w:shd w:val="clear" w:color="auto" w:fill="auto"/>
            <w:vAlign w:val="center"/>
          </w:tcPr>
          <w:p w14:paraId="09C9C693" w14:textId="22B60AFD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7556FB5" w14:textId="77777777" w:rsidTr="00AA6519">
        <w:tc>
          <w:tcPr>
            <w:tcW w:w="763" w:type="pct"/>
            <w:shd w:val="clear" w:color="auto" w:fill="auto"/>
            <w:vAlign w:val="center"/>
          </w:tcPr>
          <w:p w14:paraId="35EF316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44691A3" w14:textId="67939A13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B474F">
              <w:rPr>
                <w:sz w:val="20"/>
              </w:rPr>
              <w:t>spelledOffer</w:t>
            </w:r>
          </w:p>
        </w:tc>
        <w:tc>
          <w:tcPr>
            <w:tcW w:w="203" w:type="pct"/>
            <w:shd w:val="clear" w:color="auto" w:fill="auto"/>
          </w:tcPr>
          <w:p w14:paraId="124DD88F" w14:textId="7CC1E2E7" w:rsidR="004A5F56" w:rsidRPr="005B474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4F799E38" w14:textId="586495B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07B7B3FF" w14:textId="1634A59B" w:rsidR="004A5F56" w:rsidRPr="005B474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B474F">
              <w:rPr>
                <w:sz w:val="20"/>
              </w:rPr>
              <w:t>Предложение участник</w:t>
            </w:r>
            <w:r>
              <w:rPr>
                <w:sz w:val="20"/>
              </w:rPr>
              <w:t>а прописью (для печатной формы)</w:t>
            </w:r>
          </w:p>
        </w:tc>
        <w:tc>
          <w:tcPr>
            <w:tcW w:w="1319" w:type="pct"/>
            <w:vMerge/>
            <w:shd w:val="clear" w:color="auto" w:fill="auto"/>
            <w:vAlign w:val="center"/>
          </w:tcPr>
          <w:p w14:paraId="2D80F57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C95E5ED" w14:textId="77777777" w:rsidTr="00AA6519">
        <w:tc>
          <w:tcPr>
            <w:tcW w:w="763" w:type="pct"/>
            <w:shd w:val="clear" w:color="auto" w:fill="auto"/>
            <w:vAlign w:val="center"/>
          </w:tcPr>
          <w:p w14:paraId="2C8BBB1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7963229" w14:textId="0423766B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280F1494" w14:textId="5F828A8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659548C1" w14:textId="2E09954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2B150FE5" w14:textId="1C23CBC2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Дополнительная информация о предложении участника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19" w:type="pct"/>
            <w:vMerge/>
            <w:shd w:val="clear" w:color="auto" w:fill="auto"/>
            <w:vAlign w:val="center"/>
          </w:tcPr>
          <w:p w14:paraId="620FA0B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01F8C78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37361064" w14:textId="3597A92D" w:rsidR="004A5F56" w:rsidRPr="00382F5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382F55">
              <w:rPr>
                <w:b/>
                <w:sz w:val="20"/>
              </w:rPr>
              <w:t>Качественный (нестоимостной) критерий оценки</w:t>
            </w:r>
          </w:p>
        </w:tc>
      </w:tr>
      <w:tr w:rsidR="004A5F56" w:rsidRPr="001A4780" w14:paraId="774F634E" w14:textId="77777777" w:rsidTr="00AA6519">
        <w:tc>
          <w:tcPr>
            <w:tcW w:w="763" w:type="pct"/>
            <w:shd w:val="clear" w:color="auto" w:fill="auto"/>
            <w:vAlign w:val="center"/>
          </w:tcPr>
          <w:p w14:paraId="455C9DA7" w14:textId="67C00ABD" w:rsidR="004A5F56" w:rsidRPr="00186B33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qualitative</w:t>
            </w:r>
            <w:proofErr w:type="gramStart"/>
            <w:r w:rsidRPr="00186B33">
              <w:rPr>
                <w:b/>
                <w:sz w:val="20"/>
              </w:rPr>
              <w:t>С</w:t>
            </w:r>
            <w:proofErr w:type="gramEnd"/>
            <w:r w:rsidRPr="00186B33">
              <w:rPr>
                <w:b/>
                <w:sz w:val="20"/>
              </w:rPr>
              <w:t>riterion</w:t>
            </w:r>
          </w:p>
        </w:tc>
        <w:tc>
          <w:tcPr>
            <w:tcW w:w="801" w:type="pct"/>
            <w:shd w:val="clear" w:color="auto" w:fill="auto"/>
          </w:tcPr>
          <w:p w14:paraId="0D18E324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ECE9CE5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2765B53D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5" w:type="pct"/>
            <w:shd w:val="clear" w:color="auto" w:fill="auto"/>
          </w:tcPr>
          <w:p w14:paraId="03E6B9E8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4576BD77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580BADF3" w14:textId="77777777" w:rsidTr="00AA6519">
        <w:tc>
          <w:tcPr>
            <w:tcW w:w="763" w:type="pct"/>
            <w:vMerge w:val="restart"/>
            <w:shd w:val="clear" w:color="auto" w:fill="auto"/>
            <w:vAlign w:val="center"/>
          </w:tcPr>
          <w:p w14:paraId="31A85411" w14:textId="7E296DF8" w:rsidR="00483986" w:rsidRPr="006C6D44" w:rsidRDefault="00483986" w:rsidP="004A5F56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1" w:type="pct"/>
            <w:shd w:val="clear" w:color="auto" w:fill="auto"/>
          </w:tcPr>
          <w:p w14:paraId="21ADDCE8" w14:textId="5446DF94" w:rsidR="00483986" w:rsidRPr="00186B33" w:rsidRDefault="00483986" w:rsidP="004A5F56">
            <w:pPr>
              <w:spacing w:before="0" w:after="0"/>
              <w:ind w:firstLine="51"/>
              <w:rPr>
                <w:sz w:val="20"/>
              </w:rPr>
            </w:pPr>
            <w:r w:rsidRPr="00186B33">
              <w:rPr>
                <w:sz w:val="20"/>
              </w:rPr>
              <w:t>indicator</w:t>
            </w:r>
          </w:p>
        </w:tc>
        <w:tc>
          <w:tcPr>
            <w:tcW w:w="203" w:type="pct"/>
            <w:shd w:val="clear" w:color="auto" w:fill="auto"/>
          </w:tcPr>
          <w:p w14:paraId="260063C2" w14:textId="632071F0" w:rsidR="00483986" w:rsidRPr="00186B33" w:rsidRDefault="0048398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77FFDB25" w14:textId="6EBFDE2D" w:rsidR="00483986" w:rsidRDefault="0048398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2D871A32" w14:textId="3FBFAA25" w:rsidR="00483986" w:rsidRPr="003368C2" w:rsidRDefault="00483986" w:rsidP="004A5F56">
            <w:pPr>
              <w:spacing w:before="0" w:after="0"/>
              <w:ind w:firstLine="51"/>
              <w:rPr>
                <w:sz w:val="20"/>
              </w:rPr>
            </w:pPr>
            <w:r w:rsidRPr="00186B33">
              <w:rPr>
                <w:sz w:val="20"/>
              </w:rPr>
              <w:t>Показатель критерия оценки</w:t>
            </w:r>
          </w:p>
        </w:tc>
        <w:tc>
          <w:tcPr>
            <w:tcW w:w="1319" w:type="pct"/>
            <w:shd w:val="clear" w:color="auto" w:fill="auto"/>
          </w:tcPr>
          <w:p w14:paraId="3304BE77" w14:textId="36EF1227" w:rsidR="00483986" w:rsidRPr="003804BF" w:rsidRDefault="0048398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83986" w:rsidRPr="001A4780" w14:paraId="3725234D" w14:textId="77777777" w:rsidTr="00AA6519">
        <w:tc>
          <w:tcPr>
            <w:tcW w:w="763" w:type="pct"/>
            <w:vMerge/>
            <w:shd w:val="clear" w:color="auto" w:fill="auto"/>
            <w:vAlign w:val="center"/>
          </w:tcPr>
          <w:p w14:paraId="0D7CA7EA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242636D" w14:textId="51C19694" w:rsidR="00483986" w:rsidRPr="00186B33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483986">
              <w:rPr>
                <w:sz w:val="20"/>
              </w:rPr>
              <w:t>criterionScoring</w:t>
            </w:r>
          </w:p>
        </w:tc>
        <w:tc>
          <w:tcPr>
            <w:tcW w:w="203" w:type="pct"/>
            <w:shd w:val="clear" w:color="auto" w:fill="auto"/>
          </w:tcPr>
          <w:p w14:paraId="47ECEE8A" w14:textId="6ED43783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678808D6" w14:textId="5E629B5E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68C7EF61" w14:textId="41F50AE9" w:rsidR="00483986" w:rsidRPr="00186B33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483986">
              <w:rPr>
                <w:sz w:val="20"/>
              </w:rPr>
              <w:t>Критерий оценки (для качественных критериев без показателей)</w:t>
            </w:r>
          </w:p>
        </w:tc>
        <w:tc>
          <w:tcPr>
            <w:tcW w:w="1319" w:type="pct"/>
            <w:shd w:val="clear" w:color="auto" w:fill="auto"/>
          </w:tcPr>
          <w:p w14:paraId="59373CD2" w14:textId="023EAB58" w:rsidR="00483986" w:rsidRDefault="00483986" w:rsidP="0048398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83986" w:rsidRPr="001A4780" w14:paraId="07D6AB27" w14:textId="77777777" w:rsidTr="00AA6519">
        <w:tc>
          <w:tcPr>
            <w:tcW w:w="763" w:type="pct"/>
            <w:shd w:val="clear" w:color="auto" w:fill="auto"/>
            <w:vAlign w:val="center"/>
          </w:tcPr>
          <w:p w14:paraId="4DF63D4C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A9A7C8D" w14:textId="11A18912" w:rsidR="00483986" w:rsidRPr="00351964" w:rsidRDefault="00483986" w:rsidP="0048398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criterionCode</w:t>
            </w:r>
          </w:p>
        </w:tc>
        <w:tc>
          <w:tcPr>
            <w:tcW w:w="203" w:type="pct"/>
            <w:shd w:val="clear" w:color="auto" w:fill="auto"/>
          </w:tcPr>
          <w:p w14:paraId="13A9154D" w14:textId="05A37373" w:rsidR="00483986" w:rsidRPr="00CE215A" w:rsidRDefault="00483986" w:rsidP="0048398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58A2E9FC" w14:textId="6A90C10A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159A1437" w14:textId="4F7F5DCD" w:rsidR="00483986" w:rsidRPr="0077733C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77733C">
              <w:rPr>
                <w:sz w:val="20"/>
              </w:rPr>
              <w:t>Код критерия</w:t>
            </w:r>
            <w:proofErr w:type="gramStart"/>
            <w:r w:rsidRPr="0077733C">
              <w:rPr>
                <w:sz w:val="20"/>
              </w:rPr>
              <w:t xml:space="preserve"> :</w:t>
            </w:r>
            <w:proofErr w:type="gramEnd"/>
          </w:p>
          <w:p w14:paraId="01599F59" w14:textId="77777777" w:rsidR="00483986" w:rsidRPr="0077733C" w:rsidRDefault="00483986" w:rsidP="00483986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CP - Цена контракта.</w:t>
            </w:r>
          </w:p>
          <w:p w14:paraId="6642D6B2" w14:textId="77777777" w:rsidR="00483986" w:rsidRPr="0077733C" w:rsidRDefault="00483986" w:rsidP="00483986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 xml:space="preserve">MC - Расходы на эксплуатацию </w:t>
            </w:r>
            <w:r w:rsidRPr="0077733C">
              <w:rPr>
                <w:color w:val="000000"/>
                <w:sz w:val="20"/>
                <w:highlight w:val="white"/>
              </w:rPr>
              <w:lastRenderedPageBreak/>
              <w:t>и ремонт товаров, использование результатов работ.</w:t>
            </w:r>
          </w:p>
          <w:p w14:paraId="2D3361CD" w14:textId="77777777" w:rsidR="00483986" w:rsidRPr="0077733C" w:rsidRDefault="00483986" w:rsidP="00483986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TC - Стоимость жизненного цикла товара или созданного в результате выполнения работы объекта.</w:t>
            </w:r>
          </w:p>
          <w:p w14:paraId="273BD36F" w14:textId="77777777" w:rsidR="00483986" w:rsidRPr="0077733C" w:rsidRDefault="00483986" w:rsidP="00483986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EN - Предложение о сумме соответствующих расходов заказчика, которые заказчик осуществит или понесет по энергосервисному контракту.</w:t>
            </w:r>
          </w:p>
          <w:p w14:paraId="3D2B1A9F" w14:textId="77777777" w:rsidR="00483986" w:rsidRPr="0077733C" w:rsidRDefault="00483986" w:rsidP="00483986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QF - Качественные, функциональные и экологические характеристики объекта закупки.</w:t>
            </w:r>
          </w:p>
          <w:p w14:paraId="7CF75F88" w14:textId="5B144290" w:rsidR="00483986" w:rsidRPr="0077733C" w:rsidRDefault="00483986" w:rsidP="0048398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7733C">
              <w:rPr>
                <w:color w:val="000000"/>
                <w:sz w:val="20"/>
                <w:highlight w:val="white"/>
              </w:rPr>
              <w:t>QO - Квалификация участников закупки, в том числе наличие у них финансовых ресурсов, на праве собственности или ином законном основании оборудования и других материальных ресурсов, опыта работы, связанного с предметом контракта, и деловой репутации, специалистов и иных работников определенного уровня</w:t>
            </w:r>
          </w:p>
        </w:tc>
        <w:tc>
          <w:tcPr>
            <w:tcW w:w="1319" w:type="pct"/>
            <w:vMerge w:val="restart"/>
            <w:shd w:val="clear" w:color="auto" w:fill="auto"/>
          </w:tcPr>
          <w:p w14:paraId="3918CF54" w14:textId="28EC16BE" w:rsidR="00483986" w:rsidRPr="003804BF" w:rsidRDefault="00483986" w:rsidP="0048398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 xml:space="preserve">При загрузке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поля игнорируются, используется для печатной формы </w:t>
            </w:r>
            <w:r>
              <w:rPr>
                <w:sz w:val="20"/>
              </w:rPr>
              <w:lastRenderedPageBreak/>
              <w:t>протокола.</w:t>
            </w:r>
          </w:p>
        </w:tc>
      </w:tr>
      <w:tr w:rsidR="00483986" w:rsidRPr="001A4780" w14:paraId="681952C3" w14:textId="77777777" w:rsidTr="00AA6519">
        <w:tc>
          <w:tcPr>
            <w:tcW w:w="763" w:type="pct"/>
            <w:shd w:val="clear" w:color="auto" w:fill="auto"/>
            <w:vAlign w:val="center"/>
          </w:tcPr>
          <w:p w14:paraId="51709E48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87502F3" w14:textId="67D21EC2" w:rsidR="00483986" w:rsidRPr="00351964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6BFF1976" w14:textId="3D692653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3480C75E" w14:textId="65DB3F33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4B6D3298" w14:textId="410524ED" w:rsidR="00483986" w:rsidRPr="00351964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77733C">
              <w:rPr>
                <w:sz w:val="20"/>
              </w:rPr>
              <w:t>Дополнительная информация о содержании и порядке оценки по критерию (для печатной формы)</w:t>
            </w:r>
          </w:p>
        </w:tc>
        <w:tc>
          <w:tcPr>
            <w:tcW w:w="1319" w:type="pct"/>
            <w:vMerge/>
            <w:shd w:val="clear" w:color="auto" w:fill="auto"/>
            <w:vAlign w:val="center"/>
          </w:tcPr>
          <w:p w14:paraId="373ADC11" w14:textId="0E6D3DC2" w:rsidR="00483986" w:rsidRPr="003804BF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48EFE50A" w14:textId="77777777" w:rsidTr="00AA6519">
        <w:tc>
          <w:tcPr>
            <w:tcW w:w="763" w:type="pct"/>
            <w:shd w:val="clear" w:color="auto" w:fill="auto"/>
            <w:vAlign w:val="center"/>
          </w:tcPr>
          <w:p w14:paraId="2E88F3D5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6FF08EC" w14:textId="2551A88F" w:rsidR="00483986" w:rsidRPr="0077733C" w:rsidRDefault="00483986" w:rsidP="0048398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value</w:t>
            </w:r>
          </w:p>
        </w:tc>
        <w:tc>
          <w:tcPr>
            <w:tcW w:w="203" w:type="pct"/>
            <w:shd w:val="clear" w:color="auto" w:fill="auto"/>
          </w:tcPr>
          <w:p w14:paraId="110617B6" w14:textId="77777777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31C849A8" w14:textId="08FD54E4" w:rsidR="00483986" w:rsidRPr="00382F55" w:rsidRDefault="00483986" w:rsidP="0048398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405" w:type="pct"/>
            <w:shd w:val="clear" w:color="auto" w:fill="auto"/>
          </w:tcPr>
          <w:p w14:paraId="6BBE6FC5" w14:textId="5B4F37B5" w:rsidR="00483986" w:rsidRPr="00351964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77733C">
              <w:rPr>
                <w:sz w:val="20"/>
              </w:rPr>
              <w:t>Значимость критерия в процентах (для печатной формы)</w:t>
            </w:r>
          </w:p>
        </w:tc>
        <w:tc>
          <w:tcPr>
            <w:tcW w:w="1319" w:type="pct"/>
            <w:vMerge/>
            <w:shd w:val="clear" w:color="auto" w:fill="auto"/>
            <w:vAlign w:val="center"/>
          </w:tcPr>
          <w:p w14:paraId="03D2CC2F" w14:textId="18B29683" w:rsidR="00483986" w:rsidRPr="0077733C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51C55608" w14:textId="77777777" w:rsidTr="00AA6519">
        <w:tc>
          <w:tcPr>
            <w:tcW w:w="763" w:type="pct"/>
            <w:shd w:val="clear" w:color="auto" w:fill="auto"/>
            <w:vAlign w:val="center"/>
          </w:tcPr>
          <w:p w14:paraId="223D4E25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24EB9BAA" w14:textId="16DE6C01" w:rsidR="00483986" w:rsidRDefault="00483986" w:rsidP="0048398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6A3ABA">
              <w:rPr>
                <w:sz w:val="20"/>
                <w:lang w:val="en-US"/>
              </w:rPr>
              <w:t>score</w:t>
            </w:r>
          </w:p>
        </w:tc>
        <w:tc>
          <w:tcPr>
            <w:tcW w:w="203" w:type="pct"/>
            <w:shd w:val="clear" w:color="auto" w:fill="auto"/>
          </w:tcPr>
          <w:p w14:paraId="7DBF8166" w14:textId="418EAA9E" w:rsidR="00483986" w:rsidRPr="006A3ABA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36D4328C" w14:textId="19344173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405" w:type="pct"/>
            <w:shd w:val="clear" w:color="auto" w:fill="auto"/>
          </w:tcPr>
          <w:p w14:paraId="05A3EE85" w14:textId="42DC1224" w:rsidR="00483986" w:rsidRPr="0077733C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6A3ABA">
              <w:rPr>
                <w:sz w:val="20"/>
              </w:rPr>
              <w:t>Оценка без учёта значимости</w:t>
            </w:r>
          </w:p>
        </w:tc>
        <w:tc>
          <w:tcPr>
            <w:tcW w:w="1319" w:type="pct"/>
            <w:vMerge/>
            <w:shd w:val="clear" w:color="auto" w:fill="auto"/>
            <w:vAlign w:val="center"/>
          </w:tcPr>
          <w:p w14:paraId="7D0206A1" w14:textId="77777777" w:rsidR="00483986" w:rsidRPr="0077733C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42212F48" w14:textId="77777777" w:rsidTr="00AA6519">
        <w:tc>
          <w:tcPr>
            <w:tcW w:w="763" w:type="pct"/>
            <w:shd w:val="clear" w:color="auto" w:fill="auto"/>
            <w:vAlign w:val="center"/>
          </w:tcPr>
          <w:p w14:paraId="363292CA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D362746" w14:textId="6069DF4C" w:rsidR="00483986" w:rsidRPr="00E06C85" w:rsidRDefault="00483986" w:rsidP="0048398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77733C">
              <w:rPr>
                <w:sz w:val="20"/>
              </w:rPr>
              <w:t>normedScore</w:t>
            </w:r>
          </w:p>
        </w:tc>
        <w:tc>
          <w:tcPr>
            <w:tcW w:w="203" w:type="pct"/>
            <w:shd w:val="clear" w:color="auto" w:fill="auto"/>
          </w:tcPr>
          <w:p w14:paraId="318D84BE" w14:textId="58A853EE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1D2A3E79" w14:textId="31B63F3E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405" w:type="pct"/>
            <w:shd w:val="clear" w:color="auto" w:fill="auto"/>
          </w:tcPr>
          <w:p w14:paraId="78AB6C70" w14:textId="643E54F1" w:rsidR="00483986" w:rsidRPr="00351964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E06C85">
              <w:rPr>
                <w:sz w:val="20"/>
              </w:rPr>
              <w:t xml:space="preserve">Оценка критерия с учётом значимости </w:t>
            </w:r>
          </w:p>
        </w:tc>
        <w:tc>
          <w:tcPr>
            <w:tcW w:w="1319" w:type="pct"/>
            <w:vMerge/>
            <w:shd w:val="clear" w:color="auto" w:fill="auto"/>
            <w:vAlign w:val="center"/>
          </w:tcPr>
          <w:p w14:paraId="636C05A3" w14:textId="555BB396" w:rsidR="00483986" w:rsidRPr="00E06C85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1555489C" w14:textId="77777777" w:rsidTr="00AA6519">
        <w:tc>
          <w:tcPr>
            <w:tcW w:w="763" w:type="pct"/>
            <w:shd w:val="clear" w:color="auto" w:fill="auto"/>
            <w:vAlign w:val="center"/>
          </w:tcPr>
          <w:p w14:paraId="0E1FBAAC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248FFF8" w14:textId="5B6ECEE7" w:rsidR="00483986" w:rsidRPr="002613A1" w:rsidRDefault="00483986" w:rsidP="0048398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limit</w:t>
            </w:r>
          </w:p>
        </w:tc>
        <w:tc>
          <w:tcPr>
            <w:tcW w:w="203" w:type="pct"/>
            <w:shd w:val="clear" w:color="auto" w:fill="auto"/>
          </w:tcPr>
          <w:p w14:paraId="7590C2BA" w14:textId="3826AA81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4D8B6084" w14:textId="18A33AAD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05" w:type="pct"/>
            <w:shd w:val="clear" w:color="auto" w:fill="auto"/>
          </w:tcPr>
          <w:p w14:paraId="77028709" w14:textId="7954CA8D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E06C85">
              <w:rPr>
                <w:sz w:val="20"/>
              </w:rPr>
              <w:t>Предельное значение критерия (для печатной формы)</w:t>
            </w:r>
          </w:p>
        </w:tc>
        <w:tc>
          <w:tcPr>
            <w:tcW w:w="1319" w:type="pct"/>
            <w:vMerge/>
            <w:shd w:val="clear" w:color="auto" w:fill="auto"/>
            <w:vAlign w:val="center"/>
          </w:tcPr>
          <w:p w14:paraId="3703515E" w14:textId="20462E45" w:rsidR="00483986" w:rsidRPr="00CC092C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672F297A" w14:textId="77777777" w:rsidTr="00AA6519">
        <w:tc>
          <w:tcPr>
            <w:tcW w:w="763" w:type="pct"/>
            <w:shd w:val="clear" w:color="auto" w:fill="auto"/>
            <w:vAlign w:val="center"/>
          </w:tcPr>
          <w:p w14:paraId="700081E9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E84C1C7" w14:textId="7437D645" w:rsidR="00483986" w:rsidRDefault="00483986" w:rsidP="0048398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2613A1">
              <w:rPr>
                <w:sz w:val="20"/>
                <w:lang w:val="en-US"/>
              </w:rPr>
              <w:t>criterionHaveIndicator</w:t>
            </w:r>
          </w:p>
        </w:tc>
        <w:tc>
          <w:tcPr>
            <w:tcW w:w="203" w:type="pct"/>
            <w:shd w:val="clear" w:color="auto" w:fill="auto"/>
          </w:tcPr>
          <w:p w14:paraId="260ACBFB" w14:textId="76BC3695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07402A1D" w14:textId="2D86E632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05" w:type="pct"/>
            <w:shd w:val="clear" w:color="auto" w:fill="auto"/>
          </w:tcPr>
          <w:p w14:paraId="439C4A6A" w14:textId="1ED342CB" w:rsidR="00483986" w:rsidRPr="00E06C85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2613A1">
              <w:rPr>
                <w:sz w:val="20"/>
              </w:rPr>
              <w:t>Наличие показателей у критерия (для печатной формы)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5DDFA0F8" w14:textId="77777777" w:rsidR="00483986" w:rsidRPr="00CC092C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415F0" w:rsidRPr="001A4780" w14:paraId="0679619A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0A8E0C45" w14:textId="432E8192" w:rsidR="002415F0" w:rsidRPr="002415F0" w:rsidRDefault="002415F0" w:rsidP="002415F0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2415F0">
              <w:rPr>
                <w:b/>
                <w:sz w:val="20"/>
              </w:rPr>
              <w:t>Показатель критерия оценки</w:t>
            </w:r>
          </w:p>
        </w:tc>
      </w:tr>
      <w:tr w:rsidR="00483986" w:rsidRPr="001A4780" w14:paraId="48CEC1D4" w14:textId="77777777" w:rsidTr="00AA6519">
        <w:tc>
          <w:tcPr>
            <w:tcW w:w="763" w:type="pct"/>
            <w:shd w:val="clear" w:color="auto" w:fill="auto"/>
            <w:vAlign w:val="center"/>
          </w:tcPr>
          <w:p w14:paraId="6AF29DA2" w14:textId="3DFC18B1" w:rsidR="00483986" w:rsidRPr="00186B33" w:rsidRDefault="00483986" w:rsidP="0048398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indicator</w:t>
            </w:r>
          </w:p>
        </w:tc>
        <w:tc>
          <w:tcPr>
            <w:tcW w:w="801" w:type="pct"/>
            <w:shd w:val="clear" w:color="auto" w:fill="auto"/>
          </w:tcPr>
          <w:p w14:paraId="789647CF" w14:textId="77777777" w:rsidR="00483986" w:rsidRPr="00186B33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84DC90F" w14:textId="77777777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1B271DD7" w14:textId="77777777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46B08F55" w14:textId="77777777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7E777BA1" w14:textId="77777777" w:rsidR="00483986" w:rsidRPr="003804BF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05CF476D" w14:textId="77777777" w:rsidTr="00AA6519">
        <w:tc>
          <w:tcPr>
            <w:tcW w:w="763" w:type="pct"/>
            <w:shd w:val="clear" w:color="auto" w:fill="auto"/>
            <w:vAlign w:val="center"/>
          </w:tcPr>
          <w:p w14:paraId="3BA1A8D0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3D6089B" w14:textId="0B6805D1" w:rsidR="00483986" w:rsidRPr="00351964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186B33">
              <w:rPr>
                <w:sz w:val="20"/>
              </w:rPr>
              <w:t>indicatorCode</w:t>
            </w:r>
          </w:p>
        </w:tc>
        <w:tc>
          <w:tcPr>
            <w:tcW w:w="203" w:type="pct"/>
            <w:shd w:val="clear" w:color="auto" w:fill="auto"/>
          </w:tcPr>
          <w:p w14:paraId="0515025F" w14:textId="4F5AD65B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1208A4BF" w14:textId="7D0FCC47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70A4E9A2" w14:textId="7BD6D7CA" w:rsidR="00483986" w:rsidRPr="00186B33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 xml:space="preserve">Код </w:t>
            </w:r>
            <w:r>
              <w:rPr>
                <w:sz w:val="20"/>
              </w:rPr>
              <w:t>показателя</w:t>
            </w:r>
          </w:p>
        </w:tc>
        <w:tc>
          <w:tcPr>
            <w:tcW w:w="1319" w:type="pct"/>
            <w:shd w:val="clear" w:color="auto" w:fill="auto"/>
          </w:tcPr>
          <w:p w14:paraId="01A3D92D" w14:textId="7C2168C0" w:rsidR="00483986" w:rsidRPr="003804BF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3DCA338E" w14:textId="77777777" w:rsidTr="00AA6519">
        <w:tc>
          <w:tcPr>
            <w:tcW w:w="763" w:type="pct"/>
            <w:shd w:val="clear" w:color="auto" w:fill="auto"/>
            <w:vAlign w:val="center"/>
          </w:tcPr>
          <w:p w14:paraId="7BF3DD4A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57D4A2B" w14:textId="0B4C15AC" w:rsidR="00483986" w:rsidRPr="00351964" w:rsidRDefault="00F563C4" w:rsidP="00483986">
            <w:pPr>
              <w:spacing w:before="0" w:after="0"/>
              <w:ind w:firstLine="51"/>
              <w:rPr>
                <w:sz w:val="20"/>
              </w:rPr>
            </w:pPr>
            <w:r>
              <w:t xml:space="preserve"> </w:t>
            </w:r>
            <w:r w:rsidRPr="00F563C4">
              <w:rPr>
                <w:sz w:val="20"/>
              </w:rPr>
              <w:t>indicatorScoring</w:t>
            </w:r>
          </w:p>
        </w:tc>
        <w:tc>
          <w:tcPr>
            <w:tcW w:w="203" w:type="pct"/>
            <w:shd w:val="clear" w:color="auto" w:fill="auto"/>
          </w:tcPr>
          <w:p w14:paraId="42933374" w14:textId="0393BB8E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2429CF32" w14:textId="10C8D4AD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72FE73C6" w14:textId="00E81306" w:rsidR="00483986" w:rsidRPr="00351964" w:rsidRDefault="00F563C4" w:rsidP="00483986">
            <w:pPr>
              <w:spacing w:before="0" w:after="0"/>
              <w:ind w:firstLine="51"/>
              <w:rPr>
                <w:sz w:val="20"/>
              </w:rPr>
            </w:pPr>
            <w:r>
              <w:t xml:space="preserve"> </w:t>
            </w:r>
            <w:r w:rsidRPr="00F563C4">
              <w:rPr>
                <w:sz w:val="20"/>
              </w:rPr>
              <w:t>Оценки по показателю критерия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26AC5F21" w14:textId="570AF07A" w:rsidR="00483986" w:rsidRPr="003804BF" w:rsidRDefault="00F563C4" w:rsidP="0048398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83986" w:rsidRPr="001A4780" w14:paraId="7D9230C9" w14:textId="77777777" w:rsidTr="00AA6519">
        <w:tc>
          <w:tcPr>
            <w:tcW w:w="763" w:type="pct"/>
            <w:shd w:val="clear" w:color="auto" w:fill="auto"/>
            <w:vAlign w:val="center"/>
          </w:tcPr>
          <w:p w14:paraId="11289BC4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DEC6520" w14:textId="5E97CCD1" w:rsidR="00483986" w:rsidRPr="00351964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score</w:t>
            </w:r>
          </w:p>
        </w:tc>
        <w:tc>
          <w:tcPr>
            <w:tcW w:w="203" w:type="pct"/>
            <w:shd w:val="clear" w:color="auto" w:fill="auto"/>
          </w:tcPr>
          <w:p w14:paraId="50F05BEF" w14:textId="00994778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3003BB76" w14:textId="37A4FAED" w:rsidR="00483986" w:rsidRPr="002613A1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(5</w:t>
            </w:r>
            <w:r>
              <w:rPr>
                <w:sz w:val="20"/>
                <w:lang w:val="en-US"/>
              </w:rPr>
              <w:t>,</w:t>
            </w:r>
            <w:r w:rsidRPr="002613A1">
              <w:rPr>
                <w:sz w:val="20"/>
              </w:rPr>
              <w:t>2)</w:t>
            </w:r>
          </w:p>
        </w:tc>
        <w:tc>
          <w:tcPr>
            <w:tcW w:w="1405" w:type="pct"/>
            <w:shd w:val="clear" w:color="auto" w:fill="auto"/>
          </w:tcPr>
          <w:p w14:paraId="1A3B7D54" w14:textId="1E4BF235" w:rsidR="00483986" w:rsidRPr="00351964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без учёта значимости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7743C2B9" w14:textId="7695BD26" w:rsidR="00483986" w:rsidRPr="002613A1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563121DB" w14:textId="77777777" w:rsidTr="00AA6519">
        <w:tc>
          <w:tcPr>
            <w:tcW w:w="763" w:type="pct"/>
            <w:shd w:val="clear" w:color="auto" w:fill="auto"/>
            <w:vAlign w:val="center"/>
          </w:tcPr>
          <w:p w14:paraId="6C667957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249F538" w14:textId="6B0DA062" w:rsidR="00483986" w:rsidRPr="00351964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normedScore</w:t>
            </w:r>
          </w:p>
        </w:tc>
        <w:tc>
          <w:tcPr>
            <w:tcW w:w="203" w:type="pct"/>
            <w:shd w:val="clear" w:color="auto" w:fill="auto"/>
          </w:tcPr>
          <w:p w14:paraId="5A512D80" w14:textId="04CEC817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774B5E44" w14:textId="2A91540B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5,2</w:t>
            </w:r>
            <w:r w:rsidRPr="002613A1">
              <w:rPr>
                <w:sz w:val="20"/>
              </w:rPr>
              <w:t>)</w:t>
            </w:r>
          </w:p>
        </w:tc>
        <w:tc>
          <w:tcPr>
            <w:tcW w:w="1405" w:type="pct"/>
            <w:shd w:val="clear" w:color="auto" w:fill="auto"/>
          </w:tcPr>
          <w:p w14:paraId="216C3D95" w14:textId="7DFE30E0" w:rsidR="00483986" w:rsidRPr="00351964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с учётом значимости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50833FBD" w14:textId="2AE6386A" w:rsidR="00483986" w:rsidRPr="002613A1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2F2D3EC7" w14:textId="77777777" w:rsidTr="00AA6519">
        <w:tc>
          <w:tcPr>
            <w:tcW w:w="763" w:type="pct"/>
            <w:shd w:val="clear" w:color="auto" w:fill="auto"/>
            <w:vAlign w:val="center"/>
          </w:tcPr>
          <w:p w14:paraId="5B05044A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A8265EB" w14:textId="0DBF89F3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278CDCD0" w14:textId="081BEDEC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61FFD560" w14:textId="3283322C" w:rsidR="00483986" w:rsidRPr="002613A1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  <w:r w:rsidRPr="002613A1">
              <w:rPr>
                <w:sz w:val="20"/>
              </w:rPr>
              <w:t>(1-2000)</w:t>
            </w:r>
          </w:p>
        </w:tc>
        <w:tc>
          <w:tcPr>
            <w:tcW w:w="1405" w:type="pct"/>
            <w:shd w:val="clear" w:color="auto" w:fill="auto"/>
          </w:tcPr>
          <w:p w14:paraId="2EA9BE76" w14:textId="6E28958C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CC092C">
              <w:rPr>
                <w:sz w:val="20"/>
              </w:rPr>
              <w:t>Наименование показателя (для печатной формы)</w:t>
            </w:r>
          </w:p>
        </w:tc>
        <w:tc>
          <w:tcPr>
            <w:tcW w:w="1319" w:type="pct"/>
            <w:vMerge w:val="restart"/>
            <w:shd w:val="clear" w:color="auto" w:fill="auto"/>
            <w:vAlign w:val="center"/>
          </w:tcPr>
          <w:p w14:paraId="40FC6EA3" w14:textId="6FF5A29D" w:rsidR="00483986" w:rsidRPr="00CC092C" w:rsidRDefault="00483986" w:rsidP="0048398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загрузке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поля игнорируются, используется для печатной формы протокола.</w:t>
            </w:r>
          </w:p>
        </w:tc>
      </w:tr>
      <w:tr w:rsidR="00483986" w:rsidRPr="001A4780" w14:paraId="56C85D2D" w14:textId="77777777" w:rsidTr="00AA6519">
        <w:tc>
          <w:tcPr>
            <w:tcW w:w="763" w:type="pct"/>
            <w:shd w:val="clear" w:color="auto" w:fill="auto"/>
            <w:vAlign w:val="center"/>
          </w:tcPr>
          <w:p w14:paraId="639315C1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CB6738B" w14:textId="1CA4D04F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value</w:t>
            </w:r>
          </w:p>
        </w:tc>
        <w:tc>
          <w:tcPr>
            <w:tcW w:w="203" w:type="pct"/>
            <w:shd w:val="clear" w:color="auto" w:fill="auto"/>
          </w:tcPr>
          <w:p w14:paraId="1E7B5A97" w14:textId="79D82722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7D4F0414" w14:textId="2E78E5DD" w:rsidR="00483986" w:rsidRPr="002613A1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</w:t>
            </w:r>
            <w:r>
              <w:rPr>
                <w:sz w:val="20"/>
              </w:rPr>
              <w:t>5</w:t>
            </w:r>
            <w:r>
              <w:rPr>
                <w:sz w:val="20"/>
                <w:lang w:val="en-US"/>
              </w:rPr>
              <w:t>,</w:t>
            </w:r>
            <w:r w:rsidRPr="002613A1">
              <w:rPr>
                <w:sz w:val="20"/>
              </w:rPr>
              <w:t>2)</w:t>
            </w:r>
          </w:p>
        </w:tc>
        <w:tc>
          <w:tcPr>
            <w:tcW w:w="1405" w:type="pct"/>
            <w:shd w:val="clear" w:color="auto" w:fill="auto"/>
          </w:tcPr>
          <w:p w14:paraId="5B5C806E" w14:textId="79FCE25D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Значимость критерия в процентах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19" w:type="pct"/>
            <w:vMerge/>
            <w:shd w:val="clear" w:color="auto" w:fill="auto"/>
          </w:tcPr>
          <w:p w14:paraId="06B7DDE5" w14:textId="77777777" w:rsidR="00483986" w:rsidRPr="00CC092C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5A3982B4" w14:textId="77777777" w:rsidTr="00AA6519">
        <w:tc>
          <w:tcPr>
            <w:tcW w:w="763" w:type="pct"/>
            <w:shd w:val="clear" w:color="auto" w:fill="auto"/>
            <w:vAlign w:val="center"/>
          </w:tcPr>
          <w:p w14:paraId="47E10429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E6973B6" w14:textId="7584F980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4E88C649" w14:textId="09649D1D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702BCF0F" w14:textId="73EC0D84" w:rsidR="00483986" w:rsidRPr="002613A1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  <w:r w:rsidRPr="002613A1">
              <w:rPr>
                <w:sz w:val="20"/>
              </w:rPr>
              <w:t>(1-2000)</w:t>
            </w:r>
          </w:p>
        </w:tc>
        <w:tc>
          <w:tcPr>
            <w:tcW w:w="1405" w:type="pct"/>
            <w:shd w:val="clear" w:color="auto" w:fill="auto"/>
          </w:tcPr>
          <w:p w14:paraId="5BB36BE8" w14:textId="41CF72B2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Дополнительная информация о содержании и порядке оценки по критерию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19" w:type="pct"/>
            <w:vMerge/>
            <w:shd w:val="clear" w:color="auto" w:fill="auto"/>
          </w:tcPr>
          <w:p w14:paraId="0D3F8E0F" w14:textId="77777777" w:rsidR="00483986" w:rsidRPr="00382F55" w:rsidRDefault="00483986" w:rsidP="00483986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483986" w:rsidRPr="001A4780" w14:paraId="0FD3A9B1" w14:textId="77777777" w:rsidTr="00AA6519">
        <w:tc>
          <w:tcPr>
            <w:tcW w:w="763" w:type="pct"/>
            <w:shd w:val="clear" w:color="auto" w:fill="auto"/>
            <w:vAlign w:val="center"/>
          </w:tcPr>
          <w:p w14:paraId="1D92084C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6550D40" w14:textId="4E6FE650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limit</w:t>
            </w:r>
          </w:p>
        </w:tc>
        <w:tc>
          <w:tcPr>
            <w:tcW w:w="203" w:type="pct"/>
            <w:shd w:val="clear" w:color="auto" w:fill="auto"/>
          </w:tcPr>
          <w:p w14:paraId="07EA083A" w14:textId="35E36820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384A407C" w14:textId="701E5E07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05" w:type="pct"/>
            <w:shd w:val="clear" w:color="auto" w:fill="auto"/>
          </w:tcPr>
          <w:p w14:paraId="13989D5B" w14:textId="580A1A8B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Предельное значение показателя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19" w:type="pct"/>
            <w:vMerge/>
            <w:shd w:val="clear" w:color="auto" w:fill="auto"/>
          </w:tcPr>
          <w:p w14:paraId="60D96A66" w14:textId="77777777" w:rsidR="00483986" w:rsidRPr="00CC092C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47171648" w14:textId="77777777" w:rsidTr="00AA6519">
        <w:tc>
          <w:tcPr>
            <w:tcW w:w="763" w:type="pct"/>
            <w:shd w:val="clear" w:color="auto" w:fill="auto"/>
            <w:vAlign w:val="center"/>
          </w:tcPr>
          <w:p w14:paraId="0A554198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3C22B54" w14:textId="16A924D5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measurementOrder</w:t>
            </w:r>
          </w:p>
        </w:tc>
        <w:tc>
          <w:tcPr>
            <w:tcW w:w="203" w:type="pct"/>
            <w:shd w:val="clear" w:color="auto" w:fill="auto"/>
          </w:tcPr>
          <w:p w14:paraId="4B04F774" w14:textId="71F6CD27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1895F0FD" w14:textId="24293FD7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5D82D985" w14:textId="77777777" w:rsidR="00483986" w:rsidRPr="003D62E4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Порядок оценки по показателю</w:t>
            </w:r>
            <w:r w:rsidRPr="00CC092C">
              <w:rPr>
                <w:sz w:val="20"/>
              </w:rPr>
              <w:t xml:space="preserve"> (для печатной формы)</w:t>
            </w:r>
            <w:r w:rsidRPr="003D62E4">
              <w:rPr>
                <w:sz w:val="20"/>
              </w:rPr>
              <w:t>:</w:t>
            </w:r>
          </w:p>
          <w:p w14:paraId="7FDFA8EA" w14:textId="77777777" w:rsidR="00483986" w:rsidRPr="003D62E4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F - лучшим условием исполнения контракта является наибольшее значение,</w:t>
            </w:r>
          </w:p>
          <w:p w14:paraId="426024E6" w14:textId="77777777" w:rsidR="00483986" w:rsidRPr="003D62E4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 - лучшим условием исполнения контракта является наименьшее значение,</w:t>
            </w:r>
          </w:p>
          <w:p w14:paraId="4B4AD733" w14:textId="7D746A30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O - оценка производится по шкале оценки или другому порядку, указанному в документации</w:t>
            </w:r>
          </w:p>
        </w:tc>
        <w:tc>
          <w:tcPr>
            <w:tcW w:w="1319" w:type="pct"/>
            <w:vMerge/>
            <w:shd w:val="clear" w:color="auto" w:fill="auto"/>
          </w:tcPr>
          <w:p w14:paraId="112EAFB3" w14:textId="77777777" w:rsidR="00483986" w:rsidRPr="00CC092C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31CEC4D0" w14:textId="77777777" w:rsidTr="00AA6519">
        <w:tc>
          <w:tcPr>
            <w:tcW w:w="763" w:type="pct"/>
            <w:shd w:val="clear" w:color="auto" w:fill="auto"/>
            <w:vAlign w:val="center"/>
          </w:tcPr>
          <w:p w14:paraId="28D31ED7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652F8D8" w14:textId="761A9D15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offer</w:t>
            </w:r>
          </w:p>
        </w:tc>
        <w:tc>
          <w:tcPr>
            <w:tcW w:w="203" w:type="pct"/>
            <w:shd w:val="clear" w:color="auto" w:fill="auto"/>
          </w:tcPr>
          <w:p w14:paraId="78214F08" w14:textId="76093353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30E1DA92" w14:textId="5A02EB5D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405" w:type="pct"/>
            <w:shd w:val="clear" w:color="auto" w:fill="auto"/>
          </w:tcPr>
          <w:p w14:paraId="638AE5D5" w14:textId="3D0C447F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Предложение участника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19" w:type="pct"/>
            <w:vMerge/>
            <w:shd w:val="clear" w:color="auto" w:fill="auto"/>
            <w:vAlign w:val="center"/>
          </w:tcPr>
          <w:p w14:paraId="62A01191" w14:textId="77777777" w:rsidR="00483986" w:rsidRPr="00CC092C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2E044AE6" w14:textId="77777777" w:rsidTr="00AA6519">
        <w:tc>
          <w:tcPr>
            <w:tcW w:w="763" w:type="pct"/>
            <w:shd w:val="clear" w:color="auto" w:fill="auto"/>
            <w:vAlign w:val="center"/>
          </w:tcPr>
          <w:p w14:paraId="70570737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5BCCDFA" w14:textId="1AACA3B1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4736D98B" w14:textId="6C1071D3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1E448EA7" w14:textId="4DEB9227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47215863" w14:textId="6152CE96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Дополнительная информация о предложении участника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19" w:type="pct"/>
            <w:vMerge/>
            <w:shd w:val="clear" w:color="auto" w:fill="auto"/>
            <w:vAlign w:val="center"/>
          </w:tcPr>
          <w:p w14:paraId="65489EE3" w14:textId="77777777" w:rsidR="00483986" w:rsidRPr="00CC092C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1923E9DF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6E85ABFD" w14:textId="2B809A01" w:rsidR="00F563C4" w:rsidRPr="00CC092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563C4">
              <w:rPr>
                <w:b/>
                <w:sz w:val="20"/>
              </w:rPr>
              <w:t>Оценки по показателю критерия</w:t>
            </w:r>
          </w:p>
        </w:tc>
      </w:tr>
      <w:tr w:rsidR="00F563C4" w:rsidRPr="001A4780" w14:paraId="59F8CAB0" w14:textId="77777777" w:rsidTr="00AA6519">
        <w:tc>
          <w:tcPr>
            <w:tcW w:w="763" w:type="pct"/>
            <w:shd w:val="clear" w:color="auto" w:fill="auto"/>
            <w:vAlign w:val="center"/>
          </w:tcPr>
          <w:p w14:paraId="33A414C1" w14:textId="7D3D7751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indicatorScoring</w:t>
            </w:r>
          </w:p>
        </w:tc>
        <w:tc>
          <w:tcPr>
            <w:tcW w:w="801" w:type="pct"/>
            <w:shd w:val="clear" w:color="auto" w:fill="auto"/>
          </w:tcPr>
          <w:p w14:paraId="38BD02E9" w14:textId="77777777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6257378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25CB9FBB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0FBB9A4F" w14:textId="77777777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2B1B8638" w14:textId="77777777" w:rsidR="00F563C4" w:rsidRPr="00CC092C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76097155" w14:textId="77777777" w:rsidTr="00AA6519">
        <w:tc>
          <w:tcPr>
            <w:tcW w:w="763" w:type="pct"/>
            <w:shd w:val="clear" w:color="auto" w:fill="auto"/>
            <w:vAlign w:val="center"/>
          </w:tcPr>
          <w:p w14:paraId="1A5F1DA4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E00CD5B" w14:textId="0FD4D2FA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protocolCommissionMember</w:t>
            </w:r>
          </w:p>
        </w:tc>
        <w:tc>
          <w:tcPr>
            <w:tcW w:w="203" w:type="pct"/>
            <w:shd w:val="clear" w:color="auto" w:fill="auto"/>
          </w:tcPr>
          <w:p w14:paraId="0FD2FF6B" w14:textId="72AE6888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2C9D59CE" w14:textId="27ED0D96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2B8AF493" w14:textId="4C2F07C9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Член комиссии, осуществляющий оценку</w:t>
            </w:r>
          </w:p>
        </w:tc>
        <w:tc>
          <w:tcPr>
            <w:tcW w:w="1319" w:type="pct"/>
            <w:shd w:val="clear" w:color="auto" w:fill="auto"/>
          </w:tcPr>
          <w:p w14:paraId="0CD582D9" w14:textId="77777777" w:rsidR="00F563C4" w:rsidRPr="00CC092C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6E0B3228" w14:textId="77777777" w:rsidTr="00AA6519">
        <w:tc>
          <w:tcPr>
            <w:tcW w:w="763" w:type="pct"/>
            <w:shd w:val="clear" w:color="auto" w:fill="auto"/>
            <w:vAlign w:val="center"/>
          </w:tcPr>
          <w:p w14:paraId="7122035C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0E7D72F" w14:textId="01DBB321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score</w:t>
            </w:r>
          </w:p>
        </w:tc>
        <w:tc>
          <w:tcPr>
            <w:tcW w:w="203" w:type="pct"/>
            <w:shd w:val="clear" w:color="auto" w:fill="auto"/>
          </w:tcPr>
          <w:p w14:paraId="1936FC2B" w14:textId="6473BA8C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6D74CC25" w14:textId="46C88A9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(5</w:t>
            </w:r>
            <w:r>
              <w:rPr>
                <w:sz w:val="20"/>
                <w:lang w:val="en-US"/>
              </w:rPr>
              <w:t>,</w:t>
            </w:r>
            <w:r w:rsidRPr="002613A1">
              <w:rPr>
                <w:sz w:val="20"/>
              </w:rPr>
              <w:t>2)</w:t>
            </w:r>
          </w:p>
        </w:tc>
        <w:tc>
          <w:tcPr>
            <w:tcW w:w="1405" w:type="pct"/>
            <w:shd w:val="clear" w:color="auto" w:fill="auto"/>
          </w:tcPr>
          <w:p w14:paraId="34C88F11" w14:textId="1679ABC2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без учёта значимости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0D25611C" w14:textId="77777777" w:rsidR="00F563C4" w:rsidRPr="00CC092C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5160B342" w14:textId="77777777" w:rsidTr="00AA6519">
        <w:tc>
          <w:tcPr>
            <w:tcW w:w="763" w:type="pct"/>
            <w:shd w:val="clear" w:color="auto" w:fill="auto"/>
            <w:vAlign w:val="center"/>
          </w:tcPr>
          <w:p w14:paraId="1ABEFE38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2C2B7460" w14:textId="54BEF057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normedScore</w:t>
            </w:r>
          </w:p>
        </w:tc>
        <w:tc>
          <w:tcPr>
            <w:tcW w:w="203" w:type="pct"/>
            <w:shd w:val="clear" w:color="auto" w:fill="auto"/>
          </w:tcPr>
          <w:p w14:paraId="1A1C4C09" w14:textId="3C1722A8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4A9DC1D9" w14:textId="5E9953D5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5,2</w:t>
            </w:r>
            <w:r w:rsidRPr="002613A1">
              <w:rPr>
                <w:sz w:val="20"/>
              </w:rPr>
              <w:t>)</w:t>
            </w:r>
          </w:p>
        </w:tc>
        <w:tc>
          <w:tcPr>
            <w:tcW w:w="1405" w:type="pct"/>
            <w:shd w:val="clear" w:color="auto" w:fill="auto"/>
          </w:tcPr>
          <w:p w14:paraId="21226DBD" w14:textId="3B31F330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с учётом значимости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40D89F36" w14:textId="77777777" w:rsidR="00F563C4" w:rsidRPr="00CC092C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25BF7112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4B917196" w14:textId="32AC306A" w:rsidR="00F563C4" w:rsidRPr="003804BF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368C2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F563C4" w:rsidRPr="001A4780" w14:paraId="75EAADA5" w14:textId="77777777" w:rsidTr="00AA6519">
        <w:tc>
          <w:tcPr>
            <w:tcW w:w="763" w:type="pct"/>
            <w:shd w:val="clear" w:color="auto" w:fill="auto"/>
            <w:vAlign w:val="center"/>
          </w:tcPr>
          <w:p w14:paraId="3C618765" w14:textId="701FD2B9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3368C2">
              <w:rPr>
                <w:b/>
                <w:sz w:val="20"/>
              </w:rPr>
              <w:t>protocolCommissionMember</w:t>
            </w:r>
          </w:p>
        </w:tc>
        <w:tc>
          <w:tcPr>
            <w:tcW w:w="801" w:type="pct"/>
            <w:shd w:val="clear" w:color="auto" w:fill="auto"/>
          </w:tcPr>
          <w:p w14:paraId="04940EF4" w14:textId="77777777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F0E5146" w14:textId="77777777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2350D1D5" w14:textId="77777777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5" w:type="pct"/>
            <w:shd w:val="clear" w:color="auto" w:fill="auto"/>
          </w:tcPr>
          <w:p w14:paraId="6E8EA554" w14:textId="77777777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71697642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59D23B4F" w14:textId="77777777" w:rsidTr="00AA6519">
        <w:tc>
          <w:tcPr>
            <w:tcW w:w="763" w:type="pct"/>
            <w:shd w:val="clear" w:color="auto" w:fill="auto"/>
            <w:vAlign w:val="center"/>
          </w:tcPr>
          <w:p w14:paraId="471493E5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B7A82E4" w14:textId="0FE3F733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memberNumber</w:t>
            </w:r>
          </w:p>
        </w:tc>
        <w:tc>
          <w:tcPr>
            <w:tcW w:w="203" w:type="pct"/>
            <w:shd w:val="clear" w:color="auto" w:fill="auto"/>
          </w:tcPr>
          <w:p w14:paraId="25FC68B4" w14:textId="378F19E6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5F498F3D" w14:textId="07E15324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24090CCD" w14:textId="6A3F4399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Порядковый номер члена комиссии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0A3CCEB2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485444C0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75EE0C21" w14:textId="34433B18" w:rsidR="00F563C4" w:rsidRPr="003804BF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483986">
              <w:rPr>
                <w:b/>
                <w:sz w:val="20"/>
              </w:rPr>
              <w:t>Критерий оценки (для качественных критериев без показателей)</w:t>
            </w:r>
          </w:p>
        </w:tc>
      </w:tr>
      <w:tr w:rsidR="00F563C4" w:rsidRPr="001A4780" w14:paraId="47D95A45" w14:textId="77777777" w:rsidTr="00AA6519">
        <w:tc>
          <w:tcPr>
            <w:tcW w:w="763" w:type="pct"/>
            <w:shd w:val="clear" w:color="auto" w:fill="auto"/>
            <w:vAlign w:val="center"/>
          </w:tcPr>
          <w:p w14:paraId="63DE4FD7" w14:textId="123EE8E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483986">
              <w:rPr>
                <w:b/>
                <w:sz w:val="20"/>
              </w:rPr>
              <w:t>criterionScoring</w:t>
            </w:r>
          </w:p>
        </w:tc>
        <w:tc>
          <w:tcPr>
            <w:tcW w:w="801" w:type="pct"/>
            <w:shd w:val="clear" w:color="auto" w:fill="auto"/>
          </w:tcPr>
          <w:p w14:paraId="62A9DFFE" w14:textId="77777777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A02FAE7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4F602B69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376E3D87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1B3B2A7A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47F017AA" w14:textId="77777777" w:rsidTr="00AA6519">
        <w:tc>
          <w:tcPr>
            <w:tcW w:w="763" w:type="pct"/>
            <w:shd w:val="clear" w:color="auto" w:fill="auto"/>
            <w:vAlign w:val="center"/>
          </w:tcPr>
          <w:p w14:paraId="4CB9B94A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C061FCE" w14:textId="1279AFF3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protocolCommissionMember</w:t>
            </w:r>
          </w:p>
        </w:tc>
        <w:tc>
          <w:tcPr>
            <w:tcW w:w="203" w:type="pct"/>
            <w:shd w:val="clear" w:color="auto" w:fill="auto"/>
          </w:tcPr>
          <w:p w14:paraId="61FEE618" w14:textId="615FC26F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0ACE12C5" w14:textId="31B30F44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1EB2C032" w14:textId="3D5D6F9B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Член комиссии, осуществляющий оценку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4A841395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194EBEFC" w14:textId="77777777" w:rsidTr="00AA6519">
        <w:tc>
          <w:tcPr>
            <w:tcW w:w="763" w:type="pct"/>
            <w:shd w:val="clear" w:color="auto" w:fill="auto"/>
            <w:vAlign w:val="center"/>
          </w:tcPr>
          <w:p w14:paraId="60C8BB1C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FBEFFA9" w14:textId="448F6739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score</w:t>
            </w:r>
          </w:p>
        </w:tc>
        <w:tc>
          <w:tcPr>
            <w:tcW w:w="203" w:type="pct"/>
            <w:shd w:val="clear" w:color="auto" w:fill="auto"/>
          </w:tcPr>
          <w:p w14:paraId="2D62ABBF" w14:textId="4C77CE59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3D637E73" w14:textId="2B34019A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(5</w:t>
            </w:r>
            <w:r>
              <w:rPr>
                <w:sz w:val="20"/>
                <w:lang w:val="en-US"/>
              </w:rPr>
              <w:t>,</w:t>
            </w:r>
            <w:r w:rsidRPr="002613A1">
              <w:rPr>
                <w:sz w:val="20"/>
              </w:rPr>
              <w:t>2)</w:t>
            </w:r>
          </w:p>
        </w:tc>
        <w:tc>
          <w:tcPr>
            <w:tcW w:w="1405" w:type="pct"/>
            <w:shd w:val="clear" w:color="auto" w:fill="auto"/>
          </w:tcPr>
          <w:p w14:paraId="2CF6E73B" w14:textId="052E3F8D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без учёта значимости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17119A07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595C27CA" w14:textId="77777777" w:rsidTr="00AA6519">
        <w:tc>
          <w:tcPr>
            <w:tcW w:w="763" w:type="pct"/>
            <w:shd w:val="clear" w:color="auto" w:fill="auto"/>
            <w:vAlign w:val="center"/>
          </w:tcPr>
          <w:p w14:paraId="4E671966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44640A9" w14:textId="5A48A617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normedScore</w:t>
            </w:r>
          </w:p>
        </w:tc>
        <w:tc>
          <w:tcPr>
            <w:tcW w:w="203" w:type="pct"/>
            <w:shd w:val="clear" w:color="auto" w:fill="auto"/>
          </w:tcPr>
          <w:p w14:paraId="762B6EBB" w14:textId="30189E18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7B43E5E1" w14:textId="3B75BB1D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5,2</w:t>
            </w:r>
            <w:r w:rsidRPr="002613A1">
              <w:rPr>
                <w:sz w:val="20"/>
              </w:rPr>
              <w:t>)</w:t>
            </w:r>
          </w:p>
        </w:tc>
        <w:tc>
          <w:tcPr>
            <w:tcW w:w="1405" w:type="pct"/>
            <w:shd w:val="clear" w:color="auto" w:fill="auto"/>
          </w:tcPr>
          <w:p w14:paraId="76D6E2F1" w14:textId="2E980A73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с учётом значимости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2CCD41A5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5E34D70A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53A4393E" w14:textId="074A9BC4" w:rsidR="00F563C4" w:rsidRPr="003804BF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368C2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F563C4" w:rsidRPr="001A4780" w14:paraId="634014B2" w14:textId="77777777" w:rsidTr="00AA6519">
        <w:tc>
          <w:tcPr>
            <w:tcW w:w="763" w:type="pct"/>
            <w:shd w:val="clear" w:color="auto" w:fill="auto"/>
            <w:vAlign w:val="center"/>
          </w:tcPr>
          <w:p w14:paraId="2C2A7A78" w14:textId="544664FA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3368C2">
              <w:rPr>
                <w:b/>
                <w:sz w:val="20"/>
              </w:rPr>
              <w:t>protocolCommissionMember</w:t>
            </w:r>
          </w:p>
        </w:tc>
        <w:tc>
          <w:tcPr>
            <w:tcW w:w="801" w:type="pct"/>
            <w:shd w:val="clear" w:color="auto" w:fill="auto"/>
          </w:tcPr>
          <w:p w14:paraId="74A90D48" w14:textId="77777777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46F6C22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11941A43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79C041DF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5FABF76E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2C593B10" w14:textId="77777777" w:rsidTr="00AA6519">
        <w:tc>
          <w:tcPr>
            <w:tcW w:w="763" w:type="pct"/>
            <w:shd w:val="clear" w:color="auto" w:fill="auto"/>
            <w:vAlign w:val="center"/>
          </w:tcPr>
          <w:p w14:paraId="2C66D36C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FC99924" w14:textId="2B9C9C32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memberNumber</w:t>
            </w:r>
          </w:p>
        </w:tc>
        <w:tc>
          <w:tcPr>
            <w:tcW w:w="203" w:type="pct"/>
            <w:shd w:val="clear" w:color="auto" w:fill="auto"/>
          </w:tcPr>
          <w:p w14:paraId="74050225" w14:textId="3220E7AE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7F30403F" w14:textId="3364DCEC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791DA5FF" w14:textId="3F7C13FD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Порядковый номер члена комиссии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0176243F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5986EFAE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0F841785" w14:textId="7457996C" w:rsidR="00F563C4" w:rsidRPr="003804BF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F563C4" w:rsidRPr="001A4780" w14:paraId="4166AE1B" w14:textId="77777777" w:rsidTr="00AA6519">
        <w:tc>
          <w:tcPr>
            <w:tcW w:w="763" w:type="pct"/>
            <w:shd w:val="clear" w:color="auto" w:fill="auto"/>
            <w:vAlign w:val="center"/>
          </w:tcPr>
          <w:p w14:paraId="0CE862DC" w14:textId="4312F21E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proofErr w:type="gramStart"/>
            <w:r w:rsidRPr="00351964">
              <w:rPr>
                <w:b/>
                <w:sz w:val="20"/>
              </w:rPr>
              <w:t>с</w:t>
            </w:r>
            <w:proofErr w:type="gramEnd"/>
            <w:r w:rsidRPr="00351964">
              <w:rPr>
                <w:b/>
                <w:sz w:val="20"/>
              </w:rPr>
              <w:t>orrespondencies</w:t>
            </w:r>
          </w:p>
        </w:tc>
        <w:tc>
          <w:tcPr>
            <w:tcW w:w="801" w:type="pct"/>
            <w:shd w:val="clear" w:color="auto" w:fill="auto"/>
          </w:tcPr>
          <w:p w14:paraId="4A253F41" w14:textId="77777777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1F87656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03E06CEE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53BF95F7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77E904B6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77CFFC01" w14:textId="77777777" w:rsidTr="00AA6519">
        <w:tc>
          <w:tcPr>
            <w:tcW w:w="763" w:type="pct"/>
            <w:shd w:val="clear" w:color="auto" w:fill="auto"/>
            <w:vAlign w:val="center"/>
          </w:tcPr>
          <w:p w14:paraId="11D86872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62B99A8" w14:textId="48DF45A9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203" w:type="pct"/>
            <w:shd w:val="clear" w:color="auto" w:fill="auto"/>
          </w:tcPr>
          <w:p w14:paraId="41B29D5E" w14:textId="3880394A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7C4C0918" w14:textId="2A229E02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0C05D7C8" w14:textId="0D146934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5733C316" w14:textId="6314A563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F563C4" w:rsidRPr="001A4780" w14:paraId="7E3D02D3" w14:textId="77777777" w:rsidTr="00AA6519">
        <w:tc>
          <w:tcPr>
            <w:tcW w:w="763" w:type="pct"/>
            <w:shd w:val="clear" w:color="auto" w:fill="auto"/>
            <w:vAlign w:val="center"/>
          </w:tcPr>
          <w:p w14:paraId="4DDFE8A2" w14:textId="2A19BB55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801" w:type="pct"/>
            <w:shd w:val="clear" w:color="auto" w:fill="auto"/>
          </w:tcPr>
          <w:p w14:paraId="21EC64B9" w14:textId="77777777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4E0C6D5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3E3880A4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18ABF450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17C867A6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1D3CA671" w14:textId="77777777" w:rsidTr="00AA6519">
        <w:tc>
          <w:tcPr>
            <w:tcW w:w="763" w:type="pct"/>
            <w:shd w:val="clear" w:color="auto" w:fill="auto"/>
            <w:vAlign w:val="center"/>
          </w:tcPr>
          <w:p w14:paraId="0BC3F129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7075F73" w14:textId="383462BA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203" w:type="pct"/>
            <w:shd w:val="clear" w:color="auto" w:fill="auto"/>
          </w:tcPr>
          <w:p w14:paraId="70E5A966" w14:textId="4CBC51E9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35A09A2D" w14:textId="6F9F3766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05" w:type="pct"/>
            <w:shd w:val="clear" w:color="auto" w:fill="auto"/>
          </w:tcPr>
          <w:p w14:paraId="6D478E61" w14:textId="4A1D4980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19" w:type="pct"/>
            <w:shd w:val="clear" w:color="auto" w:fill="auto"/>
          </w:tcPr>
          <w:p w14:paraId="6D2E1DDD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349627A1" w14:textId="77777777" w:rsidTr="00AA6519">
        <w:tc>
          <w:tcPr>
            <w:tcW w:w="763" w:type="pct"/>
            <w:vMerge w:val="restart"/>
            <w:shd w:val="clear" w:color="auto" w:fill="auto"/>
            <w:vAlign w:val="center"/>
          </w:tcPr>
          <w:p w14:paraId="64A4C6B3" w14:textId="6099A0AB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1" w:type="pct"/>
            <w:shd w:val="clear" w:color="auto" w:fill="auto"/>
          </w:tcPr>
          <w:p w14:paraId="2067AA01" w14:textId="00B5B2EA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203" w:type="pct"/>
            <w:shd w:val="clear" w:color="auto" w:fill="auto"/>
          </w:tcPr>
          <w:p w14:paraId="43F1AE32" w14:textId="559D78F9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29B49918" w14:textId="1536CA9E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1061FAE6" w14:textId="7207CC63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19" w:type="pct"/>
            <w:shd w:val="clear" w:color="auto" w:fill="auto"/>
          </w:tcPr>
          <w:p w14:paraId="19E3007B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17865286" w14:textId="77777777" w:rsidTr="00AA6519">
        <w:tc>
          <w:tcPr>
            <w:tcW w:w="763" w:type="pct"/>
            <w:vMerge/>
            <w:shd w:val="clear" w:color="auto" w:fill="auto"/>
            <w:vAlign w:val="center"/>
          </w:tcPr>
          <w:p w14:paraId="761AA9B7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7EDC8D7" w14:textId="3038ECA0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203" w:type="pct"/>
            <w:shd w:val="clear" w:color="auto" w:fill="auto"/>
          </w:tcPr>
          <w:p w14:paraId="783EC794" w14:textId="12DA76F1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1B7B7320" w14:textId="6211B398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69FC5DED" w14:textId="5C23C953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19" w:type="pct"/>
            <w:shd w:val="clear" w:color="auto" w:fill="auto"/>
          </w:tcPr>
          <w:p w14:paraId="11AC3BFF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281D560E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3AA35C6B" w14:textId="4D4A15B8" w:rsidR="00F563C4" w:rsidRPr="003804BF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86B33">
              <w:rPr>
                <w:b/>
                <w:sz w:val="20"/>
              </w:rPr>
              <w:t xml:space="preserve">Признание открытого конкурса </w:t>
            </w:r>
            <w:proofErr w:type="gramStart"/>
            <w:r w:rsidRPr="00186B33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F563C4" w:rsidRPr="001A4780" w14:paraId="2EADFCD1" w14:textId="77777777" w:rsidTr="00AA6519">
        <w:tc>
          <w:tcPr>
            <w:tcW w:w="763" w:type="pct"/>
            <w:shd w:val="clear" w:color="auto" w:fill="auto"/>
            <w:vAlign w:val="center"/>
          </w:tcPr>
          <w:p w14:paraId="7113B094" w14:textId="717F4549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801" w:type="pct"/>
            <w:shd w:val="clear" w:color="auto" w:fill="auto"/>
          </w:tcPr>
          <w:p w14:paraId="1B6A12E2" w14:textId="77777777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F6317FB" w14:textId="77777777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279BD4A6" w14:textId="77777777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5" w:type="pct"/>
            <w:shd w:val="clear" w:color="auto" w:fill="auto"/>
          </w:tcPr>
          <w:p w14:paraId="20399D54" w14:textId="77777777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5D555BC2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5D7D4C83" w14:textId="77777777" w:rsidTr="00AA6519">
        <w:tc>
          <w:tcPr>
            <w:tcW w:w="763" w:type="pct"/>
            <w:shd w:val="clear" w:color="auto" w:fill="auto"/>
            <w:vAlign w:val="center"/>
          </w:tcPr>
          <w:p w14:paraId="63C8A182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22E8F249" w14:textId="2EA1F9CF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3" w:type="pct"/>
            <w:shd w:val="clear" w:color="auto" w:fill="auto"/>
          </w:tcPr>
          <w:p w14:paraId="5DA3B03C" w14:textId="16F94D4C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6BACE634" w14:textId="690A0EE7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05" w:type="pct"/>
            <w:shd w:val="clear" w:color="auto" w:fill="auto"/>
          </w:tcPr>
          <w:p w14:paraId="6308551F" w14:textId="1357B092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 xml:space="preserve">Код основания признания </w:t>
            </w:r>
            <w:r w:rsidRPr="008E30C0">
              <w:rPr>
                <w:sz w:val="20"/>
              </w:rPr>
              <w:lastRenderedPageBreak/>
              <w:t>процедуры несостоявшейся</w:t>
            </w:r>
          </w:p>
        </w:tc>
        <w:tc>
          <w:tcPr>
            <w:tcW w:w="1319" w:type="pct"/>
            <w:shd w:val="clear" w:color="auto" w:fill="auto"/>
          </w:tcPr>
          <w:p w14:paraId="51B6663E" w14:textId="27F0DEA0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lastRenderedPageBreak/>
              <w:t>При приеме значение</w:t>
            </w:r>
            <w:r w:rsidRPr="00F34726">
              <w:rPr>
                <w:sz w:val="20"/>
              </w:rPr>
              <w:t xml:space="preserve"> </w:t>
            </w:r>
            <w:r w:rsidRPr="00F34726">
              <w:rPr>
                <w:sz w:val="20"/>
              </w:rPr>
              <w:lastRenderedPageBreak/>
              <w:t xml:space="preserve">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F563C4" w:rsidRPr="001A4780" w14:paraId="0F9EC033" w14:textId="77777777" w:rsidTr="00AA6519">
        <w:tc>
          <w:tcPr>
            <w:tcW w:w="763" w:type="pct"/>
            <w:shd w:val="clear" w:color="auto" w:fill="auto"/>
            <w:vAlign w:val="center"/>
          </w:tcPr>
          <w:p w14:paraId="2AED1E53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5B11CBC" w14:textId="261D7DA0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3" w:type="pct"/>
            <w:shd w:val="clear" w:color="auto" w:fill="auto"/>
          </w:tcPr>
          <w:p w14:paraId="56A8362E" w14:textId="54691986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0E337368" w14:textId="5F04FE92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05" w:type="pct"/>
            <w:shd w:val="clear" w:color="auto" w:fill="auto"/>
          </w:tcPr>
          <w:p w14:paraId="66DF1773" w14:textId="5DA71F86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19" w:type="pct"/>
            <w:shd w:val="clear" w:color="auto" w:fill="auto"/>
          </w:tcPr>
          <w:p w14:paraId="1793793C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6373229D" w14:textId="77777777" w:rsidTr="00AA6519">
        <w:tc>
          <w:tcPr>
            <w:tcW w:w="763" w:type="pct"/>
            <w:shd w:val="clear" w:color="auto" w:fill="auto"/>
            <w:vAlign w:val="center"/>
          </w:tcPr>
          <w:p w14:paraId="5840305B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18BE601" w14:textId="6F713483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5F03911F" w14:textId="64F887D0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26E34D85" w14:textId="2D7F2AED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05" w:type="pct"/>
            <w:shd w:val="clear" w:color="auto" w:fill="auto"/>
          </w:tcPr>
          <w:p w14:paraId="7921B96F" w14:textId="029EA350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19" w:type="pct"/>
            <w:shd w:val="clear" w:color="auto" w:fill="auto"/>
          </w:tcPr>
          <w:p w14:paraId="1DD3DA87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4EA1CD2A" w14:textId="77777777" w:rsidTr="00AA6519">
        <w:tc>
          <w:tcPr>
            <w:tcW w:w="763" w:type="pct"/>
            <w:shd w:val="clear" w:color="auto" w:fill="auto"/>
            <w:vAlign w:val="center"/>
          </w:tcPr>
          <w:p w14:paraId="5303DC5E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629DB3D" w14:textId="1AEBE60B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</w:tcPr>
          <w:p w14:paraId="1ECC8BE1" w14:textId="66E4ED64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281EEC9D" w14:textId="77740B69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45680D84" w14:textId="39E6C58A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19" w:type="pct"/>
            <w:shd w:val="clear" w:color="auto" w:fill="auto"/>
          </w:tcPr>
          <w:p w14:paraId="6535057D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3E207BC1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7F3871CD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3372CBBF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55FF250B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7E1EC88A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6B7ECFB2" w14:textId="77777777" w:rsidR="00F563C4" w:rsidRPr="007F73D1" w:rsidRDefault="00F563C4" w:rsidP="00F563C4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43DB498F" w14:textId="7AF2E09D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021C9566" w14:textId="642A351F" w:rsidR="00575F5E" w:rsidRDefault="00575F5E" w:rsidP="009D1964">
      <w:pPr>
        <w:pStyle w:val="20"/>
        <w:numPr>
          <w:ilvl w:val="0"/>
          <w:numId w:val="54"/>
        </w:numPr>
      </w:pPr>
      <w:bookmarkStart w:id="13" w:name="_Toc390789686"/>
      <w:r w:rsidRPr="007C3733">
        <w:lastRenderedPageBreak/>
        <w:t xml:space="preserve">Протокол рассмотрения единственной заявки на участие в </w:t>
      </w:r>
      <w:proofErr w:type="gramStart"/>
      <w:r>
        <w:t>ОК</w:t>
      </w:r>
      <w:proofErr w:type="gramEnd"/>
      <w:r>
        <w:t xml:space="preserve"> (открытом конкурсе)</w:t>
      </w:r>
      <w:bookmarkEnd w:id="13"/>
    </w:p>
    <w:tbl>
      <w:tblPr>
        <w:tblW w:w="500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8"/>
        <w:gridCol w:w="1529"/>
        <w:gridCol w:w="415"/>
        <w:gridCol w:w="975"/>
        <w:gridCol w:w="2917"/>
        <w:gridCol w:w="2848"/>
      </w:tblGrid>
      <w:tr w:rsidR="00575F5E" w:rsidRPr="001A4780" w14:paraId="17BCF8B0" w14:textId="77777777" w:rsidTr="00AA6519">
        <w:trPr>
          <w:tblHeader/>
        </w:trPr>
        <w:tc>
          <w:tcPr>
            <w:tcW w:w="752" w:type="pct"/>
            <w:shd w:val="clear" w:color="auto" w:fill="D9D9D9"/>
            <w:hideMark/>
          </w:tcPr>
          <w:p w14:paraId="1D9C215B" w14:textId="77777777" w:rsidR="00575F5E" w:rsidRPr="00724833" w:rsidRDefault="00575F5E" w:rsidP="00575F5E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8" w:type="pct"/>
            <w:shd w:val="clear" w:color="auto" w:fill="D9D9D9"/>
            <w:hideMark/>
          </w:tcPr>
          <w:p w14:paraId="09B8557D" w14:textId="77777777" w:rsidR="00575F5E" w:rsidRPr="00724833" w:rsidRDefault="00575F5E" w:rsidP="00575F5E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3" w:type="pct"/>
            <w:shd w:val="clear" w:color="auto" w:fill="D9D9D9"/>
            <w:hideMark/>
          </w:tcPr>
          <w:p w14:paraId="7FB45414" w14:textId="77777777" w:rsidR="00575F5E" w:rsidRPr="00724833" w:rsidRDefault="00575F5E" w:rsidP="00575F5E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7" w:type="pct"/>
            <w:shd w:val="clear" w:color="auto" w:fill="D9D9D9"/>
            <w:hideMark/>
          </w:tcPr>
          <w:p w14:paraId="440A81E5" w14:textId="77777777" w:rsidR="00575F5E" w:rsidRPr="00724833" w:rsidRDefault="00575F5E" w:rsidP="00575F5E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7" w:type="pct"/>
            <w:shd w:val="clear" w:color="auto" w:fill="D9D9D9"/>
            <w:hideMark/>
          </w:tcPr>
          <w:p w14:paraId="622606FB" w14:textId="77777777" w:rsidR="00575F5E" w:rsidRPr="00724833" w:rsidRDefault="00575F5E" w:rsidP="00575F5E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3" w:type="pct"/>
            <w:shd w:val="clear" w:color="auto" w:fill="D9D9D9"/>
            <w:hideMark/>
          </w:tcPr>
          <w:p w14:paraId="67E6AE63" w14:textId="77777777" w:rsidR="00575F5E" w:rsidRPr="00724833" w:rsidRDefault="00575F5E" w:rsidP="00575F5E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575F5E" w:rsidRPr="001A4780" w14:paraId="76D04E0F" w14:textId="77777777" w:rsidTr="00AA6519">
        <w:tc>
          <w:tcPr>
            <w:tcW w:w="5000" w:type="pct"/>
            <w:gridSpan w:val="6"/>
            <w:shd w:val="clear" w:color="auto" w:fill="auto"/>
          </w:tcPr>
          <w:p w14:paraId="479D40EB" w14:textId="0BDB440F" w:rsidR="00575F5E" w:rsidRPr="00724833" w:rsidRDefault="00575F5E" w:rsidP="00575F5E">
            <w:pPr>
              <w:spacing w:before="0" w:after="0"/>
              <w:jc w:val="center"/>
              <w:rPr>
                <w:b/>
                <w:sz w:val="20"/>
              </w:rPr>
            </w:pPr>
            <w:r w:rsidRPr="007C3733">
              <w:rPr>
                <w:b/>
                <w:sz w:val="20"/>
              </w:rPr>
              <w:t xml:space="preserve">Протокол рассмотрения единственной заявки на участие в </w:t>
            </w:r>
            <w:proofErr w:type="gramStart"/>
            <w:r>
              <w:rPr>
                <w:b/>
                <w:sz w:val="20"/>
              </w:rPr>
              <w:t>ОК</w:t>
            </w:r>
            <w:proofErr w:type="gramEnd"/>
          </w:p>
        </w:tc>
      </w:tr>
      <w:tr w:rsidR="00575F5E" w:rsidRPr="001A4780" w14:paraId="52842210" w14:textId="77777777" w:rsidTr="00AA6519">
        <w:tc>
          <w:tcPr>
            <w:tcW w:w="752" w:type="pct"/>
            <w:shd w:val="clear" w:color="auto" w:fill="auto"/>
            <w:hideMark/>
          </w:tcPr>
          <w:p w14:paraId="304F9BB9" w14:textId="0C51CCBC" w:rsidR="00575F5E" w:rsidRPr="00AF4AE2" w:rsidRDefault="00575F5E" w:rsidP="00575F5E">
            <w:pPr>
              <w:spacing w:before="0" w:after="0"/>
              <w:rPr>
                <w:b/>
                <w:sz w:val="20"/>
                <w:lang w:val="en-US"/>
              </w:rPr>
            </w:pPr>
            <w:r w:rsidRPr="00575F5E">
              <w:rPr>
                <w:b/>
                <w:sz w:val="20"/>
                <w:lang w:val="en-US"/>
              </w:rPr>
              <w:t>protocolOKSingleApp</w:t>
            </w:r>
          </w:p>
        </w:tc>
        <w:tc>
          <w:tcPr>
            <w:tcW w:w="748" w:type="pct"/>
            <w:shd w:val="clear" w:color="auto" w:fill="auto"/>
            <w:hideMark/>
          </w:tcPr>
          <w:p w14:paraId="7915CEDC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  <w:hideMark/>
          </w:tcPr>
          <w:p w14:paraId="54ADD923" w14:textId="77777777" w:rsidR="00575F5E" w:rsidRPr="00724833" w:rsidRDefault="00575F5E" w:rsidP="00575F5E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  <w:hideMark/>
          </w:tcPr>
          <w:p w14:paraId="2C70004A" w14:textId="77777777" w:rsidR="00575F5E" w:rsidRPr="00724833" w:rsidRDefault="00575F5E" w:rsidP="00575F5E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7" w:type="pct"/>
            <w:shd w:val="clear" w:color="auto" w:fill="auto"/>
            <w:hideMark/>
          </w:tcPr>
          <w:p w14:paraId="5FC7D1ED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3" w:type="pct"/>
            <w:shd w:val="clear" w:color="auto" w:fill="auto"/>
            <w:hideMark/>
          </w:tcPr>
          <w:p w14:paraId="0FCD5009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575F5E" w:rsidRPr="001A4780" w14:paraId="332D9390" w14:textId="77777777" w:rsidTr="00AA6519">
        <w:tc>
          <w:tcPr>
            <w:tcW w:w="752" w:type="pct"/>
            <w:shd w:val="clear" w:color="auto" w:fill="auto"/>
          </w:tcPr>
          <w:p w14:paraId="321BB3E1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BD08013" w14:textId="77777777" w:rsidR="00575F5E" w:rsidRPr="00351BEA" w:rsidRDefault="00575F5E" w:rsidP="00575F5E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3" w:type="pct"/>
            <w:shd w:val="clear" w:color="auto" w:fill="auto"/>
          </w:tcPr>
          <w:p w14:paraId="38CE41BA" w14:textId="77777777" w:rsidR="00575F5E" w:rsidRPr="00351BEA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BBC5AE7" w14:textId="77777777" w:rsidR="00575F5E" w:rsidRPr="001A4780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7" w:type="pct"/>
            <w:shd w:val="clear" w:color="auto" w:fill="auto"/>
          </w:tcPr>
          <w:p w14:paraId="63F8440E" w14:textId="77777777" w:rsidR="00575F5E" w:rsidRPr="001A4780" w:rsidRDefault="00575F5E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3" w:type="pct"/>
            <w:shd w:val="clear" w:color="auto" w:fill="auto"/>
          </w:tcPr>
          <w:p w14:paraId="3A4DAA17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5082F59E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4B159041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154BEFFF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1D42D012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2735127D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2ECABFD1" w14:textId="5129A527" w:rsidR="00435CBC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</w:t>
            </w:r>
            <w:r w:rsidR="005C6213">
              <w:rPr>
                <w:sz w:val="20"/>
              </w:rPr>
              <w:t>,6.1,6.2</w:t>
            </w:r>
          </w:p>
        </w:tc>
      </w:tr>
      <w:tr w:rsidR="00575F5E" w:rsidRPr="001A4780" w14:paraId="2C4A51CE" w14:textId="77777777" w:rsidTr="00AA6519">
        <w:tc>
          <w:tcPr>
            <w:tcW w:w="752" w:type="pct"/>
            <w:shd w:val="clear" w:color="auto" w:fill="auto"/>
          </w:tcPr>
          <w:p w14:paraId="7682BE98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0D6D1C5" w14:textId="77777777" w:rsidR="00575F5E" w:rsidRPr="001176A0" w:rsidRDefault="00575F5E" w:rsidP="00575F5E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1C3A327C" w14:textId="77777777" w:rsidR="00575F5E" w:rsidRPr="00C85B91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FAF7032" w14:textId="77777777" w:rsidR="00575F5E" w:rsidRPr="00C85B91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7" w:type="pct"/>
            <w:shd w:val="clear" w:color="auto" w:fill="auto"/>
          </w:tcPr>
          <w:p w14:paraId="0870345D" w14:textId="77071D2C" w:rsidR="00575F5E" w:rsidRPr="00724833" w:rsidRDefault="00575F5E" w:rsidP="00575F5E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3" w:type="pct"/>
            <w:shd w:val="clear" w:color="auto" w:fill="auto"/>
          </w:tcPr>
          <w:p w14:paraId="5395938C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575F5E" w:rsidRPr="001A4780" w14:paraId="68039467" w14:textId="77777777" w:rsidTr="00AA6519">
        <w:tc>
          <w:tcPr>
            <w:tcW w:w="752" w:type="pct"/>
            <w:shd w:val="clear" w:color="auto" w:fill="auto"/>
          </w:tcPr>
          <w:p w14:paraId="3A310D8C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6E1992B" w14:textId="77777777" w:rsidR="00575F5E" w:rsidRPr="00400017" w:rsidRDefault="00575F5E" w:rsidP="00575F5E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3" w:type="pct"/>
            <w:shd w:val="clear" w:color="auto" w:fill="auto"/>
          </w:tcPr>
          <w:p w14:paraId="17BDA9EA" w14:textId="77777777" w:rsidR="00575F5E" w:rsidRPr="00400017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22C3EB0" w14:textId="77777777" w:rsidR="00575F5E" w:rsidRPr="00400017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7" w:type="pct"/>
            <w:shd w:val="clear" w:color="auto" w:fill="auto"/>
          </w:tcPr>
          <w:p w14:paraId="566DC71E" w14:textId="77777777" w:rsidR="00575F5E" w:rsidRPr="00400017" w:rsidRDefault="00575F5E" w:rsidP="00575F5E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3" w:type="pct"/>
            <w:shd w:val="clear" w:color="auto" w:fill="auto"/>
          </w:tcPr>
          <w:p w14:paraId="4C7CBA4A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575F5E" w:rsidRPr="001A4780" w14:paraId="2E253ECE" w14:textId="77777777" w:rsidTr="00AA6519">
        <w:tc>
          <w:tcPr>
            <w:tcW w:w="752" w:type="pct"/>
            <w:shd w:val="clear" w:color="auto" w:fill="auto"/>
          </w:tcPr>
          <w:p w14:paraId="6C61265B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6096352" w14:textId="77777777" w:rsidR="00575F5E" w:rsidRPr="00400017" w:rsidRDefault="00575F5E" w:rsidP="00575F5E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3" w:type="pct"/>
            <w:shd w:val="clear" w:color="auto" w:fill="auto"/>
          </w:tcPr>
          <w:p w14:paraId="11344125" w14:textId="77777777" w:rsidR="00575F5E" w:rsidRPr="00400017" w:rsidRDefault="00575F5E" w:rsidP="00575F5E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CB3E1B0" w14:textId="77777777" w:rsidR="00575F5E" w:rsidRPr="00400017" w:rsidRDefault="00575F5E" w:rsidP="00575F5E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7" w:type="pct"/>
            <w:shd w:val="clear" w:color="auto" w:fill="auto"/>
          </w:tcPr>
          <w:p w14:paraId="3BE5EE16" w14:textId="77777777" w:rsidR="00575F5E" w:rsidRPr="00400017" w:rsidRDefault="00575F5E" w:rsidP="00575F5E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3" w:type="pct"/>
            <w:shd w:val="clear" w:color="auto" w:fill="auto"/>
          </w:tcPr>
          <w:p w14:paraId="7EEB90F7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575F5E" w:rsidRPr="001A4780" w14:paraId="3583650E" w14:textId="77777777" w:rsidTr="00AA6519">
        <w:tc>
          <w:tcPr>
            <w:tcW w:w="752" w:type="pct"/>
            <w:shd w:val="clear" w:color="auto" w:fill="auto"/>
          </w:tcPr>
          <w:p w14:paraId="65E72E0A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0DE213A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3" w:type="pct"/>
            <w:shd w:val="clear" w:color="auto" w:fill="auto"/>
          </w:tcPr>
          <w:p w14:paraId="14ADA7FB" w14:textId="77777777" w:rsidR="00575F5E" w:rsidRPr="00724833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512100A" w14:textId="77777777" w:rsidR="00575F5E" w:rsidRPr="008D298C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7" w:type="pct"/>
            <w:shd w:val="clear" w:color="auto" w:fill="auto"/>
          </w:tcPr>
          <w:p w14:paraId="00FE30E5" w14:textId="77777777" w:rsidR="00575F5E" w:rsidRPr="00C85B91" w:rsidRDefault="00575F5E" w:rsidP="00575F5E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3" w:type="pct"/>
            <w:shd w:val="clear" w:color="auto" w:fill="auto"/>
          </w:tcPr>
          <w:p w14:paraId="32A66BD4" w14:textId="77777777" w:rsidR="00575F5E" w:rsidRPr="00C85B91" w:rsidRDefault="00575F5E" w:rsidP="00575F5E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75F5E" w:rsidRPr="001A4780" w14:paraId="35EFD8FD" w14:textId="77777777" w:rsidTr="00AA6519">
        <w:tc>
          <w:tcPr>
            <w:tcW w:w="752" w:type="pct"/>
            <w:shd w:val="clear" w:color="auto" w:fill="auto"/>
          </w:tcPr>
          <w:p w14:paraId="0CC8A28B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8105F34" w14:textId="77777777" w:rsidR="00575F5E" w:rsidRPr="002A7A10" w:rsidRDefault="00575F5E" w:rsidP="00575F5E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3" w:type="pct"/>
            <w:shd w:val="clear" w:color="auto" w:fill="auto"/>
          </w:tcPr>
          <w:p w14:paraId="772103E9" w14:textId="77777777" w:rsidR="00575F5E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8A0006C" w14:textId="77777777" w:rsidR="00575F5E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7" w:type="pct"/>
            <w:shd w:val="clear" w:color="auto" w:fill="auto"/>
          </w:tcPr>
          <w:p w14:paraId="3D3D15F6" w14:textId="77777777" w:rsidR="00575F5E" w:rsidRPr="00997F9C" w:rsidRDefault="00575F5E" w:rsidP="00575F5E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3" w:type="pct"/>
            <w:shd w:val="clear" w:color="auto" w:fill="auto"/>
          </w:tcPr>
          <w:p w14:paraId="6B805954" w14:textId="77777777" w:rsidR="00575F5E" w:rsidRPr="00C85B91" w:rsidRDefault="00575F5E" w:rsidP="00575F5E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75F5E" w:rsidRPr="001A4780" w14:paraId="52222CE1" w14:textId="77777777" w:rsidTr="00AA6519">
        <w:tc>
          <w:tcPr>
            <w:tcW w:w="752" w:type="pct"/>
            <w:shd w:val="clear" w:color="auto" w:fill="auto"/>
          </w:tcPr>
          <w:p w14:paraId="4D6423EC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5C2EF8D" w14:textId="77777777" w:rsidR="00575F5E" w:rsidRPr="002A7A10" w:rsidRDefault="00575F5E" w:rsidP="00575F5E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3" w:type="pct"/>
            <w:shd w:val="clear" w:color="auto" w:fill="auto"/>
          </w:tcPr>
          <w:p w14:paraId="726CAD64" w14:textId="77777777" w:rsidR="00575F5E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E44C5DF" w14:textId="77777777" w:rsidR="00575F5E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7" w:type="pct"/>
            <w:shd w:val="clear" w:color="auto" w:fill="auto"/>
          </w:tcPr>
          <w:p w14:paraId="3F67CF1C" w14:textId="77777777" w:rsidR="00575F5E" w:rsidRPr="00997F9C" w:rsidRDefault="00575F5E" w:rsidP="00575F5E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3" w:type="pct"/>
            <w:shd w:val="clear" w:color="auto" w:fill="auto"/>
          </w:tcPr>
          <w:p w14:paraId="0C812983" w14:textId="77777777" w:rsidR="00575F5E" w:rsidRPr="002A7A10" w:rsidRDefault="00575F5E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575F5E" w:rsidRPr="001A4780" w14:paraId="4D634D55" w14:textId="77777777" w:rsidTr="00AA6519">
        <w:tc>
          <w:tcPr>
            <w:tcW w:w="752" w:type="pct"/>
            <w:shd w:val="clear" w:color="auto" w:fill="auto"/>
          </w:tcPr>
          <w:p w14:paraId="0420869D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ED8E476" w14:textId="77777777" w:rsidR="00575F5E" w:rsidRPr="002A7A10" w:rsidRDefault="00575F5E" w:rsidP="00575F5E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3" w:type="pct"/>
            <w:shd w:val="clear" w:color="auto" w:fill="auto"/>
          </w:tcPr>
          <w:p w14:paraId="11C18240" w14:textId="77777777" w:rsidR="00575F5E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7AE7CA2" w14:textId="77777777" w:rsidR="00575F5E" w:rsidRPr="002A7A10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7" w:type="pct"/>
            <w:shd w:val="clear" w:color="auto" w:fill="auto"/>
          </w:tcPr>
          <w:p w14:paraId="0BF03336" w14:textId="77777777" w:rsidR="00575F5E" w:rsidRPr="002A7A10" w:rsidRDefault="00575F5E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3" w:type="pct"/>
            <w:shd w:val="clear" w:color="auto" w:fill="auto"/>
          </w:tcPr>
          <w:p w14:paraId="18E968B9" w14:textId="77777777" w:rsidR="00575F5E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575F5E" w:rsidRPr="001A4780" w14:paraId="25FABC77" w14:textId="77777777" w:rsidTr="00AA6519">
        <w:tc>
          <w:tcPr>
            <w:tcW w:w="752" w:type="pct"/>
            <w:shd w:val="clear" w:color="auto" w:fill="auto"/>
          </w:tcPr>
          <w:p w14:paraId="759AA4B2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8AD334E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3" w:type="pct"/>
            <w:shd w:val="clear" w:color="auto" w:fill="auto"/>
          </w:tcPr>
          <w:p w14:paraId="37960DBB" w14:textId="632591A3" w:rsidR="00575F5E" w:rsidRPr="00724833" w:rsidRDefault="000E70BD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29982F9" w14:textId="77777777" w:rsidR="00575F5E" w:rsidRPr="00C85B91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7" w:type="pct"/>
            <w:shd w:val="clear" w:color="auto" w:fill="auto"/>
          </w:tcPr>
          <w:p w14:paraId="26423B3D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3" w:type="pct"/>
            <w:shd w:val="clear" w:color="auto" w:fill="auto"/>
          </w:tcPr>
          <w:p w14:paraId="55E75027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575F5E" w:rsidRPr="001A4780" w14:paraId="79D8B942" w14:textId="77777777" w:rsidTr="00AA6519">
        <w:tc>
          <w:tcPr>
            <w:tcW w:w="752" w:type="pct"/>
            <w:shd w:val="clear" w:color="auto" w:fill="auto"/>
          </w:tcPr>
          <w:p w14:paraId="1F1CE1F9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215BE89" w14:textId="77777777" w:rsidR="00575F5E" w:rsidRPr="001176A0" w:rsidRDefault="00575F5E" w:rsidP="00575F5E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3" w:type="pct"/>
            <w:shd w:val="clear" w:color="auto" w:fill="auto"/>
          </w:tcPr>
          <w:p w14:paraId="073B66A3" w14:textId="77777777" w:rsidR="00575F5E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CDD3F07" w14:textId="77777777" w:rsidR="00575F5E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7" w:type="pct"/>
            <w:shd w:val="clear" w:color="auto" w:fill="auto"/>
          </w:tcPr>
          <w:p w14:paraId="1EC7B1C8" w14:textId="77777777" w:rsidR="00575F5E" w:rsidRPr="00C85B91" w:rsidRDefault="00575F5E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3" w:type="pct"/>
            <w:shd w:val="clear" w:color="auto" w:fill="auto"/>
          </w:tcPr>
          <w:p w14:paraId="6DFC0F02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575F5E" w:rsidRPr="001A4780" w14:paraId="00E582AF" w14:textId="77777777" w:rsidTr="00AA6519">
        <w:tc>
          <w:tcPr>
            <w:tcW w:w="752" w:type="pct"/>
            <w:shd w:val="clear" w:color="auto" w:fill="auto"/>
          </w:tcPr>
          <w:p w14:paraId="0A480AA5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8CD248D" w14:textId="77777777" w:rsidR="00575F5E" w:rsidRPr="002A7A10" w:rsidRDefault="00575F5E" w:rsidP="00575F5E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3" w:type="pct"/>
            <w:shd w:val="clear" w:color="auto" w:fill="auto"/>
          </w:tcPr>
          <w:p w14:paraId="40FFE913" w14:textId="77777777" w:rsidR="00575F5E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49D4C0E" w14:textId="77777777" w:rsidR="00575F5E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7" w:type="pct"/>
            <w:shd w:val="clear" w:color="auto" w:fill="auto"/>
          </w:tcPr>
          <w:p w14:paraId="117B79E0" w14:textId="77777777" w:rsidR="00575F5E" w:rsidRDefault="00575F5E" w:rsidP="00575F5E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3" w:type="pct"/>
            <w:shd w:val="clear" w:color="auto" w:fill="auto"/>
          </w:tcPr>
          <w:p w14:paraId="48FF301C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575F5E" w:rsidRPr="001A4780" w14:paraId="4FBCF3A2" w14:textId="77777777" w:rsidTr="00AA6519">
        <w:tc>
          <w:tcPr>
            <w:tcW w:w="752" w:type="pct"/>
            <w:shd w:val="clear" w:color="auto" w:fill="auto"/>
          </w:tcPr>
          <w:p w14:paraId="7FD32540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248F27F" w14:textId="0CA5D6B2" w:rsidR="00575F5E" w:rsidRPr="002A7A10" w:rsidRDefault="00575F5E" w:rsidP="00575F5E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3" w:type="pct"/>
            <w:shd w:val="clear" w:color="auto" w:fill="auto"/>
          </w:tcPr>
          <w:p w14:paraId="238BED3F" w14:textId="77777777" w:rsidR="00575F5E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A194E12" w14:textId="77777777" w:rsidR="00575F5E" w:rsidRPr="002A7A10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47D4ED9E" w14:textId="77777777" w:rsidR="00575F5E" w:rsidRPr="00C85B91" w:rsidRDefault="00575F5E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3" w:type="pct"/>
            <w:shd w:val="clear" w:color="auto" w:fill="auto"/>
          </w:tcPr>
          <w:p w14:paraId="4EACA183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575F5E" w:rsidRPr="001A4780" w14:paraId="462F455A" w14:textId="77777777" w:rsidTr="00AA6519">
        <w:tc>
          <w:tcPr>
            <w:tcW w:w="752" w:type="pct"/>
            <w:shd w:val="clear" w:color="auto" w:fill="auto"/>
          </w:tcPr>
          <w:p w14:paraId="1EDB6DE9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314583D" w14:textId="77777777" w:rsidR="00575F5E" w:rsidRPr="001176A0" w:rsidRDefault="00575F5E" w:rsidP="00575F5E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3" w:type="pct"/>
            <w:shd w:val="clear" w:color="auto" w:fill="auto"/>
          </w:tcPr>
          <w:p w14:paraId="1E89F8C6" w14:textId="77777777" w:rsidR="00575F5E" w:rsidRPr="00C85B91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2E198AE3" w14:textId="77777777" w:rsidR="00575F5E" w:rsidRPr="00C85B91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24F200D5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3" w:type="pct"/>
            <w:shd w:val="clear" w:color="auto" w:fill="auto"/>
          </w:tcPr>
          <w:p w14:paraId="7316A11A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761E514B" w14:textId="77777777" w:rsidTr="00AA6519">
        <w:tc>
          <w:tcPr>
            <w:tcW w:w="752" w:type="pct"/>
            <w:shd w:val="clear" w:color="auto" w:fill="auto"/>
          </w:tcPr>
          <w:p w14:paraId="55C86717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0427B374" w14:textId="02342BA3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021C114E" w14:textId="4B6C99C1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9D09E9A" w14:textId="39B82A19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  <w:vAlign w:val="center"/>
          </w:tcPr>
          <w:p w14:paraId="23613571" w14:textId="0491B0AD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1EB8FE82" w14:textId="009381A7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634C030F" w14:textId="3A088D48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575F5E" w:rsidRPr="001A4780" w14:paraId="7F536216" w14:textId="77777777" w:rsidTr="00AA6519">
        <w:tc>
          <w:tcPr>
            <w:tcW w:w="752" w:type="pct"/>
            <w:shd w:val="clear" w:color="auto" w:fill="auto"/>
          </w:tcPr>
          <w:p w14:paraId="1E845E8C" w14:textId="77777777" w:rsidR="00575F5E" w:rsidRPr="000C5581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72BD3F6" w14:textId="77777777" w:rsidR="00575F5E" w:rsidRPr="001176A0" w:rsidRDefault="00575F5E" w:rsidP="00575F5E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3" w:type="pct"/>
            <w:shd w:val="clear" w:color="auto" w:fill="auto"/>
          </w:tcPr>
          <w:p w14:paraId="476F598F" w14:textId="77777777" w:rsidR="00575F5E" w:rsidRPr="00C85B91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5CBB0F2" w14:textId="77777777" w:rsidR="00575F5E" w:rsidRPr="00C85B91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42500044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3" w:type="pct"/>
            <w:shd w:val="clear" w:color="auto" w:fill="auto"/>
          </w:tcPr>
          <w:p w14:paraId="12270E11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575F5E" w:rsidRPr="001A4780" w14:paraId="29F4279D" w14:textId="77777777" w:rsidTr="00AA6519">
        <w:tc>
          <w:tcPr>
            <w:tcW w:w="752" w:type="pct"/>
            <w:shd w:val="clear" w:color="auto" w:fill="auto"/>
          </w:tcPr>
          <w:p w14:paraId="3CE6E3DF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0C0C1D9" w14:textId="77777777" w:rsidR="00575F5E" w:rsidRPr="00C85B91" w:rsidRDefault="00575F5E" w:rsidP="00575F5E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3" w:type="pct"/>
            <w:shd w:val="clear" w:color="auto" w:fill="auto"/>
          </w:tcPr>
          <w:p w14:paraId="7DD96185" w14:textId="77777777" w:rsidR="00575F5E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77F144B" w14:textId="77777777" w:rsidR="00575F5E" w:rsidRPr="002A7A10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013A528C" w14:textId="77777777" w:rsidR="00575F5E" w:rsidRPr="00C85B91" w:rsidRDefault="00575F5E" w:rsidP="00575F5E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3" w:type="pct"/>
            <w:shd w:val="clear" w:color="auto" w:fill="auto"/>
          </w:tcPr>
          <w:p w14:paraId="357D7B68" w14:textId="77777777" w:rsidR="00575F5E" w:rsidRPr="009B4637" w:rsidRDefault="00575F5E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75F5E" w:rsidRPr="001A4780" w14:paraId="25A9A7DB" w14:textId="77777777" w:rsidTr="00AA6519">
        <w:tc>
          <w:tcPr>
            <w:tcW w:w="752" w:type="pct"/>
            <w:shd w:val="clear" w:color="auto" w:fill="auto"/>
          </w:tcPr>
          <w:p w14:paraId="16A08762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77669CF" w14:textId="77777777" w:rsidR="00575F5E" w:rsidRPr="00C85B91" w:rsidRDefault="00575F5E" w:rsidP="00575F5E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3" w:type="pct"/>
            <w:shd w:val="clear" w:color="auto" w:fill="auto"/>
          </w:tcPr>
          <w:p w14:paraId="04C5EE50" w14:textId="77777777" w:rsidR="00575F5E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8542ACF" w14:textId="77777777" w:rsidR="00575F5E" w:rsidRPr="002A7A10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0FFB2670" w14:textId="77777777" w:rsidR="00575F5E" w:rsidRPr="00C85B91" w:rsidRDefault="00575F5E" w:rsidP="00575F5E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3" w:type="pct"/>
            <w:shd w:val="clear" w:color="auto" w:fill="auto"/>
          </w:tcPr>
          <w:p w14:paraId="30FE44FF" w14:textId="77777777" w:rsidR="00575F5E" w:rsidRPr="009B4637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575F5E" w:rsidRPr="001A4780" w14:paraId="20BBC029" w14:textId="77777777" w:rsidTr="00AA6519">
        <w:tc>
          <w:tcPr>
            <w:tcW w:w="752" w:type="pct"/>
            <w:shd w:val="clear" w:color="auto" w:fill="auto"/>
          </w:tcPr>
          <w:p w14:paraId="78993F64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A21E06E" w14:textId="77777777" w:rsidR="00575F5E" w:rsidRPr="00BB6995" w:rsidRDefault="00575F5E" w:rsidP="00575F5E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3" w:type="pct"/>
            <w:shd w:val="clear" w:color="auto" w:fill="auto"/>
          </w:tcPr>
          <w:p w14:paraId="70ABB499" w14:textId="77777777" w:rsidR="00575F5E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063C4D38" w14:textId="77777777" w:rsidR="00575F5E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526B0594" w14:textId="77777777" w:rsidR="00575F5E" w:rsidRPr="00BB6995" w:rsidRDefault="00575F5E" w:rsidP="00575F5E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3" w:type="pct"/>
            <w:shd w:val="clear" w:color="auto" w:fill="auto"/>
          </w:tcPr>
          <w:p w14:paraId="6EC1ED5B" w14:textId="77777777" w:rsidR="00575F5E" w:rsidRPr="009B4637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575F5E" w:rsidRPr="001A4780" w14:paraId="0F332C10" w14:textId="77777777" w:rsidTr="00AA6519">
        <w:tc>
          <w:tcPr>
            <w:tcW w:w="752" w:type="pct"/>
            <w:shd w:val="clear" w:color="auto" w:fill="auto"/>
          </w:tcPr>
          <w:p w14:paraId="5DC7A15C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E8636AA" w14:textId="77777777" w:rsidR="00575F5E" w:rsidRPr="00C85B91" w:rsidRDefault="00575F5E" w:rsidP="00575F5E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3" w:type="pct"/>
            <w:shd w:val="clear" w:color="auto" w:fill="auto"/>
          </w:tcPr>
          <w:p w14:paraId="0DEBF559" w14:textId="77777777" w:rsidR="00575F5E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03005CA" w14:textId="77777777" w:rsidR="00575F5E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7" w:type="pct"/>
            <w:shd w:val="clear" w:color="auto" w:fill="auto"/>
          </w:tcPr>
          <w:p w14:paraId="3D5AE189" w14:textId="77777777" w:rsidR="00575F5E" w:rsidRPr="00C85B91" w:rsidRDefault="00575F5E" w:rsidP="00575F5E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3" w:type="pct"/>
            <w:shd w:val="clear" w:color="auto" w:fill="auto"/>
          </w:tcPr>
          <w:p w14:paraId="628B25BA" w14:textId="77777777" w:rsidR="00575F5E" w:rsidRPr="009B4637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575F5E" w:rsidRPr="001A4780" w14:paraId="5C11EB53" w14:textId="77777777" w:rsidTr="00AA6519">
        <w:tc>
          <w:tcPr>
            <w:tcW w:w="752" w:type="pct"/>
            <w:shd w:val="clear" w:color="auto" w:fill="auto"/>
          </w:tcPr>
          <w:p w14:paraId="392E0CF9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6B477E9" w14:textId="206D1EDB" w:rsidR="00575F5E" w:rsidRPr="00575F5E" w:rsidRDefault="00575F5E" w:rsidP="00575F5E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3" w:type="pct"/>
            <w:shd w:val="clear" w:color="auto" w:fill="auto"/>
          </w:tcPr>
          <w:p w14:paraId="4468FC1D" w14:textId="77777777" w:rsidR="00575F5E" w:rsidRPr="00D43778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A9CAF8B" w14:textId="77777777" w:rsidR="00575F5E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38071427" w14:textId="1545815E" w:rsidR="00575F5E" w:rsidRPr="00C85B91" w:rsidRDefault="00575F5E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</w:t>
            </w:r>
            <w:r>
              <w:rPr>
                <w:sz w:val="20"/>
              </w:rPr>
              <w:t>ы</w:t>
            </w:r>
            <w:r w:rsidRPr="00D43778">
              <w:rPr>
                <w:sz w:val="20"/>
              </w:rPr>
              <w:t xml:space="preserve"> протокола</w:t>
            </w:r>
          </w:p>
        </w:tc>
        <w:tc>
          <w:tcPr>
            <w:tcW w:w="1393" w:type="pct"/>
            <w:shd w:val="clear" w:color="auto" w:fill="auto"/>
          </w:tcPr>
          <w:p w14:paraId="029CFFE7" w14:textId="77777777" w:rsidR="00575F5E" w:rsidRPr="009B4637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09ED6310" w14:textId="77777777" w:rsidTr="00AA6519">
        <w:tc>
          <w:tcPr>
            <w:tcW w:w="752" w:type="pct"/>
            <w:shd w:val="clear" w:color="auto" w:fill="auto"/>
          </w:tcPr>
          <w:p w14:paraId="26144FD8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447D7C0" w14:textId="0F5BA7B2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foundationProtocol</w:t>
            </w:r>
          </w:p>
        </w:tc>
        <w:tc>
          <w:tcPr>
            <w:tcW w:w="203" w:type="pct"/>
            <w:shd w:val="clear" w:color="auto" w:fill="auto"/>
          </w:tcPr>
          <w:p w14:paraId="032CC921" w14:textId="4A3D00F3" w:rsidR="00CC092C" w:rsidRDefault="00CC092C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82CAB83" w14:textId="215A4757" w:rsidR="00CC092C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14BCA719" w14:textId="1F6F9F03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Реквизиты предыдущего протокола (для печатной формы)</w:t>
            </w:r>
          </w:p>
        </w:tc>
        <w:tc>
          <w:tcPr>
            <w:tcW w:w="1393" w:type="pct"/>
            <w:shd w:val="clear" w:color="auto" w:fill="auto"/>
          </w:tcPr>
          <w:p w14:paraId="246320C8" w14:textId="1833F7BB" w:rsidR="00CC092C" w:rsidRPr="009B4637" w:rsidRDefault="00CC092C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CC092C" w:rsidRPr="001A4780" w14:paraId="126F0B69" w14:textId="77777777" w:rsidTr="00AA6519">
        <w:tc>
          <w:tcPr>
            <w:tcW w:w="5000" w:type="pct"/>
            <w:gridSpan w:val="6"/>
            <w:shd w:val="clear" w:color="auto" w:fill="auto"/>
          </w:tcPr>
          <w:p w14:paraId="367DC804" w14:textId="77777777" w:rsidR="00CC092C" w:rsidRPr="00D43778" w:rsidRDefault="00CC092C" w:rsidP="00575F5E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CC092C" w:rsidRPr="001A4780" w14:paraId="25FE5BDD" w14:textId="77777777" w:rsidTr="00AA6519">
        <w:tc>
          <w:tcPr>
            <w:tcW w:w="752" w:type="pct"/>
            <w:shd w:val="clear" w:color="auto" w:fill="auto"/>
          </w:tcPr>
          <w:p w14:paraId="49157956" w14:textId="512A343E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 w:rsidR="00B8557A"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8" w:type="pct"/>
            <w:shd w:val="clear" w:color="auto" w:fill="auto"/>
          </w:tcPr>
          <w:p w14:paraId="57DCA8F0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749F114" w14:textId="77777777" w:rsidR="00CC092C" w:rsidRDefault="00CC092C" w:rsidP="00575F5E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AB269B3" w14:textId="77777777" w:rsidR="00CC092C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298DE546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43A181D3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4D665D27" w14:textId="77777777" w:rsidTr="00AA6519">
        <w:tc>
          <w:tcPr>
            <w:tcW w:w="752" w:type="pct"/>
            <w:shd w:val="clear" w:color="auto" w:fill="auto"/>
          </w:tcPr>
          <w:p w14:paraId="2A16E974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C06DB82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3" w:type="pct"/>
            <w:shd w:val="clear" w:color="auto" w:fill="auto"/>
          </w:tcPr>
          <w:p w14:paraId="3E1FF84C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B854EED" w14:textId="77777777" w:rsidR="00CC092C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7" w:type="pct"/>
            <w:shd w:val="clear" w:color="auto" w:fill="auto"/>
          </w:tcPr>
          <w:p w14:paraId="7431D9B3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3" w:type="pct"/>
            <w:shd w:val="clear" w:color="auto" w:fill="auto"/>
          </w:tcPr>
          <w:p w14:paraId="37798EC1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129DFAC4" w14:textId="77777777" w:rsidTr="00AA6519">
        <w:tc>
          <w:tcPr>
            <w:tcW w:w="752" w:type="pct"/>
            <w:shd w:val="clear" w:color="auto" w:fill="auto"/>
          </w:tcPr>
          <w:p w14:paraId="6B106F3E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08881B3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3" w:type="pct"/>
            <w:shd w:val="clear" w:color="auto" w:fill="auto"/>
          </w:tcPr>
          <w:p w14:paraId="3FE4AAAF" w14:textId="77777777" w:rsidR="00CC092C" w:rsidRDefault="00CC092C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274E2C0" w14:textId="77777777" w:rsidR="00CC092C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192BBE2A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3" w:type="pct"/>
            <w:shd w:val="clear" w:color="auto" w:fill="auto"/>
          </w:tcPr>
          <w:p w14:paraId="3E2AFFA4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4A851CE8" w14:textId="77777777" w:rsidTr="00AA6519">
        <w:tc>
          <w:tcPr>
            <w:tcW w:w="752" w:type="pct"/>
            <w:shd w:val="clear" w:color="auto" w:fill="auto"/>
          </w:tcPr>
          <w:p w14:paraId="51A9EFEB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F65E57B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3" w:type="pct"/>
            <w:shd w:val="clear" w:color="auto" w:fill="auto"/>
          </w:tcPr>
          <w:p w14:paraId="03219B18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B47A17D" w14:textId="77777777" w:rsidR="00CC092C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7" w:type="pct"/>
            <w:shd w:val="clear" w:color="auto" w:fill="auto"/>
          </w:tcPr>
          <w:p w14:paraId="460B13FA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3" w:type="pct"/>
            <w:shd w:val="clear" w:color="auto" w:fill="auto"/>
          </w:tcPr>
          <w:p w14:paraId="320A26F4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23E4082A" w14:textId="77777777" w:rsidTr="00AA6519">
        <w:tc>
          <w:tcPr>
            <w:tcW w:w="752" w:type="pct"/>
            <w:shd w:val="clear" w:color="auto" w:fill="auto"/>
          </w:tcPr>
          <w:p w14:paraId="6FB2C7F2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8AD7CAF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72952375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E7E3032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7" w:type="pct"/>
            <w:shd w:val="clear" w:color="auto" w:fill="auto"/>
          </w:tcPr>
          <w:p w14:paraId="2A0BCF33" w14:textId="77777777" w:rsidR="00CC092C" w:rsidRPr="00D43778" w:rsidRDefault="00CC092C" w:rsidP="00575F5E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3" w:type="pct"/>
            <w:shd w:val="clear" w:color="auto" w:fill="auto"/>
          </w:tcPr>
          <w:p w14:paraId="2218939F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465BC1F0" w14:textId="77777777" w:rsidTr="00AA6519">
        <w:tc>
          <w:tcPr>
            <w:tcW w:w="5000" w:type="pct"/>
            <w:gridSpan w:val="6"/>
            <w:shd w:val="clear" w:color="auto" w:fill="auto"/>
          </w:tcPr>
          <w:p w14:paraId="7E19FF15" w14:textId="77777777" w:rsidR="00CC092C" w:rsidRPr="00D43778" w:rsidRDefault="00CC092C" w:rsidP="00575F5E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CC092C" w:rsidRPr="001A4780" w14:paraId="7B63FD1B" w14:textId="77777777" w:rsidTr="00AA6519">
        <w:tc>
          <w:tcPr>
            <w:tcW w:w="752" w:type="pct"/>
            <w:shd w:val="clear" w:color="auto" w:fill="auto"/>
          </w:tcPr>
          <w:p w14:paraId="492BF106" w14:textId="77777777" w:rsidR="00CC092C" w:rsidRPr="00D43778" w:rsidRDefault="00CC092C" w:rsidP="00575F5E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8" w:type="pct"/>
            <w:shd w:val="clear" w:color="auto" w:fill="auto"/>
          </w:tcPr>
          <w:p w14:paraId="35CA4F0B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D4726FF" w14:textId="77777777" w:rsidR="00CC092C" w:rsidRDefault="00CC092C" w:rsidP="00575F5E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DAFE1DA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7" w:type="pct"/>
            <w:shd w:val="clear" w:color="auto" w:fill="auto"/>
          </w:tcPr>
          <w:p w14:paraId="7F781A2B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3D90E9BE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2C69FE27" w14:textId="77777777" w:rsidTr="00AA6519">
        <w:tc>
          <w:tcPr>
            <w:tcW w:w="752" w:type="pct"/>
            <w:shd w:val="clear" w:color="auto" w:fill="auto"/>
          </w:tcPr>
          <w:p w14:paraId="45F1E1E7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B7446BD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3" w:type="pct"/>
            <w:shd w:val="clear" w:color="auto" w:fill="auto"/>
          </w:tcPr>
          <w:p w14:paraId="66CAA91C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07C678F5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641B040D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3" w:type="pct"/>
            <w:shd w:val="clear" w:color="auto" w:fill="auto"/>
          </w:tcPr>
          <w:p w14:paraId="7B7757A3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CC092C" w:rsidRPr="001A4780" w14:paraId="645858B7" w14:textId="77777777" w:rsidTr="00AA6519">
        <w:tc>
          <w:tcPr>
            <w:tcW w:w="752" w:type="pct"/>
            <w:shd w:val="clear" w:color="auto" w:fill="auto"/>
          </w:tcPr>
          <w:p w14:paraId="7947F442" w14:textId="77777777" w:rsidR="00CC092C" w:rsidRPr="00D43778" w:rsidRDefault="00CC092C" w:rsidP="00575F5E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8" w:type="pct"/>
            <w:shd w:val="clear" w:color="auto" w:fill="auto"/>
          </w:tcPr>
          <w:p w14:paraId="58727CDD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B2D11E9" w14:textId="77777777" w:rsidR="00CC092C" w:rsidRDefault="00CC092C" w:rsidP="00575F5E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4B14F980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7" w:type="pct"/>
            <w:shd w:val="clear" w:color="auto" w:fill="auto"/>
          </w:tcPr>
          <w:p w14:paraId="7EB485E1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6E80F588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6CA0DE73" w14:textId="77777777" w:rsidTr="00AA6519">
        <w:tc>
          <w:tcPr>
            <w:tcW w:w="752" w:type="pct"/>
            <w:shd w:val="clear" w:color="auto" w:fill="auto"/>
          </w:tcPr>
          <w:p w14:paraId="2C505D7E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21F6BAA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3" w:type="pct"/>
            <w:shd w:val="clear" w:color="auto" w:fill="auto"/>
          </w:tcPr>
          <w:p w14:paraId="2A7217C6" w14:textId="77777777" w:rsidR="00CC092C" w:rsidRDefault="00CC092C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606D78D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7" w:type="pct"/>
            <w:shd w:val="clear" w:color="auto" w:fill="auto"/>
          </w:tcPr>
          <w:p w14:paraId="7F882724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3" w:type="pct"/>
            <w:shd w:val="clear" w:color="auto" w:fill="auto"/>
          </w:tcPr>
          <w:p w14:paraId="25529813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292A20F9" w14:textId="77777777" w:rsidTr="00AA6519">
        <w:tc>
          <w:tcPr>
            <w:tcW w:w="752" w:type="pct"/>
            <w:shd w:val="clear" w:color="auto" w:fill="auto"/>
          </w:tcPr>
          <w:p w14:paraId="7282E1E7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2214BFD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3" w:type="pct"/>
            <w:shd w:val="clear" w:color="auto" w:fill="auto"/>
          </w:tcPr>
          <w:p w14:paraId="726CE021" w14:textId="77777777" w:rsidR="00CC092C" w:rsidRDefault="00CC092C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5DF4D2B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7" w:type="pct"/>
            <w:shd w:val="clear" w:color="auto" w:fill="auto"/>
          </w:tcPr>
          <w:p w14:paraId="72A05C22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3" w:type="pct"/>
            <w:shd w:val="clear" w:color="auto" w:fill="auto"/>
          </w:tcPr>
          <w:p w14:paraId="0CFB8BAD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21E8389A" w14:textId="77777777" w:rsidTr="00AA6519">
        <w:tc>
          <w:tcPr>
            <w:tcW w:w="752" w:type="pct"/>
            <w:shd w:val="clear" w:color="auto" w:fill="auto"/>
          </w:tcPr>
          <w:p w14:paraId="503FC1FA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90185A3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3" w:type="pct"/>
            <w:shd w:val="clear" w:color="auto" w:fill="auto"/>
          </w:tcPr>
          <w:p w14:paraId="0A7094B0" w14:textId="77777777" w:rsidR="00CC092C" w:rsidRDefault="00CC092C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C04C894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7" w:type="pct"/>
            <w:shd w:val="clear" w:color="auto" w:fill="auto"/>
          </w:tcPr>
          <w:p w14:paraId="7E8FA8C8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3" w:type="pct"/>
            <w:shd w:val="clear" w:color="auto" w:fill="auto"/>
          </w:tcPr>
          <w:p w14:paraId="684B0ABF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19621906" w14:textId="77777777" w:rsidTr="00AA6519">
        <w:tc>
          <w:tcPr>
            <w:tcW w:w="752" w:type="pct"/>
            <w:shd w:val="clear" w:color="auto" w:fill="auto"/>
          </w:tcPr>
          <w:p w14:paraId="64D01F0B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F43E48E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3" w:type="pct"/>
            <w:shd w:val="clear" w:color="auto" w:fill="auto"/>
          </w:tcPr>
          <w:p w14:paraId="0AA3E339" w14:textId="77777777" w:rsidR="00CC092C" w:rsidRDefault="00CC092C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C50A7B2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7" w:type="pct"/>
            <w:shd w:val="clear" w:color="auto" w:fill="auto"/>
          </w:tcPr>
          <w:p w14:paraId="4D3E3506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3" w:type="pct"/>
            <w:shd w:val="clear" w:color="auto" w:fill="auto"/>
          </w:tcPr>
          <w:p w14:paraId="66850D74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65D2F336" w14:textId="77777777" w:rsidTr="00AA6519">
        <w:tc>
          <w:tcPr>
            <w:tcW w:w="752" w:type="pct"/>
            <w:shd w:val="clear" w:color="auto" w:fill="auto"/>
          </w:tcPr>
          <w:p w14:paraId="6366B4A6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62D2A5B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3" w:type="pct"/>
            <w:shd w:val="clear" w:color="auto" w:fill="auto"/>
          </w:tcPr>
          <w:p w14:paraId="3DBECE09" w14:textId="77777777" w:rsidR="00CC092C" w:rsidRDefault="00CC092C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BF2F52D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12B4AB3F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3" w:type="pct"/>
            <w:shd w:val="clear" w:color="auto" w:fill="auto"/>
          </w:tcPr>
          <w:p w14:paraId="381A58F1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0AD26ED1" w14:textId="77777777" w:rsidTr="00AA6519">
        <w:tc>
          <w:tcPr>
            <w:tcW w:w="5000" w:type="pct"/>
            <w:gridSpan w:val="6"/>
            <w:shd w:val="clear" w:color="auto" w:fill="auto"/>
          </w:tcPr>
          <w:p w14:paraId="68C93A67" w14:textId="77777777" w:rsidR="00CC092C" w:rsidRPr="00D43778" w:rsidRDefault="00CC092C" w:rsidP="00575F5E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CC092C" w:rsidRPr="001A4780" w14:paraId="64A2A507" w14:textId="77777777" w:rsidTr="00AA6519">
        <w:tc>
          <w:tcPr>
            <w:tcW w:w="752" w:type="pct"/>
            <w:shd w:val="clear" w:color="auto" w:fill="auto"/>
          </w:tcPr>
          <w:p w14:paraId="45F202E5" w14:textId="77777777" w:rsidR="00CC092C" w:rsidRPr="00D43778" w:rsidRDefault="00CC092C" w:rsidP="00575F5E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8" w:type="pct"/>
            <w:shd w:val="clear" w:color="auto" w:fill="auto"/>
          </w:tcPr>
          <w:p w14:paraId="7065E328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FC858D1" w14:textId="77777777" w:rsidR="00CC092C" w:rsidRDefault="00CC092C" w:rsidP="00575F5E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403F0F7" w14:textId="77777777" w:rsidR="00CC092C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763FFF8E" w14:textId="77777777" w:rsidR="00CC092C" w:rsidRDefault="00CC092C" w:rsidP="00575F5E">
            <w:pPr>
              <w:spacing w:before="0" w:after="0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103BE3E6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51BAF50F" w14:textId="77777777" w:rsidTr="00AA6519">
        <w:tc>
          <w:tcPr>
            <w:tcW w:w="752" w:type="pct"/>
            <w:shd w:val="clear" w:color="auto" w:fill="auto"/>
          </w:tcPr>
          <w:p w14:paraId="4EA1D968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21E38C8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4C752DDE" w14:textId="77777777" w:rsidR="00CC092C" w:rsidRDefault="00CC092C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66D75FD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7" w:type="pct"/>
            <w:shd w:val="clear" w:color="auto" w:fill="auto"/>
          </w:tcPr>
          <w:p w14:paraId="70544AAA" w14:textId="77777777" w:rsidR="00CC092C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3" w:type="pct"/>
            <w:shd w:val="clear" w:color="auto" w:fill="auto"/>
          </w:tcPr>
          <w:p w14:paraId="6CC16134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2D063947" w14:textId="77777777" w:rsidTr="00AA6519">
        <w:tc>
          <w:tcPr>
            <w:tcW w:w="752" w:type="pct"/>
            <w:shd w:val="clear" w:color="auto" w:fill="auto"/>
          </w:tcPr>
          <w:p w14:paraId="0C583351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EB56F5C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017DFA76" w14:textId="77777777" w:rsidR="00CC092C" w:rsidRPr="00655FB3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8FE32C5" w14:textId="77777777" w:rsidR="00CC092C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7" w:type="pct"/>
            <w:shd w:val="clear" w:color="auto" w:fill="auto"/>
          </w:tcPr>
          <w:p w14:paraId="2AEE885C" w14:textId="77777777" w:rsidR="00CC092C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3" w:type="pct"/>
            <w:shd w:val="clear" w:color="auto" w:fill="auto"/>
          </w:tcPr>
          <w:p w14:paraId="1BF1F9BB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7D2834BD" w14:textId="77777777" w:rsidTr="00AA6519">
        <w:tc>
          <w:tcPr>
            <w:tcW w:w="752" w:type="pct"/>
            <w:shd w:val="clear" w:color="auto" w:fill="auto"/>
          </w:tcPr>
          <w:p w14:paraId="62D01110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32B7C76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3" w:type="pct"/>
            <w:shd w:val="clear" w:color="auto" w:fill="auto"/>
          </w:tcPr>
          <w:p w14:paraId="1652990E" w14:textId="77777777" w:rsidR="00CC092C" w:rsidRPr="00655FB3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9C66DEC" w14:textId="77777777" w:rsidR="00CC092C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7" w:type="pct"/>
            <w:shd w:val="clear" w:color="auto" w:fill="auto"/>
          </w:tcPr>
          <w:p w14:paraId="4C73EDA5" w14:textId="77777777" w:rsidR="00CC092C" w:rsidRDefault="00CC092C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3" w:type="pct"/>
            <w:shd w:val="clear" w:color="auto" w:fill="auto"/>
          </w:tcPr>
          <w:p w14:paraId="1670B6F9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254573" w14:paraId="56BF7728" w14:textId="77777777" w:rsidTr="00AA6519">
        <w:tc>
          <w:tcPr>
            <w:tcW w:w="5000" w:type="pct"/>
            <w:gridSpan w:val="6"/>
            <w:shd w:val="clear" w:color="auto" w:fill="auto"/>
          </w:tcPr>
          <w:p w14:paraId="0A7C1F0A" w14:textId="77777777" w:rsidR="00CC092C" w:rsidRPr="00254573" w:rsidRDefault="00CC092C" w:rsidP="00575F5E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CC092C" w:rsidRPr="001A4780" w14:paraId="20396085" w14:textId="77777777" w:rsidTr="00AA6519">
        <w:tc>
          <w:tcPr>
            <w:tcW w:w="752" w:type="pct"/>
            <w:shd w:val="clear" w:color="auto" w:fill="auto"/>
            <w:vAlign w:val="center"/>
          </w:tcPr>
          <w:p w14:paraId="0A4B2009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7F18BF53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7370CCFC" w14:textId="77777777" w:rsidR="00CC092C" w:rsidRPr="00724833" w:rsidRDefault="00CC092C" w:rsidP="00575F5E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4974C6B9" w14:textId="77777777" w:rsidR="00CC092C" w:rsidRPr="00724833" w:rsidRDefault="00CC092C" w:rsidP="00575F5E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7" w:type="pct"/>
            <w:shd w:val="clear" w:color="auto" w:fill="auto"/>
            <w:vAlign w:val="center"/>
          </w:tcPr>
          <w:p w14:paraId="1FF885B2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3" w:type="pct"/>
            <w:shd w:val="clear" w:color="auto" w:fill="auto"/>
            <w:vAlign w:val="center"/>
          </w:tcPr>
          <w:p w14:paraId="1C2DB304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</w:tr>
      <w:tr w:rsidR="00CC092C" w:rsidRPr="001A4780" w14:paraId="06D3FD04" w14:textId="77777777" w:rsidTr="00AA6519">
        <w:tc>
          <w:tcPr>
            <w:tcW w:w="752" w:type="pct"/>
            <w:shd w:val="clear" w:color="auto" w:fill="auto"/>
            <w:vAlign w:val="center"/>
          </w:tcPr>
          <w:p w14:paraId="54388D68" w14:textId="77777777" w:rsidR="00CC092C" w:rsidRPr="00E45768" w:rsidRDefault="00CC092C" w:rsidP="00575F5E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895A660" w14:textId="77777777" w:rsidR="00CC092C" w:rsidRPr="00E45768" w:rsidRDefault="00CC092C" w:rsidP="00575F5E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3" w:type="pct"/>
            <w:shd w:val="clear" w:color="auto" w:fill="auto"/>
          </w:tcPr>
          <w:p w14:paraId="401C7150" w14:textId="77777777" w:rsidR="00CC092C" w:rsidRPr="00E45768" w:rsidRDefault="00CC092C" w:rsidP="00575F5E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E33EBFF" w14:textId="77777777" w:rsidR="00CC092C" w:rsidRPr="00E45768" w:rsidRDefault="00CC092C" w:rsidP="00575F5E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7" w:type="pct"/>
            <w:shd w:val="clear" w:color="auto" w:fill="auto"/>
            <w:vAlign w:val="center"/>
          </w:tcPr>
          <w:p w14:paraId="48F1589F" w14:textId="77777777" w:rsidR="00CC092C" w:rsidRPr="00E45768" w:rsidRDefault="00CC092C" w:rsidP="00575F5E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6DE1B46F" w14:textId="77777777" w:rsidR="00CC092C" w:rsidRPr="00E45768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7D14761D" w14:textId="77777777" w:rsidTr="00AA6519">
        <w:tc>
          <w:tcPr>
            <w:tcW w:w="752" w:type="pct"/>
            <w:shd w:val="clear" w:color="auto" w:fill="auto"/>
            <w:vAlign w:val="center"/>
          </w:tcPr>
          <w:p w14:paraId="0D9E2B25" w14:textId="77777777" w:rsidR="00CC092C" w:rsidRPr="00E45768" w:rsidRDefault="00CC092C" w:rsidP="00575F5E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7E9CFC2" w14:textId="77777777" w:rsidR="00CC092C" w:rsidRPr="00E45768" w:rsidRDefault="00CC092C" w:rsidP="00575F5E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3" w:type="pct"/>
            <w:shd w:val="clear" w:color="auto" w:fill="auto"/>
          </w:tcPr>
          <w:p w14:paraId="2FD40A7D" w14:textId="77777777" w:rsidR="00CC092C" w:rsidRPr="00E45768" w:rsidRDefault="00CC092C" w:rsidP="00575F5E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4A31C0C" w14:textId="77777777" w:rsidR="00CC092C" w:rsidRPr="00E45768" w:rsidRDefault="00CC092C" w:rsidP="00575F5E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7" w:type="pct"/>
            <w:shd w:val="clear" w:color="auto" w:fill="auto"/>
            <w:vAlign w:val="center"/>
          </w:tcPr>
          <w:p w14:paraId="3077F2DE" w14:textId="4F632046" w:rsidR="00CC092C" w:rsidRPr="00E45768" w:rsidRDefault="002D1F44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CC092C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04AD07E4" w14:textId="77777777" w:rsidR="00CC092C" w:rsidRPr="00E45768" w:rsidRDefault="00CC092C" w:rsidP="00575F5E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CC092C" w:rsidRPr="00254573" w14:paraId="5CD48C7E" w14:textId="77777777" w:rsidTr="00AA6519">
        <w:tc>
          <w:tcPr>
            <w:tcW w:w="5000" w:type="pct"/>
            <w:gridSpan w:val="6"/>
            <w:shd w:val="clear" w:color="auto" w:fill="auto"/>
          </w:tcPr>
          <w:p w14:paraId="150430E5" w14:textId="28DA007D" w:rsidR="00CC092C" w:rsidRPr="00254573" w:rsidRDefault="002D1F44" w:rsidP="00575F5E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CC092C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CC092C" w:rsidRPr="001A4780" w14:paraId="7D57520D" w14:textId="77777777" w:rsidTr="00AA6519">
        <w:tc>
          <w:tcPr>
            <w:tcW w:w="752" w:type="pct"/>
            <w:shd w:val="clear" w:color="auto" w:fill="auto"/>
            <w:vAlign w:val="center"/>
          </w:tcPr>
          <w:p w14:paraId="611EACAA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70D2EF5D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735BB6B" w14:textId="77777777" w:rsidR="00CC092C" w:rsidRPr="006C6D44" w:rsidRDefault="00CC092C" w:rsidP="00575F5E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363E2A6" w14:textId="77777777" w:rsidR="00CC092C" w:rsidRPr="006C6D44" w:rsidRDefault="00CC092C" w:rsidP="00575F5E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7" w:type="pct"/>
            <w:shd w:val="clear" w:color="auto" w:fill="auto"/>
            <w:vAlign w:val="center"/>
          </w:tcPr>
          <w:p w14:paraId="79FAA78F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3" w:type="pct"/>
            <w:shd w:val="clear" w:color="auto" w:fill="auto"/>
            <w:vAlign w:val="center"/>
          </w:tcPr>
          <w:p w14:paraId="1FFB0E10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</w:tr>
      <w:tr w:rsidR="00CC092C" w:rsidRPr="001A4780" w14:paraId="151850CD" w14:textId="77777777" w:rsidTr="00AA6519">
        <w:tc>
          <w:tcPr>
            <w:tcW w:w="752" w:type="pct"/>
            <w:shd w:val="clear" w:color="auto" w:fill="auto"/>
            <w:vAlign w:val="center"/>
          </w:tcPr>
          <w:p w14:paraId="19F3BF8D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7083D3E" w14:textId="77777777" w:rsidR="00CC092C" w:rsidRPr="003804BF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</w:tcPr>
          <w:p w14:paraId="52225621" w14:textId="77777777" w:rsidR="00CC092C" w:rsidRPr="003804BF" w:rsidRDefault="00CC092C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A4F0B54" w14:textId="77777777" w:rsidR="00CC092C" w:rsidRPr="003804BF" w:rsidRDefault="00CC092C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7" w:type="pct"/>
            <w:shd w:val="clear" w:color="auto" w:fill="auto"/>
          </w:tcPr>
          <w:p w14:paraId="1572591B" w14:textId="4E5173D5" w:rsidR="00CC092C" w:rsidRPr="003804BF" w:rsidRDefault="002D1F44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3" w:type="pct"/>
            <w:shd w:val="clear" w:color="auto" w:fill="auto"/>
          </w:tcPr>
          <w:p w14:paraId="5ED10E23" w14:textId="77777777" w:rsidR="00CC092C" w:rsidRPr="003804BF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CC092C" w:rsidRPr="001B3D35" w14:paraId="1DD4F867" w14:textId="77777777" w:rsidTr="00AA6519">
        <w:tc>
          <w:tcPr>
            <w:tcW w:w="5000" w:type="pct"/>
            <w:gridSpan w:val="6"/>
            <w:shd w:val="clear" w:color="auto" w:fill="auto"/>
          </w:tcPr>
          <w:p w14:paraId="60E07427" w14:textId="77777777" w:rsidR="00CC092C" w:rsidRPr="00655FB3" w:rsidRDefault="00CC092C" w:rsidP="00575F5E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CC092C" w:rsidRPr="001A4780" w14:paraId="628E4525" w14:textId="77777777" w:rsidTr="00AA6519">
        <w:tc>
          <w:tcPr>
            <w:tcW w:w="752" w:type="pct"/>
            <w:shd w:val="clear" w:color="auto" w:fill="auto"/>
            <w:vAlign w:val="center"/>
          </w:tcPr>
          <w:p w14:paraId="0E4A410B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8" w:type="pct"/>
            <w:shd w:val="clear" w:color="auto" w:fill="auto"/>
          </w:tcPr>
          <w:p w14:paraId="51ADEA42" w14:textId="77777777" w:rsidR="00CC092C" w:rsidRPr="003804BF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800C6B6" w14:textId="77777777" w:rsidR="00CC092C" w:rsidRPr="003804BF" w:rsidRDefault="00CC092C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0D3FAB2" w14:textId="77777777" w:rsidR="00CC092C" w:rsidRPr="003804BF" w:rsidRDefault="00CC092C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7" w:type="pct"/>
            <w:shd w:val="clear" w:color="auto" w:fill="auto"/>
          </w:tcPr>
          <w:p w14:paraId="0F4582EA" w14:textId="77777777" w:rsidR="00CC092C" w:rsidRPr="003804BF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78BC1569" w14:textId="77777777" w:rsidR="00CC092C" w:rsidRPr="003804BF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17251E8C" w14:textId="77777777" w:rsidTr="00AA6519">
        <w:tc>
          <w:tcPr>
            <w:tcW w:w="752" w:type="pct"/>
            <w:shd w:val="clear" w:color="auto" w:fill="auto"/>
            <w:vAlign w:val="center"/>
          </w:tcPr>
          <w:p w14:paraId="06FF7AC8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215F212" w14:textId="77777777" w:rsidR="00CC092C" w:rsidRPr="003804BF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3" w:type="pct"/>
            <w:shd w:val="clear" w:color="auto" w:fill="auto"/>
          </w:tcPr>
          <w:p w14:paraId="6EF464D8" w14:textId="77777777" w:rsidR="00CC092C" w:rsidRPr="00B07477" w:rsidRDefault="00CC092C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30CD972C" w14:textId="77777777" w:rsidR="00CC092C" w:rsidRPr="00B07477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5A2D519E" w14:textId="77777777" w:rsidR="00CC092C" w:rsidRPr="003804BF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3" w:type="pct"/>
            <w:shd w:val="clear" w:color="auto" w:fill="auto"/>
          </w:tcPr>
          <w:p w14:paraId="17A1040D" w14:textId="77777777" w:rsidR="00CC092C" w:rsidRPr="003804BF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7C4C802F" w14:textId="77777777" w:rsidTr="00AA6519">
        <w:tc>
          <w:tcPr>
            <w:tcW w:w="752" w:type="pct"/>
            <w:shd w:val="clear" w:color="auto" w:fill="auto"/>
            <w:vAlign w:val="center"/>
          </w:tcPr>
          <w:p w14:paraId="0611A0B4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D4EC393" w14:textId="77777777" w:rsidR="00CC092C" w:rsidRPr="00B07477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3" w:type="pct"/>
            <w:shd w:val="clear" w:color="auto" w:fill="auto"/>
          </w:tcPr>
          <w:p w14:paraId="01B1C25C" w14:textId="77777777" w:rsidR="00CC092C" w:rsidRPr="002B372D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B7A02BD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7" w:type="pct"/>
            <w:shd w:val="clear" w:color="auto" w:fill="auto"/>
          </w:tcPr>
          <w:p w14:paraId="32C7D2CC" w14:textId="77777777" w:rsidR="00CC092C" w:rsidRPr="00B07477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3" w:type="pct"/>
            <w:shd w:val="clear" w:color="auto" w:fill="auto"/>
          </w:tcPr>
          <w:p w14:paraId="0744FA8C" w14:textId="1F7B9710" w:rsidR="00CC092C" w:rsidRPr="00655FB3" w:rsidRDefault="00CC3755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CC092C" w:rsidRPr="001A4780" w14:paraId="7A41FA9D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1DDE752D" w14:textId="77777777" w:rsidR="00CC092C" w:rsidRPr="009968C5" w:rsidRDefault="00CC092C" w:rsidP="00575F5E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CC092C" w:rsidRPr="001A4780" w14:paraId="6E2675B8" w14:textId="77777777" w:rsidTr="00AA6519">
        <w:tc>
          <w:tcPr>
            <w:tcW w:w="752" w:type="pct"/>
            <w:shd w:val="clear" w:color="auto" w:fill="auto"/>
          </w:tcPr>
          <w:p w14:paraId="50384CE0" w14:textId="77777777" w:rsidR="00CC092C" w:rsidRPr="009968C5" w:rsidRDefault="00CC092C" w:rsidP="00575F5E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8" w:type="pct"/>
            <w:shd w:val="clear" w:color="auto" w:fill="auto"/>
          </w:tcPr>
          <w:p w14:paraId="1AEA002C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E1566D0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3615F056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02B1E49E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7D9C3EE9" w14:textId="77777777" w:rsidR="00CC092C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63994060" w14:textId="77777777" w:rsidTr="00AA6519">
        <w:tc>
          <w:tcPr>
            <w:tcW w:w="752" w:type="pct"/>
            <w:shd w:val="clear" w:color="auto" w:fill="auto"/>
            <w:vAlign w:val="center"/>
          </w:tcPr>
          <w:p w14:paraId="547EF506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58AD7A6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3" w:type="pct"/>
            <w:shd w:val="clear" w:color="auto" w:fill="auto"/>
          </w:tcPr>
          <w:p w14:paraId="5A7FC76E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312B5C7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7" w:type="pct"/>
            <w:shd w:val="clear" w:color="auto" w:fill="auto"/>
          </w:tcPr>
          <w:p w14:paraId="2FD485EF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3" w:type="pct"/>
            <w:shd w:val="clear" w:color="auto" w:fill="auto"/>
          </w:tcPr>
          <w:p w14:paraId="0722F838" w14:textId="77777777" w:rsidR="00CC092C" w:rsidRDefault="00CC092C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31161FA5" w14:textId="77777777" w:rsidTr="00AA6519">
        <w:tc>
          <w:tcPr>
            <w:tcW w:w="752" w:type="pct"/>
            <w:shd w:val="clear" w:color="auto" w:fill="auto"/>
            <w:vAlign w:val="center"/>
          </w:tcPr>
          <w:p w14:paraId="2D8433B3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3C016F2" w14:textId="041A31A2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shd w:val="clear" w:color="auto" w:fill="auto"/>
          </w:tcPr>
          <w:p w14:paraId="3B3D0F3E" w14:textId="1326835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07E8262" w14:textId="79128AD1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7" w:type="pct"/>
            <w:shd w:val="clear" w:color="auto" w:fill="auto"/>
          </w:tcPr>
          <w:p w14:paraId="005CC0AC" w14:textId="4315AFC1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3" w:type="pct"/>
            <w:shd w:val="clear" w:color="auto" w:fill="auto"/>
          </w:tcPr>
          <w:p w14:paraId="6ADB4590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79088BF6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01583C83" w14:textId="57EE56B9" w:rsidR="00AA6519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CC092C" w:rsidRPr="001A4780" w14:paraId="22CB2FA4" w14:textId="77777777" w:rsidTr="00AA6519">
        <w:tc>
          <w:tcPr>
            <w:tcW w:w="752" w:type="pct"/>
            <w:shd w:val="clear" w:color="auto" w:fill="auto"/>
            <w:vAlign w:val="center"/>
          </w:tcPr>
          <w:p w14:paraId="0947A062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BE08C99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3" w:type="pct"/>
            <w:shd w:val="clear" w:color="auto" w:fill="auto"/>
          </w:tcPr>
          <w:p w14:paraId="107E7784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EBBC3B1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7" w:type="pct"/>
            <w:shd w:val="clear" w:color="auto" w:fill="auto"/>
          </w:tcPr>
          <w:p w14:paraId="644F34BD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3" w:type="pct"/>
            <w:shd w:val="clear" w:color="auto" w:fill="auto"/>
          </w:tcPr>
          <w:p w14:paraId="4DA735E3" w14:textId="77777777" w:rsidR="00CC092C" w:rsidRDefault="00CC092C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CC092C" w:rsidRPr="001A4780" w14:paraId="61E27BEE" w14:textId="77777777" w:rsidTr="00AA6519">
        <w:tc>
          <w:tcPr>
            <w:tcW w:w="752" w:type="pct"/>
            <w:shd w:val="clear" w:color="auto" w:fill="auto"/>
            <w:vAlign w:val="center"/>
          </w:tcPr>
          <w:p w14:paraId="67EF68D0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694E347" w14:textId="77777777" w:rsidR="00CC092C" w:rsidRPr="001A4780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3" w:type="pct"/>
            <w:shd w:val="clear" w:color="auto" w:fill="auto"/>
          </w:tcPr>
          <w:p w14:paraId="78E01453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778A5D2" w14:textId="77777777" w:rsidR="00CC092C" w:rsidRPr="001A4780" w:rsidRDefault="00CC092C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7" w:type="pct"/>
            <w:shd w:val="clear" w:color="auto" w:fill="auto"/>
          </w:tcPr>
          <w:p w14:paraId="7A7E31E4" w14:textId="77777777" w:rsidR="00CC092C" w:rsidRPr="001A4780" w:rsidRDefault="00CC092C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3" w:type="pct"/>
            <w:shd w:val="clear" w:color="auto" w:fill="auto"/>
          </w:tcPr>
          <w:p w14:paraId="564CF867" w14:textId="77777777" w:rsidR="00CC092C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40986856" w14:textId="77777777" w:rsidTr="00AA6519">
        <w:tc>
          <w:tcPr>
            <w:tcW w:w="752" w:type="pct"/>
            <w:shd w:val="clear" w:color="auto" w:fill="auto"/>
            <w:vAlign w:val="center"/>
          </w:tcPr>
          <w:p w14:paraId="48B9449C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689E4C6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3" w:type="pct"/>
            <w:shd w:val="clear" w:color="auto" w:fill="auto"/>
          </w:tcPr>
          <w:p w14:paraId="731A3A12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032C2F1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7" w:type="pct"/>
            <w:shd w:val="clear" w:color="auto" w:fill="auto"/>
          </w:tcPr>
          <w:p w14:paraId="466D81E0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3" w:type="pct"/>
            <w:shd w:val="clear" w:color="auto" w:fill="auto"/>
          </w:tcPr>
          <w:p w14:paraId="721C3E8C" w14:textId="77777777" w:rsidR="00CC092C" w:rsidRDefault="00CC092C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CC092C" w:rsidRPr="001A4780" w14:paraId="07268B41" w14:textId="77777777" w:rsidTr="00AA6519">
        <w:tc>
          <w:tcPr>
            <w:tcW w:w="752" w:type="pct"/>
            <w:shd w:val="clear" w:color="auto" w:fill="auto"/>
            <w:vAlign w:val="center"/>
          </w:tcPr>
          <w:p w14:paraId="31E77F3D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9091264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3" w:type="pct"/>
            <w:shd w:val="clear" w:color="auto" w:fill="auto"/>
          </w:tcPr>
          <w:p w14:paraId="0C1347E5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AB9CD31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7" w:type="pct"/>
            <w:shd w:val="clear" w:color="auto" w:fill="auto"/>
          </w:tcPr>
          <w:p w14:paraId="2501C910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3" w:type="pct"/>
            <w:shd w:val="clear" w:color="auto" w:fill="auto"/>
          </w:tcPr>
          <w:p w14:paraId="508B32BE" w14:textId="77777777" w:rsidR="00CC092C" w:rsidRDefault="00CC092C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 xml:space="preserve">При приеме </w:t>
            </w:r>
            <w:r w:rsidRPr="00833D2C">
              <w:rPr>
                <w:sz w:val="20"/>
              </w:rPr>
              <w:lastRenderedPageBreak/>
              <w:t>игнорируется.</w:t>
            </w:r>
          </w:p>
        </w:tc>
      </w:tr>
      <w:tr w:rsidR="00CC092C" w:rsidRPr="001A4780" w14:paraId="20815F94" w14:textId="77777777" w:rsidTr="00AA6519">
        <w:tc>
          <w:tcPr>
            <w:tcW w:w="752" w:type="pct"/>
            <w:shd w:val="clear" w:color="auto" w:fill="auto"/>
            <w:vAlign w:val="center"/>
          </w:tcPr>
          <w:p w14:paraId="6CB8E320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BEE2A67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3" w:type="pct"/>
            <w:shd w:val="clear" w:color="auto" w:fill="auto"/>
          </w:tcPr>
          <w:p w14:paraId="4ADD7AEC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DC190D8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7" w:type="pct"/>
            <w:shd w:val="clear" w:color="auto" w:fill="auto"/>
          </w:tcPr>
          <w:p w14:paraId="75DE7187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3" w:type="pct"/>
            <w:shd w:val="clear" w:color="auto" w:fill="auto"/>
          </w:tcPr>
          <w:p w14:paraId="71B637AF" w14:textId="77777777" w:rsidR="00CC092C" w:rsidRDefault="00CC092C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76832723" w14:textId="77777777" w:rsidR="00CC092C" w:rsidRDefault="00CC092C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CC092C" w:rsidRPr="001A4780" w14:paraId="017B760B" w14:textId="77777777" w:rsidTr="00AA6519">
        <w:tc>
          <w:tcPr>
            <w:tcW w:w="752" w:type="pct"/>
            <w:shd w:val="clear" w:color="auto" w:fill="auto"/>
            <w:vAlign w:val="center"/>
          </w:tcPr>
          <w:p w14:paraId="1E3C7FF8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2060059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3" w:type="pct"/>
            <w:shd w:val="clear" w:color="auto" w:fill="auto"/>
          </w:tcPr>
          <w:p w14:paraId="0B48131A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7118BD5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7" w:type="pct"/>
            <w:shd w:val="clear" w:color="auto" w:fill="auto"/>
          </w:tcPr>
          <w:p w14:paraId="272E5DD8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3" w:type="pct"/>
            <w:shd w:val="clear" w:color="auto" w:fill="auto"/>
          </w:tcPr>
          <w:p w14:paraId="38D2FDC9" w14:textId="77777777" w:rsidR="00CC092C" w:rsidRDefault="00CC092C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115EEB74" w14:textId="77777777" w:rsidR="00CC092C" w:rsidRDefault="00CC092C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CC092C" w:rsidRPr="001A4780" w14:paraId="6BF79EDA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786C409C" w14:textId="60B1619A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CC092C" w:rsidRPr="001A4780" w14:paraId="46668771" w14:textId="77777777" w:rsidTr="00AA6519">
        <w:tc>
          <w:tcPr>
            <w:tcW w:w="752" w:type="pct"/>
            <w:shd w:val="clear" w:color="auto" w:fill="auto"/>
            <w:vAlign w:val="center"/>
          </w:tcPr>
          <w:p w14:paraId="1595F215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3474BDDC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7DA47D88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2A70B7BA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  <w:vAlign w:val="center"/>
          </w:tcPr>
          <w:p w14:paraId="41453502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  <w:vAlign w:val="center"/>
          </w:tcPr>
          <w:p w14:paraId="170F70C9" w14:textId="77777777" w:rsidR="00CC092C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3328A7D3" w14:textId="77777777" w:rsidTr="00AA6519">
        <w:tc>
          <w:tcPr>
            <w:tcW w:w="752" w:type="pct"/>
            <w:shd w:val="clear" w:color="auto" w:fill="auto"/>
            <w:vAlign w:val="center"/>
          </w:tcPr>
          <w:p w14:paraId="6666CB45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10911260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287AAD77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55D77BD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7" w:type="pct"/>
            <w:shd w:val="clear" w:color="auto" w:fill="auto"/>
            <w:vAlign w:val="center"/>
          </w:tcPr>
          <w:p w14:paraId="6DC74867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  <w:vAlign w:val="center"/>
          </w:tcPr>
          <w:p w14:paraId="113180D8" w14:textId="77777777" w:rsidR="00CC092C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CC092C" w:rsidRPr="001A4780" w14:paraId="58757BB1" w14:textId="77777777" w:rsidTr="00AA6519">
        <w:tc>
          <w:tcPr>
            <w:tcW w:w="752" w:type="pct"/>
            <w:shd w:val="clear" w:color="auto" w:fill="auto"/>
            <w:vAlign w:val="center"/>
          </w:tcPr>
          <w:p w14:paraId="39BB1CD3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5A4D95F4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6D7EA088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2DE17B04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  <w:vAlign w:val="center"/>
          </w:tcPr>
          <w:p w14:paraId="3E391ACD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  <w:vAlign w:val="center"/>
          </w:tcPr>
          <w:p w14:paraId="2FC5F5DA" w14:textId="77777777" w:rsidR="00CC092C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4D4425A5" w14:textId="77777777" w:rsidTr="00AA6519">
        <w:tc>
          <w:tcPr>
            <w:tcW w:w="752" w:type="pct"/>
            <w:shd w:val="clear" w:color="auto" w:fill="auto"/>
            <w:vAlign w:val="center"/>
          </w:tcPr>
          <w:p w14:paraId="2E172ACA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9D15A07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7F77A5CA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2C204220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7" w:type="pct"/>
            <w:shd w:val="clear" w:color="auto" w:fill="auto"/>
            <w:vAlign w:val="center"/>
          </w:tcPr>
          <w:p w14:paraId="6C959652" w14:textId="2CD47C92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41B4B9AE" w14:textId="77777777" w:rsidR="00CC092C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657967DB" w14:textId="77777777" w:rsidTr="00AA6519">
        <w:tc>
          <w:tcPr>
            <w:tcW w:w="752" w:type="pct"/>
            <w:shd w:val="clear" w:color="auto" w:fill="auto"/>
            <w:vAlign w:val="center"/>
          </w:tcPr>
          <w:p w14:paraId="4A651830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35DBCD6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5E221796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5CEFB805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7" w:type="pct"/>
            <w:shd w:val="clear" w:color="auto" w:fill="auto"/>
            <w:vAlign w:val="center"/>
          </w:tcPr>
          <w:p w14:paraId="7373928C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33C9F2EE" w14:textId="77777777" w:rsidR="00CC092C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2BD748D" w14:textId="77777777" w:rsidTr="00AA6519">
        <w:tc>
          <w:tcPr>
            <w:tcW w:w="752" w:type="pct"/>
            <w:shd w:val="clear" w:color="auto" w:fill="auto"/>
            <w:vAlign w:val="center"/>
          </w:tcPr>
          <w:p w14:paraId="4C9A9B1B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23D42BC" w14:textId="655A06D1" w:rsidR="00B80981" w:rsidRPr="00E87917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63360920" w14:textId="49C461EF" w:rsidR="00B80981" w:rsidRPr="00E87917" w:rsidRDefault="00B80981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2B0900DF" w14:textId="0DEDD7C8" w:rsidR="00B80981" w:rsidRPr="00E87917" w:rsidRDefault="00B80981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7" w:type="pct"/>
            <w:shd w:val="clear" w:color="auto" w:fill="auto"/>
            <w:vAlign w:val="center"/>
          </w:tcPr>
          <w:p w14:paraId="1373223D" w14:textId="787BD1D8" w:rsidR="00B80981" w:rsidRPr="00E87917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42F52C9E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0CCBCB4" w14:textId="77777777" w:rsidTr="00AA6519">
        <w:tc>
          <w:tcPr>
            <w:tcW w:w="752" w:type="pct"/>
            <w:shd w:val="clear" w:color="auto" w:fill="auto"/>
            <w:vAlign w:val="center"/>
          </w:tcPr>
          <w:p w14:paraId="7D921CC3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9666DBB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198C99BE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1F2DCB3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7" w:type="pct"/>
            <w:shd w:val="clear" w:color="auto" w:fill="auto"/>
            <w:vAlign w:val="center"/>
          </w:tcPr>
          <w:p w14:paraId="1D098E3B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12A220B0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75134EF" w14:textId="77777777" w:rsidTr="00AA6519">
        <w:tc>
          <w:tcPr>
            <w:tcW w:w="752" w:type="pct"/>
            <w:vMerge w:val="restart"/>
            <w:shd w:val="clear" w:color="auto" w:fill="auto"/>
            <w:vAlign w:val="center"/>
          </w:tcPr>
          <w:p w14:paraId="79702B24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5F33F78B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67AC65E3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5BCD9FDD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7" w:type="pct"/>
            <w:shd w:val="clear" w:color="auto" w:fill="auto"/>
            <w:vAlign w:val="center"/>
          </w:tcPr>
          <w:p w14:paraId="7A7AB86C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510210F4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29DF22F" w14:textId="77777777" w:rsidTr="00AA6519">
        <w:tc>
          <w:tcPr>
            <w:tcW w:w="752" w:type="pct"/>
            <w:vMerge/>
            <w:shd w:val="clear" w:color="auto" w:fill="auto"/>
            <w:vAlign w:val="center"/>
          </w:tcPr>
          <w:p w14:paraId="61689BED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532AA8B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03C54900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28E48CF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7" w:type="pct"/>
            <w:shd w:val="clear" w:color="auto" w:fill="auto"/>
            <w:vAlign w:val="center"/>
          </w:tcPr>
          <w:p w14:paraId="678C15CC" w14:textId="315F9EBA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042D22D5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C0A5E7E" w14:textId="77777777" w:rsidTr="00AA6519">
        <w:tc>
          <w:tcPr>
            <w:tcW w:w="752" w:type="pct"/>
            <w:vMerge/>
            <w:shd w:val="clear" w:color="auto" w:fill="auto"/>
            <w:vAlign w:val="center"/>
          </w:tcPr>
          <w:p w14:paraId="1060E6BE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080CF8D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3" w:type="pct"/>
            <w:shd w:val="clear" w:color="auto" w:fill="auto"/>
          </w:tcPr>
          <w:p w14:paraId="18A74DD6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561B6B9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7" w:type="pct"/>
            <w:shd w:val="clear" w:color="auto" w:fill="auto"/>
          </w:tcPr>
          <w:p w14:paraId="70ABC8F2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3" w:type="pct"/>
            <w:shd w:val="clear" w:color="auto" w:fill="auto"/>
          </w:tcPr>
          <w:p w14:paraId="0948E1C8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B80981" w:rsidRPr="001A4780" w14:paraId="2D8A601E" w14:textId="77777777" w:rsidTr="00AA6519">
        <w:tc>
          <w:tcPr>
            <w:tcW w:w="752" w:type="pct"/>
            <w:shd w:val="clear" w:color="auto" w:fill="auto"/>
            <w:vAlign w:val="center"/>
          </w:tcPr>
          <w:p w14:paraId="44D7E163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8EE7619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5F355C78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1D295B10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7" w:type="pct"/>
            <w:shd w:val="clear" w:color="auto" w:fill="auto"/>
            <w:vAlign w:val="center"/>
          </w:tcPr>
          <w:p w14:paraId="569724C4" w14:textId="25D5839A" w:rsidR="00B80981" w:rsidRPr="00655FB3" w:rsidRDefault="002D1F44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B80981">
              <w:rPr>
                <w:sz w:val="20"/>
              </w:rPr>
              <w:t xml:space="preserve"> документа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7F6A56A1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9AA6EC6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30961B84" w14:textId="0B2680E4" w:rsidR="00B80981" w:rsidRDefault="002D1F44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B80981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B80981" w:rsidRPr="001A4780" w14:paraId="3B95B601" w14:textId="77777777" w:rsidTr="00AA6519">
        <w:tc>
          <w:tcPr>
            <w:tcW w:w="752" w:type="pct"/>
            <w:shd w:val="clear" w:color="auto" w:fill="auto"/>
            <w:vAlign w:val="center"/>
          </w:tcPr>
          <w:p w14:paraId="6A6850E8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3EF4D037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50E49217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6BC55A77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  <w:vAlign w:val="center"/>
          </w:tcPr>
          <w:p w14:paraId="0D2C6678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  <w:vAlign w:val="center"/>
          </w:tcPr>
          <w:p w14:paraId="7B63B7F9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32D22B2" w14:textId="77777777" w:rsidTr="00AA6519">
        <w:tc>
          <w:tcPr>
            <w:tcW w:w="752" w:type="pct"/>
            <w:shd w:val="clear" w:color="auto" w:fill="auto"/>
            <w:vAlign w:val="center"/>
          </w:tcPr>
          <w:p w14:paraId="79742970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7866AF29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165AB34E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309D711B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7" w:type="pct"/>
            <w:shd w:val="clear" w:color="auto" w:fill="auto"/>
            <w:vAlign w:val="center"/>
          </w:tcPr>
          <w:p w14:paraId="2308F460" w14:textId="5F2B6B6A" w:rsidR="00B80981" w:rsidRPr="00655FB3" w:rsidRDefault="002D1F44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2993B901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B80981" w:rsidRPr="001A4780" w14:paraId="31F0BEAB" w14:textId="77777777" w:rsidTr="00AA6519">
        <w:tc>
          <w:tcPr>
            <w:tcW w:w="752" w:type="pct"/>
            <w:shd w:val="clear" w:color="auto" w:fill="auto"/>
            <w:vAlign w:val="center"/>
          </w:tcPr>
          <w:p w14:paraId="1598DD82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24768BB6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72DA8388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43F4DE02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  <w:vAlign w:val="center"/>
          </w:tcPr>
          <w:p w14:paraId="23F5D842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  <w:vAlign w:val="center"/>
          </w:tcPr>
          <w:p w14:paraId="2976142D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F25C103" w14:textId="77777777" w:rsidTr="00AA6519">
        <w:tc>
          <w:tcPr>
            <w:tcW w:w="752" w:type="pct"/>
            <w:shd w:val="clear" w:color="auto" w:fill="auto"/>
            <w:vAlign w:val="center"/>
          </w:tcPr>
          <w:p w14:paraId="7BCF620F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DF1E5A3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240398BA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3906CA5F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7" w:type="pct"/>
            <w:shd w:val="clear" w:color="auto" w:fill="auto"/>
          </w:tcPr>
          <w:p w14:paraId="548E7E32" w14:textId="3727D69C" w:rsidR="00B80981" w:rsidRPr="00655FB3" w:rsidRDefault="002D1F44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3" w:type="pct"/>
            <w:shd w:val="clear" w:color="auto" w:fill="auto"/>
          </w:tcPr>
          <w:p w14:paraId="798C1C47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B80981" w:rsidRPr="001A4780" w14:paraId="285544D4" w14:textId="77777777" w:rsidTr="00AA6519">
        <w:tc>
          <w:tcPr>
            <w:tcW w:w="5000" w:type="pct"/>
            <w:gridSpan w:val="6"/>
            <w:shd w:val="clear" w:color="auto" w:fill="auto"/>
          </w:tcPr>
          <w:p w14:paraId="366A5540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B80981" w:rsidRPr="001A4780" w14:paraId="553AC32E" w14:textId="77777777" w:rsidTr="00AA6519">
        <w:tc>
          <w:tcPr>
            <w:tcW w:w="752" w:type="pct"/>
            <w:shd w:val="clear" w:color="auto" w:fill="auto"/>
          </w:tcPr>
          <w:p w14:paraId="6A3E44EA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8" w:type="pct"/>
            <w:shd w:val="clear" w:color="auto" w:fill="auto"/>
          </w:tcPr>
          <w:p w14:paraId="71E6C548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3D2B5A29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432EAC3D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7" w:type="pct"/>
            <w:shd w:val="clear" w:color="auto" w:fill="auto"/>
          </w:tcPr>
          <w:p w14:paraId="709275BA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3" w:type="pct"/>
            <w:shd w:val="clear" w:color="auto" w:fill="auto"/>
          </w:tcPr>
          <w:p w14:paraId="3DBB4B0B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19797665" w14:textId="77777777" w:rsidTr="00AA6519">
        <w:tc>
          <w:tcPr>
            <w:tcW w:w="752" w:type="pct"/>
            <w:shd w:val="clear" w:color="auto" w:fill="auto"/>
          </w:tcPr>
          <w:p w14:paraId="4A5EA1EA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B765E8F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3" w:type="pct"/>
            <w:shd w:val="clear" w:color="auto" w:fill="auto"/>
          </w:tcPr>
          <w:p w14:paraId="7716518A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E4300D0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7" w:type="pct"/>
            <w:shd w:val="clear" w:color="auto" w:fill="auto"/>
          </w:tcPr>
          <w:p w14:paraId="5B82F1C5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3" w:type="pct"/>
            <w:shd w:val="clear" w:color="auto" w:fill="auto"/>
          </w:tcPr>
          <w:p w14:paraId="4981F3F9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D06DB6A" w14:textId="77777777" w:rsidTr="00AA6519">
        <w:tc>
          <w:tcPr>
            <w:tcW w:w="752" w:type="pct"/>
            <w:shd w:val="clear" w:color="auto" w:fill="auto"/>
          </w:tcPr>
          <w:p w14:paraId="63BFB97C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D3BBE1C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3" w:type="pct"/>
            <w:shd w:val="clear" w:color="auto" w:fill="auto"/>
          </w:tcPr>
          <w:p w14:paraId="07F91FE0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B4896D5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7" w:type="pct"/>
            <w:shd w:val="clear" w:color="auto" w:fill="auto"/>
          </w:tcPr>
          <w:p w14:paraId="2ACF6E01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3" w:type="pct"/>
            <w:shd w:val="clear" w:color="auto" w:fill="auto"/>
          </w:tcPr>
          <w:p w14:paraId="72BBE32B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65E47A7A" w14:textId="77777777" w:rsidTr="00AA6519">
        <w:tc>
          <w:tcPr>
            <w:tcW w:w="752" w:type="pct"/>
            <w:shd w:val="clear" w:color="auto" w:fill="auto"/>
          </w:tcPr>
          <w:p w14:paraId="7B1C2F78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356171E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18C18B6E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40EB0E9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7" w:type="pct"/>
            <w:shd w:val="clear" w:color="auto" w:fill="auto"/>
          </w:tcPr>
          <w:p w14:paraId="52A5AC17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3" w:type="pct"/>
            <w:shd w:val="clear" w:color="auto" w:fill="auto"/>
          </w:tcPr>
          <w:p w14:paraId="38C7D934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65B9FF9" w14:textId="77777777" w:rsidTr="00AA6519">
        <w:tc>
          <w:tcPr>
            <w:tcW w:w="752" w:type="pct"/>
            <w:shd w:val="clear" w:color="auto" w:fill="auto"/>
          </w:tcPr>
          <w:p w14:paraId="093B8B51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C5C529B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0CD9D649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BFE570F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075E9832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3" w:type="pct"/>
            <w:shd w:val="clear" w:color="auto" w:fill="auto"/>
          </w:tcPr>
          <w:p w14:paraId="53015D0D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7D3C9D1" w14:textId="77777777" w:rsidTr="00AA6519">
        <w:tc>
          <w:tcPr>
            <w:tcW w:w="5000" w:type="pct"/>
            <w:gridSpan w:val="6"/>
            <w:shd w:val="clear" w:color="auto" w:fill="auto"/>
          </w:tcPr>
          <w:p w14:paraId="34151502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B80981" w:rsidRPr="001A4780" w14:paraId="3AC29D1D" w14:textId="77777777" w:rsidTr="00AA6519">
        <w:tc>
          <w:tcPr>
            <w:tcW w:w="752" w:type="pct"/>
            <w:shd w:val="clear" w:color="auto" w:fill="auto"/>
          </w:tcPr>
          <w:p w14:paraId="02F21379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8" w:type="pct"/>
            <w:shd w:val="clear" w:color="auto" w:fill="auto"/>
          </w:tcPr>
          <w:p w14:paraId="1BE1B372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CADCF85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72FEE726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37F681BC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06DBD68D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07AA79C" w14:textId="77777777" w:rsidTr="00AA6519">
        <w:tc>
          <w:tcPr>
            <w:tcW w:w="752" w:type="pct"/>
            <w:vMerge w:val="restart"/>
            <w:shd w:val="clear" w:color="auto" w:fill="auto"/>
            <w:vAlign w:val="center"/>
          </w:tcPr>
          <w:p w14:paraId="57123CB9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71B06137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3" w:type="pct"/>
            <w:shd w:val="clear" w:color="auto" w:fill="auto"/>
          </w:tcPr>
          <w:p w14:paraId="168E7D49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3690832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1F6C6C96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3" w:type="pct"/>
            <w:shd w:val="clear" w:color="auto" w:fill="auto"/>
          </w:tcPr>
          <w:p w14:paraId="1D8E8B17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A62FADC" w14:textId="77777777" w:rsidTr="00AA6519">
        <w:tc>
          <w:tcPr>
            <w:tcW w:w="752" w:type="pct"/>
            <w:vMerge/>
            <w:shd w:val="clear" w:color="auto" w:fill="auto"/>
          </w:tcPr>
          <w:p w14:paraId="7C7CAC43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5E98711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3" w:type="pct"/>
            <w:shd w:val="clear" w:color="auto" w:fill="auto"/>
          </w:tcPr>
          <w:p w14:paraId="7AEF7ECC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0E06054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4ADC58E5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3" w:type="pct"/>
            <w:shd w:val="clear" w:color="auto" w:fill="auto"/>
          </w:tcPr>
          <w:p w14:paraId="024B35FE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113E395" w14:textId="77777777" w:rsidTr="00AA6519">
        <w:tc>
          <w:tcPr>
            <w:tcW w:w="752" w:type="pct"/>
            <w:vMerge/>
            <w:shd w:val="clear" w:color="auto" w:fill="auto"/>
          </w:tcPr>
          <w:p w14:paraId="623E9C7E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7068510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3" w:type="pct"/>
            <w:shd w:val="clear" w:color="auto" w:fill="auto"/>
          </w:tcPr>
          <w:p w14:paraId="702B70E1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D965F2C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1CCE095B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3" w:type="pct"/>
            <w:shd w:val="clear" w:color="auto" w:fill="auto"/>
          </w:tcPr>
          <w:p w14:paraId="2749B0E4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C223036" w14:textId="77777777" w:rsidTr="00AA6519">
        <w:tc>
          <w:tcPr>
            <w:tcW w:w="752" w:type="pct"/>
            <w:vMerge/>
            <w:shd w:val="clear" w:color="auto" w:fill="auto"/>
          </w:tcPr>
          <w:p w14:paraId="030EB349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6009710" w14:textId="0FFA2EE9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FB02CB6" w14:textId="0BE64B95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64B0222C" w14:textId="1CEE49AE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541BECF1" w14:textId="7C8D54AD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4E5DB629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79B740F" w14:textId="77777777" w:rsidTr="00AA6519">
        <w:tc>
          <w:tcPr>
            <w:tcW w:w="5000" w:type="pct"/>
            <w:gridSpan w:val="6"/>
            <w:shd w:val="clear" w:color="auto" w:fill="auto"/>
          </w:tcPr>
          <w:p w14:paraId="46A08858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B80981" w:rsidRPr="001A4780" w14:paraId="5A96A483" w14:textId="77777777" w:rsidTr="00AA6519">
        <w:tc>
          <w:tcPr>
            <w:tcW w:w="752" w:type="pct"/>
            <w:shd w:val="clear" w:color="auto" w:fill="auto"/>
          </w:tcPr>
          <w:p w14:paraId="41C01FFE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8" w:type="pct"/>
            <w:shd w:val="clear" w:color="auto" w:fill="auto"/>
          </w:tcPr>
          <w:p w14:paraId="02982420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1AE92BA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413FBEC4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458643D6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4AE55264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DC5C379" w14:textId="77777777" w:rsidTr="00AA6519">
        <w:tc>
          <w:tcPr>
            <w:tcW w:w="752" w:type="pct"/>
            <w:shd w:val="clear" w:color="auto" w:fill="auto"/>
          </w:tcPr>
          <w:p w14:paraId="60321BCA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D610B4A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3" w:type="pct"/>
            <w:shd w:val="clear" w:color="auto" w:fill="auto"/>
          </w:tcPr>
          <w:p w14:paraId="0EFB2034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30F2A34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7" w:type="pct"/>
            <w:shd w:val="clear" w:color="auto" w:fill="auto"/>
          </w:tcPr>
          <w:p w14:paraId="07D2F964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3" w:type="pct"/>
            <w:shd w:val="clear" w:color="auto" w:fill="auto"/>
          </w:tcPr>
          <w:p w14:paraId="43B62567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DA96540" w14:textId="77777777" w:rsidTr="00AA6519">
        <w:tc>
          <w:tcPr>
            <w:tcW w:w="5000" w:type="pct"/>
            <w:gridSpan w:val="6"/>
            <w:shd w:val="clear" w:color="auto" w:fill="auto"/>
          </w:tcPr>
          <w:p w14:paraId="66E8D7BD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B80981" w:rsidRPr="001A4780" w14:paraId="5D32B560" w14:textId="77777777" w:rsidTr="00AA6519">
        <w:tc>
          <w:tcPr>
            <w:tcW w:w="752" w:type="pct"/>
            <w:shd w:val="clear" w:color="auto" w:fill="auto"/>
          </w:tcPr>
          <w:p w14:paraId="369DF7D5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lastRenderedPageBreak/>
              <w:t>authorityPrescription</w:t>
            </w:r>
          </w:p>
        </w:tc>
        <w:tc>
          <w:tcPr>
            <w:tcW w:w="748" w:type="pct"/>
            <w:shd w:val="clear" w:color="auto" w:fill="auto"/>
          </w:tcPr>
          <w:p w14:paraId="653966F7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6300199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5ABA2BB0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332AE85D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10210111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8C45018" w14:textId="77777777" w:rsidTr="00AA6519">
        <w:tc>
          <w:tcPr>
            <w:tcW w:w="752" w:type="pct"/>
            <w:vMerge w:val="restart"/>
            <w:shd w:val="clear" w:color="auto" w:fill="auto"/>
            <w:vAlign w:val="center"/>
          </w:tcPr>
          <w:p w14:paraId="7D6519A9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2A9656EA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3" w:type="pct"/>
            <w:shd w:val="clear" w:color="auto" w:fill="auto"/>
          </w:tcPr>
          <w:p w14:paraId="649125D9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F65E3AE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72DC48A0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3" w:type="pct"/>
            <w:shd w:val="clear" w:color="auto" w:fill="auto"/>
          </w:tcPr>
          <w:p w14:paraId="07DB07BB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6339107" w14:textId="77777777" w:rsidTr="00AA6519">
        <w:tc>
          <w:tcPr>
            <w:tcW w:w="752" w:type="pct"/>
            <w:vMerge/>
            <w:shd w:val="clear" w:color="auto" w:fill="auto"/>
          </w:tcPr>
          <w:p w14:paraId="1E41ADA5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8AF4F42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3" w:type="pct"/>
            <w:shd w:val="clear" w:color="auto" w:fill="auto"/>
          </w:tcPr>
          <w:p w14:paraId="58807948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3B9A4FC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13FB2B9F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3" w:type="pct"/>
            <w:shd w:val="clear" w:color="auto" w:fill="auto"/>
          </w:tcPr>
          <w:p w14:paraId="25C51E99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8C5AE1C" w14:textId="77777777" w:rsidTr="00AA6519">
        <w:tc>
          <w:tcPr>
            <w:tcW w:w="5000" w:type="pct"/>
            <w:gridSpan w:val="6"/>
            <w:shd w:val="clear" w:color="auto" w:fill="auto"/>
          </w:tcPr>
          <w:p w14:paraId="534F6AEB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B80981" w:rsidRPr="001A4780" w14:paraId="2E8E6A3B" w14:textId="77777777" w:rsidTr="00AA6519">
        <w:tc>
          <w:tcPr>
            <w:tcW w:w="752" w:type="pct"/>
            <w:shd w:val="clear" w:color="auto" w:fill="auto"/>
          </w:tcPr>
          <w:p w14:paraId="42B541DC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8" w:type="pct"/>
            <w:shd w:val="clear" w:color="auto" w:fill="auto"/>
          </w:tcPr>
          <w:p w14:paraId="3EAC7F05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7A91C472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452A3D41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007CB96A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4BE1BFF8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5474076" w14:textId="77777777" w:rsidTr="00AA6519">
        <w:tc>
          <w:tcPr>
            <w:tcW w:w="752" w:type="pct"/>
            <w:shd w:val="clear" w:color="auto" w:fill="auto"/>
          </w:tcPr>
          <w:p w14:paraId="288E3646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2C4D0ED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3" w:type="pct"/>
            <w:shd w:val="clear" w:color="auto" w:fill="auto"/>
          </w:tcPr>
          <w:p w14:paraId="03900877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7A17427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7" w:type="pct"/>
            <w:shd w:val="clear" w:color="auto" w:fill="auto"/>
          </w:tcPr>
          <w:p w14:paraId="17F1DB7B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3" w:type="pct"/>
            <w:shd w:val="clear" w:color="auto" w:fill="auto"/>
          </w:tcPr>
          <w:p w14:paraId="347DB2F5" w14:textId="400BA85B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B80981" w:rsidRPr="001A4780" w14:paraId="5588525B" w14:textId="77777777" w:rsidTr="00AA6519">
        <w:tc>
          <w:tcPr>
            <w:tcW w:w="752" w:type="pct"/>
            <w:shd w:val="clear" w:color="auto" w:fill="auto"/>
          </w:tcPr>
          <w:p w14:paraId="2980D871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EFC3E44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3" w:type="pct"/>
            <w:shd w:val="clear" w:color="auto" w:fill="auto"/>
          </w:tcPr>
          <w:p w14:paraId="3DEDA107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04759B7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7" w:type="pct"/>
            <w:shd w:val="clear" w:color="auto" w:fill="auto"/>
          </w:tcPr>
          <w:p w14:paraId="2C49A8F5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3" w:type="pct"/>
            <w:shd w:val="clear" w:color="auto" w:fill="auto"/>
          </w:tcPr>
          <w:p w14:paraId="20E392ED" w14:textId="67EADCAB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B80981" w:rsidRPr="001A4780" w14:paraId="6C913A3D" w14:textId="77777777" w:rsidTr="00AA6519">
        <w:tc>
          <w:tcPr>
            <w:tcW w:w="752" w:type="pct"/>
            <w:shd w:val="clear" w:color="auto" w:fill="auto"/>
          </w:tcPr>
          <w:p w14:paraId="69CC591A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F8337CC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3" w:type="pct"/>
            <w:shd w:val="clear" w:color="auto" w:fill="auto"/>
          </w:tcPr>
          <w:p w14:paraId="480088E4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7906F5D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7" w:type="pct"/>
            <w:shd w:val="clear" w:color="auto" w:fill="auto"/>
          </w:tcPr>
          <w:p w14:paraId="5B0D2923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3" w:type="pct"/>
            <w:shd w:val="clear" w:color="auto" w:fill="auto"/>
          </w:tcPr>
          <w:p w14:paraId="22F00234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65E919E6" w14:textId="77777777" w:rsidTr="00AA6519">
        <w:tc>
          <w:tcPr>
            <w:tcW w:w="752" w:type="pct"/>
            <w:shd w:val="clear" w:color="auto" w:fill="auto"/>
          </w:tcPr>
          <w:p w14:paraId="527C1C1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E4F5155" w14:textId="51A54023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3" w:type="pct"/>
            <w:shd w:val="clear" w:color="auto" w:fill="auto"/>
          </w:tcPr>
          <w:p w14:paraId="43F0310D" w14:textId="4B9A654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0968D45" w14:textId="7D2CBB4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7" w:type="pct"/>
            <w:shd w:val="clear" w:color="auto" w:fill="auto"/>
          </w:tcPr>
          <w:p w14:paraId="5AB69031" w14:textId="38193BC8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3" w:type="pct"/>
            <w:shd w:val="clear" w:color="auto" w:fill="auto"/>
          </w:tcPr>
          <w:p w14:paraId="28C6990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8DED38B" w14:textId="77777777" w:rsidTr="00AA6519">
        <w:tc>
          <w:tcPr>
            <w:tcW w:w="752" w:type="pct"/>
            <w:shd w:val="clear" w:color="auto" w:fill="auto"/>
          </w:tcPr>
          <w:p w14:paraId="2F80BD7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8F23614" w14:textId="3B1728EB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7F119D04" w14:textId="0289A13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1C1971D" w14:textId="74FB107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7" w:type="pct"/>
            <w:shd w:val="clear" w:color="auto" w:fill="auto"/>
          </w:tcPr>
          <w:p w14:paraId="5ACF2CB1" w14:textId="5EB2F893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3" w:type="pct"/>
            <w:shd w:val="clear" w:color="auto" w:fill="auto"/>
          </w:tcPr>
          <w:p w14:paraId="58F2777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798C04" w14:textId="77777777" w:rsidTr="00AA6519">
        <w:tc>
          <w:tcPr>
            <w:tcW w:w="5000" w:type="pct"/>
            <w:gridSpan w:val="6"/>
            <w:shd w:val="clear" w:color="auto" w:fill="auto"/>
          </w:tcPr>
          <w:p w14:paraId="1A741C9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568F5DB1" w14:textId="77777777" w:rsidTr="00AA6519">
        <w:tc>
          <w:tcPr>
            <w:tcW w:w="752" w:type="pct"/>
            <w:shd w:val="clear" w:color="auto" w:fill="auto"/>
          </w:tcPr>
          <w:p w14:paraId="18FD7A6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8" w:type="pct"/>
            <w:shd w:val="clear" w:color="auto" w:fill="auto"/>
          </w:tcPr>
          <w:p w14:paraId="4F4C978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85F04E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04B84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6C2CF51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13C3B8A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73BF46" w14:textId="77777777" w:rsidTr="00AA6519">
        <w:tc>
          <w:tcPr>
            <w:tcW w:w="752" w:type="pct"/>
            <w:shd w:val="clear" w:color="auto" w:fill="auto"/>
          </w:tcPr>
          <w:p w14:paraId="550A41A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585117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3" w:type="pct"/>
            <w:shd w:val="clear" w:color="auto" w:fill="auto"/>
          </w:tcPr>
          <w:p w14:paraId="5CFBB06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EAA9B9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7" w:type="pct"/>
            <w:shd w:val="clear" w:color="auto" w:fill="auto"/>
          </w:tcPr>
          <w:p w14:paraId="32207AC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3" w:type="pct"/>
            <w:shd w:val="clear" w:color="auto" w:fill="auto"/>
          </w:tcPr>
          <w:p w14:paraId="2311F1B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66D6C36" w14:textId="77777777" w:rsidTr="00AA6519">
        <w:tc>
          <w:tcPr>
            <w:tcW w:w="752" w:type="pct"/>
            <w:shd w:val="clear" w:color="auto" w:fill="auto"/>
          </w:tcPr>
          <w:p w14:paraId="2D7D8B3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4528BF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3" w:type="pct"/>
            <w:shd w:val="clear" w:color="auto" w:fill="auto"/>
          </w:tcPr>
          <w:p w14:paraId="2DD011B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2447FE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7" w:type="pct"/>
            <w:shd w:val="clear" w:color="auto" w:fill="auto"/>
          </w:tcPr>
          <w:p w14:paraId="38EBCCBC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3" w:type="pct"/>
            <w:shd w:val="clear" w:color="auto" w:fill="auto"/>
          </w:tcPr>
          <w:p w14:paraId="491A1FE3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0A462E45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4169C8A2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1242D834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296D053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4BF8C183" w14:textId="77777777" w:rsidTr="00AA6519">
        <w:tc>
          <w:tcPr>
            <w:tcW w:w="752" w:type="pct"/>
            <w:shd w:val="clear" w:color="auto" w:fill="auto"/>
          </w:tcPr>
          <w:p w14:paraId="3EDD490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A47839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3" w:type="pct"/>
            <w:shd w:val="clear" w:color="auto" w:fill="auto"/>
          </w:tcPr>
          <w:p w14:paraId="348FD68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0D24D18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7" w:type="pct"/>
            <w:shd w:val="clear" w:color="auto" w:fill="auto"/>
          </w:tcPr>
          <w:p w14:paraId="5886160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3" w:type="pct"/>
            <w:shd w:val="clear" w:color="auto" w:fill="auto"/>
          </w:tcPr>
          <w:p w14:paraId="2B0723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E88076F" w14:textId="77777777" w:rsidTr="00AA6519">
        <w:tc>
          <w:tcPr>
            <w:tcW w:w="752" w:type="pct"/>
            <w:shd w:val="clear" w:color="auto" w:fill="auto"/>
          </w:tcPr>
          <w:p w14:paraId="212496B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3B6689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57D7EDC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1C8F11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7" w:type="pct"/>
            <w:shd w:val="clear" w:color="auto" w:fill="auto"/>
          </w:tcPr>
          <w:p w14:paraId="64D5A90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3" w:type="pct"/>
            <w:shd w:val="clear" w:color="auto" w:fill="auto"/>
          </w:tcPr>
          <w:p w14:paraId="73C1D7F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E1996AC" w14:textId="77777777" w:rsidTr="00AA6519">
        <w:tc>
          <w:tcPr>
            <w:tcW w:w="752" w:type="pct"/>
            <w:shd w:val="clear" w:color="auto" w:fill="auto"/>
          </w:tcPr>
          <w:p w14:paraId="7392173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690CC5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3" w:type="pct"/>
            <w:shd w:val="clear" w:color="auto" w:fill="auto"/>
          </w:tcPr>
          <w:p w14:paraId="3BFB93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D52849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7" w:type="pct"/>
            <w:shd w:val="clear" w:color="auto" w:fill="auto"/>
          </w:tcPr>
          <w:p w14:paraId="21B4D10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3" w:type="pct"/>
            <w:shd w:val="clear" w:color="auto" w:fill="auto"/>
          </w:tcPr>
          <w:p w14:paraId="30C4847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533BA8" w14:textId="77777777" w:rsidTr="00AA6519">
        <w:tc>
          <w:tcPr>
            <w:tcW w:w="5000" w:type="pct"/>
            <w:gridSpan w:val="6"/>
            <w:shd w:val="clear" w:color="auto" w:fill="auto"/>
          </w:tcPr>
          <w:p w14:paraId="36B64A7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25C1958C" w14:textId="77777777" w:rsidTr="00AA6519">
        <w:tc>
          <w:tcPr>
            <w:tcW w:w="752" w:type="pct"/>
            <w:shd w:val="clear" w:color="auto" w:fill="auto"/>
          </w:tcPr>
          <w:p w14:paraId="362444A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8" w:type="pct"/>
            <w:shd w:val="clear" w:color="auto" w:fill="auto"/>
          </w:tcPr>
          <w:p w14:paraId="286A32A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D25F9C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4ECEB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101C895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31CD22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D7F2843" w14:textId="77777777" w:rsidTr="00AA6519">
        <w:tc>
          <w:tcPr>
            <w:tcW w:w="752" w:type="pct"/>
            <w:shd w:val="clear" w:color="auto" w:fill="auto"/>
          </w:tcPr>
          <w:p w14:paraId="0E92DF3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38A4C7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3" w:type="pct"/>
            <w:shd w:val="clear" w:color="auto" w:fill="auto"/>
          </w:tcPr>
          <w:p w14:paraId="5BA586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81AE34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7" w:type="pct"/>
            <w:shd w:val="clear" w:color="auto" w:fill="auto"/>
          </w:tcPr>
          <w:p w14:paraId="3A8D882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3" w:type="pct"/>
            <w:shd w:val="clear" w:color="auto" w:fill="auto"/>
          </w:tcPr>
          <w:p w14:paraId="62AC77D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2454D2E" w14:textId="77777777" w:rsidTr="00AA6519">
        <w:tc>
          <w:tcPr>
            <w:tcW w:w="752" w:type="pct"/>
            <w:shd w:val="clear" w:color="auto" w:fill="auto"/>
          </w:tcPr>
          <w:p w14:paraId="6238570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67056D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3" w:type="pct"/>
            <w:shd w:val="clear" w:color="auto" w:fill="auto"/>
          </w:tcPr>
          <w:p w14:paraId="3EC0CDD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5A4EF5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7" w:type="pct"/>
            <w:shd w:val="clear" w:color="auto" w:fill="auto"/>
          </w:tcPr>
          <w:p w14:paraId="237DE43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3" w:type="pct"/>
            <w:shd w:val="clear" w:color="auto" w:fill="auto"/>
          </w:tcPr>
          <w:p w14:paraId="2FA82FF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283DC57" w14:textId="77777777" w:rsidTr="00AA6519">
        <w:tc>
          <w:tcPr>
            <w:tcW w:w="752" w:type="pct"/>
            <w:shd w:val="clear" w:color="auto" w:fill="auto"/>
          </w:tcPr>
          <w:p w14:paraId="17AEC2D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6767A5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2A4139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33747F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7" w:type="pct"/>
            <w:shd w:val="clear" w:color="auto" w:fill="auto"/>
          </w:tcPr>
          <w:p w14:paraId="1AD0EC8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3" w:type="pct"/>
            <w:shd w:val="clear" w:color="auto" w:fill="auto"/>
          </w:tcPr>
          <w:p w14:paraId="5C0EE56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6E7175D" w14:textId="77777777" w:rsidTr="00AA6519">
        <w:tc>
          <w:tcPr>
            <w:tcW w:w="752" w:type="pct"/>
            <w:shd w:val="clear" w:color="auto" w:fill="auto"/>
          </w:tcPr>
          <w:p w14:paraId="57A8BE5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F9BB79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3" w:type="pct"/>
            <w:shd w:val="clear" w:color="auto" w:fill="auto"/>
          </w:tcPr>
          <w:p w14:paraId="13DE48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188EAAC" w14:textId="79DA155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7" w:type="pct"/>
            <w:shd w:val="clear" w:color="auto" w:fill="auto"/>
          </w:tcPr>
          <w:p w14:paraId="0C9F988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3" w:type="pct"/>
            <w:shd w:val="clear" w:color="auto" w:fill="auto"/>
          </w:tcPr>
          <w:p w14:paraId="61AA8CC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CFCB39B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7844A862" w14:textId="2680A36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4A5F56" w:rsidRPr="001A4780" w14:paraId="547102AC" w14:textId="77777777" w:rsidTr="00AA6519">
        <w:tc>
          <w:tcPr>
            <w:tcW w:w="752" w:type="pct"/>
            <w:shd w:val="clear" w:color="auto" w:fill="auto"/>
            <w:vAlign w:val="center"/>
          </w:tcPr>
          <w:p w14:paraId="058332D4" w14:textId="30097F5C" w:rsidR="004A5F56" w:rsidRPr="00575F5E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lastRenderedPageBreak/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8" w:type="pct"/>
            <w:shd w:val="clear" w:color="auto" w:fill="auto"/>
          </w:tcPr>
          <w:p w14:paraId="1541A9B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317810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7BDDD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19DFEB8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3E5B6CF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6F7EBFF" w14:textId="77777777" w:rsidTr="00AA6519">
        <w:tc>
          <w:tcPr>
            <w:tcW w:w="752" w:type="pct"/>
            <w:shd w:val="clear" w:color="auto" w:fill="auto"/>
            <w:vAlign w:val="center"/>
          </w:tcPr>
          <w:p w14:paraId="6E30CD1C" w14:textId="77777777" w:rsidR="004A5F56" w:rsidRPr="003039E5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1399B43" w14:textId="7A438D43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203" w:type="pct"/>
            <w:shd w:val="clear" w:color="auto" w:fill="auto"/>
          </w:tcPr>
          <w:p w14:paraId="7A064F59" w14:textId="24808CE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F1F0CC1" w14:textId="72A99C2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453938E1" w14:textId="357EDDB0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393" w:type="pct"/>
            <w:shd w:val="clear" w:color="auto" w:fill="auto"/>
          </w:tcPr>
          <w:p w14:paraId="3F47F7BD" w14:textId="2664545B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7FC0DE96" w14:textId="77777777" w:rsidTr="00AA6519">
        <w:tc>
          <w:tcPr>
            <w:tcW w:w="752" w:type="pct"/>
            <w:shd w:val="clear" w:color="auto" w:fill="auto"/>
            <w:vAlign w:val="center"/>
          </w:tcPr>
          <w:p w14:paraId="1F62761B" w14:textId="0CCC1D40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8" w:type="pct"/>
            <w:shd w:val="clear" w:color="auto" w:fill="auto"/>
          </w:tcPr>
          <w:p w14:paraId="1F59AA19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DDF55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BCFAB7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38F2E8B3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59D5F26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8D1105C" w14:textId="77777777" w:rsidTr="00AA6519">
        <w:tc>
          <w:tcPr>
            <w:tcW w:w="752" w:type="pct"/>
            <w:shd w:val="clear" w:color="auto" w:fill="auto"/>
            <w:vAlign w:val="center"/>
          </w:tcPr>
          <w:p w14:paraId="0E80556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C583C5B" w14:textId="714A4D3F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3" w:type="pct"/>
            <w:shd w:val="clear" w:color="auto" w:fill="auto"/>
          </w:tcPr>
          <w:p w14:paraId="10107243" w14:textId="0604DEF0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1FC29E9" w14:textId="279A8903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7" w:type="pct"/>
            <w:shd w:val="clear" w:color="auto" w:fill="auto"/>
          </w:tcPr>
          <w:p w14:paraId="21E0CAFB" w14:textId="4A91B9A1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93" w:type="pct"/>
            <w:shd w:val="clear" w:color="auto" w:fill="auto"/>
          </w:tcPr>
          <w:p w14:paraId="47D7B1E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C4C8B83" w14:textId="77777777" w:rsidTr="00AA6519">
        <w:tc>
          <w:tcPr>
            <w:tcW w:w="752" w:type="pct"/>
            <w:shd w:val="clear" w:color="auto" w:fill="auto"/>
            <w:vAlign w:val="center"/>
          </w:tcPr>
          <w:p w14:paraId="5504FAB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B1215F8" w14:textId="538B39D1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3" w:type="pct"/>
            <w:shd w:val="clear" w:color="auto" w:fill="auto"/>
          </w:tcPr>
          <w:p w14:paraId="3FE19160" w14:textId="1F35E91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B92F840" w14:textId="723BA28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604A8A10" w14:textId="74D6A4A0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93" w:type="pct"/>
            <w:shd w:val="clear" w:color="auto" w:fill="auto"/>
          </w:tcPr>
          <w:p w14:paraId="269F6759" w14:textId="697685EF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07C46F27" w14:textId="77777777" w:rsidTr="00AA6519">
        <w:tc>
          <w:tcPr>
            <w:tcW w:w="752" w:type="pct"/>
            <w:shd w:val="clear" w:color="auto" w:fill="auto"/>
            <w:vAlign w:val="center"/>
          </w:tcPr>
          <w:p w14:paraId="1A522EF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DE0493D" w14:textId="02FD0CC0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  <w:lang w:val="en-US"/>
              </w:rPr>
              <w:t>contractMulti</w:t>
            </w:r>
          </w:p>
        </w:tc>
        <w:tc>
          <w:tcPr>
            <w:tcW w:w="203" w:type="pct"/>
            <w:shd w:val="clear" w:color="auto" w:fill="auto"/>
          </w:tcPr>
          <w:p w14:paraId="00669A02" w14:textId="40DEDCF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B2EE0F7" w14:textId="40CEF66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5079644F" w14:textId="5ED07B2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Право заключения контракта с несколькими участниками закупки</w:t>
            </w:r>
          </w:p>
        </w:tc>
        <w:tc>
          <w:tcPr>
            <w:tcW w:w="1393" w:type="pct"/>
            <w:shd w:val="clear" w:color="auto" w:fill="auto"/>
          </w:tcPr>
          <w:p w14:paraId="5C0A073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B90BEBB" w14:textId="77777777" w:rsidTr="00AA6519">
        <w:tc>
          <w:tcPr>
            <w:tcW w:w="752" w:type="pct"/>
            <w:shd w:val="clear" w:color="auto" w:fill="auto"/>
            <w:vAlign w:val="center"/>
          </w:tcPr>
          <w:p w14:paraId="476D75A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D479EDF" w14:textId="0A8821BD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</w:t>
            </w:r>
          </w:p>
        </w:tc>
        <w:tc>
          <w:tcPr>
            <w:tcW w:w="203" w:type="pct"/>
            <w:shd w:val="clear" w:color="auto" w:fill="auto"/>
          </w:tcPr>
          <w:p w14:paraId="4FA6BFFB" w14:textId="063570FA" w:rsidR="004A5F56" w:rsidRPr="007C373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B1FDA66" w14:textId="4FD102B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200A4935" w14:textId="3092CB25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93" w:type="pct"/>
            <w:shd w:val="clear" w:color="auto" w:fill="auto"/>
          </w:tcPr>
          <w:p w14:paraId="45A73B0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1F460B0" w14:textId="77777777" w:rsidTr="00AA6519">
        <w:tc>
          <w:tcPr>
            <w:tcW w:w="752" w:type="pct"/>
            <w:shd w:val="clear" w:color="auto" w:fill="auto"/>
            <w:vAlign w:val="center"/>
          </w:tcPr>
          <w:p w14:paraId="7CEE2C3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8236664" w14:textId="3353C085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3" w:type="pct"/>
            <w:shd w:val="clear" w:color="auto" w:fill="auto"/>
          </w:tcPr>
          <w:p w14:paraId="611BE284" w14:textId="2F0D753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5CDDA24" w14:textId="3255F8E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4536580A" w14:textId="273B55F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3" w:type="pct"/>
            <w:shd w:val="clear" w:color="auto" w:fill="auto"/>
          </w:tcPr>
          <w:p w14:paraId="50DC63F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1E1850D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754CE45C" w14:textId="1E6FE00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205976">
              <w:rPr>
                <w:b/>
                <w:sz w:val="20"/>
              </w:rPr>
              <w:t>Право заключения контракта с несколькими участниками закупки</w:t>
            </w:r>
          </w:p>
        </w:tc>
      </w:tr>
      <w:tr w:rsidR="004A5F56" w:rsidRPr="001A4780" w14:paraId="0361FD30" w14:textId="77777777" w:rsidTr="00AA6519">
        <w:tc>
          <w:tcPr>
            <w:tcW w:w="752" w:type="pct"/>
            <w:shd w:val="clear" w:color="auto" w:fill="auto"/>
            <w:vAlign w:val="center"/>
          </w:tcPr>
          <w:p w14:paraId="63B9FF4A" w14:textId="76524966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205976">
              <w:rPr>
                <w:b/>
                <w:sz w:val="20"/>
                <w:lang w:val="en-US"/>
              </w:rPr>
              <w:t>contractMulti</w:t>
            </w:r>
          </w:p>
        </w:tc>
        <w:tc>
          <w:tcPr>
            <w:tcW w:w="748" w:type="pct"/>
            <w:shd w:val="clear" w:color="auto" w:fill="auto"/>
          </w:tcPr>
          <w:p w14:paraId="7183A33B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219F71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1929BD9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715A600E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3323E70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53FA238" w14:textId="77777777" w:rsidTr="00AA6519">
        <w:tc>
          <w:tcPr>
            <w:tcW w:w="752" w:type="pct"/>
            <w:shd w:val="clear" w:color="auto" w:fill="auto"/>
            <w:vAlign w:val="center"/>
          </w:tcPr>
          <w:p w14:paraId="613ADC8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A2AE276" w14:textId="4DD6B3E2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contractCount</w:t>
            </w:r>
          </w:p>
        </w:tc>
        <w:tc>
          <w:tcPr>
            <w:tcW w:w="203" w:type="pct"/>
            <w:shd w:val="clear" w:color="auto" w:fill="auto"/>
          </w:tcPr>
          <w:p w14:paraId="4A3EA448" w14:textId="40BFB93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03128B5" w14:textId="16327F0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7" w:type="pct"/>
            <w:shd w:val="clear" w:color="auto" w:fill="auto"/>
          </w:tcPr>
          <w:p w14:paraId="58F39DB1" w14:textId="2A40F568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Количество контрактов</w:t>
            </w:r>
          </w:p>
        </w:tc>
        <w:tc>
          <w:tcPr>
            <w:tcW w:w="1393" w:type="pct"/>
            <w:shd w:val="clear" w:color="auto" w:fill="auto"/>
          </w:tcPr>
          <w:p w14:paraId="14F5656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E088317" w14:textId="77777777" w:rsidTr="00AA6519">
        <w:tc>
          <w:tcPr>
            <w:tcW w:w="5000" w:type="pct"/>
            <w:gridSpan w:val="6"/>
            <w:shd w:val="clear" w:color="auto" w:fill="auto"/>
          </w:tcPr>
          <w:p w14:paraId="3AF1EC71" w14:textId="52391B12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Заявк</w:t>
            </w:r>
            <w:r>
              <w:rPr>
                <w:b/>
                <w:sz w:val="20"/>
              </w:rPr>
              <w:t>а</w:t>
            </w:r>
          </w:p>
        </w:tc>
      </w:tr>
      <w:tr w:rsidR="004A5F56" w:rsidRPr="001A4780" w14:paraId="5CD2A3BC" w14:textId="77777777" w:rsidTr="00AA6519">
        <w:tc>
          <w:tcPr>
            <w:tcW w:w="752" w:type="pct"/>
            <w:shd w:val="clear" w:color="auto" w:fill="auto"/>
            <w:vAlign w:val="center"/>
          </w:tcPr>
          <w:p w14:paraId="1EBE5A1E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8" w:type="pct"/>
            <w:shd w:val="clear" w:color="auto" w:fill="auto"/>
          </w:tcPr>
          <w:p w14:paraId="0794022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422353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3F5FF2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5EF411F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54625E9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22ADD9C" w14:textId="77777777" w:rsidTr="00AA6519">
        <w:tc>
          <w:tcPr>
            <w:tcW w:w="752" w:type="pct"/>
            <w:shd w:val="clear" w:color="auto" w:fill="auto"/>
            <w:vAlign w:val="center"/>
          </w:tcPr>
          <w:p w14:paraId="17E052F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3DAB3C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3" w:type="pct"/>
            <w:shd w:val="clear" w:color="auto" w:fill="auto"/>
          </w:tcPr>
          <w:p w14:paraId="482EC289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4E9F04A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7" w:type="pct"/>
            <w:shd w:val="clear" w:color="auto" w:fill="auto"/>
          </w:tcPr>
          <w:p w14:paraId="5DB41DA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3" w:type="pct"/>
            <w:shd w:val="clear" w:color="auto" w:fill="auto"/>
          </w:tcPr>
          <w:p w14:paraId="61E2502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B8BA4C" w14:textId="77777777" w:rsidTr="00AA6519">
        <w:tc>
          <w:tcPr>
            <w:tcW w:w="752" w:type="pct"/>
            <w:shd w:val="clear" w:color="auto" w:fill="auto"/>
            <w:vAlign w:val="center"/>
          </w:tcPr>
          <w:p w14:paraId="0ACFC4B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FBA9B5C" w14:textId="723BACF5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3" w:type="pct"/>
            <w:shd w:val="clear" w:color="auto" w:fill="auto"/>
          </w:tcPr>
          <w:p w14:paraId="14E7146E" w14:textId="766736F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0078B0B" w14:textId="70B4038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7" w:type="pct"/>
            <w:shd w:val="clear" w:color="auto" w:fill="auto"/>
          </w:tcPr>
          <w:p w14:paraId="3C6DD89F" w14:textId="44F870F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3" w:type="pct"/>
            <w:shd w:val="clear" w:color="auto" w:fill="auto"/>
          </w:tcPr>
          <w:p w14:paraId="5D1C2B5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09B568A" w14:textId="77777777" w:rsidTr="00AA6519">
        <w:tc>
          <w:tcPr>
            <w:tcW w:w="752" w:type="pct"/>
            <w:shd w:val="clear" w:color="auto" w:fill="auto"/>
            <w:vAlign w:val="center"/>
          </w:tcPr>
          <w:p w14:paraId="01848EE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56AF69A" w14:textId="0A12979D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3" w:type="pct"/>
            <w:shd w:val="clear" w:color="auto" w:fill="auto"/>
          </w:tcPr>
          <w:p w14:paraId="0383651E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2CACF71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19850DF3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Сведения об участнике</w:t>
            </w:r>
          </w:p>
        </w:tc>
        <w:tc>
          <w:tcPr>
            <w:tcW w:w="1393" w:type="pct"/>
            <w:shd w:val="clear" w:color="auto" w:fill="auto"/>
          </w:tcPr>
          <w:p w14:paraId="2074EC5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9912B9F" w14:textId="77777777" w:rsidTr="00AA6519">
        <w:tc>
          <w:tcPr>
            <w:tcW w:w="752" w:type="pct"/>
            <w:shd w:val="clear" w:color="auto" w:fill="auto"/>
            <w:vAlign w:val="center"/>
          </w:tcPr>
          <w:p w14:paraId="7683001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AA6FB0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admissionResults</w:t>
            </w:r>
          </w:p>
        </w:tc>
        <w:tc>
          <w:tcPr>
            <w:tcW w:w="203" w:type="pct"/>
            <w:shd w:val="clear" w:color="auto" w:fill="auto"/>
          </w:tcPr>
          <w:p w14:paraId="12F9D7E6" w14:textId="23B3EBDC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5DC528C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40577CFB" w14:textId="014342A3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Решение каждого члена комиссии о допуске (отклонении) заявок на участие в конкурсе</w:t>
            </w:r>
          </w:p>
        </w:tc>
        <w:tc>
          <w:tcPr>
            <w:tcW w:w="1393" w:type="pct"/>
            <w:shd w:val="clear" w:color="auto" w:fill="auto"/>
          </w:tcPr>
          <w:p w14:paraId="776284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4C96C4C" w14:textId="77777777" w:rsidTr="00AA6519">
        <w:tc>
          <w:tcPr>
            <w:tcW w:w="752" w:type="pct"/>
            <w:shd w:val="clear" w:color="auto" w:fill="auto"/>
            <w:vAlign w:val="center"/>
          </w:tcPr>
          <w:p w14:paraId="714331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9DF2FA8" w14:textId="28C868DC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admittedInfo</w:t>
            </w:r>
          </w:p>
        </w:tc>
        <w:tc>
          <w:tcPr>
            <w:tcW w:w="203" w:type="pct"/>
            <w:shd w:val="clear" w:color="auto" w:fill="auto"/>
          </w:tcPr>
          <w:p w14:paraId="423422B6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524826C" w14:textId="14682FEE" w:rsidR="004A5F56" w:rsidRPr="00253C4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44AC4F10" w14:textId="179DF584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Информация о допуске заявки</w:t>
            </w:r>
          </w:p>
        </w:tc>
        <w:tc>
          <w:tcPr>
            <w:tcW w:w="1393" w:type="pct"/>
            <w:shd w:val="clear" w:color="auto" w:fill="auto"/>
          </w:tcPr>
          <w:p w14:paraId="2161ECE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D73FE16" w14:textId="77777777" w:rsidTr="00AA6519">
        <w:tc>
          <w:tcPr>
            <w:tcW w:w="752" w:type="pct"/>
            <w:shd w:val="clear" w:color="auto" w:fill="auto"/>
            <w:vAlign w:val="center"/>
          </w:tcPr>
          <w:p w14:paraId="34BC136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E408E6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D62E4">
              <w:rPr>
                <w:sz w:val="20"/>
              </w:rPr>
              <w:t>с</w:t>
            </w:r>
            <w:proofErr w:type="gramEnd"/>
            <w:r w:rsidRPr="003D62E4">
              <w:rPr>
                <w:sz w:val="20"/>
              </w:rPr>
              <w:t>orrespondencies</w:t>
            </w:r>
          </w:p>
        </w:tc>
        <w:tc>
          <w:tcPr>
            <w:tcW w:w="203" w:type="pct"/>
            <w:shd w:val="clear" w:color="auto" w:fill="auto"/>
          </w:tcPr>
          <w:p w14:paraId="7DA43CF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0C4B6D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35A806F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393" w:type="pct"/>
            <w:shd w:val="clear" w:color="auto" w:fill="auto"/>
          </w:tcPr>
          <w:p w14:paraId="0A20F56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D093862" w14:textId="77777777" w:rsidTr="00AA6519">
        <w:tc>
          <w:tcPr>
            <w:tcW w:w="752" w:type="pct"/>
            <w:shd w:val="clear" w:color="auto" w:fill="auto"/>
            <w:vAlign w:val="center"/>
          </w:tcPr>
          <w:p w14:paraId="1756795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B7A5D84" w14:textId="0FFDA260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3" w:type="pct"/>
            <w:shd w:val="clear" w:color="auto" w:fill="auto"/>
          </w:tcPr>
          <w:p w14:paraId="50627967" w14:textId="104AFF3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CD84632" w14:textId="282CA4C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27" w:type="pct"/>
            <w:shd w:val="clear" w:color="auto" w:fill="auto"/>
          </w:tcPr>
          <w:p w14:paraId="4009EDF1" w14:textId="53B99BE3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93" w:type="pct"/>
            <w:shd w:val="clear" w:color="auto" w:fill="auto"/>
          </w:tcPr>
          <w:p w14:paraId="57FA011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CAF8C9F" w14:textId="77777777" w:rsidTr="00AA6519">
        <w:tc>
          <w:tcPr>
            <w:tcW w:w="752" w:type="pct"/>
            <w:shd w:val="clear" w:color="auto" w:fill="auto"/>
            <w:vAlign w:val="center"/>
          </w:tcPr>
          <w:p w14:paraId="4E046B0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A8BBD8C" w14:textId="129E4582" w:rsidR="004A5F56" w:rsidRPr="00211A33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offerPrice</w:t>
            </w:r>
          </w:p>
        </w:tc>
        <w:tc>
          <w:tcPr>
            <w:tcW w:w="203" w:type="pct"/>
            <w:shd w:val="clear" w:color="auto" w:fill="auto"/>
          </w:tcPr>
          <w:p w14:paraId="7DF365F1" w14:textId="3E72AFA2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D9AD6B1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21</w:t>
            </w:r>
            <w:r>
              <w:rPr>
                <w:sz w:val="20"/>
              </w:rPr>
              <w:t>)</w:t>
            </w:r>
          </w:p>
        </w:tc>
        <w:tc>
          <w:tcPr>
            <w:tcW w:w="1427" w:type="pct"/>
            <w:shd w:val="clear" w:color="auto" w:fill="auto"/>
          </w:tcPr>
          <w:p w14:paraId="382B462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11A33">
              <w:rPr>
                <w:sz w:val="20"/>
              </w:rPr>
              <w:t>Предложение участника (для печатной формы)</w:t>
            </w:r>
          </w:p>
        </w:tc>
        <w:tc>
          <w:tcPr>
            <w:tcW w:w="1393" w:type="pct"/>
            <w:shd w:val="clear" w:color="auto" w:fill="auto"/>
          </w:tcPr>
          <w:p w14:paraId="6F2F17C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3177E91B" w14:textId="77777777" w:rsidTr="00AA6519">
        <w:tc>
          <w:tcPr>
            <w:tcW w:w="752" w:type="pct"/>
            <w:shd w:val="clear" w:color="auto" w:fill="auto"/>
            <w:vAlign w:val="center"/>
          </w:tcPr>
          <w:p w14:paraId="0AAF04D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7596D11" w14:textId="274995CA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711523">
              <w:rPr>
                <w:sz w:val="20"/>
                <w:lang w:val="en-US"/>
              </w:rPr>
              <w:t>spelledOfferPrice</w:t>
            </w:r>
          </w:p>
        </w:tc>
        <w:tc>
          <w:tcPr>
            <w:tcW w:w="203" w:type="pct"/>
            <w:shd w:val="clear" w:color="auto" w:fill="auto"/>
          </w:tcPr>
          <w:p w14:paraId="3CBA1186" w14:textId="4D042CBD" w:rsidR="004A5F56" w:rsidRPr="0071152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93F0E2E" w14:textId="6838797B" w:rsidR="004A5F56" w:rsidRPr="0071152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  <w:r w:rsidRPr="00711523">
              <w:rPr>
                <w:sz w:val="20"/>
              </w:rPr>
              <w:t>(1-2000)</w:t>
            </w:r>
          </w:p>
        </w:tc>
        <w:tc>
          <w:tcPr>
            <w:tcW w:w="1427" w:type="pct"/>
            <w:shd w:val="clear" w:color="auto" w:fill="auto"/>
          </w:tcPr>
          <w:p w14:paraId="130FE603" w14:textId="3A0B26D6" w:rsidR="004A5F56" w:rsidRPr="00211A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Предлагаемая цена пропись</w:t>
            </w:r>
            <w:proofErr w:type="gramStart"/>
            <w:r w:rsidRPr="00711523">
              <w:rPr>
                <w:sz w:val="20"/>
              </w:rPr>
              <w:t>ю(</w:t>
            </w:r>
            <w:proofErr w:type="gramEnd"/>
            <w:r w:rsidRPr="00711523">
              <w:rPr>
                <w:sz w:val="20"/>
              </w:rPr>
              <w:t>для печатной формы)</w:t>
            </w:r>
          </w:p>
        </w:tc>
        <w:tc>
          <w:tcPr>
            <w:tcW w:w="1393" w:type="pct"/>
            <w:shd w:val="clear" w:color="auto" w:fill="auto"/>
          </w:tcPr>
          <w:p w14:paraId="63F7B8C2" w14:textId="1F2D75E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040A59E2" w14:textId="77777777" w:rsidTr="00AA6519">
        <w:tc>
          <w:tcPr>
            <w:tcW w:w="752" w:type="pct"/>
            <w:shd w:val="clear" w:color="auto" w:fill="auto"/>
            <w:vAlign w:val="center"/>
          </w:tcPr>
          <w:p w14:paraId="44896E9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7645BDD" w14:textId="1A34FB47" w:rsidR="004A5F56" w:rsidRPr="00711523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711523">
              <w:rPr>
                <w:sz w:val="20"/>
                <w:lang w:val="en-US"/>
              </w:rPr>
              <w:t>unconsidered</w:t>
            </w:r>
          </w:p>
        </w:tc>
        <w:tc>
          <w:tcPr>
            <w:tcW w:w="203" w:type="pct"/>
            <w:shd w:val="clear" w:color="auto" w:fill="auto"/>
          </w:tcPr>
          <w:p w14:paraId="1025124B" w14:textId="7A22151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93B7506" w14:textId="089104E8" w:rsidR="004A5F56" w:rsidRPr="0071152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7" w:type="pct"/>
            <w:shd w:val="clear" w:color="auto" w:fill="auto"/>
          </w:tcPr>
          <w:p w14:paraId="790566B4" w14:textId="4B29D2B7" w:rsidR="004A5F56" w:rsidRPr="0071152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Заявка не рассмотрена (для печатной формы)</w:t>
            </w:r>
          </w:p>
        </w:tc>
        <w:tc>
          <w:tcPr>
            <w:tcW w:w="1393" w:type="pct"/>
            <w:shd w:val="clear" w:color="auto" w:fill="auto"/>
          </w:tcPr>
          <w:p w14:paraId="5F420D70" w14:textId="624F728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585A513F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7E4C8369" w14:textId="020ED765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4A5F56" w:rsidRPr="001A4780" w14:paraId="2BEF5104" w14:textId="77777777" w:rsidTr="00AA6519">
        <w:tc>
          <w:tcPr>
            <w:tcW w:w="752" w:type="pct"/>
            <w:shd w:val="clear" w:color="auto" w:fill="auto"/>
            <w:vAlign w:val="center"/>
          </w:tcPr>
          <w:p w14:paraId="1BEBD2B4" w14:textId="0E69E6AE" w:rsidR="004A5F56" w:rsidRPr="008271DF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8" w:type="pct"/>
            <w:shd w:val="clear" w:color="auto" w:fill="auto"/>
          </w:tcPr>
          <w:p w14:paraId="40FEFDA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157088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52EFEB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5920006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3BBBBA8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44064A" w14:textId="77777777" w:rsidTr="00AA6519">
        <w:tc>
          <w:tcPr>
            <w:tcW w:w="752" w:type="pct"/>
            <w:shd w:val="clear" w:color="auto" w:fill="auto"/>
            <w:vAlign w:val="center"/>
          </w:tcPr>
          <w:p w14:paraId="789CE5F9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62F7C31" w14:textId="5195F426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203" w:type="pct"/>
            <w:shd w:val="clear" w:color="auto" w:fill="auto"/>
          </w:tcPr>
          <w:p w14:paraId="56BC2B82" w14:textId="4C5A9FC6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0BDDED8D" w14:textId="4BB04B2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5BEEED19" w14:textId="45407B1A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393" w:type="pct"/>
            <w:shd w:val="clear" w:color="auto" w:fill="auto"/>
          </w:tcPr>
          <w:p w14:paraId="780ABEBB" w14:textId="55BF5D0D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6A38CED9" w14:textId="77777777" w:rsidTr="00AA6519">
        <w:tc>
          <w:tcPr>
            <w:tcW w:w="752" w:type="pct"/>
            <w:shd w:val="clear" w:color="auto" w:fill="auto"/>
            <w:vAlign w:val="center"/>
          </w:tcPr>
          <w:p w14:paraId="265E59A2" w14:textId="3F2D6A7A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8" w:type="pct"/>
            <w:shd w:val="clear" w:color="auto" w:fill="auto"/>
          </w:tcPr>
          <w:p w14:paraId="0CA16E8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818E56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5E24EC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498BBC9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10CED7C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EC8212" w14:textId="77777777" w:rsidTr="00AA6519">
        <w:tc>
          <w:tcPr>
            <w:tcW w:w="752" w:type="pct"/>
            <w:shd w:val="clear" w:color="auto" w:fill="auto"/>
          </w:tcPr>
          <w:p w14:paraId="1703D1F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89B679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3" w:type="pct"/>
            <w:shd w:val="clear" w:color="auto" w:fill="auto"/>
          </w:tcPr>
          <w:p w14:paraId="4CE305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C5C5E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7" w:type="pct"/>
            <w:shd w:val="clear" w:color="auto" w:fill="auto"/>
          </w:tcPr>
          <w:p w14:paraId="3E9BE97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93" w:type="pct"/>
            <w:shd w:val="clear" w:color="auto" w:fill="auto"/>
          </w:tcPr>
          <w:p w14:paraId="7E57C3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5B29256" w14:textId="77777777" w:rsidTr="00AA6519">
        <w:tc>
          <w:tcPr>
            <w:tcW w:w="752" w:type="pct"/>
            <w:shd w:val="clear" w:color="auto" w:fill="auto"/>
          </w:tcPr>
          <w:p w14:paraId="1746B44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E7DA83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3" w:type="pct"/>
            <w:shd w:val="clear" w:color="auto" w:fill="auto"/>
          </w:tcPr>
          <w:p w14:paraId="05AAD27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55A126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7" w:type="pct"/>
            <w:shd w:val="clear" w:color="auto" w:fill="auto"/>
          </w:tcPr>
          <w:p w14:paraId="6B81B39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3" w:type="pct"/>
            <w:shd w:val="clear" w:color="auto" w:fill="auto"/>
          </w:tcPr>
          <w:p w14:paraId="69D3997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168135B" w14:textId="77777777" w:rsidTr="00AA6519">
        <w:tc>
          <w:tcPr>
            <w:tcW w:w="752" w:type="pct"/>
            <w:shd w:val="clear" w:color="auto" w:fill="auto"/>
          </w:tcPr>
          <w:p w14:paraId="5EA4EAF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77D7245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3" w:type="pct"/>
            <w:shd w:val="clear" w:color="auto" w:fill="auto"/>
          </w:tcPr>
          <w:p w14:paraId="139A7E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90698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7" w:type="pct"/>
            <w:shd w:val="clear" w:color="auto" w:fill="auto"/>
          </w:tcPr>
          <w:p w14:paraId="7D07439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3" w:type="pct"/>
            <w:shd w:val="clear" w:color="auto" w:fill="auto"/>
          </w:tcPr>
          <w:p w14:paraId="1AB8DFA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0A578C4" w14:textId="77777777" w:rsidTr="00AA6519">
        <w:tc>
          <w:tcPr>
            <w:tcW w:w="752" w:type="pct"/>
            <w:shd w:val="clear" w:color="auto" w:fill="auto"/>
          </w:tcPr>
          <w:p w14:paraId="50BB6B2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10B13A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3" w:type="pct"/>
            <w:shd w:val="clear" w:color="auto" w:fill="auto"/>
          </w:tcPr>
          <w:p w14:paraId="60FEE9D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E5E42C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7134024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3" w:type="pct"/>
            <w:shd w:val="clear" w:color="auto" w:fill="auto"/>
          </w:tcPr>
          <w:p w14:paraId="7347B2D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5D91C93" w14:textId="77777777" w:rsidTr="00AA6519">
        <w:tc>
          <w:tcPr>
            <w:tcW w:w="752" w:type="pct"/>
            <w:shd w:val="clear" w:color="auto" w:fill="auto"/>
          </w:tcPr>
          <w:p w14:paraId="0716BEC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EA1043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3" w:type="pct"/>
            <w:shd w:val="clear" w:color="auto" w:fill="auto"/>
          </w:tcPr>
          <w:p w14:paraId="522BE0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84477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7" w:type="pct"/>
            <w:shd w:val="clear" w:color="auto" w:fill="auto"/>
          </w:tcPr>
          <w:p w14:paraId="75A31FA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3" w:type="pct"/>
            <w:shd w:val="clear" w:color="auto" w:fill="auto"/>
          </w:tcPr>
          <w:p w14:paraId="0E01CB1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0673CAB" w14:textId="77777777" w:rsidTr="00AA6519">
        <w:tc>
          <w:tcPr>
            <w:tcW w:w="752" w:type="pct"/>
            <w:shd w:val="clear" w:color="auto" w:fill="auto"/>
          </w:tcPr>
          <w:p w14:paraId="252A30D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5EA037C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3" w:type="pct"/>
            <w:shd w:val="clear" w:color="auto" w:fill="auto"/>
          </w:tcPr>
          <w:p w14:paraId="4388329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B0ABE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7" w:type="pct"/>
            <w:shd w:val="clear" w:color="auto" w:fill="auto"/>
          </w:tcPr>
          <w:p w14:paraId="462CAC9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 xml:space="preserve">дентификационный номер для физического или юридического </w:t>
            </w:r>
            <w:r w:rsidRPr="00404C72">
              <w:rPr>
                <w:sz w:val="20"/>
              </w:rPr>
              <w:lastRenderedPageBreak/>
              <w:t>лица иностранного государства</w:t>
            </w:r>
          </w:p>
        </w:tc>
        <w:tc>
          <w:tcPr>
            <w:tcW w:w="1393" w:type="pct"/>
            <w:shd w:val="clear" w:color="auto" w:fill="auto"/>
          </w:tcPr>
          <w:p w14:paraId="3AE5E3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 xml:space="preserve"> </w:t>
            </w:r>
          </w:p>
        </w:tc>
      </w:tr>
      <w:tr w:rsidR="004A5F56" w:rsidRPr="001A4780" w14:paraId="07FD90C9" w14:textId="77777777" w:rsidTr="00AA6519">
        <w:tc>
          <w:tcPr>
            <w:tcW w:w="752" w:type="pct"/>
            <w:shd w:val="clear" w:color="auto" w:fill="auto"/>
          </w:tcPr>
          <w:p w14:paraId="338F3FF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748" w:type="pct"/>
            <w:shd w:val="clear" w:color="auto" w:fill="auto"/>
          </w:tcPr>
          <w:p w14:paraId="1995CA6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3" w:type="pct"/>
            <w:shd w:val="clear" w:color="auto" w:fill="auto"/>
          </w:tcPr>
          <w:p w14:paraId="228201C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08AB92E" w14:textId="3B93AF0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7" w:type="pct"/>
            <w:shd w:val="clear" w:color="auto" w:fill="auto"/>
          </w:tcPr>
          <w:p w14:paraId="14EF190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3" w:type="pct"/>
            <w:shd w:val="clear" w:color="auto" w:fill="auto"/>
          </w:tcPr>
          <w:p w14:paraId="339F794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EE11BE5" w14:textId="77777777" w:rsidTr="00AA6519">
        <w:tc>
          <w:tcPr>
            <w:tcW w:w="752" w:type="pct"/>
            <w:shd w:val="clear" w:color="auto" w:fill="auto"/>
          </w:tcPr>
          <w:p w14:paraId="25A834A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0F7D48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3" w:type="pct"/>
            <w:shd w:val="clear" w:color="auto" w:fill="auto"/>
          </w:tcPr>
          <w:p w14:paraId="7EA07F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E39F126" w14:textId="2BAFA1B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7" w:type="pct"/>
            <w:shd w:val="clear" w:color="auto" w:fill="auto"/>
          </w:tcPr>
          <w:p w14:paraId="3FE528A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3" w:type="pct"/>
            <w:shd w:val="clear" w:color="auto" w:fill="auto"/>
          </w:tcPr>
          <w:p w14:paraId="5556680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83DB571" w14:textId="77777777" w:rsidTr="00AA6519">
        <w:tc>
          <w:tcPr>
            <w:tcW w:w="752" w:type="pct"/>
            <w:shd w:val="clear" w:color="auto" w:fill="auto"/>
          </w:tcPr>
          <w:p w14:paraId="4CF8141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642829A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3" w:type="pct"/>
            <w:shd w:val="clear" w:color="auto" w:fill="auto"/>
          </w:tcPr>
          <w:p w14:paraId="73D296F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0F6CE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4751BBE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3" w:type="pct"/>
            <w:shd w:val="clear" w:color="auto" w:fill="auto"/>
          </w:tcPr>
          <w:p w14:paraId="25A2F92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B6C2FAB" w14:textId="77777777" w:rsidTr="00AA6519">
        <w:tc>
          <w:tcPr>
            <w:tcW w:w="752" w:type="pct"/>
            <w:shd w:val="clear" w:color="auto" w:fill="auto"/>
          </w:tcPr>
          <w:p w14:paraId="7266B38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6902F9A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3" w:type="pct"/>
            <w:shd w:val="clear" w:color="auto" w:fill="auto"/>
          </w:tcPr>
          <w:p w14:paraId="3231000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CDB878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7" w:type="pct"/>
            <w:shd w:val="clear" w:color="auto" w:fill="auto"/>
          </w:tcPr>
          <w:p w14:paraId="2CEC191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3" w:type="pct"/>
            <w:shd w:val="clear" w:color="auto" w:fill="auto"/>
          </w:tcPr>
          <w:p w14:paraId="788B84A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ED06B66" w14:textId="77777777" w:rsidTr="00AA6519">
        <w:tc>
          <w:tcPr>
            <w:tcW w:w="752" w:type="pct"/>
            <w:shd w:val="clear" w:color="auto" w:fill="auto"/>
          </w:tcPr>
          <w:p w14:paraId="206D6D7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10E415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3" w:type="pct"/>
            <w:shd w:val="clear" w:color="auto" w:fill="auto"/>
          </w:tcPr>
          <w:p w14:paraId="3AEE1DF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BFF973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7" w:type="pct"/>
            <w:shd w:val="clear" w:color="auto" w:fill="auto"/>
          </w:tcPr>
          <w:p w14:paraId="775A068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3" w:type="pct"/>
            <w:shd w:val="clear" w:color="auto" w:fill="auto"/>
          </w:tcPr>
          <w:p w14:paraId="53BA580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ADAEABB" w14:textId="77777777" w:rsidTr="00AA6519">
        <w:tc>
          <w:tcPr>
            <w:tcW w:w="752" w:type="pct"/>
            <w:shd w:val="clear" w:color="auto" w:fill="auto"/>
          </w:tcPr>
          <w:p w14:paraId="0CB4F3E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14FCF80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3" w:type="pct"/>
            <w:shd w:val="clear" w:color="auto" w:fill="auto"/>
          </w:tcPr>
          <w:p w14:paraId="47C4C11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231972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2380ABA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3" w:type="pct"/>
            <w:shd w:val="clear" w:color="auto" w:fill="auto"/>
          </w:tcPr>
          <w:p w14:paraId="1A46028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45C0D18" w14:textId="77777777" w:rsidTr="00AA6519">
        <w:tc>
          <w:tcPr>
            <w:tcW w:w="752" w:type="pct"/>
            <w:shd w:val="clear" w:color="auto" w:fill="auto"/>
          </w:tcPr>
          <w:p w14:paraId="0B6BAF9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3D3B514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3" w:type="pct"/>
            <w:shd w:val="clear" w:color="auto" w:fill="auto"/>
          </w:tcPr>
          <w:p w14:paraId="27A8DC9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4236C9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7" w:type="pct"/>
            <w:shd w:val="clear" w:color="auto" w:fill="auto"/>
          </w:tcPr>
          <w:p w14:paraId="2E0AA21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3" w:type="pct"/>
            <w:shd w:val="clear" w:color="auto" w:fill="auto"/>
          </w:tcPr>
          <w:p w14:paraId="68FA45F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A2BD755" w14:textId="77777777" w:rsidTr="00AA6519">
        <w:tc>
          <w:tcPr>
            <w:tcW w:w="752" w:type="pct"/>
            <w:shd w:val="clear" w:color="auto" w:fill="auto"/>
          </w:tcPr>
          <w:p w14:paraId="3A6F3A2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5817656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3" w:type="pct"/>
            <w:shd w:val="clear" w:color="auto" w:fill="auto"/>
          </w:tcPr>
          <w:p w14:paraId="1499FB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25EE4EE" w14:textId="0BDC16C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7" w:type="pct"/>
            <w:shd w:val="clear" w:color="auto" w:fill="auto"/>
          </w:tcPr>
          <w:p w14:paraId="3D81746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3" w:type="pct"/>
            <w:shd w:val="clear" w:color="auto" w:fill="auto"/>
          </w:tcPr>
          <w:p w14:paraId="2A5B432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A4B3618" w14:textId="77777777" w:rsidTr="00AA6519">
        <w:tc>
          <w:tcPr>
            <w:tcW w:w="752" w:type="pct"/>
            <w:shd w:val="clear" w:color="auto" w:fill="auto"/>
          </w:tcPr>
          <w:p w14:paraId="4EF0992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7F2FDBE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3" w:type="pct"/>
            <w:shd w:val="clear" w:color="auto" w:fill="auto"/>
          </w:tcPr>
          <w:p w14:paraId="6A15423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C99B1C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7" w:type="pct"/>
            <w:shd w:val="clear" w:color="auto" w:fill="auto"/>
          </w:tcPr>
          <w:p w14:paraId="3F455CC2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63044CED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370800C2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4911D217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4BB59E5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93" w:type="pct"/>
            <w:shd w:val="clear" w:color="auto" w:fill="auto"/>
          </w:tcPr>
          <w:p w14:paraId="11891FBE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54937A37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38C460AE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60BDBEB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29DB8E21" w14:textId="77777777" w:rsidTr="00AA6519">
        <w:tc>
          <w:tcPr>
            <w:tcW w:w="5000" w:type="pct"/>
            <w:gridSpan w:val="6"/>
            <w:shd w:val="clear" w:color="auto" w:fill="auto"/>
          </w:tcPr>
          <w:p w14:paraId="626723F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7F8853FE" w14:textId="77777777" w:rsidTr="00AA6519">
        <w:tc>
          <w:tcPr>
            <w:tcW w:w="752" w:type="pct"/>
            <w:shd w:val="clear" w:color="auto" w:fill="auto"/>
          </w:tcPr>
          <w:p w14:paraId="66E841D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8" w:type="pct"/>
            <w:shd w:val="clear" w:color="auto" w:fill="auto"/>
          </w:tcPr>
          <w:p w14:paraId="77326AE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643C410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7696FE2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7" w:type="pct"/>
            <w:shd w:val="clear" w:color="auto" w:fill="auto"/>
          </w:tcPr>
          <w:p w14:paraId="19A13E3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3" w:type="pct"/>
            <w:shd w:val="clear" w:color="auto" w:fill="auto"/>
          </w:tcPr>
          <w:p w14:paraId="59DC9D3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8744A04" w14:textId="77777777" w:rsidTr="00AA6519">
        <w:tc>
          <w:tcPr>
            <w:tcW w:w="752" w:type="pct"/>
            <w:shd w:val="clear" w:color="auto" w:fill="auto"/>
          </w:tcPr>
          <w:p w14:paraId="2C0B31A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47BDF2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3" w:type="pct"/>
            <w:shd w:val="clear" w:color="auto" w:fill="auto"/>
          </w:tcPr>
          <w:p w14:paraId="5F2CCA0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4509B0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7" w:type="pct"/>
            <w:shd w:val="clear" w:color="auto" w:fill="auto"/>
          </w:tcPr>
          <w:p w14:paraId="335960B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3" w:type="pct"/>
            <w:shd w:val="clear" w:color="auto" w:fill="auto"/>
          </w:tcPr>
          <w:p w14:paraId="06E05D9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DAB64A9" w14:textId="77777777" w:rsidTr="00AA6519">
        <w:tc>
          <w:tcPr>
            <w:tcW w:w="752" w:type="pct"/>
            <w:shd w:val="clear" w:color="auto" w:fill="auto"/>
          </w:tcPr>
          <w:p w14:paraId="504870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61340D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3" w:type="pct"/>
            <w:shd w:val="clear" w:color="auto" w:fill="auto"/>
          </w:tcPr>
          <w:p w14:paraId="2BAB73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B8C87D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7" w:type="pct"/>
            <w:shd w:val="clear" w:color="auto" w:fill="auto"/>
          </w:tcPr>
          <w:p w14:paraId="0945583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3" w:type="pct"/>
            <w:shd w:val="clear" w:color="auto" w:fill="auto"/>
          </w:tcPr>
          <w:p w14:paraId="4457217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6F5BF34" w14:textId="77777777" w:rsidTr="00AA6519">
        <w:tc>
          <w:tcPr>
            <w:tcW w:w="5000" w:type="pct"/>
            <w:gridSpan w:val="6"/>
            <w:shd w:val="clear" w:color="auto" w:fill="auto"/>
          </w:tcPr>
          <w:p w14:paraId="13419B7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5025D866" w14:textId="77777777" w:rsidTr="00AA6519">
        <w:tc>
          <w:tcPr>
            <w:tcW w:w="752" w:type="pct"/>
            <w:shd w:val="clear" w:color="auto" w:fill="auto"/>
          </w:tcPr>
          <w:p w14:paraId="2CB516B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8" w:type="pct"/>
            <w:shd w:val="clear" w:color="auto" w:fill="auto"/>
          </w:tcPr>
          <w:p w14:paraId="3A3548B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293467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5A8022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7" w:type="pct"/>
            <w:shd w:val="clear" w:color="auto" w:fill="auto"/>
          </w:tcPr>
          <w:p w14:paraId="00C41D2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3" w:type="pct"/>
            <w:shd w:val="clear" w:color="auto" w:fill="auto"/>
          </w:tcPr>
          <w:p w14:paraId="7E9FB66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78BBD556" w14:textId="77777777" w:rsidTr="00AA6519">
        <w:tc>
          <w:tcPr>
            <w:tcW w:w="752" w:type="pct"/>
            <w:shd w:val="clear" w:color="auto" w:fill="auto"/>
          </w:tcPr>
          <w:p w14:paraId="56EBA8D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9B8BCC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3" w:type="pct"/>
            <w:shd w:val="clear" w:color="auto" w:fill="auto"/>
          </w:tcPr>
          <w:p w14:paraId="2F302B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5FB6FC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7" w:type="pct"/>
            <w:shd w:val="clear" w:color="auto" w:fill="auto"/>
          </w:tcPr>
          <w:p w14:paraId="79FC614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3" w:type="pct"/>
            <w:shd w:val="clear" w:color="auto" w:fill="auto"/>
          </w:tcPr>
          <w:p w14:paraId="622D239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E5C6F11" w14:textId="77777777" w:rsidTr="00AA6519">
        <w:tc>
          <w:tcPr>
            <w:tcW w:w="752" w:type="pct"/>
            <w:shd w:val="clear" w:color="auto" w:fill="auto"/>
          </w:tcPr>
          <w:p w14:paraId="58F430E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B045CD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3" w:type="pct"/>
            <w:shd w:val="clear" w:color="auto" w:fill="auto"/>
          </w:tcPr>
          <w:p w14:paraId="616A7EE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D93DC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7" w:type="pct"/>
            <w:shd w:val="clear" w:color="auto" w:fill="auto"/>
          </w:tcPr>
          <w:p w14:paraId="3C8E7A7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3" w:type="pct"/>
            <w:shd w:val="clear" w:color="auto" w:fill="auto"/>
          </w:tcPr>
          <w:p w14:paraId="40FCD3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C55B6E3" w14:textId="77777777" w:rsidTr="00AA6519">
        <w:tc>
          <w:tcPr>
            <w:tcW w:w="5000" w:type="pct"/>
            <w:gridSpan w:val="6"/>
            <w:shd w:val="clear" w:color="auto" w:fill="auto"/>
          </w:tcPr>
          <w:p w14:paraId="7B1DABD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7E5D8385" w14:textId="77777777" w:rsidTr="00AA6519">
        <w:tc>
          <w:tcPr>
            <w:tcW w:w="752" w:type="pct"/>
            <w:shd w:val="clear" w:color="auto" w:fill="auto"/>
          </w:tcPr>
          <w:p w14:paraId="3F55F84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8" w:type="pct"/>
            <w:shd w:val="clear" w:color="auto" w:fill="auto"/>
          </w:tcPr>
          <w:p w14:paraId="6021D4F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0CF4E60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2A292E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7" w:type="pct"/>
            <w:shd w:val="clear" w:color="auto" w:fill="auto"/>
          </w:tcPr>
          <w:p w14:paraId="08DD3E7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3" w:type="pct"/>
            <w:shd w:val="clear" w:color="auto" w:fill="auto"/>
          </w:tcPr>
          <w:p w14:paraId="2AB1B44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E5C4647" w14:textId="77777777" w:rsidTr="00AA6519">
        <w:tc>
          <w:tcPr>
            <w:tcW w:w="752" w:type="pct"/>
            <w:shd w:val="clear" w:color="auto" w:fill="auto"/>
          </w:tcPr>
          <w:p w14:paraId="648B77F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5585C86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3" w:type="pct"/>
            <w:shd w:val="clear" w:color="auto" w:fill="auto"/>
          </w:tcPr>
          <w:p w14:paraId="0865B51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0E10A7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7" w:type="pct"/>
            <w:shd w:val="clear" w:color="auto" w:fill="auto"/>
          </w:tcPr>
          <w:p w14:paraId="145C8D7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3" w:type="pct"/>
            <w:shd w:val="clear" w:color="auto" w:fill="auto"/>
          </w:tcPr>
          <w:p w14:paraId="3DACEF1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8EFA620" w14:textId="77777777" w:rsidTr="00AA6519">
        <w:tc>
          <w:tcPr>
            <w:tcW w:w="752" w:type="pct"/>
            <w:shd w:val="clear" w:color="auto" w:fill="auto"/>
          </w:tcPr>
          <w:p w14:paraId="2500E93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F007BA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3" w:type="pct"/>
            <w:shd w:val="clear" w:color="auto" w:fill="auto"/>
          </w:tcPr>
          <w:p w14:paraId="4094EC9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C445F4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7" w:type="pct"/>
            <w:shd w:val="clear" w:color="auto" w:fill="auto"/>
          </w:tcPr>
          <w:p w14:paraId="5607F02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3" w:type="pct"/>
            <w:shd w:val="clear" w:color="auto" w:fill="auto"/>
          </w:tcPr>
          <w:p w14:paraId="0994B4F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1F91B30" w14:textId="77777777" w:rsidTr="00AA6519">
        <w:tc>
          <w:tcPr>
            <w:tcW w:w="752" w:type="pct"/>
            <w:shd w:val="clear" w:color="auto" w:fill="auto"/>
          </w:tcPr>
          <w:p w14:paraId="0CC4E22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7824EBC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3" w:type="pct"/>
            <w:shd w:val="clear" w:color="auto" w:fill="auto"/>
          </w:tcPr>
          <w:p w14:paraId="3B76039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97396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7" w:type="pct"/>
            <w:shd w:val="clear" w:color="auto" w:fill="auto"/>
          </w:tcPr>
          <w:p w14:paraId="22519D9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3" w:type="pct"/>
            <w:shd w:val="clear" w:color="auto" w:fill="auto"/>
          </w:tcPr>
          <w:p w14:paraId="30185EC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37ADEDE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74BD0B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4A5F56" w:rsidRPr="001A4780" w14:paraId="39823895" w14:textId="77777777" w:rsidTr="00AA6519">
        <w:tc>
          <w:tcPr>
            <w:tcW w:w="752" w:type="pct"/>
            <w:shd w:val="clear" w:color="auto" w:fill="auto"/>
            <w:vAlign w:val="center"/>
          </w:tcPr>
          <w:p w14:paraId="6BC495E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proofErr w:type="gramStart"/>
            <w:r w:rsidRPr="00351964">
              <w:rPr>
                <w:b/>
                <w:sz w:val="20"/>
              </w:rPr>
              <w:t>с</w:t>
            </w:r>
            <w:proofErr w:type="gramEnd"/>
            <w:r w:rsidRPr="00351964">
              <w:rPr>
                <w:b/>
                <w:sz w:val="20"/>
              </w:rPr>
              <w:t>orrespondencies</w:t>
            </w:r>
          </w:p>
        </w:tc>
        <w:tc>
          <w:tcPr>
            <w:tcW w:w="748" w:type="pct"/>
            <w:shd w:val="clear" w:color="auto" w:fill="auto"/>
          </w:tcPr>
          <w:p w14:paraId="6FB6D18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390D406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622DBFE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7" w:type="pct"/>
            <w:shd w:val="clear" w:color="auto" w:fill="auto"/>
          </w:tcPr>
          <w:p w14:paraId="325E9C1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729782C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71DB1DA" w14:textId="77777777" w:rsidTr="00AA6519">
        <w:tc>
          <w:tcPr>
            <w:tcW w:w="752" w:type="pct"/>
            <w:shd w:val="clear" w:color="auto" w:fill="auto"/>
            <w:vAlign w:val="center"/>
          </w:tcPr>
          <w:p w14:paraId="53C18FD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3B8BBB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203" w:type="pct"/>
            <w:shd w:val="clear" w:color="auto" w:fill="auto"/>
          </w:tcPr>
          <w:p w14:paraId="21056E2A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85FF435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442882E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61319B3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0CEFAAA" w14:textId="77777777" w:rsidTr="00AA6519">
        <w:tc>
          <w:tcPr>
            <w:tcW w:w="752" w:type="pct"/>
            <w:shd w:val="clear" w:color="auto" w:fill="auto"/>
            <w:vAlign w:val="center"/>
          </w:tcPr>
          <w:p w14:paraId="593CDC99" w14:textId="77777777" w:rsidR="004A5F56" w:rsidRPr="00351964" w:rsidRDefault="004A5F56" w:rsidP="004A5F56">
            <w:pPr>
              <w:spacing w:before="0" w:after="0"/>
              <w:rPr>
                <w:b/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748" w:type="pct"/>
            <w:shd w:val="clear" w:color="auto" w:fill="auto"/>
          </w:tcPr>
          <w:p w14:paraId="0EE7C2B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C256D85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2E78A5D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7" w:type="pct"/>
            <w:shd w:val="clear" w:color="auto" w:fill="auto"/>
          </w:tcPr>
          <w:p w14:paraId="37B4062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105CBD1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C9FC1FD" w14:textId="77777777" w:rsidTr="00AA6519">
        <w:tc>
          <w:tcPr>
            <w:tcW w:w="752" w:type="pct"/>
            <w:shd w:val="clear" w:color="auto" w:fill="auto"/>
            <w:vAlign w:val="center"/>
          </w:tcPr>
          <w:p w14:paraId="2F73276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FBB2D2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203" w:type="pct"/>
            <w:shd w:val="clear" w:color="auto" w:fill="auto"/>
          </w:tcPr>
          <w:p w14:paraId="7ABFF460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10F0488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7" w:type="pct"/>
            <w:shd w:val="clear" w:color="auto" w:fill="auto"/>
          </w:tcPr>
          <w:p w14:paraId="282DA06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93" w:type="pct"/>
            <w:shd w:val="clear" w:color="auto" w:fill="auto"/>
          </w:tcPr>
          <w:p w14:paraId="796FAF2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983E876" w14:textId="77777777" w:rsidTr="00AA6519">
        <w:tc>
          <w:tcPr>
            <w:tcW w:w="752" w:type="pct"/>
            <w:vMerge w:val="restart"/>
            <w:shd w:val="clear" w:color="auto" w:fill="auto"/>
            <w:vAlign w:val="center"/>
          </w:tcPr>
          <w:p w14:paraId="27E1D7C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1E1F06F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203" w:type="pct"/>
            <w:shd w:val="clear" w:color="auto" w:fill="auto"/>
          </w:tcPr>
          <w:p w14:paraId="275A20BF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7A70705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6DC5172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93" w:type="pct"/>
            <w:shd w:val="clear" w:color="auto" w:fill="auto"/>
          </w:tcPr>
          <w:p w14:paraId="3D16A9F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61A7EE6" w14:textId="77777777" w:rsidTr="00AA6519">
        <w:tc>
          <w:tcPr>
            <w:tcW w:w="752" w:type="pct"/>
            <w:vMerge/>
            <w:shd w:val="clear" w:color="auto" w:fill="auto"/>
            <w:vAlign w:val="center"/>
          </w:tcPr>
          <w:p w14:paraId="4479CE6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FEF657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203" w:type="pct"/>
            <w:shd w:val="clear" w:color="auto" w:fill="auto"/>
          </w:tcPr>
          <w:p w14:paraId="6E133960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28D00D9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2666711B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93" w:type="pct"/>
            <w:shd w:val="clear" w:color="auto" w:fill="auto"/>
          </w:tcPr>
          <w:p w14:paraId="430DDE6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2481169" w14:textId="77777777" w:rsidTr="00AA6519">
        <w:tc>
          <w:tcPr>
            <w:tcW w:w="752" w:type="pct"/>
            <w:shd w:val="clear" w:color="auto" w:fill="auto"/>
            <w:vAlign w:val="center"/>
          </w:tcPr>
          <w:p w14:paraId="4182F0BB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75A1218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3" w:type="pct"/>
            <w:shd w:val="clear" w:color="auto" w:fill="auto"/>
          </w:tcPr>
          <w:p w14:paraId="35750C9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670EFF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27" w:type="pct"/>
            <w:shd w:val="clear" w:color="auto" w:fill="auto"/>
          </w:tcPr>
          <w:p w14:paraId="15B1F0C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93" w:type="pct"/>
            <w:shd w:val="clear" w:color="auto" w:fill="auto"/>
          </w:tcPr>
          <w:p w14:paraId="666DEDC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F178343" w14:textId="77777777" w:rsidTr="00AA6519">
        <w:tc>
          <w:tcPr>
            <w:tcW w:w="5000" w:type="pct"/>
            <w:gridSpan w:val="6"/>
            <w:shd w:val="clear" w:color="auto" w:fill="auto"/>
          </w:tcPr>
          <w:p w14:paraId="41D0B75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4A5F56" w:rsidRPr="001A4780" w14:paraId="0436E240" w14:textId="77777777" w:rsidTr="00AA6519">
        <w:tc>
          <w:tcPr>
            <w:tcW w:w="752" w:type="pct"/>
            <w:shd w:val="clear" w:color="auto" w:fill="auto"/>
          </w:tcPr>
          <w:p w14:paraId="441393A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748" w:type="pct"/>
            <w:shd w:val="clear" w:color="auto" w:fill="auto"/>
          </w:tcPr>
          <w:p w14:paraId="3E155B1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4547C3D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482F05CE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7" w:type="pct"/>
            <w:shd w:val="clear" w:color="auto" w:fill="auto"/>
          </w:tcPr>
          <w:p w14:paraId="4EFE7AE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13BE3D0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B30EC7D" w14:textId="77777777" w:rsidTr="00AA6519">
        <w:tc>
          <w:tcPr>
            <w:tcW w:w="752" w:type="pct"/>
            <w:shd w:val="clear" w:color="auto" w:fill="auto"/>
          </w:tcPr>
          <w:p w14:paraId="48925C0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1E1943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3" w:type="pct"/>
            <w:shd w:val="clear" w:color="auto" w:fill="auto"/>
          </w:tcPr>
          <w:p w14:paraId="3600F999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E742BB6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7" w:type="pct"/>
            <w:shd w:val="clear" w:color="auto" w:fill="auto"/>
          </w:tcPr>
          <w:p w14:paraId="29BDC9B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393" w:type="pct"/>
            <w:shd w:val="clear" w:color="auto" w:fill="auto"/>
          </w:tcPr>
          <w:p w14:paraId="70F17C0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3444E03" w14:textId="77777777" w:rsidTr="00AA6519">
        <w:tc>
          <w:tcPr>
            <w:tcW w:w="752" w:type="pct"/>
            <w:shd w:val="clear" w:color="auto" w:fill="auto"/>
          </w:tcPr>
          <w:p w14:paraId="1EED7BA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7ADCCC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0196961D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9098E83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427" w:type="pct"/>
            <w:shd w:val="clear" w:color="auto" w:fill="auto"/>
          </w:tcPr>
          <w:p w14:paraId="4EACDF0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393" w:type="pct"/>
            <w:shd w:val="clear" w:color="auto" w:fill="auto"/>
          </w:tcPr>
          <w:p w14:paraId="58F3FD2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79A3BDD" w14:textId="77777777" w:rsidTr="00AA6519">
        <w:tc>
          <w:tcPr>
            <w:tcW w:w="752" w:type="pct"/>
            <w:shd w:val="clear" w:color="auto" w:fill="auto"/>
          </w:tcPr>
          <w:p w14:paraId="0E71987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6F1E83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203" w:type="pct"/>
            <w:shd w:val="clear" w:color="auto" w:fill="auto"/>
          </w:tcPr>
          <w:p w14:paraId="7967470C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A1D7DDD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N(100)</w:t>
            </w:r>
          </w:p>
        </w:tc>
        <w:tc>
          <w:tcPr>
            <w:tcW w:w="1427" w:type="pct"/>
            <w:shd w:val="clear" w:color="auto" w:fill="auto"/>
          </w:tcPr>
          <w:p w14:paraId="28724D5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Величина (преимущества)</w:t>
            </w:r>
          </w:p>
        </w:tc>
        <w:tc>
          <w:tcPr>
            <w:tcW w:w="1393" w:type="pct"/>
            <w:shd w:val="clear" w:color="auto" w:fill="auto"/>
          </w:tcPr>
          <w:p w14:paraId="440DFC7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8EB6069" w14:textId="77777777" w:rsidTr="00AA6519">
        <w:tc>
          <w:tcPr>
            <w:tcW w:w="5000" w:type="pct"/>
            <w:gridSpan w:val="6"/>
            <w:shd w:val="clear" w:color="auto" w:fill="auto"/>
          </w:tcPr>
          <w:p w14:paraId="22F76BB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Требование</w:t>
            </w:r>
          </w:p>
        </w:tc>
      </w:tr>
      <w:tr w:rsidR="004A5F56" w:rsidRPr="001A4780" w14:paraId="32E86138" w14:textId="77777777" w:rsidTr="00AA6519">
        <w:tc>
          <w:tcPr>
            <w:tcW w:w="752" w:type="pct"/>
            <w:shd w:val="clear" w:color="auto" w:fill="auto"/>
          </w:tcPr>
          <w:p w14:paraId="48DE605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7A1F1A">
              <w:rPr>
                <w:b/>
                <w:sz w:val="20"/>
              </w:rPr>
              <w:lastRenderedPageBreak/>
              <w:t>requirement</w:t>
            </w:r>
          </w:p>
        </w:tc>
        <w:tc>
          <w:tcPr>
            <w:tcW w:w="748" w:type="pct"/>
            <w:shd w:val="clear" w:color="auto" w:fill="auto"/>
          </w:tcPr>
          <w:p w14:paraId="16225B9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F20B155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43FDEEC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7" w:type="pct"/>
            <w:shd w:val="clear" w:color="auto" w:fill="auto"/>
          </w:tcPr>
          <w:p w14:paraId="0157E3C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23CAB75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BB42886" w14:textId="77777777" w:rsidTr="00AA6519">
        <w:tc>
          <w:tcPr>
            <w:tcW w:w="752" w:type="pct"/>
            <w:shd w:val="clear" w:color="auto" w:fill="auto"/>
          </w:tcPr>
          <w:p w14:paraId="17E673C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EF5687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3" w:type="pct"/>
            <w:shd w:val="clear" w:color="auto" w:fill="auto"/>
          </w:tcPr>
          <w:p w14:paraId="27B6398C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4CA7F83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7" w:type="pct"/>
            <w:shd w:val="clear" w:color="auto" w:fill="auto"/>
          </w:tcPr>
          <w:p w14:paraId="378A7B4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393" w:type="pct"/>
            <w:shd w:val="clear" w:color="auto" w:fill="auto"/>
          </w:tcPr>
          <w:p w14:paraId="56A8904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BB7B5A0" w14:textId="77777777" w:rsidTr="00AA6519">
        <w:tc>
          <w:tcPr>
            <w:tcW w:w="752" w:type="pct"/>
            <w:shd w:val="clear" w:color="auto" w:fill="auto"/>
          </w:tcPr>
          <w:p w14:paraId="698354A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E535871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0E74D5B9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337D8A0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7" w:type="pct"/>
            <w:shd w:val="clear" w:color="auto" w:fill="auto"/>
          </w:tcPr>
          <w:p w14:paraId="007E315E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393" w:type="pct"/>
            <w:shd w:val="clear" w:color="auto" w:fill="auto"/>
          </w:tcPr>
          <w:p w14:paraId="0438A2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98BE751" w14:textId="77777777" w:rsidTr="00AA6519">
        <w:tc>
          <w:tcPr>
            <w:tcW w:w="752" w:type="pct"/>
            <w:shd w:val="clear" w:color="auto" w:fill="auto"/>
          </w:tcPr>
          <w:p w14:paraId="21BF82F2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B0F4881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203" w:type="pct"/>
            <w:shd w:val="clear" w:color="auto" w:fill="auto"/>
          </w:tcPr>
          <w:p w14:paraId="245D631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DAFC3B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27" w:type="pct"/>
            <w:shd w:val="clear" w:color="auto" w:fill="auto"/>
          </w:tcPr>
          <w:p w14:paraId="4AF3690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393" w:type="pct"/>
            <w:shd w:val="clear" w:color="auto" w:fill="auto"/>
          </w:tcPr>
          <w:p w14:paraId="77119B9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4DFEEF7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3C94D5EE" w14:textId="781B386C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Решение каждого члена комиссии о допуске (отклонении) заявок на участие в конкурсе</w:t>
            </w:r>
          </w:p>
        </w:tc>
      </w:tr>
      <w:tr w:rsidR="004A5F56" w:rsidRPr="001A4780" w14:paraId="1676E2CE" w14:textId="77777777" w:rsidTr="00AA6519">
        <w:tc>
          <w:tcPr>
            <w:tcW w:w="752" w:type="pct"/>
            <w:shd w:val="clear" w:color="auto" w:fill="auto"/>
          </w:tcPr>
          <w:p w14:paraId="0DDF5BF7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admissionResults</w:t>
            </w:r>
          </w:p>
        </w:tc>
        <w:tc>
          <w:tcPr>
            <w:tcW w:w="748" w:type="pct"/>
            <w:shd w:val="clear" w:color="auto" w:fill="auto"/>
          </w:tcPr>
          <w:p w14:paraId="4CD7CB3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D9C484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3F8D042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7" w:type="pct"/>
            <w:shd w:val="clear" w:color="auto" w:fill="auto"/>
          </w:tcPr>
          <w:p w14:paraId="1FE5803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4274D0B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E6C00D" w14:textId="77777777" w:rsidTr="00AA6519">
        <w:tc>
          <w:tcPr>
            <w:tcW w:w="752" w:type="pct"/>
            <w:shd w:val="clear" w:color="auto" w:fill="auto"/>
            <w:vAlign w:val="center"/>
          </w:tcPr>
          <w:p w14:paraId="69E7BDC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A680C9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</w:t>
            </w:r>
          </w:p>
        </w:tc>
        <w:tc>
          <w:tcPr>
            <w:tcW w:w="203" w:type="pct"/>
            <w:shd w:val="clear" w:color="auto" w:fill="auto"/>
          </w:tcPr>
          <w:p w14:paraId="04B848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CB71869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073030F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  <w:vAlign w:val="center"/>
          </w:tcPr>
          <w:p w14:paraId="5ED4204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1C8FECBE" w14:textId="77777777" w:rsidTr="00AA6519">
        <w:tc>
          <w:tcPr>
            <w:tcW w:w="752" w:type="pct"/>
            <w:shd w:val="clear" w:color="auto" w:fill="auto"/>
            <w:vAlign w:val="center"/>
          </w:tcPr>
          <w:p w14:paraId="5162630D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admissionResult</w:t>
            </w:r>
          </w:p>
        </w:tc>
        <w:tc>
          <w:tcPr>
            <w:tcW w:w="748" w:type="pct"/>
            <w:shd w:val="clear" w:color="auto" w:fill="auto"/>
          </w:tcPr>
          <w:p w14:paraId="467EC9A1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90A128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274EA1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7" w:type="pct"/>
            <w:shd w:val="clear" w:color="auto" w:fill="auto"/>
          </w:tcPr>
          <w:p w14:paraId="3A44EDD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01650C2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685918A" w14:textId="77777777" w:rsidTr="00AA6519">
        <w:tc>
          <w:tcPr>
            <w:tcW w:w="752" w:type="pct"/>
            <w:shd w:val="clear" w:color="auto" w:fill="auto"/>
            <w:vAlign w:val="center"/>
          </w:tcPr>
          <w:p w14:paraId="5879EDD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8A56A7D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F2BAC">
              <w:rPr>
                <w:sz w:val="20"/>
              </w:rPr>
              <w:t>protocolCommissionMember</w:t>
            </w:r>
          </w:p>
        </w:tc>
        <w:tc>
          <w:tcPr>
            <w:tcW w:w="203" w:type="pct"/>
            <w:shd w:val="clear" w:color="auto" w:fill="auto"/>
          </w:tcPr>
          <w:p w14:paraId="5CF333C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916F2A5" w14:textId="77777777" w:rsidR="004A5F56" w:rsidRPr="003A73E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0067A678" w14:textId="77777777" w:rsidR="004A5F56" w:rsidRPr="003A73E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4F2BAC">
              <w:rPr>
                <w:sz w:val="20"/>
              </w:rPr>
              <w:t xml:space="preserve">Член </w:t>
            </w:r>
            <w:r>
              <w:rPr>
                <w:sz w:val="20"/>
              </w:rPr>
              <w:t>комиссии, осуществляющий оценку</w:t>
            </w:r>
          </w:p>
        </w:tc>
        <w:tc>
          <w:tcPr>
            <w:tcW w:w="1393" w:type="pct"/>
            <w:shd w:val="clear" w:color="auto" w:fill="auto"/>
          </w:tcPr>
          <w:p w14:paraId="236A0D1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7B45322" w14:textId="77777777" w:rsidTr="00AA6519">
        <w:tc>
          <w:tcPr>
            <w:tcW w:w="752" w:type="pct"/>
            <w:shd w:val="clear" w:color="auto" w:fill="auto"/>
            <w:vAlign w:val="center"/>
          </w:tcPr>
          <w:p w14:paraId="3D2D1CF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6BE2F8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203" w:type="pct"/>
            <w:shd w:val="clear" w:color="auto" w:fill="auto"/>
          </w:tcPr>
          <w:p w14:paraId="49319C5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F488B9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27" w:type="pct"/>
            <w:shd w:val="clear" w:color="auto" w:fill="auto"/>
          </w:tcPr>
          <w:p w14:paraId="6D1F86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Флаг допуска</w:t>
            </w:r>
          </w:p>
        </w:tc>
        <w:tc>
          <w:tcPr>
            <w:tcW w:w="1393" w:type="pct"/>
            <w:shd w:val="clear" w:color="auto" w:fill="auto"/>
          </w:tcPr>
          <w:p w14:paraId="6D87397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F88B537" w14:textId="77777777" w:rsidTr="00AA6519">
        <w:tc>
          <w:tcPr>
            <w:tcW w:w="752" w:type="pct"/>
            <w:shd w:val="clear" w:color="auto" w:fill="auto"/>
            <w:vAlign w:val="center"/>
          </w:tcPr>
          <w:p w14:paraId="5BE6358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99FCDA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3" w:type="pct"/>
            <w:shd w:val="clear" w:color="auto" w:fill="auto"/>
          </w:tcPr>
          <w:p w14:paraId="72A1BBE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1B1D818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5EBBE87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93" w:type="pct"/>
            <w:shd w:val="clear" w:color="auto" w:fill="auto"/>
          </w:tcPr>
          <w:p w14:paraId="69D1C53D" w14:textId="67B4F68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  <w:r>
              <w:rPr>
                <w:sz w:val="20"/>
              </w:rPr>
              <w:t xml:space="preserve">. Контролируется наличие элемента, если в элементе </w:t>
            </w:r>
            <w:r w:rsidRPr="001542C8">
              <w:rPr>
                <w:sz w:val="20"/>
              </w:rPr>
              <w:t>admitted</w:t>
            </w:r>
            <w:r>
              <w:rPr>
                <w:sz w:val="20"/>
              </w:rPr>
              <w:t xml:space="preserve"> передано ложное значение.</w:t>
            </w:r>
          </w:p>
        </w:tc>
      </w:tr>
      <w:tr w:rsidR="004A5F56" w:rsidRPr="001A4780" w14:paraId="5AE6C81C" w14:textId="77777777" w:rsidTr="00AA6519">
        <w:tc>
          <w:tcPr>
            <w:tcW w:w="5000" w:type="pct"/>
            <w:gridSpan w:val="6"/>
            <w:shd w:val="clear" w:color="auto" w:fill="auto"/>
          </w:tcPr>
          <w:p w14:paraId="2A9CC2B8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4A5F56" w:rsidRPr="001A4780" w14:paraId="4D958236" w14:textId="77777777" w:rsidTr="00AA6519">
        <w:tc>
          <w:tcPr>
            <w:tcW w:w="752" w:type="pct"/>
            <w:shd w:val="clear" w:color="auto" w:fill="auto"/>
            <w:vAlign w:val="center"/>
          </w:tcPr>
          <w:p w14:paraId="6297CE02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protocolCommissionMember</w:t>
            </w:r>
          </w:p>
        </w:tc>
        <w:tc>
          <w:tcPr>
            <w:tcW w:w="748" w:type="pct"/>
            <w:shd w:val="clear" w:color="auto" w:fill="auto"/>
          </w:tcPr>
          <w:p w14:paraId="74C71BE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585A24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42AFCE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7" w:type="pct"/>
            <w:shd w:val="clear" w:color="auto" w:fill="auto"/>
          </w:tcPr>
          <w:p w14:paraId="6D7F673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4BA680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89BC39" w14:textId="77777777" w:rsidTr="00AA6519">
        <w:tc>
          <w:tcPr>
            <w:tcW w:w="752" w:type="pct"/>
            <w:shd w:val="clear" w:color="auto" w:fill="auto"/>
            <w:vAlign w:val="center"/>
          </w:tcPr>
          <w:p w14:paraId="7BB122D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592680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3" w:type="pct"/>
            <w:shd w:val="clear" w:color="auto" w:fill="auto"/>
          </w:tcPr>
          <w:p w14:paraId="6CAE7B6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CC0556F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7" w:type="pct"/>
            <w:shd w:val="clear" w:color="auto" w:fill="auto"/>
          </w:tcPr>
          <w:p w14:paraId="799A86A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3" w:type="pct"/>
            <w:shd w:val="clear" w:color="auto" w:fill="auto"/>
          </w:tcPr>
          <w:p w14:paraId="382D5E5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6BB1080" w14:textId="77777777" w:rsidTr="00AA6519">
        <w:tc>
          <w:tcPr>
            <w:tcW w:w="5000" w:type="pct"/>
            <w:gridSpan w:val="6"/>
            <w:shd w:val="clear" w:color="auto" w:fill="auto"/>
          </w:tcPr>
          <w:p w14:paraId="2206B7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39096F27" w14:textId="77777777" w:rsidTr="00AA6519">
        <w:tc>
          <w:tcPr>
            <w:tcW w:w="752" w:type="pct"/>
            <w:shd w:val="clear" w:color="auto" w:fill="auto"/>
            <w:vAlign w:val="center"/>
          </w:tcPr>
          <w:p w14:paraId="0174FEA2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8" w:type="pct"/>
            <w:shd w:val="clear" w:color="auto" w:fill="auto"/>
          </w:tcPr>
          <w:p w14:paraId="0059313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78C1024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F8290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7" w:type="pct"/>
            <w:shd w:val="clear" w:color="auto" w:fill="auto"/>
          </w:tcPr>
          <w:p w14:paraId="6EEAFC4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47DE5FA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80E4666" w14:textId="77777777" w:rsidTr="00AA6519">
        <w:tc>
          <w:tcPr>
            <w:tcW w:w="752" w:type="pct"/>
            <w:shd w:val="clear" w:color="auto" w:fill="auto"/>
            <w:vAlign w:val="center"/>
          </w:tcPr>
          <w:p w14:paraId="39F9F5F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55D2965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3" w:type="pct"/>
            <w:shd w:val="clear" w:color="auto" w:fill="auto"/>
          </w:tcPr>
          <w:p w14:paraId="2209D16C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DB3EBE1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2A6D1A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3" w:type="pct"/>
            <w:shd w:val="clear" w:color="auto" w:fill="auto"/>
          </w:tcPr>
          <w:p w14:paraId="369187A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B07F8CC" w14:textId="77777777" w:rsidTr="00AA6519">
        <w:tc>
          <w:tcPr>
            <w:tcW w:w="752" w:type="pct"/>
            <w:shd w:val="clear" w:color="auto" w:fill="auto"/>
            <w:vAlign w:val="center"/>
          </w:tcPr>
          <w:p w14:paraId="26AF6F0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3432D5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3" w:type="pct"/>
            <w:shd w:val="clear" w:color="auto" w:fill="auto"/>
          </w:tcPr>
          <w:p w14:paraId="332E6B1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6CF5C6D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7" w:type="pct"/>
            <w:shd w:val="clear" w:color="auto" w:fill="auto"/>
          </w:tcPr>
          <w:p w14:paraId="2C1979D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3" w:type="pct"/>
            <w:shd w:val="clear" w:color="auto" w:fill="auto"/>
          </w:tcPr>
          <w:p w14:paraId="6865234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B4D5FD2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4BE069F3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5C224C67" w14:textId="77777777" w:rsidTr="00AA6519">
        <w:tc>
          <w:tcPr>
            <w:tcW w:w="752" w:type="pct"/>
            <w:shd w:val="clear" w:color="auto" w:fill="auto"/>
          </w:tcPr>
          <w:p w14:paraId="6262059B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8" w:type="pct"/>
            <w:shd w:val="clear" w:color="auto" w:fill="auto"/>
          </w:tcPr>
          <w:p w14:paraId="657DF0F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B92E00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3CA9E06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7" w:type="pct"/>
            <w:shd w:val="clear" w:color="auto" w:fill="auto"/>
          </w:tcPr>
          <w:p w14:paraId="5C13E56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0253990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B153FEF" w14:textId="77777777" w:rsidTr="00AA6519">
        <w:tc>
          <w:tcPr>
            <w:tcW w:w="752" w:type="pct"/>
            <w:shd w:val="clear" w:color="auto" w:fill="auto"/>
            <w:vAlign w:val="center"/>
          </w:tcPr>
          <w:p w14:paraId="2AD9E15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3A78461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4C8E3D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7E0F7C8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7" w:type="pct"/>
            <w:shd w:val="clear" w:color="auto" w:fill="auto"/>
          </w:tcPr>
          <w:p w14:paraId="5C8E76A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3" w:type="pct"/>
            <w:shd w:val="clear" w:color="auto" w:fill="auto"/>
          </w:tcPr>
          <w:p w14:paraId="606A5A4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DF97999" w14:textId="77777777" w:rsidTr="00AA6519">
        <w:tc>
          <w:tcPr>
            <w:tcW w:w="752" w:type="pct"/>
            <w:shd w:val="clear" w:color="auto" w:fill="auto"/>
            <w:vAlign w:val="center"/>
          </w:tcPr>
          <w:p w14:paraId="2942A93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D6354E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66BD60FC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0A3E846F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7" w:type="pct"/>
            <w:shd w:val="clear" w:color="auto" w:fill="auto"/>
          </w:tcPr>
          <w:p w14:paraId="1B6B447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3" w:type="pct"/>
            <w:shd w:val="clear" w:color="auto" w:fill="auto"/>
          </w:tcPr>
          <w:p w14:paraId="7D2EF85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482A320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1471958B" w14:textId="775A65B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7617C">
              <w:rPr>
                <w:b/>
                <w:sz w:val="20"/>
              </w:rPr>
              <w:t>Информация о допуске заявки</w:t>
            </w:r>
          </w:p>
        </w:tc>
      </w:tr>
      <w:tr w:rsidR="004A5F56" w:rsidRPr="001A4780" w14:paraId="64466D58" w14:textId="77777777" w:rsidTr="00AA6519">
        <w:tc>
          <w:tcPr>
            <w:tcW w:w="752" w:type="pct"/>
            <w:shd w:val="clear" w:color="auto" w:fill="auto"/>
            <w:vAlign w:val="center"/>
          </w:tcPr>
          <w:p w14:paraId="02B8F438" w14:textId="3BA249BB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7617C">
              <w:rPr>
                <w:b/>
                <w:sz w:val="20"/>
              </w:rPr>
              <w:t>admittedInfo</w:t>
            </w:r>
          </w:p>
        </w:tc>
        <w:tc>
          <w:tcPr>
            <w:tcW w:w="748" w:type="pct"/>
            <w:shd w:val="clear" w:color="auto" w:fill="auto"/>
          </w:tcPr>
          <w:p w14:paraId="0C7DC9E9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0B7A0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2F9AE93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64F0F91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  <w:vAlign w:val="center"/>
          </w:tcPr>
          <w:p w14:paraId="0B9167C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4C8C4D0" w14:textId="77777777" w:rsidTr="00AA6519">
        <w:tc>
          <w:tcPr>
            <w:tcW w:w="752" w:type="pct"/>
            <w:vMerge w:val="restart"/>
            <w:shd w:val="clear" w:color="auto" w:fill="auto"/>
            <w:vAlign w:val="center"/>
          </w:tcPr>
          <w:p w14:paraId="7CDDAA13" w14:textId="30406763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5ED28453" w14:textId="5BF36166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3" w:type="pct"/>
            <w:shd w:val="clear" w:color="auto" w:fill="auto"/>
          </w:tcPr>
          <w:p w14:paraId="4D2B53DF" w14:textId="72D134C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23D652F" w14:textId="64AE3D4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585F8760" w14:textId="0B70CA59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93" w:type="pct"/>
            <w:shd w:val="clear" w:color="auto" w:fill="auto"/>
          </w:tcPr>
          <w:p w14:paraId="63D95CC4" w14:textId="010F62BF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A09C837" w14:textId="77777777" w:rsidTr="00AA6519">
        <w:tc>
          <w:tcPr>
            <w:tcW w:w="752" w:type="pct"/>
            <w:vMerge/>
            <w:shd w:val="clear" w:color="auto" w:fill="auto"/>
            <w:vAlign w:val="center"/>
          </w:tcPr>
          <w:p w14:paraId="32904E7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51F0EF5" w14:textId="6F8BDB9C" w:rsidR="004A5F56" w:rsidRPr="000A3C91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64F65">
              <w:rPr>
                <w:sz w:val="20"/>
              </w:rPr>
              <w:t>admitted</w:t>
            </w:r>
          </w:p>
        </w:tc>
        <w:tc>
          <w:tcPr>
            <w:tcW w:w="203" w:type="pct"/>
            <w:shd w:val="clear" w:color="auto" w:fill="auto"/>
          </w:tcPr>
          <w:p w14:paraId="738DC423" w14:textId="6374D81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0AA6B94" w14:textId="1493FF0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44EDBFCB" w14:textId="6AA94ED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64F65">
              <w:rPr>
                <w:sz w:val="20"/>
              </w:rPr>
              <w:t>Заявка допущена</w:t>
            </w:r>
          </w:p>
        </w:tc>
        <w:tc>
          <w:tcPr>
            <w:tcW w:w="1393" w:type="pct"/>
            <w:shd w:val="clear" w:color="auto" w:fill="auto"/>
          </w:tcPr>
          <w:p w14:paraId="6FE39CF8" w14:textId="6504C3CF" w:rsidR="004A5F56" w:rsidRPr="00664F6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Допустимо только указание значения </w:t>
            </w:r>
            <w:r>
              <w:rPr>
                <w:sz w:val="20"/>
                <w:lang w:val="en-US"/>
              </w:rPr>
              <w:t>true</w:t>
            </w:r>
          </w:p>
        </w:tc>
      </w:tr>
      <w:tr w:rsidR="004A5F56" w:rsidRPr="001A4780" w14:paraId="79DD6890" w14:textId="77777777" w:rsidTr="00AA6519">
        <w:tc>
          <w:tcPr>
            <w:tcW w:w="5000" w:type="pct"/>
            <w:gridSpan w:val="6"/>
            <w:shd w:val="clear" w:color="auto" w:fill="auto"/>
          </w:tcPr>
          <w:p w14:paraId="461DA205" w14:textId="4728C13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06BB8992" w14:textId="77777777" w:rsidTr="00AA6519">
        <w:tc>
          <w:tcPr>
            <w:tcW w:w="752" w:type="pct"/>
            <w:shd w:val="clear" w:color="auto" w:fill="auto"/>
            <w:vAlign w:val="center"/>
          </w:tcPr>
          <w:p w14:paraId="3E0158D8" w14:textId="06B9EA10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8" w:type="pct"/>
            <w:shd w:val="clear" w:color="auto" w:fill="auto"/>
          </w:tcPr>
          <w:p w14:paraId="54BA2BF6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5355FE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BABD03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3960B96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  <w:vAlign w:val="center"/>
          </w:tcPr>
          <w:p w14:paraId="4EB4BCC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3A0F3A" w14:textId="77777777" w:rsidTr="00AA6519">
        <w:tc>
          <w:tcPr>
            <w:tcW w:w="752" w:type="pct"/>
            <w:shd w:val="clear" w:color="auto" w:fill="auto"/>
            <w:vAlign w:val="center"/>
          </w:tcPr>
          <w:p w14:paraId="37C1AB5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BD77A08" w14:textId="2555142C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3" w:type="pct"/>
            <w:shd w:val="clear" w:color="auto" w:fill="auto"/>
          </w:tcPr>
          <w:p w14:paraId="347152AF" w14:textId="4BF3A3D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A7DCBE0" w14:textId="5CE1505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47035B71" w14:textId="4AD4D0C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66D7DCA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40EB2A" w14:textId="77777777" w:rsidTr="00AA6519">
        <w:tc>
          <w:tcPr>
            <w:tcW w:w="752" w:type="pct"/>
            <w:shd w:val="clear" w:color="auto" w:fill="auto"/>
            <w:vAlign w:val="center"/>
          </w:tcPr>
          <w:p w14:paraId="0866DB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D0EA008" w14:textId="615A700E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3" w:type="pct"/>
            <w:shd w:val="clear" w:color="auto" w:fill="auto"/>
          </w:tcPr>
          <w:p w14:paraId="651E3A72" w14:textId="6589BC6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3B51961" w14:textId="700D83C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7" w:type="pct"/>
            <w:shd w:val="clear" w:color="auto" w:fill="auto"/>
          </w:tcPr>
          <w:p w14:paraId="659B82A4" w14:textId="518614C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19EFB6B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0818CA3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377938B7" w14:textId="32DC70A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3CFA0E5B" w14:textId="77777777" w:rsidTr="00AA6519">
        <w:tc>
          <w:tcPr>
            <w:tcW w:w="752" w:type="pct"/>
            <w:shd w:val="clear" w:color="auto" w:fill="auto"/>
          </w:tcPr>
          <w:p w14:paraId="44FD1FFB" w14:textId="40009684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8" w:type="pct"/>
            <w:shd w:val="clear" w:color="auto" w:fill="auto"/>
          </w:tcPr>
          <w:p w14:paraId="3DC0C710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7A1735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7D3028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751610F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  <w:vAlign w:val="center"/>
          </w:tcPr>
          <w:p w14:paraId="6A96F9C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760CBF" w14:textId="77777777" w:rsidTr="00AA6519">
        <w:tc>
          <w:tcPr>
            <w:tcW w:w="752" w:type="pct"/>
            <w:shd w:val="clear" w:color="auto" w:fill="auto"/>
            <w:vAlign w:val="center"/>
          </w:tcPr>
          <w:p w14:paraId="60058D9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0153C68" w14:textId="719B1C7E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59BB5339" w14:textId="66A1061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2748BB3" w14:textId="4A742F1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7" w:type="pct"/>
            <w:shd w:val="clear" w:color="auto" w:fill="auto"/>
          </w:tcPr>
          <w:p w14:paraId="4C200B46" w14:textId="663EA9A4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045D4D9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A26A43C" w14:textId="77777777" w:rsidTr="00AA6519">
        <w:tc>
          <w:tcPr>
            <w:tcW w:w="752" w:type="pct"/>
            <w:shd w:val="clear" w:color="auto" w:fill="auto"/>
            <w:vAlign w:val="center"/>
          </w:tcPr>
          <w:p w14:paraId="6DD3B70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E2177DC" w14:textId="0CFEEC32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1500178E" w14:textId="2AB7F80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F9453F7" w14:textId="6EB40C4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7" w:type="pct"/>
            <w:shd w:val="clear" w:color="auto" w:fill="auto"/>
          </w:tcPr>
          <w:p w14:paraId="3865F91B" w14:textId="0C47B57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3B125A8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30C9E76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5BD7DB80" w14:textId="328896D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86B33">
              <w:rPr>
                <w:b/>
                <w:sz w:val="20"/>
              </w:rPr>
              <w:t xml:space="preserve">Признание открытого конкурса </w:t>
            </w:r>
            <w:proofErr w:type="gramStart"/>
            <w:r w:rsidRPr="00186B33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64DFE298" w14:textId="77777777" w:rsidTr="00AA6519">
        <w:tc>
          <w:tcPr>
            <w:tcW w:w="752" w:type="pct"/>
            <w:shd w:val="clear" w:color="auto" w:fill="auto"/>
            <w:vAlign w:val="center"/>
          </w:tcPr>
          <w:p w14:paraId="1627C9FF" w14:textId="320F81B5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748" w:type="pct"/>
            <w:shd w:val="clear" w:color="auto" w:fill="auto"/>
          </w:tcPr>
          <w:p w14:paraId="0F7CE6CD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5AF029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60242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7FADC51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  <w:vAlign w:val="center"/>
          </w:tcPr>
          <w:p w14:paraId="486EFCA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4E19840" w14:textId="77777777" w:rsidTr="00AA6519">
        <w:tc>
          <w:tcPr>
            <w:tcW w:w="752" w:type="pct"/>
            <w:shd w:val="clear" w:color="auto" w:fill="auto"/>
            <w:vAlign w:val="center"/>
          </w:tcPr>
          <w:p w14:paraId="7C04BD1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CD69CA1" w14:textId="17EFD27A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3" w:type="pct"/>
            <w:shd w:val="clear" w:color="auto" w:fill="auto"/>
          </w:tcPr>
          <w:p w14:paraId="3043A9C6" w14:textId="666A3E0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ED4F03D" w14:textId="54F6611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7" w:type="pct"/>
            <w:shd w:val="clear" w:color="auto" w:fill="auto"/>
          </w:tcPr>
          <w:p w14:paraId="3A112FCC" w14:textId="7765F16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3" w:type="pct"/>
            <w:shd w:val="clear" w:color="auto" w:fill="auto"/>
          </w:tcPr>
          <w:p w14:paraId="40638491" w14:textId="5E99600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 xml:space="preserve">возможность указания для соответствующего интеграционного объекта (поле </w:t>
            </w:r>
            <w:r w:rsidRPr="00F34726">
              <w:rPr>
                <w:sz w:val="20"/>
              </w:rPr>
              <w:lastRenderedPageBreak/>
              <w:t>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126CF62A" w14:textId="77777777" w:rsidTr="00AA6519">
        <w:tc>
          <w:tcPr>
            <w:tcW w:w="752" w:type="pct"/>
            <w:shd w:val="clear" w:color="auto" w:fill="auto"/>
            <w:vAlign w:val="center"/>
          </w:tcPr>
          <w:p w14:paraId="1D9AA67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0F10D8E" w14:textId="1CEB6380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3" w:type="pct"/>
            <w:shd w:val="clear" w:color="auto" w:fill="auto"/>
          </w:tcPr>
          <w:p w14:paraId="4AA1D0C2" w14:textId="0D54DFD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CD289F4" w14:textId="0C1D349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7" w:type="pct"/>
            <w:shd w:val="clear" w:color="auto" w:fill="auto"/>
          </w:tcPr>
          <w:p w14:paraId="7403298F" w14:textId="5777891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3" w:type="pct"/>
            <w:shd w:val="clear" w:color="auto" w:fill="auto"/>
          </w:tcPr>
          <w:p w14:paraId="385E3D9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42F679" w14:textId="77777777" w:rsidTr="00AA6519">
        <w:tc>
          <w:tcPr>
            <w:tcW w:w="752" w:type="pct"/>
            <w:shd w:val="clear" w:color="auto" w:fill="auto"/>
            <w:vAlign w:val="center"/>
          </w:tcPr>
          <w:p w14:paraId="792C60D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68C82DB" w14:textId="1FD39B24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4784E88B" w14:textId="13F36EC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0DA064B" w14:textId="7CEC77D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7" w:type="pct"/>
            <w:shd w:val="clear" w:color="auto" w:fill="auto"/>
          </w:tcPr>
          <w:p w14:paraId="5730575E" w14:textId="16BE66DF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3" w:type="pct"/>
            <w:shd w:val="clear" w:color="auto" w:fill="auto"/>
          </w:tcPr>
          <w:p w14:paraId="74948F1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70F8327" w14:textId="77777777" w:rsidTr="00AA6519">
        <w:tc>
          <w:tcPr>
            <w:tcW w:w="752" w:type="pct"/>
            <w:shd w:val="clear" w:color="auto" w:fill="auto"/>
            <w:vAlign w:val="center"/>
          </w:tcPr>
          <w:p w14:paraId="5DF6369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998B591" w14:textId="217D44EB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</w:tcPr>
          <w:p w14:paraId="027A5871" w14:textId="5DC99EE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2A9F9595" w14:textId="1AE29C6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7" w:type="pct"/>
            <w:shd w:val="clear" w:color="auto" w:fill="auto"/>
          </w:tcPr>
          <w:p w14:paraId="473A4741" w14:textId="0295E42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3" w:type="pct"/>
            <w:shd w:val="clear" w:color="auto" w:fill="auto"/>
          </w:tcPr>
          <w:p w14:paraId="4B5E2E0A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7719243A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1A8FB9D0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16D813E4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7A7FD58F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529FD81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770F76B9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21CC5617" w14:textId="274A88B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4EAFA590" w14:textId="7D4A3DFC" w:rsidR="005B70FC" w:rsidRDefault="00F22CFC" w:rsidP="009D1964">
      <w:pPr>
        <w:pStyle w:val="20"/>
        <w:numPr>
          <w:ilvl w:val="0"/>
          <w:numId w:val="54"/>
        </w:numPr>
      </w:pPr>
      <w:bookmarkStart w:id="14" w:name="_Toc390789687"/>
      <w:r w:rsidRPr="00F22CFC">
        <w:t xml:space="preserve">Протокол вскрытия конвертов и открытия доступа к электронным документам заявок участников в ОК-ОУ </w:t>
      </w:r>
      <w:r w:rsidR="005B70FC">
        <w:t>(</w:t>
      </w:r>
      <w:proofErr w:type="gramStart"/>
      <w:r w:rsidR="005B70FC">
        <w:t>открытом</w:t>
      </w:r>
      <w:proofErr w:type="gramEnd"/>
      <w:r w:rsidR="005B70FC">
        <w:t xml:space="preserve"> конкурсе</w:t>
      </w:r>
      <w:r>
        <w:t>с ограниченным участием</w:t>
      </w:r>
      <w:r w:rsidR="005B70FC">
        <w:t>)</w:t>
      </w:r>
      <w:bookmarkEnd w:id="14"/>
    </w:p>
    <w:tbl>
      <w:tblPr>
        <w:tblW w:w="500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8"/>
        <w:gridCol w:w="1531"/>
        <w:gridCol w:w="417"/>
        <w:gridCol w:w="977"/>
        <w:gridCol w:w="2905"/>
        <w:gridCol w:w="12"/>
        <w:gridCol w:w="2842"/>
      </w:tblGrid>
      <w:tr w:rsidR="005B70FC" w:rsidRPr="001A4780" w14:paraId="2E2AF39C" w14:textId="77777777" w:rsidTr="00AA6519">
        <w:trPr>
          <w:tblHeader/>
        </w:trPr>
        <w:tc>
          <w:tcPr>
            <w:tcW w:w="750" w:type="pct"/>
            <w:shd w:val="clear" w:color="auto" w:fill="D9D9D9"/>
            <w:hideMark/>
          </w:tcPr>
          <w:p w14:paraId="436F57A9" w14:textId="77777777" w:rsidR="005B70FC" w:rsidRPr="00724833" w:rsidRDefault="005B70FC" w:rsidP="00F22CFC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shd w:val="clear" w:color="auto" w:fill="D9D9D9"/>
            <w:hideMark/>
          </w:tcPr>
          <w:p w14:paraId="2182B9C6" w14:textId="77777777" w:rsidR="005B70FC" w:rsidRPr="00724833" w:rsidRDefault="005B70FC" w:rsidP="00F22CFC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shd w:val="clear" w:color="auto" w:fill="D9D9D9"/>
            <w:hideMark/>
          </w:tcPr>
          <w:p w14:paraId="2F1DB06E" w14:textId="77777777" w:rsidR="005B70FC" w:rsidRPr="00724833" w:rsidRDefault="005B70FC" w:rsidP="00F22CFC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8" w:type="pct"/>
            <w:shd w:val="clear" w:color="auto" w:fill="D9D9D9"/>
            <w:hideMark/>
          </w:tcPr>
          <w:p w14:paraId="21063B16" w14:textId="77777777" w:rsidR="005B70FC" w:rsidRPr="00724833" w:rsidRDefault="005B70FC" w:rsidP="00F22CFC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1" w:type="pct"/>
            <w:shd w:val="clear" w:color="auto" w:fill="D9D9D9"/>
            <w:hideMark/>
          </w:tcPr>
          <w:p w14:paraId="07158DA4" w14:textId="77777777" w:rsidR="005B70FC" w:rsidRPr="00724833" w:rsidRDefault="005B70FC" w:rsidP="00F22CFC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5" w:type="pct"/>
            <w:gridSpan w:val="2"/>
            <w:shd w:val="clear" w:color="auto" w:fill="D9D9D9"/>
            <w:hideMark/>
          </w:tcPr>
          <w:p w14:paraId="60E78D77" w14:textId="77777777" w:rsidR="005B70FC" w:rsidRPr="00724833" w:rsidRDefault="005B70FC" w:rsidP="00F22CFC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5B70FC" w:rsidRPr="001A4780" w14:paraId="18A3C02C" w14:textId="77777777" w:rsidTr="00AA6519">
        <w:tc>
          <w:tcPr>
            <w:tcW w:w="4997" w:type="pct"/>
            <w:gridSpan w:val="7"/>
            <w:shd w:val="clear" w:color="auto" w:fill="auto"/>
          </w:tcPr>
          <w:p w14:paraId="40D0784C" w14:textId="7B80DC02" w:rsidR="005B70FC" w:rsidRPr="00724833" w:rsidRDefault="00F22CFC" w:rsidP="00F22CFC">
            <w:pPr>
              <w:spacing w:before="0" w:after="0"/>
              <w:jc w:val="center"/>
              <w:rPr>
                <w:b/>
                <w:sz w:val="20"/>
              </w:rPr>
            </w:pPr>
            <w:r w:rsidRPr="00F22CFC">
              <w:rPr>
                <w:b/>
                <w:sz w:val="20"/>
              </w:rPr>
              <w:t>Протокол вскрытия конвертов и открытия доступа к электронным документам заявок участников в ОК-ОУ</w:t>
            </w:r>
          </w:p>
        </w:tc>
      </w:tr>
      <w:tr w:rsidR="005B70FC" w:rsidRPr="001A4780" w14:paraId="3BA4A084" w14:textId="77777777" w:rsidTr="00AA6519">
        <w:tc>
          <w:tcPr>
            <w:tcW w:w="750" w:type="pct"/>
            <w:shd w:val="clear" w:color="auto" w:fill="auto"/>
            <w:hideMark/>
          </w:tcPr>
          <w:p w14:paraId="5D10132D" w14:textId="76A2742B" w:rsidR="005B70FC" w:rsidRPr="00AF4AE2" w:rsidRDefault="00F22CFC" w:rsidP="00F22CFC">
            <w:pPr>
              <w:spacing w:before="0" w:after="0"/>
              <w:rPr>
                <w:b/>
                <w:sz w:val="20"/>
                <w:lang w:val="en-US"/>
              </w:rPr>
            </w:pPr>
            <w:r w:rsidRPr="00F22CFC">
              <w:rPr>
                <w:b/>
                <w:sz w:val="20"/>
                <w:lang w:val="en-US"/>
              </w:rPr>
              <w:t>protocolOKOU1</w:t>
            </w:r>
          </w:p>
        </w:tc>
        <w:tc>
          <w:tcPr>
            <w:tcW w:w="749" w:type="pct"/>
            <w:shd w:val="clear" w:color="auto" w:fill="auto"/>
            <w:hideMark/>
          </w:tcPr>
          <w:p w14:paraId="4CBC9238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  <w:hideMark/>
          </w:tcPr>
          <w:p w14:paraId="79424542" w14:textId="77777777" w:rsidR="005B70FC" w:rsidRPr="00724833" w:rsidRDefault="005B70FC" w:rsidP="00F22CFC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  <w:hideMark/>
          </w:tcPr>
          <w:p w14:paraId="7E67E9C9" w14:textId="77777777" w:rsidR="005B70FC" w:rsidRPr="00724833" w:rsidRDefault="005B70FC" w:rsidP="00F22CFC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hideMark/>
          </w:tcPr>
          <w:p w14:paraId="7380CB1D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  <w:hideMark/>
          </w:tcPr>
          <w:p w14:paraId="2EFD048F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5B70FC" w:rsidRPr="001A4780" w14:paraId="0A3A900F" w14:textId="77777777" w:rsidTr="00AA6519">
        <w:tc>
          <w:tcPr>
            <w:tcW w:w="750" w:type="pct"/>
            <w:shd w:val="clear" w:color="auto" w:fill="auto"/>
          </w:tcPr>
          <w:p w14:paraId="35AEB521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A679047" w14:textId="77777777" w:rsidR="005B70FC" w:rsidRPr="00351BEA" w:rsidRDefault="005B70FC" w:rsidP="00F22CFC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4" w:type="pct"/>
            <w:shd w:val="clear" w:color="auto" w:fill="auto"/>
          </w:tcPr>
          <w:p w14:paraId="4216ACBD" w14:textId="77777777" w:rsidR="005B70FC" w:rsidRPr="00351BEA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AEDAA4B" w14:textId="77777777" w:rsidR="005B70FC" w:rsidRPr="001A4780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0AAB0512" w14:textId="77777777" w:rsidR="005B70FC" w:rsidRPr="001A4780" w:rsidRDefault="005B70F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78184CB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0ED002F7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5D0E7F71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103BF75B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678D27B6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2D39602A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191D0AF8" w14:textId="4DB593A5" w:rsidR="00435CBC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lastRenderedPageBreak/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</w:t>
            </w:r>
            <w:r w:rsidR="005C6213">
              <w:rPr>
                <w:sz w:val="20"/>
              </w:rPr>
              <w:t>,6.1,6.2</w:t>
            </w:r>
          </w:p>
        </w:tc>
      </w:tr>
      <w:tr w:rsidR="005B70FC" w:rsidRPr="001A4780" w14:paraId="6A934D76" w14:textId="77777777" w:rsidTr="00AA6519">
        <w:tc>
          <w:tcPr>
            <w:tcW w:w="750" w:type="pct"/>
            <w:shd w:val="clear" w:color="auto" w:fill="auto"/>
          </w:tcPr>
          <w:p w14:paraId="03B53943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A628074" w14:textId="77777777" w:rsidR="005B70FC" w:rsidRPr="001176A0" w:rsidRDefault="005B70FC" w:rsidP="00F22CFC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4" w:type="pct"/>
            <w:shd w:val="clear" w:color="auto" w:fill="auto"/>
          </w:tcPr>
          <w:p w14:paraId="0FE6B610" w14:textId="77777777" w:rsidR="005B70FC" w:rsidRPr="00C85B91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0E34813" w14:textId="77777777" w:rsidR="005B70FC" w:rsidRPr="00C85B91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4A50C696" w14:textId="77821AAC" w:rsidR="005B70FC" w:rsidRPr="00724833" w:rsidRDefault="005B70FC" w:rsidP="00F22CFC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7DF3F7D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5B70FC" w:rsidRPr="001A4780" w14:paraId="0E2E1791" w14:textId="77777777" w:rsidTr="00AA6519">
        <w:tc>
          <w:tcPr>
            <w:tcW w:w="750" w:type="pct"/>
            <w:shd w:val="clear" w:color="auto" w:fill="auto"/>
          </w:tcPr>
          <w:p w14:paraId="300FAAC5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417078E" w14:textId="77777777" w:rsidR="005B70FC" w:rsidRPr="00400017" w:rsidRDefault="005B70FC" w:rsidP="00F22CFC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4" w:type="pct"/>
            <w:shd w:val="clear" w:color="auto" w:fill="auto"/>
          </w:tcPr>
          <w:p w14:paraId="6289B112" w14:textId="77777777" w:rsidR="005B70FC" w:rsidRPr="00400017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75ADB40" w14:textId="77777777" w:rsidR="005B70FC" w:rsidRPr="00400017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1" w:type="pct"/>
            <w:shd w:val="clear" w:color="auto" w:fill="auto"/>
          </w:tcPr>
          <w:p w14:paraId="539A0CAD" w14:textId="77777777" w:rsidR="005B70FC" w:rsidRPr="00400017" w:rsidRDefault="005B70FC" w:rsidP="00F22CFC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7E52E4D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5B70FC" w:rsidRPr="001A4780" w14:paraId="29D937C7" w14:textId="77777777" w:rsidTr="00AA6519">
        <w:tc>
          <w:tcPr>
            <w:tcW w:w="750" w:type="pct"/>
            <w:shd w:val="clear" w:color="auto" w:fill="auto"/>
          </w:tcPr>
          <w:p w14:paraId="194AD61E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704F877" w14:textId="77777777" w:rsidR="005B70FC" w:rsidRPr="00400017" w:rsidRDefault="005B70FC" w:rsidP="00F22CFC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4" w:type="pct"/>
            <w:shd w:val="clear" w:color="auto" w:fill="auto"/>
          </w:tcPr>
          <w:p w14:paraId="44BCD694" w14:textId="77777777" w:rsidR="005B70FC" w:rsidRPr="00400017" w:rsidRDefault="005B70FC" w:rsidP="00F22CFC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B80D471" w14:textId="77777777" w:rsidR="005B70FC" w:rsidRPr="00400017" w:rsidRDefault="005B70FC" w:rsidP="00F22CFC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3862C360" w14:textId="77777777" w:rsidR="005B70FC" w:rsidRPr="00400017" w:rsidRDefault="005B70FC" w:rsidP="00F22CFC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FEE08ED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5B70FC" w:rsidRPr="001A4780" w14:paraId="52C54FA0" w14:textId="77777777" w:rsidTr="00AA6519">
        <w:tc>
          <w:tcPr>
            <w:tcW w:w="750" w:type="pct"/>
            <w:shd w:val="clear" w:color="auto" w:fill="auto"/>
          </w:tcPr>
          <w:p w14:paraId="0D3D924E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E2278FB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4" w:type="pct"/>
            <w:shd w:val="clear" w:color="auto" w:fill="auto"/>
          </w:tcPr>
          <w:p w14:paraId="5B87E2F7" w14:textId="77777777" w:rsidR="005B70FC" w:rsidRPr="00724833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71AF6E6" w14:textId="77777777" w:rsidR="005B70FC" w:rsidRPr="008D298C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307E8EE0" w14:textId="77777777" w:rsidR="005B70FC" w:rsidRPr="00C85B91" w:rsidRDefault="005B70FC" w:rsidP="00F22CFC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23BFF7F" w14:textId="77777777" w:rsidR="005B70FC" w:rsidRPr="00C85B91" w:rsidRDefault="005B70FC" w:rsidP="00F22CFC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B70FC" w:rsidRPr="001A4780" w14:paraId="2E3686F1" w14:textId="77777777" w:rsidTr="00AA6519">
        <w:tc>
          <w:tcPr>
            <w:tcW w:w="750" w:type="pct"/>
            <w:shd w:val="clear" w:color="auto" w:fill="auto"/>
          </w:tcPr>
          <w:p w14:paraId="768C9892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AC61C04" w14:textId="77777777" w:rsidR="005B70FC" w:rsidRPr="002A7A10" w:rsidRDefault="005B70FC" w:rsidP="00F22CFC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4" w:type="pct"/>
            <w:shd w:val="clear" w:color="auto" w:fill="auto"/>
          </w:tcPr>
          <w:p w14:paraId="6D2D8C68" w14:textId="77777777" w:rsidR="005B70FC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7707283" w14:textId="77777777" w:rsidR="005B70FC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7FE5C14F" w14:textId="77777777" w:rsidR="005B70FC" w:rsidRPr="00997F9C" w:rsidRDefault="005B70FC" w:rsidP="00F22CFC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C35FCF8" w14:textId="77777777" w:rsidR="005B70FC" w:rsidRPr="00C85B91" w:rsidRDefault="005B70FC" w:rsidP="00F22CFC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B70FC" w:rsidRPr="001A4780" w14:paraId="109C859C" w14:textId="77777777" w:rsidTr="00AA6519">
        <w:tc>
          <w:tcPr>
            <w:tcW w:w="750" w:type="pct"/>
            <w:shd w:val="clear" w:color="auto" w:fill="auto"/>
          </w:tcPr>
          <w:p w14:paraId="7CE3A503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43E5FA6" w14:textId="77777777" w:rsidR="005B70FC" w:rsidRPr="002A7A10" w:rsidRDefault="005B70FC" w:rsidP="00F22CFC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4" w:type="pct"/>
            <w:shd w:val="clear" w:color="auto" w:fill="auto"/>
          </w:tcPr>
          <w:p w14:paraId="27E82B03" w14:textId="77777777" w:rsidR="005B70FC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0C6E56A" w14:textId="77777777" w:rsidR="005B70FC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395BC663" w14:textId="77777777" w:rsidR="005B70FC" w:rsidRPr="00997F9C" w:rsidRDefault="005B70FC" w:rsidP="00F22CFC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0D68442" w14:textId="77777777" w:rsidR="005B70FC" w:rsidRPr="002A7A10" w:rsidRDefault="005B70F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5B70FC" w:rsidRPr="001A4780" w14:paraId="7509B9EB" w14:textId="77777777" w:rsidTr="00AA6519">
        <w:tc>
          <w:tcPr>
            <w:tcW w:w="750" w:type="pct"/>
            <w:shd w:val="clear" w:color="auto" w:fill="auto"/>
          </w:tcPr>
          <w:p w14:paraId="5FBE7CE6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9CA6B7B" w14:textId="77777777" w:rsidR="005B70FC" w:rsidRPr="002A7A10" w:rsidRDefault="005B70FC" w:rsidP="00F22CFC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4" w:type="pct"/>
            <w:shd w:val="clear" w:color="auto" w:fill="auto"/>
          </w:tcPr>
          <w:p w14:paraId="558A250D" w14:textId="77777777" w:rsidR="005B70FC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FBC359F" w14:textId="77777777" w:rsidR="005B70FC" w:rsidRPr="002A7A10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6261DCB1" w14:textId="77777777" w:rsidR="005B70FC" w:rsidRPr="002A7A10" w:rsidRDefault="005B70F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F5C5A86" w14:textId="77777777" w:rsidR="005B70FC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5B70FC" w:rsidRPr="001A4780" w14:paraId="29EBA328" w14:textId="77777777" w:rsidTr="00AA6519">
        <w:tc>
          <w:tcPr>
            <w:tcW w:w="750" w:type="pct"/>
            <w:shd w:val="clear" w:color="auto" w:fill="auto"/>
          </w:tcPr>
          <w:p w14:paraId="112E5426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95EFF4F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4" w:type="pct"/>
            <w:shd w:val="clear" w:color="auto" w:fill="auto"/>
          </w:tcPr>
          <w:p w14:paraId="0C755ACF" w14:textId="45505C01" w:rsidR="005B70FC" w:rsidRPr="00724833" w:rsidRDefault="000E70BD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D297A43" w14:textId="77777777" w:rsidR="005B70FC" w:rsidRPr="00C85B91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B4425A0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06410F7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5B70FC" w:rsidRPr="001A4780" w14:paraId="6E529412" w14:textId="77777777" w:rsidTr="00AA6519">
        <w:tc>
          <w:tcPr>
            <w:tcW w:w="750" w:type="pct"/>
            <w:shd w:val="clear" w:color="auto" w:fill="auto"/>
          </w:tcPr>
          <w:p w14:paraId="4FDEFDB0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8B71FB5" w14:textId="77777777" w:rsidR="005B70FC" w:rsidRPr="001176A0" w:rsidRDefault="005B70FC" w:rsidP="00F22CFC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4" w:type="pct"/>
            <w:shd w:val="clear" w:color="auto" w:fill="auto"/>
          </w:tcPr>
          <w:p w14:paraId="64482344" w14:textId="77777777" w:rsidR="005B70FC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E7DD09A" w14:textId="77777777" w:rsidR="005B70FC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7BB8892C" w14:textId="77777777" w:rsidR="005B70FC" w:rsidRPr="00C85B91" w:rsidRDefault="005B70F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1734608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5B70FC" w:rsidRPr="001A4780" w14:paraId="35E35A83" w14:textId="77777777" w:rsidTr="00AA6519">
        <w:tc>
          <w:tcPr>
            <w:tcW w:w="750" w:type="pct"/>
            <w:shd w:val="clear" w:color="auto" w:fill="auto"/>
          </w:tcPr>
          <w:p w14:paraId="7107576B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1B19ED4" w14:textId="77777777" w:rsidR="005B70FC" w:rsidRPr="002A7A10" w:rsidRDefault="005B70FC" w:rsidP="00F22CFC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4" w:type="pct"/>
            <w:shd w:val="clear" w:color="auto" w:fill="auto"/>
          </w:tcPr>
          <w:p w14:paraId="562707B3" w14:textId="77777777" w:rsidR="005B70FC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25F5251" w14:textId="77777777" w:rsidR="005B70FC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DE5C3AC" w14:textId="77777777" w:rsidR="005B70FC" w:rsidRDefault="005B70FC" w:rsidP="00F22CFC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2905395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5B70FC" w:rsidRPr="001A4780" w14:paraId="59F7816D" w14:textId="77777777" w:rsidTr="00AA6519">
        <w:tc>
          <w:tcPr>
            <w:tcW w:w="750" w:type="pct"/>
            <w:shd w:val="clear" w:color="auto" w:fill="auto"/>
          </w:tcPr>
          <w:p w14:paraId="6E143631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86FF781" w14:textId="5B231699" w:rsidR="005B70FC" w:rsidRPr="002A7A10" w:rsidRDefault="005B70FC" w:rsidP="00F22CFC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4" w:type="pct"/>
            <w:shd w:val="clear" w:color="auto" w:fill="auto"/>
          </w:tcPr>
          <w:p w14:paraId="1A76D387" w14:textId="77777777" w:rsidR="005B70FC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B9D9657" w14:textId="77777777" w:rsidR="005B70FC" w:rsidRPr="002A7A10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79D7F91" w14:textId="77777777" w:rsidR="005B70FC" w:rsidRPr="00C85B91" w:rsidRDefault="005B70F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033B01A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5B70FC" w:rsidRPr="001A4780" w14:paraId="5B11DE7D" w14:textId="77777777" w:rsidTr="00AA6519">
        <w:tc>
          <w:tcPr>
            <w:tcW w:w="750" w:type="pct"/>
            <w:shd w:val="clear" w:color="auto" w:fill="auto"/>
          </w:tcPr>
          <w:p w14:paraId="072D2458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9D7FB7D" w14:textId="77777777" w:rsidR="005B70FC" w:rsidRPr="001176A0" w:rsidRDefault="005B70FC" w:rsidP="00F22CFC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4" w:type="pct"/>
            <w:shd w:val="clear" w:color="auto" w:fill="auto"/>
          </w:tcPr>
          <w:p w14:paraId="1DD7DB1B" w14:textId="77777777" w:rsidR="005B70FC" w:rsidRPr="00C85B91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CFD5579" w14:textId="77777777" w:rsidR="005B70FC" w:rsidRPr="00C85B91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DC50BC7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B619EB2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29AAB8F7" w14:textId="77777777" w:rsidTr="00AA6519">
        <w:tc>
          <w:tcPr>
            <w:tcW w:w="750" w:type="pct"/>
            <w:shd w:val="clear" w:color="auto" w:fill="auto"/>
          </w:tcPr>
          <w:p w14:paraId="3BF59386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5729500C" w14:textId="7CDF30AF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66F0CA6D" w14:textId="6DD4BA4B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E92B148" w14:textId="1AE2257F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1CA7F066" w14:textId="2757674B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FBF2144" w14:textId="1BBEDBC0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71BE3957" w14:textId="626C24FD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5B70FC" w:rsidRPr="001A4780" w14:paraId="72BD62A4" w14:textId="77777777" w:rsidTr="00AA6519">
        <w:tc>
          <w:tcPr>
            <w:tcW w:w="750" w:type="pct"/>
            <w:shd w:val="clear" w:color="auto" w:fill="auto"/>
          </w:tcPr>
          <w:p w14:paraId="57915AB8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E52219A" w14:textId="77777777" w:rsidR="005B70FC" w:rsidRPr="001176A0" w:rsidRDefault="005B70FC" w:rsidP="00F22CFC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4" w:type="pct"/>
            <w:shd w:val="clear" w:color="auto" w:fill="auto"/>
          </w:tcPr>
          <w:p w14:paraId="2FE00C34" w14:textId="77777777" w:rsidR="005B70FC" w:rsidRPr="00C85B91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140F916" w14:textId="77777777" w:rsidR="005B70FC" w:rsidRPr="00C85B91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4A0A4CB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1DEFDDA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5B70FC" w:rsidRPr="001A4780" w14:paraId="1CA04ED6" w14:textId="77777777" w:rsidTr="00AA6519">
        <w:tc>
          <w:tcPr>
            <w:tcW w:w="750" w:type="pct"/>
            <w:shd w:val="clear" w:color="auto" w:fill="auto"/>
          </w:tcPr>
          <w:p w14:paraId="667E3499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2B4B790" w14:textId="77777777" w:rsidR="005B70FC" w:rsidRPr="00C85B91" w:rsidRDefault="005B70FC" w:rsidP="00F22CFC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4" w:type="pct"/>
            <w:shd w:val="clear" w:color="auto" w:fill="auto"/>
          </w:tcPr>
          <w:p w14:paraId="39F2CAF5" w14:textId="77777777" w:rsidR="005B70FC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260E2F6" w14:textId="77777777" w:rsidR="005B70FC" w:rsidRPr="002A7A10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9EFB58F" w14:textId="77777777" w:rsidR="005B70FC" w:rsidRPr="00C85B91" w:rsidRDefault="005B70FC" w:rsidP="00F22CFC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C14FFA7" w14:textId="77777777" w:rsidR="005B70FC" w:rsidRPr="009B4637" w:rsidRDefault="005B70F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B70FC" w:rsidRPr="001A4780" w14:paraId="2EA43821" w14:textId="77777777" w:rsidTr="00AA6519">
        <w:tc>
          <w:tcPr>
            <w:tcW w:w="750" w:type="pct"/>
            <w:shd w:val="clear" w:color="auto" w:fill="auto"/>
          </w:tcPr>
          <w:p w14:paraId="4CFD1ED0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593FECF" w14:textId="77777777" w:rsidR="005B70FC" w:rsidRPr="00C85B91" w:rsidRDefault="005B70FC" w:rsidP="00F22CFC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4" w:type="pct"/>
            <w:shd w:val="clear" w:color="auto" w:fill="auto"/>
          </w:tcPr>
          <w:p w14:paraId="39A31E98" w14:textId="77777777" w:rsidR="005B70FC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1D98D6D" w14:textId="77777777" w:rsidR="005B70FC" w:rsidRPr="002A7A10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2137121" w14:textId="77777777" w:rsidR="005B70FC" w:rsidRPr="00C85B91" w:rsidRDefault="005B70FC" w:rsidP="00F22CFC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EE7D35B" w14:textId="77777777" w:rsidR="005B70FC" w:rsidRPr="009B4637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5B70FC" w:rsidRPr="001A4780" w14:paraId="4EA451E1" w14:textId="77777777" w:rsidTr="00AA6519">
        <w:tc>
          <w:tcPr>
            <w:tcW w:w="750" w:type="pct"/>
            <w:shd w:val="clear" w:color="auto" w:fill="auto"/>
          </w:tcPr>
          <w:p w14:paraId="6D0A1D4E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81338F1" w14:textId="77777777" w:rsidR="005B70FC" w:rsidRPr="00BB6995" w:rsidRDefault="005B70FC" w:rsidP="00F22CFC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4" w:type="pct"/>
            <w:shd w:val="clear" w:color="auto" w:fill="auto"/>
          </w:tcPr>
          <w:p w14:paraId="547C35EA" w14:textId="77777777" w:rsidR="005B70FC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C2D2CF9" w14:textId="77777777" w:rsidR="005B70FC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C231391" w14:textId="77777777" w:rsidR="005B70FC" w:rsidRPr="00BB6995" w:rsidRDefault="005B70FC" w:rsidP="00F22CFC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8B2639D" w14:textId="77777777" w:rsidR="005B70FC" w:rsidRPr="009B4637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5B70FC" w:rsidRPr="001A4780" w14:paraId="5FA378EE" w14:textId="77777777" w:rsidTr="00AA6519">
        <w:tc>
          <w:tcPr>
            <w:tcW w:w="750" w:type="pct"/>
            <w:shd w:val="clear" w:color="auto" w:fill="auto"/>
          </w:tcPr>
          <w:p w14:paraId="10E60865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3DCD47E" w14:textId="77777777" w:rsidR="005B70FC" w:rsidRPr="00C85B91" w:rsidRDefault="005B70FC" w:rsidP="00F22CFC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4" w:type="pct"/>
            <w:shd w:val="clear" w:color="auto" w:fill="auto"/>
          </w:tcPr>
          <w:p w14:paraId="29D0E2C1" w14:textId="77777777" w:rsidR="005B70FC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D97DF0D" w14:textId="77777777" w:rsidR="005B70FC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5654E6DD" w14:textId="77777777" w:rsidR="005B70FC" w:rsidRPr="00C85B91" w:rsidRDefault="005B70FC" w:rsidP="00F22CFC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22990C4" w14:textId="77777777" w:rsidR="005B70FC" w:rsidRPr="009B4637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5B70FC" w:rsidRPr="001A4780" w14:paraId="266B9247" w14:textId="77777777" w:rsidTr="00AA6519">
        <w:tc>
          <w:tcPr>
            <w:tcW w:w="750" w:type="pct"/>
            <w:shd w:val="clear" w:color="auto" w:fill="auto"/>
          </w:tcPr>
          <w:p w14:paraId="1D63387A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27A5706" w14:textId="77777777" w:rsidR="005B70FC" w:rsidRPr="00575F5E" w:rsidRDefault="005B70FC" w:rsidP="00F22CFC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shd w:val="clear" w:color="auto" w:fill="auto"/>
          </w:tcPr>
          <w:p w14:paraId="2A692539" w14:textId="77777777" w:rsidR="005B70FC" w:rsidRPr="00D43778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EC5BD59" w14:textId="77777777" w:rsidR="005B70FC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2FDCE4F" w14:textId="77777777" w:rsidR="005B70FC" w:rsidRPr="00C85B91" w:rsidRDefault="005B70F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</w:t>
            </w:r>
            <w:r>
              <w:rPr>
                <w:sz w:val="20"/>
              </w:rPr>
              <w:t>ы</w:t>
            </w:r>
            <w:r w:rsidRPr="00D43778">
              <w:rPr>
                <w:sz w:val="20"/>
              </w:rPr>
              <w:t xml:space="preserve">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DE07168" w14:textId="77777777" w:rsidR="005B70FC" w:rsidRPr="009B4637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6E59531D" w14:textId="77777777" w:rsidTr="00AA6519">
        <w:tc>
          <w:tcPr>
            <w:tcW w:w="4997" w:type="pct"/>
            <w:gridSpan w:val="7"/>
            <w:shd w:val="clear" w:color="auto" w:fill="auto"/>
          </w:tcPr>
          <w:p w14:paraId="07D76C10" w14:textId="77777777" w:rsidR="00CC092C" w:rsidRPr="00D43778" w:rsidRDefault="00CC092C" w:rsidP="00F22CFC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CC092C" w:rsidRPr="001A4780" w14:paraId="45D685FB" w14:textId="77777777" w:rsidTr="00AA6519">
        <w:tc>
          <w:tcPr>
            <w:tcW w:w="750" w:type="pct"/>
            <w:shd w:val="clear" w:color="auto" w:fill="auto"/>
          </w:tcPr>
          <w:p w14:paraId="73D66D4D" w14:textId="6C26D0E2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 w:rsidR="00B8557A"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9" w:type="pct"/>
            <w:shd w:val="clear" w:color="auto" w:fill="auto"/>
          </w:tcPr>
          <w:p w14:paraId="042C273A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CE9801D" w14:textId="77777777" w:rsidR="00CC092C" w:rsidRDefault="00CC092C" w:rsidP="00F22CFC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14E49A2D" w14:textId="77777777" w:rsidR="00CC092C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0FB6852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67DDDF90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16F8474E" w14:textId="77777777" w:rsidTr="00AA6519">
        <w:tc>
          <w:tcPr>
            <w:tcW w:w="750" w:type="pct"/>
            <w:shd w:val="clear" w:color="auto" w:fill="auto"/>
          </w:tcPr>
          <w:p w14:paraId="51DED2E3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C4D2D19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4" w:type="pct"/>
            <w:shd w:val="clear" w:color="auto" w:fill="auto"/>
          </w:tcPr>
          <w:p w14:paraId="67C801BB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EF7411D" w14:textId="77777777" w:rsidR="00CC092C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6E8A0219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F7F6FFE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6AFD0153" w14:textId="77777777" w:rsidTr="00AA6519">
        <w:tc>
          <w:tcPr>
            <w:tcW w:w="750" w:type="pct"/>
            <w:shd w:val="clear" w:color="auto" w:fill="auto"/>
          </w:tcPr>
          <w:p w14:paraId="4DD4419E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2E632C6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4" w:type="pct"/>
            <w:shd w:val="clear" w:color="auto" w:fill="auto"/>
          </w:tcPr>
          <w:p w14:paraId="3436B0BE" w14:textId="77777777" w:rsidR="00CC092C" w:rsidRDefault="00CC092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127488F" w14:textId="77777777" w:rsidR="00CC092C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B176021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ACFA515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64122DDA" w14:textId="77777777" w:rsidTr="00AA6519">
        <w:tc>
          <w:tcPr>
            <w:tcW w:w="750" w:type="pct"/>
            <w:shd w:val="clear" w:color="auto" w:fill="auto"/>
          </w:tcPr>
          <w:p w14:paraId="0728C02C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1610491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4" w:type="pct"/>
            <w:shd w:val="clear" w:color="auto" w:fill="auto"/>
          </w:tcPr>
          <w:p w14:paraId="41F90B70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A389C96" w14:textId="77777777" w:rsidR="00CC092C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38DBD240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41DBE16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1D1BBDCE" w14:textId="77777777" w:rsidTr="00AA6519">
        <w:tc>
          <w:tcPr>
            <w:tcW w:w="750" w:type="pct"/>
            <w:shd w:val="clear" w:color="auto" w:fill="auto"/>
          </w:tcPr>
          <w:p w14:paraId="2875F890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0CD6329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4" w:type="pct"/>
            <w:shd w:val="clear" w:color="auto" w:fill="auto"/>
          </w:tcPr>
          <w:p w14:paraId="7261F43B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2E3818E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5CEE03AB" w14:textId="77777777" w:rsidR="00CC092C" w:rsidRPr="00D43778" w:rsidRDefault="00CC092C" w:rsidP="00F22CFC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20FA438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4C19C484" w14:textId="77777777" w:rsidTr="00AA6519">
        <w:tc>
          <w:tcPr>
            <w:tcW w:w="4997" w:type="pct"/>
            <w:gridSpan w:val="7"/>
            <w:shd w:val="clear" w:color="auto" w:fill="auto"/>
          </w:tcPr>
          <w:p w14:paraId="4C4D49EC" w14:textId="77777777" w:rsidR="00CC092C" w:rsidRPr="00D43778" w:rsidRDefault="00CC092C" w:rsidP="00F22CFC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CC092C" w:rsidRPr="001A4780" w14:paraId="723B9C50" w14:textId="77777777" w:rsidTr="00AA6519">
        <w:tc>
          <w:tcPr>
            <w:tcW w:w="750" w:type="pct"/>
            <w:shd w:val="clear" w:color="auto" w:fill="auto"/>
          </w:tcPr>
          <w:p w14:paraId="1394D75E" w14:textId="77777777" w:rsidR="00CC092C" w:rsidRPr="00D43778" w:rsidRDefault="00CC092C" w:rsidP="00F22CFC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9" w:type="pct"/>
            <w:shd w:val="clear" w:color="auto" w:fill="auto"/>
          </w:tcPr>
          <w:p w14:paraId="5016FBB4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1CC2F7F8" w14:textId="77777777" w:rsidR="00CC092C" w:rsidRDefault="00CC092C" w:rsidP="00F22CFC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7EAF94D2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30ED312E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168472FA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1C2B2CB1" w14:textId="77777777" w:rsidTr="00AA6519">
        <w:tc>
          <w:tcPr>
            <w:tcW w:w="750" w:type="pct"/>
            <w:shd w:val="clear" w:color="auto" w:fill="auto"/>
          </w:tcPr>
          <w:p w14:paraId="73E88B71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B3A5AEC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4" w:type="pct"/>
            <w:shd w:val="clear" w:color="auto" w:fill="auto"/>
          </w:tcPr>
          <w:p w14:paraId="48BEE6BA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EA642FD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B64C073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337BBC4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CC092C" w:rsidRPr="001A4780" w14:paraId="5F68266E" w14:textId="77777777" w:rsidTr="00AA6519">
        <w:tc>
          <w:tcPr>
            <w:tcW w:w="750" w:type="pct"/>
            <w:shd w:val="clear" w:color="auto" w:fill="auto"/>
          </w:tcPr>
          <w:p w14:paraId="3F5E37A6" w14:textId="77777777" w:rsidR="00CC092C" w:rsidRPr="00D43778" w:rsidRDefault="00CC092C" w:rsidP="00F22CFC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shd w:val="clear" w:color="auto" w:fill="auto"/>
          </w:tcPr>
          <w:p w14:paraId="1C89C1BC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BDA0862" w14:textId="77777777" w:rsidR="00CC092C" w:rsidRDefault="00CC092C" w:rsidP="00F22CFC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2680958F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2DF64F77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D534AC4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27A1769F" w14:textId="77777777" w:rsidTr="00AA6519">
        <w:tc>
          <w:tcPr>
            <w:tcW w:w="750" w:type="pct"/>
            <w:shd w:val="clear" w:color="auto" w:fill="auto"/>
          </w:tcPr>
          <w:p w14:paraId="39973303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88CC6E3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4" w:type="pct"/>
            <w:shd w:val="clear" w:color="auto" w:fill="auto"/>
          </w:tcPr>
          <w:p w14:paraId="4BB6F9A3" w14:textId="77777777" w:rsidR="00CC092C" w:rsidRDefault="00CC092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593AFC4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4DCACBF7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7FFB3CB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329A29DF" w14:textId="77777777" w:rsidTr="00AA6519">
        <w:tc>
          <w:tcPr>
            <w:tcW w:w="750" w:type="pct"/>
            <w:shd w:val="clear" w:color="auto" w:fill="auto"/>
          </w:tcPr>
          <w:p w14:paraId="78507F9C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33C794F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4" w:type="pct"/>
            <w:shd w:val="clear" w:color="auto" w:fill="auto"/>
          </w:tcPr>
          <w:p w14:paraId="0206AC49" w14:textId="77777777" w:rsidR="00CC092C" w:rsidRDefault="00CC092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50C252A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4DFAA263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334908D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54EE58FC" w14:textId="77777777" w:rsidTr="00AA6519">
        <w:tc>
          <w:tcPr>
            <w:tcW w:w="750" w:type="pct"/>
            <w:shd w:val="clear" w:color="auto" w:fill="auto"/>
          </w:tcPr>
          <w:p w14:paraId="5F450FC6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77B0EDF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4" w:type="pct"/>
            <w:shd w:val="clear" w:color="auto" w:fill="auto"/>
          </w:tcPr>
          <w:p w14:paraId="46F66916" w14:textId="77777777" w:rsidR="00CC092C" w:rsidRDefault="00CC092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62A565E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51404B22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A8F4247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3F5FB625" w14:textId="77777777" w:rsidTr="00AA6519">
        <w:tc>
          <w:tcPr>
            <w:tcW w:w="750" w:type="pct"/>
            <w:shd w:val="clear" w:color="auto" w:fill="auto"/>
          </w:tcPr>
          <w:p w14:paraId="56D8A86B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0C1E7CA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4" w:type="pct"/>
            <w:shd w:val="clear" w:color="auto" w:fill="auto"/>
          </w:tcPr>
          <w:p w14:paraId="39E5FED5" w14:textId="77777777" w:rsidR="00CC092C" w:rsidRDefault="00CC092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76E1209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64B6C93F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35357E4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3DECB05D" w14:textId="77777777" w:rsidTr="00AA6519">
        <w:tc>
          <w:tcPr>
            <w:tcW w:w="750" w:type="pct"/>
            <w:shd w:val="clear" w:color="auto" w:fill="auto"/>
          </w:tcPr>
          <w:p w14:paraId="55DB8DFF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2E34055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4" w:type="pct"/>
            <w:shd w:val="clear" w:color="auto" w:fill="auto"/>
          </w:tcPr>
          <w:p w14:paraId="4327EEC5" w14:textId="77777777" w:rsidR="00CC092C" w:rsidRDefault="00CC092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DFFD900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B34C240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20CBE49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1BC988CD" w14:textId="77777777" w:rsidTr="00AA6519">
        <w:tc>
          <w:tcPr>
            <w:tcW w:w="4997" w:type="pct"/>
            <w:gridSpan w:val="7"/>
            <w:shd w:val="clear" w:color="auto" w:fill="auto"/>
          </w:tcPr>
          <w:p w14:paraId="3C36C252" w14:textId="77777777" w:rsidR="00CC092C" w:rsidRPr="00D43778" w:rsidRDefault="00CC092C" w:rsidP="00F22CFC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lastRenderedPageBreak/>
              <w:t>Роль члена комиссии</w:t>
            </w:r>
          </w:p>
        </w:tc>
      </w:tr>
      <w:tr w:rsidR="00CC092C" w:rsidRPr="001A4780" w14:paraId="24686D00" w14:textId="77777777" w:rsidTr="00AA6519">
        <w:tc>
          <w:tcPr>
            <w:tcW w:w="750" w:type="pct"/>
            <w:shd w:val="clear" w:color="auto" w:fill="auto"/>
          </w:tcPr>
          <w:p w14:paraId="1D91DF1D" w14:textId="77777777" w:rsidR="00CC092C" w:rsidRPr="00D43778" w:rsidRDefault="00CC092C" w:rsidP="00F22CFC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shd w:val="clear" w:color="auto" w:fill="auto"/>
          </w:tcPr>
          <w:p w14:paraId="00292FAF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716FF60" w14:textId="77777777" w:rsidR="00CC092C" w:rsidRDefault="00CC092C" w:rsidP="00F22CFC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84FE58F" w14:textId="77777777" w:rsidR="00CC092C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C268574" w14:textId="77777777" w:rsidR="00CC092C" w:rsidRDefault="00CC092C" w:rsidP="00F22CFC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CDA7933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62E73BA7" w14:textId="77777777" w:rsidTr="00AA6519">
        <w:tc>
          <w:tcPr>
            <w:tcW w:w="750" w:type="pct"/>
            <w:shd w:val="clear" w:color="auto" w:fill="auto"/>
          </w:tcPr>
          <w:p w14:paraId="552A59D0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4C45EF9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4" w:type="pct"/>
            <w:shd w:val="clear" w:color="auto" w:fill="auto"/>
          </w:tcPr>
          <w:p w14:paraId="0C7C4B34" w14:textId="77777777" w:rsidR="00CC092C" w:rsidRDefault="00CC092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75DCE14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04B793FC" w14:textId="77777777" w:rsidR="00CC092C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1B4DF4D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3460B8C3" w14:textId="77777777" w:rsidTr="00AA6519">
        <w:tc>
          <w:tcPr>
            <w:tcW w:w="750" w:type="pct"/>
            <w:shd w:val="clear" w:color="auto" w:fill="auto"/>
          </w:tcPr>
          <w:p w14:paraId="5BE855BA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B2D9529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1EC048DF" w14:textId="77777777" w:rsidR="00CC092C" w:rsidRPr="00655FB3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1B859F8" w14:textId="77777777" w:rsidR="00CC092C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28605976" w14:textId="77777777" w:rsidR="00CC092C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354B998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51822093" w14:textId="77777777" w:rsidTr="00AA6519">
        <w:tc>
          <w:tcPr>
            <w:tcW w:w="750" w:type="pct"/>
            <w:shd w:val="clear" w:color="auto" w:fill="auto"/>
          </w:tcPr>
          <w:p w14:paraId="7D9CE1AF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68AF668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4" w:type="pct"/>
            <w:shd w:val="clear" w:color="auto" w:fill="auto"/>
          </w:tcPr>
          <w:p w14:paraId="1C1BA29D" w14:textId="77777777" w:rsidR="00CC092C" w:rsidRPr="00655FB3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B3A28AA" w14:textId="77777777" w:rsidR="00CC092C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3136F479" w14:textId="77777777" w:rsidR="00CC092C" w:rsidRDefault="00CC092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44DA365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254573" w14:paraId="13FBC452" w14:textId="77777777" w:rsidTr="00AA6519">
        <w:tc>
          <w:tcPr>
            <w:tcW w:w="4997" w:type="pct"/>
            <w:gridSpan w:val="7"/>
            <w:shd w:val="clear" w:color="auto" w:fill="auto"/>
          </w:tcPr>
          <w:p w14:paraId="08287ACD" w14:textId="77777777" w:rsidR="00CC092C" w:rsidRPr="00254573" w:rsidRDefault="00CC092C" w:rsidP="00F22CFC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CC092C" w:rsidRPr="001A4780" w14:paraId="6F7EC3C4" w14:textId="77777777" w:rsidTr="00AA6519">
        <w:tc>
          <w:tcPr>
            <w:tcW w:w="750" w:type="pct"/>
            <w:shd w:val="clear" w:color="auto" w:fill="auto"/>
            <w:vAlign w:val="center"/>
          </w:tcPr>
          <w:p w14:paraId="3CA739F5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7667405F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21D6A94" w14:textId="77777777" w:rsidR="00CC092C" w:rsidRPr="00724833" w:rsidRDefault="00CC092C" w:rsidP="00F22CFC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D8EA986" w14:textId="77777777" w:rsidR="00CC092C" w:rsidRPr="00724833" w:rsidRDefault="00CC092C" w:rsidP="00F22CFC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150A59F7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92A1BF1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</w:tr>
      <w:tr w:rsidR="00CC092C" w:rsidRPr="001A4780" w14:paraId="6071C593" w14:textId="77777777" w:rsidTr="00AA6519">
        <w:tc>
          <w:tcPr>
            <w:tcW w:w="750" w:type="pct"/>
            <w:shd w:val="clear" w:color="auto" w:fill="auto"/>
            <w:vAlign w:val="center"/>
          </w:tcPr>
          <w:p w14:paraId="6D292086" w14:textId="77777777" w:rsidR="00CC092C" w:rsidRPr="00E45768" w:rsidRDefault="00CC092C" w:rsidP="00F22CFC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DD1AB4A" w14:textId="77777777" w:rsidR="00CC092C" w:rsidRPr="00E45768" w:rsidRDefault="00CC092C" w:rsidP="00F22CFC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shd w:val="clear" w:color="auto" w:fill="auto"/>
          </w:tcPr>
          <w:p w14:paraId="4FA52467" w14:textId="77777777" w:rsidR="00CC092C" w:rsidRPr="00E45768" w:rsidRDefault="00CC092C" w:rsidP="00F22CFC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D725A30" w14:textId="77777777" w:rsidR="00CC092C" w:rsidRPr="00E45768" w:rsidRDefault="00CC092C" w:rsidP="00F22CFC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6FAA3F3" w14:textId="77777777" w:rsidR="00CC092C" w:rsidRPr="00E45768" w:rsidRDefault="00CC092C" w:rsidP="00F22CFC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8708A2E" w14:textId="77777777" w:rsidR="00CC092C" w:rsidRPr="00E45768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3507EFA8" w14:textId="77777777" w:rsidTr="00AA6519">
        <w:tc>
          <w:tcPr>
            <w:tcW w:w="750" w:type="pct"/>
            <w:shd w:val="clear" w:color="auto" w:fill="auto"/>
            <w:vAlign w:val="center"/>
          </w:tcPr>
          <w:p w14:paraId="07B58175" w14:textId="77777777" w:rsidR="00CC092C" w:rsidRPr="00E45768" w:rsidRDefault="00CC092C" w:rsidP="00F22CFC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9340BF1" w14:textId="77777777" w:rsidR="00CC092C" w:rsidRPr="00E45768" w:rsidRDefault="00CC092C" w:rsidP="00F22CFC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shd w:val="clear" w:color="auto" w:fill="auto"/>
          </w:tcPr>
          <w:p w14:paraId="3CBAFD5C" w14:textId="77777777" w:rsidR="00CC092C" w:rsidRPr="00E45768" w:rsidRDefault="00CC092C" w:rsidP="00F22CFC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C967FF8" w14:textId="77777777" w:rsidR="00CC092C" w:rsidRPr="00E45768" w:rsidRDefault="00CC092C" w:rsidP="00F22CFC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4B84D38" w14:textId="0E60E7F5" w:rsidR="00CC092C" w:rsidRPr="00E45768" w:rsidRDefault="002D1F44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CC092C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D774E6A" w14:textId="77777777" w:rsidR="00CC092C" w:rsidRPr="00E45768" w:rsidRDefault="00CC092C" w:rsidP="00F22CFC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CC092C" w:rsidRPr="00254573" w14:paraId="6AC42660" w14:textId="77777777" w:rsidTr="00AA6519">
        <w:tc>
          <w:tcPr>
            <w:tcW w:w="4997" w:type="pct"/>
            <w:gridSpan w:val="7"/>
            <w:shd w:val="clear" w:color="auto" w:fill="auto"/>
          </w:tcPr>
          <w:p w14:paraId="0C81CDE3" w14:textId="36AF47D8" w:rsidR="00CC092C" w:rsidRPr="00254573" w:rsidRDefault="002D1F44" w:rsidP="00F22CFC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CC092C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CC092C" w:rsidRPr="001A4780" w14:paraId="1A9E72F9" w14:textId="77777777" w:rsidTr="00AA6519">
        <w:tc>
          <w:tcPr>
            <w:tcW w:w="750" w:type="pct"/>
            <w:shd w:val="clear" w:color="auto" w:fill="auto"/>
            <w:vAlign w:val="center"/>
          </w:tcPr>
          <w:p w14:paraId="02011176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7E079496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3DC2B98" w14:textId="77777777" w:rsidR="00CC092C" w:rsidRPr="006C6D44" w:rsidRDefault="00CC092C" w:rsidP="00F22CFC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0811C3E" w14:textId="77777777" w:rsidR="00CC092C" w:rsidRPr="006C6D44" w:rsidRDefault="00CC092C" w:rsidP="00F22CFC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64254EF0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65233EB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</w:tr>
      <w:tr w:rsidR="00CC092C" w:rsidRPr="001A4780" w14:paraId="017F7CEE" w14:textId="77777777" w:rsidTr="00AA6519">
        <w:tc>
          <w:tcPr>
            <w:tcW w:w="750" w:type="pct"/>
            <w:shd w:val="clear" w:color="auto" w:fill="auto"/>
            <w:vAlign w:val="center"/>
          </w:tcPr>
          <w:p w14:paraId="4BAD8190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A50599D" w14:textId="77777777" w:rsidR="00CC092C" w:rsidRPr="003804BF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shd w:val="clear" w:color="auto" w:fill="auto"/>
          </w:tcPr>
          <w:p w14:paraId="578AAFE1" w14:textId="77777777" w:rsidR="00CC092C" w:rsidRPr="003804BF" w:rsidRDefault="00CC092C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E8A2E64" w14:textId="77777777" w:rsidR="00CC092C" w:rsidRPr="003804BF" w:rsidRDefault="00CC092C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1622A280" w14:textId="7D63F8E4" w:rsidR="00CC092C" w:rsidRPr="003804BF" w:rsidRDefault="002D1F44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9C0B8D4" w14:textId="77777777" w:rsidR="00CC092C" w:rsidRPr="003804BF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CC092C" w:rsidRPr="001B3D35" w14:paraId="76550EF7" w14:textId="77777777" w:rsidTr="00AA6519">
        <w:tc>
          <w:tcPr>
            <w:tcW w:w="4997" w:type="pct"/>
            <w:gridSpan w:val="7"/>
            <w:shd w:val="clear" w:color="auto" w:fill="auto"/>
          </w:tcPr>
          <w:p w14:paraId="12E856C2" w14:textId="77777777" w:rsidR="00CC092C" w:rsidRPr="00655FB3" w:rsidRDefault="00CC092C" w:rsidP="00F22CFC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CC092C" w:rsidRPr="001A4780" w14:paraId="1BE02E60" w14:textId="77777777" w:rsidTr="00AA6519">
        <w:tc>
          <w:tcPr>
            <w:tcW w:w="750" w:type="pct"/>
            <w:shd w:val="clear" w:color="auto" w:fill="auto"/>
            <w:vAlign w:val="center"/>
          </w:tcPr>
          <w:p w14:paraId="382C11CE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shd w:val="clear" w:color="auto" w:fill="auto"/>
          </w:tcPr>
          <w:p w14:paraId="0DB3D57E" w14:textId="77777777" w:rsidR="00CC092C" w:rsidRPr="003804BF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7120B74" w14:textId="77777777" w:rsidR="00CC092C" w:rsidRPr="003804BF" w:rsidRDefault="00CC092C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1A4E4253" w14:textId="77777777" w:rsidR="00CC092C" w:rsidRPr="003804BF" w:rsidRDefault="00CC092C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4753342E" w14:textId="77777777" w:rsidR="00CC092C" w:rsidRPr="003804BF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E05B43B" w14:textId="77777777" w:rsidR="00CC092C" w:rsidRPr="003804BF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50E9FDA3" w14:textId="77777777" w:rsidTr="00AA6519">
        <w:tc>
          <w:tcPr>
            <w:tcW w:w="750" w:type="pct"/>
            <w:shd w:val="clear" w:color="auto" w:fill="auto"/>
            <w:vAlign w:val="center"/>
          </w:tcPr>
          <w:p w14:paraId="025FE4C8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3D88035" w14:textId="77777777" w:rsidR="00CC092C" w:rsidRPr="003804BF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4" w:type="pct"/>
            <w:shd w:val="clear" w:color="auto" w:fill="auto"/>
          </w:tcPr>
          <w:p w14:paraId="13BB49E6" w14:textId="77777777" w:rsidR="00CC092C" w:rsidRPr="00B07477" w:rsidRDefault="00CC092C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30EC277" w14:textId="77777777" w:rsidR="00CC092C" w:rsidRPr="00B07477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84714C4" w14:textId="77777777" w:rsidR="00CC092C" w:rsidRPr="003804BF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9F46C43" w14:textId="77777777" w:rsidR="00CC092C" w:rsidRPr="003804BF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554685CF" w14:textId="77777777" w:rsidTr="00AA6519">
        <w:tc>
          <w:tcPr>
            <w:tcW w:w="750" w:type="pct"/>
            <w:shd w:val="clear" w:color="auto" w:fill="auto"/>
            <w:vAlign w:val="center"/>
          </w:tcPr>
          <w:p w14:paraId="3BB43201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AEF1766" w14:textId="77777777" w:rsidR="00CC092C" w:rsidRPr="00B07477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4" w:type="pct"/>
            <w:shd w:val="clear" w:color="auto" w:fill="auto"/>
          </w:tcPr>
          <w:p w14:paraId="11615F07" w14:textId="77777777" w:rsidR="00CC092C" w:rsidRPr="002B372D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F874125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2DB0BB8" w14:textId="77777777" w:rsidR="00CC092C" w:rsidRPr="00B07477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9A76124" w14:textId="4E8C1882" w:rsidR="00CC092C" w:rsidRPr="00655FB3" w:rsidRDefault="00CC3755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CC092C" w:rsidRPr="001A4780" w14:paraId="3B4BF0F4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0D8826FA" w14:textId="77777777" w:rsidR="00CC092C" w:rsidRPr="009968C5" w:rsidRDefault="00CC092C" w:rsidP="00F22CFC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CC092C" w:rsidRPr="001A4780" w14:paraId="2D80EDD1" w14:textId="77777777" w:rsidTr="00AA6519">
        <w:tc>
          <w:tcPr>
            <w:tcW w:w="750" w:type="pct"/>
            <w:shd w:val="clear" w:color="auto" w:fill="auto"/>
          </w:tcPr>
          <w:p w14:paraId="6B6799F4" w14:textId="77777777" w:rsidR="00CC092C" w:rsidRPr="009968C5" w:rsidRDefault="00CC092C" w:rsidP="00F22CFC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shd w:val="clear" w:color="auto" w:fill="auto"/>
          </w:tcPr>
          <w:p w14:paraId="008A1344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C11C14A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60310674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3D17BE3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68A94F3" w14:textId="77777777" w:rsidR="00CC092C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598BE1BA" w14:textId="77777777" w:rsidTr="00AA6519">
        <w:tc>
          <w:tcPr>
            <w:tcW w:w="750" w:type="pct"/>
            <w:shd w:val="clear" w:color="auto" w:fill="auto"/>
            <w:vAlign w:val="center"/>
          </w:tcPr>
          <w:p w14:paraId="463045F7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4F8E2CE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4" w:type="pct"/>
            <w:shd w:val="clear" w:color="auto" w:fill="auto"/>
          </w:tcPr>
          <w:p w14:paraId="1B21DD05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D28B6AB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1DF4C49F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227BD09" w14:textId="77777777" w:rsidR="00CC092C" w:rsidRDefault="00CC092C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02C53FDC" w14:textId="77777777" w:rsidTr="00AA6519">
        <w:tc>
          <w:tcPr>
            <w:tcW w:w="752" w:type="pct"/>
            <w:shd w:val="clear" w:color="auto" w:fill="auto"/>
            <w:vAlign w:val="center"/>
          </w:tcPr>
          <w:p w14:paraId="1DBDBF65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364374C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shd w:val="clear" w:color="auto" w:fill="auto"/>
          </w:tcPr>
          <w:p w14:paraId="06AA1B88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6EED75E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7" w:type="pct"/>
            <w:gridSpan w:val="2"/>
            <w:shd w:val="clear" w:color="auto" w:fill="auto"/>
          </w:tcPr>
          <w:p w14:paraId="53C91C5F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3" w:type="pct"/>
            <w:shd w:val="clear" w:color="auto" w:fill="auto"/>
          </w:tcPr>
          <w:p w14:paraId="65523F94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1F5DED28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715FC995" w14:textId="77777777" w:rsidR="00AA6519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CC092C" w:rsidRPr="001A4780" w14:paraId="6639D923" w14:textId="77777777" w:rsidTr="00AA6519">
        <w:tc>
          <w:tcPr>
            <w:tcW w:w="750" w:type="pct"/>
            <w:shd w:val="clear" w:color="auto" w:fill="auto"/>
            <w:vAlign w:val="center"/>
          </w:tcPr>
          <w:p w14:paraId="665F8624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9AA10A8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4" w:type="pct"/>
            <w:shd w:val="clear" w:color="auto" w:fill="auto"/>
          </w:tcPr>
          <w:p w14:paraId="0C4DE75C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3B15E4F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667BC4C7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538FC75" w14:textId="77777777" w:rsidR="00CC092C" w:rsidRDefault="00CC092C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CC092C" w:rsidRPr="001A4780" w14:paraId="1E75C53A" w14:textId="77777777" w:rsidTr="00AA6519">
        <w:tc>
          <w:tcPr>
            <w:tcW w:w="750" w:type="pct"/>
            <w:shd w:val="clear" w:color="auto" w:fill="auto"/>
            <w:vAlign w:val="center"/>
          </w:tcPr>
          <w:p w14:paraId="544BFC3D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21898EA" w14:textId="77777777" w:rsidR="00CC092C" w:rsidRPr="001A4780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4" w:type="pct"/>
            <w:shd w:val="clear" w:color="auto" w:fill="auto"/>
          </w:tcPr>
          <w:p w14:paraId="04AEF9F1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7B7371E" w14:textId="77777777" w:rsidR="00CC092C" w:rsidRPr="001A4780" w:rsidRDefault="00CC092C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5ACA5CF3" w14:textId="77777777" w:rsidR="00CC092C" w:rsidRPr="001A4780" w:rsidRDefault="00CC092C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05CAD6C" w14:textId="77777777" w:rsidR="00CC092C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6F98D6C5" w14:textId="77777777" w:rsidTr="00AA6519">
        <w:tc>
          <w:tcPr>
            <w:tcW w:w="750" w:type="pct"/>
            <w:shd w:val="clear" w:color="auto" w:fill="auto"/>
            <w:vAlign w:val="center"/>
          </w:tcPr>
          <w:p w14:paraId="271C165E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B92D4E2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4" w:type="pct"/>
            <w:shd w:val="clear" w:color="auto" w:fill="auto"/>
          </w:tcPr>
          <w:p w14:paraId="4AFDDFE8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883A03A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3CA6757C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8F5FA86" w14:textId="77777777" w:rsidR="00CC092C" w:rsidRDefault="00CC092C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CC092C" w:rsidRPr="001A4780" w14:paraId="11F6E476" w14:textId="77777777" w:rsidTr="00AA6519">
        <w:tc>
          <w:tcPr>
            <w:tcW w:w="750" w:type="pct"/>
            <w:shd w:val="clear" w:color="auto" w:fill="auto"/>
            <w:vAlign w:val="center"/>
          </w:tcPr>
          <w:p w14:paraId="55743994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6D1BFE6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4" w:type="pct"/>
            <w:shd w:val="clear" w:color="auto" w:fill="auto"/>
          </w:tcPr>
          <w:p w14:paraId="17BBD24B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B7F44C4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1" w:type="pct"/>
            <w:shd w:val="clear" w:color="auto" w:fill="auto"/>
          </w:tcPr>
          <w:p w14:paraId="7C7DCB8C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0F6AA7B" w14:textId="77777777" w:rsidR="00CC092C" w:rsidRDefault="00CC092C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CC092C" w:rsidRPr="001A4780" w14:paraId="26ABCA91" w14:textId="77777777" w:rsidTr="00AA6519">
        <w:tc>
          <w:tcPr>
            <w:tcW w:w="750" w:type="pct"/>
            <w:shd w:val="clear" w:color="auto" w:fill="auto"/>
            <w:vAlign w:val="center"/>
          </w:tcPr>
          <w:p w14:paraId="47A74A0D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7D0A920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4" w:type="pct"/>
            <w:shd w:val="clear" w:color="auto" w:fill="auto"/>
          </w:tcPr>
          <w:p w14:paraId="1AF53567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C0E5ECC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5E57A2A8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307EC1C" w14:textId="77777777" w:rsidR="00CC092C" w:rsidRDefault="00CC092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41F9C949" w14:textId="77777777" w:rsidR="00CC092C" w:rsidRDefault="00CC092C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CC092C" w:rsidRPr="001A4780" w14:paraId="5AD05A39" w14:textId="77777777" w:rsidTr="00AA6519">
        <w:tc>
          <w:tcPr>
            <w:tcW w:w="750" w:type="pct"/>
            <w:shd w:val="clear" w:color="auto" w:fill="auto"/>
            <w:vAlign w:val="center"/>
          </w:tcPr>
          <w:p w14:paraId="2786D65F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ADACF1A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4" w:type="pct"/>
            <w:shd w:val="clear" w:color="auto" w:fill="auto"/>
          </w:tcPr>
          <w:p w14:paraId="37481B6C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450C531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09A9C32B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0B0FE58" w14:textId="77777777" w:rsidR="00CC092C" w:rsidRDefault="00CC092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311A58E0" w14:textId="77777777" w:rsidR="00CC092C" w:rsidRDefault="00CC092C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CC092C" w:rsidRPr="001A4780" w14:paraId="64B96B2D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0622162D" w14:textId="0AF78CF2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CC092C" w:rsidRPr="001A4780" w14:paraId="4BA2FF5F" w14:textId="77777777" w:rsidTr="00AA6519">
        <w:tc>
          <w:tcPr>
            <w:tcW w:w="750" w:type="pct"/>
            <w:shd w:val="clear" w:color="auto" w:fill="auto"/>
            <w:vAlign w:val="center"/>
          </w:tcPr>
          <w:p w14:paraId="38518B58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2B5B7B53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6F96D626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08A25616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56CD3B38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A65BA26" w14:textId="77777777" w:rsidR="00CC092C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2F3AA215" w14:textId="77777777" w:rsidTr="00AA6519">
        <w:tc>
          <w:tcPr>
            <w:tcW w:w="750" w:type="pct"/>
            <w:shd w:val="clear" w:color="auto" w:fill="auto"/>
            <w:vAlign w:val="center"/>
          </w:tcPr>
          <w:p w14:paraId="472BC8DC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75C58898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361625E8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AB90456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6E7FC8E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CD0BEF5" w14:textId="77777777" w:rsidR="00CC092C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CC092C" w:rsidRPr="001A4780" w14:paraId="541B5EF5" w14:textId="77777777" w:rsidTr="00AA6519">
        <w:tc>
          <w:tcPr>
            <w:tcW w:w="750" w:type="pct"/>
            <w:shd w:val="clear" w:color="auto" w:fill="auto"/>
            <w:vAlign w:val="center"/>
          </w:tcPr>
          <w:p w14:paraId="7768DABD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lastRenderedPageBreak/>
              <w:t>attachment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0C9C8012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6AE9EC4E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2B1B6E43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5661D8D4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2C82AB7" w14:textId="77777777" w:rsidR="00CC092C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031908DC" w14:textId="77777777" w:rsidTr="00AA6519">
        <w:tc>
          <w:tcPr>
            <w:tcW w:w="750" w:type="pct"/>
            <w:shd w:val="clear" w:color="auto" w:fill="auto"/>
            <w:vAlign w:val="center"/>
          </w:tcPr>
          <w:p w14:paraId="3916CADA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A70E29D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17B27D93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5883064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44B54AD0" w14:textId="3899943D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A03E946" w14:textId="77777777" w:rsidR="00CC092C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29F5D437" w14:textId="77777777" w:rsidTr="00AA6519">
        <w:tc>
          <w:tcPr>
            <w:tcW w:w="750" w:type="pct"/>
            <w:shd w:val="clear" w:color="auto" w:fill="auto"/>
            <w:vAlign w:val="center"/>
          </w:tcPr>
          <w:p w14:paraId="72759F15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564ED8E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2BFA33D5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8A344A7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A8D7F13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5150F5E3" w14:textId="77777777" w:rsidR="00CC092C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5E24DFA" w14:textId="77777777" w:rsidTr="00AA6519">
        <w:tc>
          <w:tcPr>
            <w:tcW w:w="750" w:type="pct"/>
            <w:shd w:val="clear" w:color="auto" w:fill="auto"/>
            <w:vAlign w:val="center"/>
          </w:tcPr>
          <w:p w14:paraId="15F94600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6FF1E42" w14:textId="78DEE0AF" w:rsidR="00B80981" w:rsidRPr="00E87917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54387C8D" w14:textId="195E8F37" w:rsidR="00B80981" w:rsidRPr="00E87917" w:rsidRDefault="00B80981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60F1E5E" w14:textId="5BA8EB33" w:rsidR="00B80981" w:rsidRPr="00E87917" w:rsidRDefault="00B80981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5D0CBA43" w14:textId="7A53E288" w:rsidR="00B80981" w:rsidRPr="00E87917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C528C6F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AF49842" w14:textId="77777777" w:rsidTr="00AA6519">
        <w:tc>
          <w:tcPr>
            <w:tcW w:w="750" w:type="pct"/>
            <w:shd w:val="clear" w:color="auto" w:fill="auto"/>
            <w:vAlign w:val="center"/>
          </w:tcPr>
          <w:p w14:paraId="56DB1826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E3A3F4D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0B9B2A1E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AAB7CC4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FDE4A0F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DCC2002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6F3C3D2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44820A45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4BD0E14B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275FC720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066D80A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247AC111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44D5CF4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BF674AA" w14:textId="77777777" w:rsidTr="00AA6519">
        <w:tc>
          <w:tcPr>
            <w:tcW w:w="750" w:type="pct"/>
            <w:vMerge/>
            <w:shd w:val="clear" w:color="auto" w:fill="auto"/>
            <w:vAlign w:val="center"/>
          </w:tcPr>
          <w:p w14:paraId="00AC3E90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AE8C3BF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7EAA6162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966E0AA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2AC5C189" w14:textId="764C3803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F9E6E32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FCA71DF" w14:textId="77777777" w:rsidTr="00AA6519">
        <w:tc>
          <w:tcPr>
            <w:tcW w:w="750" w:type="pct"/>
            <w:vMerge/>
            <w:shd w:val="clear" w:color="auto" w:fill="auto"/>
            <w:vAlign w:val="center"/>
          </w:tcPr>
          <w:p w14:paraId="38E68B61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F7DD82F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4" w:type="pct"/>
            <w:shd w:val="clear" w:color="auto" w:fill="auto"/>
          </w:tcPr>
          <w:p w14:paraId="19DB7C03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4313903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F64EB3A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DA0E052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B80981" w:rsidRPr="001A4780" w14:paraId="302891D7" w14:textId="77777777" w:rsidTr="00AA6519">
        <w:tc>
          <w:tcPr>
            <w:tcW w:w="750" w:type="pct"/>
            <w:shd w:val="clear" w:color="auto" w:fill="auto"/>
            <w:vAlign w:val="center"/>
          </w:tcPr>
          <w:p w14:paraId="547F47CF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1F2BB33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480455B0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95829AF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6441C3A" w14:textId="7F503158" w:rsidR="00B80981" w:rsidRPr="00655FB3" w:rsidRDefault="002D1F44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B80981">
              <w:rPr>
                <w:sz w:val="20"/>
              </w:rPr>
              <w:t xml:space="preserve">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2DFBCE5D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956E59F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1F6FA698" w14:textId="4281FA2D" w:rsidR="00B80981" w:rsidRDefault="002D1F44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B80981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B80981" w:rsidRPr="001A4780" w14:paraId="3EA04E53" w14:textId="77777777" w:rsidTr="00AA6519">
        <w:tc>
          <w:tcPr>
            <w:tcW w:w="750" w:type="pct"/>
            <w:shd w:val="clear" w:color="auto" w:fill="auto"/>
            <w:vAlign w:val="center"/>
          </w:tcPr>
          <w:p w14:paraId="35B3B46B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4A1D346D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5D712558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58B28273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53435BAE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5A20FD3F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E13ED92" w14:textId="77777777" w:rsidTr="00AA6519">
        <w:tc>
          <w:tcPr>
            <w:tcW w:w="750" w:type="pct"/>
            <w:shd w:val="clear" w:color="auto" w:fill="auto"/>
            <w:vAlign w:val="center"/>
          </w:tcPr>
          <w:p w14:paraId="26E9AA55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6D385319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24D8C638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B39079F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45E617DB" w14:textId="0F6757E8" w:rsidR="00B80981" w:rsidRPr="00655FB3" w:rsidRDefault="002D1F44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272E1622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B80981" w:rsidRPr="001A4780" w14:paraId="770D5C1D" w14:textId="77777777" w:rsidTr="00AA6519">
        <w:tc>
          <w:tcPr>
            <w:tcW w:w="750" w:type="pct"/>
            <w:shd w:val="clear" w:color="auto" w:fill="auto"/>
            <w:vAlign w:val="center"/>
          </w:tcPr>
          <w:p w14:paraId="4D8DBE00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51BED62C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212B3D76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12E1ABCA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768828A4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608C07A0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2C9EF7C" w14:textId="77777777" w:rsidTr="00AA6519">
        <w:tc>
          <w:tcPr>
            <w:tcW w:w="750" w:type="pct"/>
            <w:shd w:val="clear" w:color="auto" w:fill="auto"/>
            <w:vAlign w:val="center"/>
          </w:tcPr>
          <w:p w14:paraId="5693C051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D45BFF5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77E226B7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9F43F54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A2E554D" w14:textId="0EFB5D11" w:rsidR="00B80981" w:rsidRPr="00655FB3" w:rsidRDefault="002D1F44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E8B585F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B80981" w:rsidRPr="001A4780" w14:paraId="40E5D896" w14:textId="77777777" w:rsidTr="00AA6519">
        <w:tc>
          <w:tcPr>
            <w:tcW w:w="4997" w:type="pct"/>
            <w:gridSpan w:val="7"/>
            <w:shd w:val="clear" w:color="auto" w:fill="auto"/>
          </w:tcPr>
          <w:p w14:paraId="67F519A6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B80981" w:rsidRPr="001A4780" w14:paraId="7102FC05" w14:textId="77777777" w:rsidTr="00AA6519">
        <w:tc>
          <w:tcPr>
            <w:tcW w:w="750" w:type="pct"/>
            <w:shd w:val="clear" w:color="auto" w:fill="auto"/>
          </w:tcPr>
          <w:p w14:paraId="4CB2BFD1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shd w:val="clear" w:color="auto" w:fill="auto"/>
          </w:tcPr>
          <w:p w14:paraId="0075A027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3B8DA8DF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44944F66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08B6DFF0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AB9B288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5D08C532" w14:textId="77777777" w:rsidTr="00AA6519">
        <w:tc>
          <w:tcPr>
            <w:tcW w:w="750" w:type="pct"/>
            <w:shd w:val="clear" w:color="auto" w:fill="auto"/>
          </w:tcPr>
          <w:p w14:paraId="1A8B4C3F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CF8CD19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4" w:type="pct"/>
            <w:shd w:val="clear" w:color="auto" w:fill="auto"/>
          </w:tcPr>
          <w:p w14:paraId="1FE12B79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C4D904F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66A5E7E3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5BDCA5B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2BF0FD9" w14:textId="77777777" w:rsidTr="00AA6519">
        <w:tc>
          <w:tcPr>
            <w:tcW w:w="750" w:type="pct"/>
            <w:shd w:val="clear" w:color="auto" w:fill="auto"/>
          </w:tcPr>
          <w:p w14:paraId="3481FB96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99D7CF6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4" w:type="pct"/>
            <w:shd w:val="clear" w:color="auto" w:fill="auto"/>
          </w:tcPr>
          <w:p w14:paraId="29CFD08C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48042FC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679672E5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1C2A19F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544E4F65" w14:textId="77777777" w:rsidTr="00AA6519">
        <w:tc>
          <w:tcPr>
            <w:tcW w:w="750" w:type="pct"/>
            <w:shd w:val="clear" w:color="auto" w:fill="auto"/>
          </w:tcPr>
          <w:p w14:paraId="26CFF5CA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31506E6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4" w:type="pct"/>
            <w:shd w:val="clear" w:color="auto" w:fill="auto"/>
          </w:tcPr>
          <w:p w14:paraId="28B66818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8C41F95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16FC802E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FCE3183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66AC227" w14:textId="77777777" w:rsidTr="00AA6519">
        <w:tc>
          <w:tcPr>
            <w:tcW w:w="750" w:type="pct"/>
            <w:shd w:val="clear" w:color="auto" w:fill="auto"/>
          </w:tcPr>
          <w:p w14:paraId="5B48C99B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26B1913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4" w:type="pct"/>
            <w:shd w:val="clear" w:color="auto" w:fill="auto"/>
          </w:tcPr>
          <w:p w14:paraId="31ADB89B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08FEFD1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CF01923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201496E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AB8B1CD" w14:textId="77777777" w:rsidTr="00AA6519">
        <w:tc>
          <w:tcPr>
            <w:tcW w:w="4997" w:type="pct"/>
            <w:gridSpan w:val="7"/>
            <w:shd w:val="clear" w:color="auto" w:fill="auto"/>
          </w:tcPr>
          <w:p w14:paraId="48A706B2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B80981" w:rsidRPr="001A4780" w14:paraId="10981BCF" w14:textId="77777777" w:rsidTr="00AA6519">
        <w:tc>
          <w:tcPr>
            <w:tcW w:w="750" w:type="pct"/>
            <w:shd w:val="clear" w:color="auto" w:fill="auto"/>
          </w:tcPr>
          <w:p w14:paraId="2A89E130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shd w:val="clear" w:color="auto" w:fill="auto"/>
          </w:tcPr>
          <w:p w14:paraId="0690AE81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78349F3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2B8ED3C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B71D750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95DDA9A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CCC1110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366F7E92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6E57893B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4" w:type="pct"/>
            <w:shd w:val="clear" w:color="auto" w:fill="auto"/>
          </w:tcPr>
          <w:p w14:paraId="2F388B07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73A6948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6E5AB8D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3F30322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870FA5B" w14:textId="77777777" w:rsidTr="00AA6519">
        <w:tc>
          <w:tcPr>
            <w:tcW w:w="750" w:type="pct"/>
            <w:vMerge/>
            <w:shd w:val="clear" w:color="auto" w:fill="auto"/>
          </w:tcPr>
          <w:p w14:paraId="0BB740E6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0415FDF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4" w:type="pct"/>
            <w:shd w:val="clear" w:color="auto" w:fill="auto"/>
          </w:tcPr>
          <w:p w14:paraId="370796D9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932DC72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F3FE48B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12F8E41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B1E9031" w14:textId="77777777" w:rsidTr="00AA6519">
        <w:tc>
          <w:tcPr>
            <w:tcW w:w="750" w:type="pct"/>
            <w:vMerge/>
            <w:shd w:val="clear" w:color="auto" w:fill="auto"/>
          </w:tcPr>
          <w:p w14:paraId="41412504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B35D305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shd w:val="clear" w:color="auto" w:fill="auto"/>
          </w:tcPr>
          <w:p w14:paraId="5AED50C4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D4042E6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5534747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6E21A79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E6C2ED8" w14:textId="77777777" w:rsidTr="00AA6519">
        <w:tc>
          <w:tcPr>
            <w:tcW w:w="750" w:type="pct"/>
            <w:vMerge/>
            <w:shd w:val="clear" w:color="auto" w:fill="auto"/>
          </w:tcPr>
          <w:p w14:paraId="2E8E616C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73C39DD" w14:textId="55E6CE5E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C848DA7" w14:textId="1287DDAB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43B2C9E" w14:textId="014FA3B8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D2B60EC" w14:textId="67487EF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4320810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506AF7F" w14:textId="77777777" w:rsidTr="00AA6519">
        <w:tc>
          <w:tcPr>
            <w:tcW w:w="4997" w:type="pct"/>
            <w:gridSpan w:val="7"/>
            <w:shd w:val="clear" w:color="auto" w:fill="auto"/>
          </w:tcPr>
          <w:p w14:paraId="274DF6ED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B80981" w:rsidRPr="001A4780" w14:paraId="435286DC" w14:textId="77777777" w:rsidTr="00AA6519">
        <w:tc>
          <w:tcPr>
            <w:tcW w:w="750" w:type="pct"/>
            <w:shd w:val="clear" w:color="auto" w:fill="auto"/>
          </w:tcPr>
          <w:p w14:paraId="1C878D54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shd w:val="clear" w:color="auto" w:fill="auto"/>
          </w:tcPr>
          <w:p w14:paraId="1745A277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57665A0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A25A663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16CCFB9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669C90C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25A59E2" w14:textId="77777777" w:rsidTr="00AA6519">
        <w:tc>
          <w:tcPr>
            <w:tcW w:w="750" w:type="pct"/>
            <w:shd w:val="clear" w:color="auto" w:fill="auto"/>
          </w:tcPr>
          <w:p w14:paraId="500C73EC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8C801F3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4" w:type="pct"/>
            <w:shd w:val="clear" w:color="auto" w:fill="auto"/>
          </w:tcPr>
          <w:p w14:paraId="7BFF7940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2DB9260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C8B2599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12E2550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028D201" w14:textId="77777777" w:rsidTr="00AA6519">
        <w:tc>
          <w:tcPr>
            <w:tcW w:w="4997" w:type="pct"/>
            <w:gridSpan w:val="7"/>
            <w:shd w:val="clear" w:color="auto" w:fill="auto"/>
          </w:tcPr>
          <w:p w14:paraId="0F371B8E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B80981" w:rsidRPr="001A4780" w14:paraId="1E67B476" w14:textId="77777777" w:rsidTr="00AA6519">
        <w:tc>
          <w:tcPr>
            <w:tcW w:w="750" w:type="pct"/>
            <w:shd w:val="clear" w:color="auto" w:fill="auto"/>
          </w:tcPr>
          <w:p w14:paraId="490D4BC7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shd w:val="clear" w:color="auto" w:fill="auto"/>
          </w:tcPr>
          <w:p w14:paraId="1E20DBD9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D9EE367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386E2E1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8BA79F9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4E6340D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F1D394B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0B82CF43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34560040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4" w:type="pct"/>
            <w:shd w:val="clear" w:color="auto" w:fill="auto"/>
          </w:tcPr>
          <w:p w14:paraId="625478F4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DB12372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FA9C173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5" w:type="pct"/>
            <w:gridSpan w:val="2"/>
            <w:shd w:val="clear" w:color="auto" w:fill="auto"/>
          </w:tcPr>
          <w:p w14:paraId="5E6F4E57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2A9F40F" w14:textId="77777777" w:rsidTr="00AA6519">
        <w:tc>
          <w:tcPr>
            <w:tcW w:w="750" w:type="pct"/>
            <w:vMerge/>
            <w:shd w:val="clear" w:color="auto" w:fill="auto"/>
          </w:tcPr>
          <w:p w14:paraId="4F2BDC58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0B0FD99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shd w:val="clear" w:color="auto" w:fill="auto"/>
          </w:tcPr>
          <w:p w14:paraId="00FDCA6D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34B6408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E4955BC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E6ACF91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B70FF73" w14:textId="77777777" w:rsidTr="00AA6519">
        <w:tc>
          <w:tcPr>
            <w:tcW w:w="4997" w:type="pct"/>
            <w:gridSpan w:val="7"/>
            <w:shd w:val="clear" w:color="auto" w:fill="auto"/>
          </w:tcPr>
          <w:p w14:paraId="2D04C7C8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B80981" w:rsidRPr="001A4780" w14:paraId="5543EBA9" w14:textId="77777777" w:rsidTr="00AA6519">
        <w:tc>
          <w:tcPr>
            <w:tcW w:w="750" w:type="pct"/>
            <w:shd w:val="clear" w:color="auto" w:fill="auto"/>
          </w:tcPr>
          <w:p w14:paraId="2904B6AC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shd w:val="clear" w:color="auto" w:fill="auto"/>
          </w:tcPr>
          <w:p w14:paraId="34E09A6F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79165C6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FFA216B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9E0BA1A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0D501BB7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E5513C8" w14:textId="77777777" w:rsidTr="00AA6519">
        <w:tc>
          <w:tcPr>
            <w:tcW w:w="750" w:type="pct"/>
            <w:shd w:val="clear" w:color="auto" w:fill="auto"/>
          </w:tcPr>
          <w:p w14:paraId="29B4845E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D46D90D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shd w:val="clear" w:color="auto" w:fill="auto"/>
          </w:tcPr>
          <w:p w14:paraId="72018576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F69F37B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1" w:type="pct"/>
            <w:shd w:val="clear" w:color="auto" w:fill="auto"/>
          </w:tcPr>
          <w:p w14:paraId="5EAE9A03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B57473E" w14:textId="5B48A47F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B80981" w:rsidRPr="001A4780" w14:paraId="4B1C8BD1" w14:textId="77777777" w:rsidTr="00AA6519">
        <w:tc>
          <w:tcPr>
            <w:tcW w:w="750" w:type="pct"/>
            <w:shd w:val="clear" w:color="auto" w:fill="auto"/>
          </w:tcPr>
          <w:p w14:paraId="70E495AD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C4F0CA1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4" w:type="pct"/>
            <w:shd w:val="clear" w:color="auto" w:fill="auto"/>
          </w:tcPr>
          <w:p w14:paraId="4FA43CDA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ABF5228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1" w:type="pct"/>
            <w:shd w:val="clear" w:color="auto" w:fill="auto"/>
          </w:tcPr>
          <w:p w14:paraId="48BFB600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DB6064C" w14:textId="4469A393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B80981" w:rsidRPr="001A4780" w14:paraId="127609C7" w14:textId="77777777" w:rsidTr="00AA6519">
        <w:tc>
          <w:tcPr>
            <w:tcW w:w="750" w:type="pct"/>
            <w:shd w:val="clear" w:color="auto" w:fill="auto"/>
          </w:tcPr>
          <w:p w14:paraId="212CB4A8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B1B61CE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shd w:val="clear" w:color="auto" w:fill="auto"/>
          </w:tcPr>
          <w:p w14:paraId="7483EE54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45B0C33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1" w:type="pct"/>
            <w:shd w:val="clear" w:color="auto" w:fill="auto"/>
          </w:tcPr>
          <w:p w14:paraId="33EFA16C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B107C1D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45CDC455" w14:textId="77777777" w:rsidTr="00AA6519">
        <w:tc>
          <w:tcPr>
            <w:tcW w:w="750" w:type="pct"/>
            <w:shd w:val="clear" w:color="auto" w:fill="auto"/>
          </w:tcPr>
          <w:p w14:paraId="49191BC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34C333B" w14:textId="3F88273A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shd w:val="clear" w:color="auto" w:fill="auto"/>
          </w:tcPr>
          <w:p w14:paraId="7D563B44" w14:textId="6555AEA4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02CA1ED" w14:textId="2319A9DD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7B4CF59C" w14:textId="2A96466C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2774C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DE95252" w14:textId="77777777" w:rsidTr="00AA6519">
        <w:tc>
          <w:tcPr>
            <w:tcW w:w="750" w:type="pct"/>
            <w:shd w:val="clear" w:color="auto" w:fill="auto"/>
          </w:tcPr>
          <w:p w14:paraId="33EDDA7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6E3A3F5" w14:textId="62186D7B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2615D0D6" w14:textId="5E2CF620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DF96B9F" w14:textId="7DEB1FC9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54A29059" w14:textId="402F4D04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B887B2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5420701" w14:textId="77777777" w:rsidTr="00AA6519">
        <w:tc>
          <w:tcPr>
            <w:tcW w:w="4997" w:type="pct"/>
            <w:gridSpan w:val="7"/>
            <w:shd w:val="clear" w:color="auto" w:fill="auto"/>
          </w:tcPr>
          <w:p w14:paraId="5561D55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6EECCB0D" w14:textId="77777777" w:rsidTr="00AA6519">
        <w:tc>
          <w:tcPr>
            <w:tcW w:w="750" w:type="pct"/>
            <w:shd w:val="clear" w:color="auto" w:fill="auto"/>
          </w:tcPr>
          <w:p w14:paraId="7113852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shd w:val="clear" w:color="auto" w:fill="auto"/>
          </w:tcPr>
          <w:p w14:paraId="14E7460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776BBA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7109130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42D252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2F7290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E9287DA" w14:textId="77777777" w:rsidTr="00AA6519">
        <w:tc>
          <w:tcPr>
            <w:tcW w:w="750" w:type="pct"/>
            <w:shd w:val="clear" w:color="auto" w:fill="auto"/>
          </w:tcPr>
          <w:p w14:paraId="0D369AB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2D98AF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shd w:val="clear" w:color="auto" w:fill="auto"/>
          </w:tcPr>
          <w:p w14:paraId="6EB3DEB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574284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5439870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DFD041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3A6DE5C" w14:textId="77777777" w:rsidTr="00AA6519">
        <w:tc>
          <w:tcPr>
            <w:tcW w:w="750" w:type="pct"/>
            <w:shd w:val="clear" w:color="auto" w:fill="auto"/>
          </w:tcPr>
          <w:p w14:paraId="4672711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F69505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shd w:val="clear" w:color="auto" w:fill="auto"/>
          </w:tcPr>
          <w:p w14:paraId="763C741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83EB0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7F411B9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958D8DA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0083D33B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5C4B1C1B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48820EF3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40846F1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495A18AF" w14:textId="77777777" w:rsidTr="00AA6519">
        <w:tc>
          <w:tcPr>
            <w:tcW w:w="750" w:type="pct"/>
            <w:shd w:val="clear" w:color="auto" w:fill="auto"/>
          </w:tcPr>
          <w:p w14:paraId="23AD45D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5C26F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shd w:val="clear" w:color="auto" w:fill="auto"/>
          </w:tcPr>
          <w:p w14:paraId="6F4F828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84E989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1" w:type="pct"/>
            <w:shd w:val="clear" w:color="auto" w:fill="auto"/>
          </w:tcPr>
          <w:p w14:paraId="5A40606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2BFF65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D4F03BF" w14:textId="77777777" w:rsidTr="00AA6519">
        <w:tc>
          <w:tcPr>
            <w:tcW w:w="750" w:type="pct"/>
            <w:shd w:val="clear" w:color="auto" w:fill="auto"/>
          </w:tcPr>
          <w:p w14:paraId="2071CA8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872F4B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7D238E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81B423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28C8EDD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F57FB4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6BACC06" w14:textId="77777777" w:rsidTr="00AA6519">
        <w:tc>
          <w:tcPr>
            <w:tcW w:w="750" w:type="pct"/>
            <w:shd w:val="clear" w:color="auto" w:fill="auto"/>
          </w:tcPr>
          <w:p w14:paraId="4B4F780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2BC5C8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shd w:val="clear" w:color="auto" w:fill="auto"/>
          </w:tcPr>
          <w:p w14:paraId="4F3601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5ED2B3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1" w:type="pct"/>
            <w:shd w:val="clear" w:color="auto" w:fill="auto"/>
          </w:tcPr>
          <w:p w14:paraId="56A0A7D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C54A7E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9B97833" w14:textId="77777777" w:rsidTr="00AA6519">
        <w:tc>
          <w:tcPr>
            <w:tcW w:w="4997" w:type="pct"/>
            <w:gridSpan w:val="7"/>
            <w:shd w:val="clear" w:color="auto" w:fill="auto"/>
          </w:tcPr>
          <w:p w14:paraId="4731BA0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2A07D35B" w14:textId="77777777" w:rsidTr="00AA6519">
        <w:tc>
          <w:tcPr>
            <w:tcW w:w="750" w:type="pct"/>
            <w:shd w:val="clear" w:color="auto" w:fill="auto"/>
          </w:tcPr>
          <w:p w14:paraId="3B45337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shd w:val="clear" w:color="auto" w:fill="auto"/>
          </w:tcPr>
          <w:p w14:paraId="68D333A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971004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F23AA1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641CE9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5A019B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4D117F2" w14:textId="77777777" w:rsidTr="00AA6519">
        <w:tc>
          <w:tcPr>
            <w:tcW w:w="750" w:type="pct"/>
            <w:shd w:val="clear" w:color="auto" w:fill="auto"/>
          </w:tcPr>
          <w:p w14:paraId="09441B4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4D76F1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shd w:val="clear" w:color="auto" w:fill="auto"/>
          </w:tcPr>
          <w:p w14:paraId="27CDF90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3D797C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0E6680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2320AB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792E6DB" w14:textId="77777777" w:rsidTr="00AA6519">
        <w:tc>
          <w:tcPr>
            <w:tcW w:w="750" w:type="pct"/>
            <w:shd w:val="clear" w:color="auto" w:fill="auto"/>
          </w:tcPr>
          <w:p w14:paraId="34906B1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36A2D5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shd w:val="clear" w:color="auto" w:fill="auto"/>
          </w:tcPr>
          <w:p w14:paraId="3B59914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6285A7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1" w:type="pct"/>
            <w:shd w:val="clear" w:color="auto" w:fill="auto"/>
          </w:tcPr>
          <w:p w14:paraId="05236E1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B43EAC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85B9B30" w14:textId="77777777" w:rsidTr="00AA6519">
        <w:tc>
          <w:tcPr>
            <w:tcW w:w="750" w:type="pct"/>
            <w:shd w:val="clear" w:color="auto" w:fill="auto"/>
          </w:tcPr>
          <w:p w14:paraId="19AF1E2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E237EC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62C45BC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20100D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1B8ADA8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8EE486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187FC84" w14:textId="77777777" w:rsidTr="00AA6519">
        <w:tc>
          <w:tcPr>
            <w:tcW w:w="750" w:type="pct"/>
            <w:shd w:val="clear" w:color="auto" w:fill="auto"/>
          </w:tcPr>
          <w:p w14:paraId="5D5D542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071721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shd w:val="clear" w:color="auto" w:fill="auto"/>
          </w:tcPr>
          <w:p w14:paraId="7B31EE9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59AC65C" w14:textId="3F1559C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5DB8976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D953E6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FF364D9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424298F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4A5F56" w:rsidRPr="001A4780" w14:paraId="0E51A907" w14:textId="77777777" w:rsidTr="00AA6519">
        <w:tc>
          <w:tcPr>
            <w:tcW w:w="750" w:type="pct"/>
            <w:shd w:val="clear" w:color="auto" w:fill="auto"/>
            <w:vAlign w:val="center"/>
          </w:tcPr>
          <w:p w14:paraId="07708AE3" w14:textId="77777777" w:rsidR="004A5F56" w:rsidRPr="00575F5E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shd w:val="clear" w:color="auto" w:fill="auto"/>
          </w:tcPr>
          <w:p w14:paraId="038CE6D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F802DF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370BD4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71AA83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74B2E6E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0C963C3" w14:textId="77777777" w:rsidTr="00AA6519">
        <w:tc>
          <w:tcPr>
            <w:tcW w:w="750" w:type="pct"/>
            <w:shd w:val="clear" w:color="auto" w:fill="auto"/>
            <w:vAlign w:val="center"/>
          </w:tcPr>
          <w:p w14:paraId="6DCE3B58" w14:textId="77777777" w:rsidR="004A5F56" w:rsidRPr="003039E5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BC79BF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204" w:type="pct"/>
            <w:shd w:val="clear" w:color="auto" w:fill="auto"/>
          </w:tcPr>
          <w:p w14:paraId="53B692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E1439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8E03EB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DD3C8C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2110A0E2" w14:textId="77777777" w:rsidTr="00AA6519">
        <w:tc>
          <w:tcPr>
            <w:tcW w:w="750" w:type="pct"/>
            <w:shd w:val="clear" w:color="auto" w:fill="auto"/>
            <w:vAlign w:val="center"/>
          </w:tcPr>
          <w:p w14:paraId="29050CE7" w14:textId="77777777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shd w:val="clear" w:color="auto" w:fill="auto"/>
          </w:tcPr>
          <w:p w14:paraId="41CCC452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79465C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311D4B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E1A649F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7592F01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7B127CC" w14:textId="77777777" w:rsidTr="00AA6519">
        <w:tc>
          <w:tcPr>
            <w:tcW w:w="750" w:type="pct"/>
            <w:shd w:val="clear" w:color="auto" w:fill="auto"/>
            <w:vAlign w:val="center"/>
          </w:tcPr>
          <w:p w14:paraId="15F8B66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179442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4" w:type="pct"/>
            <w:shd w:val="clear" w:color="auto" w:fill="auto"/>
          </w:tcPr>
          <w:p w14:paraId="2438B715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ED46078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2485B7A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8E301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CBADDF" w14:textId="77777777" w:rsidTr="00AA6519">
        <w:tc>
          <w:tcPr>
            <w:tcW w:w="750" w:type="pct"/>
            <w:shd w:val="clear" w:color="auto" w:fill="auto"/>
            <w:vAlign w:val="center"/>
          </w:tcPr>
          <w:p w14:paraId="6250BCC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E6758A4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4" w:type="pct"/>
            <w:shd w:val="clear" w:color="auto" w:fill="auto"/>
          </w:tcPr>
          <w:p w14:paraId="6DC05B7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7813CB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404298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EB9039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2A3B25D5" w14:textId="77777777" w:rsidTr="00AA6519">
        <w:tc>
          <w:tcPr>
            <w:tcW w:w="750" w:type="pct"/>
            <w:shd w:val="clear" w:color="auto" w:fill="auto"/>
            <w:vAlign w:val="center"/>
          </w:tcPr>
          <w:p w14:paraId="1778354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9A1BE49" w14:textId="2EF78953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007BD">
              <w:rPr>
                <w:sz w:val="20"/>
                <w:lang w:val="en-US"/>
              </w:rPr>
              <w:t>documentRequirements</w:t>
            </w:r>
          </w:p>
        </w:tc>
        <w:tc>
          <w:tcPr>
            <w:tcW w:w="204" w:type="pct"/>
            <w:shd w:val="clear" w:color="auto" w:fill="auto"/>
          </w:tcPr>
          <w:p w14:paraId="4D0DE543" w14:textId="695BFF8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9212703" w14:textId="0967D29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7E2789A" w14:textId="6F06A2D3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и документы, предусмотренные документацией в составе заявки, критерии оценки заявок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63995F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0BEC63" w14:textId="77777777" w:rsidTr="00AA6519">
        <w:tc>
          <w:tcPr>
            <w:tcW w:w="750" w:type="pct"/>
            <w:shd w:val="clear" w:color="auto" w:fill="auto"/>
            <w:vAlign w:val="center"/>
          </w:tcPr>
          <w:p w14:paraId="546C111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0D86C4E" w14:textId="6CA16CCA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007BD">
              <w:rPr>
                <w:sz w:val="20"/>
                <w:lang w:val="en-US"/>
              </w:rPr>
              <w:t>criteria</w:t>
            </w:r>
          </w:p>
        </w:tc>
        <w:tc>
          <w:tcPr>
            <w:tcW w:w="204" w:type="pct"/>
            <w:shd w:val="clear" w:color="auto" w:fill="auto"/>
          </w:tcPr>
          <w:p w14:paraId="19BFDB15" w14:textId="12EEC861" w:rsidR="004A5F56" w:rsidRPr="009D06CF" w:rsidRDefault="009D06CF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04479EF" w14:textId="6EF2878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E06C6B4" w14:textId="69451F1A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Критерии оценки заявок участников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501AB0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41F4418" w14:textId="77777777" w:rsidTr="00AA6519">
        <w:tc>
          <w:tcPr>
            <w:tcW w:w="750" w:type="pct"/>
            <w:shd w:val="clear" w:color="auto" w:fill="auto"/>
            <w:vAlign w:val="center"/>
          </w:tcPr>
          <w:p w14:paraId="7853195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7007B59" w14:textId="10786391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shd w:val="clear" w:color="auto" w:fill="auto"/>
          </w:tcPr>
          <w:p w14:paraId="5888BD27" w14:textId="77777777" w:rsidR="004A5F56" w:rsidRPr="007C373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0CD67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3037810" w14:textId="725CB4E5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721BB6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988E2AB" w14:textId="77777777" w:rsidTr="00AA6519">
        <w:tc>
          <w:tcPr>
            <w:tcW w:w="750" w:type="pct"/>
            <w:shd w:val="clear" w:color="auto" w:fill="auto"/>
            <w:vAlign w:val="center"/>
          </w:tcPr>
          <w:p w14:paraId="4E84393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193CD6B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4" w:type="pct"/>
            <w:shd w:val="clear" w:color="auto" w:fill="auto"/>
          </w:tcPr>
          <w:p w14:paraId="5E3C64E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DF8B6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98CCD5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lastRenderedPageBreak/>
              <w:t>несостоявшимся</w:t>
            </w:r>
            <w:proofErr w:type="gramEnd"/>
          </w:p>
        </w:tc>
        <w:tc>
          <w:tcPr>
            <w:tcW w:w="1395" w:type="pct"/>
            <w:gridSpan w:val="2"/>
            <w:shd w:val="clear" w:color="auto" w:fill="auto"/>
          </w:tcPr>
          <w:p w14:paraId="09ADBF1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0354109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01D62AD1" w14:textId="0CF8259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C007BD">
              <w:rPr>
                <w:b/>
                <w:sz w:val="20"/>
              </w:rPr>
              <w:lastRenderedPageBreak/>
              <w:t>Информация и документы, предусмотренные документацией в составе заявки, критерии оценки заявок</w:t>
            </w:r>
          </w:p>
        </w:tc>
      </w:tr>
      <w:tr w:rsidR="004A5F56" w:rsidRPr="001A4780" w14:paraId="3845A3AB" w14:textId="77777777" w:rsidTr="00AA6519">
        <w:tc>
          <w:tcPr>
            <w:tcW w:w="750" w:type="pct"/>
            <w:shd w:val="clear" w:color="auto" w:fill="auto"/>
            <w:vAlign w:val="center"/>
          </w:tcPr>
          <w:p w14:paraId="660CB715" w14:textId="1697E6D3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  <w:lang w:val="en-US"/>
              </w:rPr>
              <w:t>documentRequirements</w:t>
            </w:r>
          </w:p>
        </w:tc>
        <w:tc>
          <w:tcPr>
            <w:tcW w:w="749" w:type="pct"/>
            <w:shd w:val="clear" w:color="auto" w:fill="auto"/>
          </w:tcPr>
          <w:p w14:paraId="10D8960B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000EFA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EF784D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8B0AA91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C8C2A7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5D0BC52" w14:textId="77777777" w:rsidTr="00AA6519">
        <w:tc>
          <w:tcPr>
            <w:tcW w:w="750" w:type="pct"/>
            <w:shd w:val="clear" w:color="auto" w:fill="auto"/>
            <w:vAlign w:val="center"/>
          </w:tcPr>
          <w:p w14:paraId="62A4B6C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405D4F3" w14:textId="5C7EE9B8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documentRequirement</w:t>
            </w:r>
          </w:p>
        </w:tc>
        <w:tc>
          <w:tcPr>
            <w:tcW w:w="204" w:type="pct"/>
            <w:shd w:val="clear" w:color="auto" w:fill="auto"/>
          </w:tcPr>
          <w:p w14:paraId="4EC75F7E" w14:textId="0BD9131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1A75038" w14:textId="21BED5C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ABD6051" w14:textId="311C7E33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и документы, предусмотренные документацией в составе заявки, критерии оценки заявок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E24D372" w14:textId="26C7297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3890706D" w14:textId="77777777" w:rsidTr="00AA6519">
        <w:tc>
          <w:tcPr>
            <w:tcW w:w="750" w:type="pct"/>
            <w:shd w:val="clear" w:color="auto" w:fill="auto"/>
            <w:vAlign w:val="center"/>
          </w:tcPr>
          <w:p w14:paraId="7A1A74D3" w14:textId="2D223FDF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</w:rPr>
              <w:t>documentRequirement</w:t>
            </w:r>
          </w:p>
        </w:tc>
        <w:tc>
          <w:tcPr>
            <w:tcW w:w="749" w:type="pct"/>
            <w:shd w:val="clear" w:color="auto" w:fill="auto"/>
          </w:tcPr>
          <w:p w14:paraId="6400C985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D3FF1B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69290A1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67503EC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224605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47F509" w14:textId="77777777" w:rsidTr="00AA6519">
        <w:tc>
          <w:tcPr>
            <w:tcW w:w="750" w:type="pct"/>
            <w:shd w:val="clear" w:color="auto" w:fill="auto"/>
            <w:vAlign w:val="center"/>
          </w:tcPr>
          <w:p w14:paraId="1835CD6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314DC86" w14:textId="15F92395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number</w:t>
            </w:r>
          </w:p>
        </w:tc>
        <w:tc>
          <w:tcPr>
            <w:tcW w:w="204" w:type="pct"/>
            <w:shd w:val="clear" w:color="auto" w:fill="auto"/>
          </w:tcPr>
          <w:p w14:paraId="325CFC2A" w14:textId="11D6CF3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44297EC" w14:textId="78D9354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79CB0934" w14:textId="3FDD774D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Порядковый номер информации или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D2D133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2B0441A" w14:textId="77777777" w:rsidTr="00AA6519">
        <w:tc>
          <w:tcPr>
            <w:tcW w:w="750" w:type="pct"/>
            <w:shd w:val="clear" w:color="auto" w:fill="auto"/>
            <w:vAlign w:val="center"/>
          </w:tcPr>
          <w:p w14:paraId="7490271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937BE58" w14:textId="2E3699B8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6072A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4A8E29E2" w14:textId="7FB3EC0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AE99CDE" w14:textId="3472AD9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7F33BB59" w14:textId="2E7B87F3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Наименование информации или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EA7493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39D2BEE" w14:textId="77777777" w:rsidTr="00AA6519">
        <w:tc>
          <w:tcPr>
            <w:tcW w:w="750" w:type="pct"/>
            <w:shd w:val="clear" w:color="auto" w:fill="auto"/>
            <w:vAlign w:val="center"/>
          </w:tcPr>
          <w:p w14:paraId="6F6DEE1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75473D9" w14:textId="541B514A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mandatory</w:t>
            </w:r>
          </w:p>
        </w:tc>
        <w:tc>
          <w:tcPr>
            <w:tcW w:w="204" w:type="pct"/>
            <w:shd w:val="clear" w:color="auto" w:fill="auto"/>
          </w:tcPr>
          <w:p w14:paraId="2DED3735" w14:textId="370A5FD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06BAAE6" w14:textId="240AD04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3D87E756" w14:textId="4DE44D11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Об</w:t>
            </w:r>
            <w:r>
              <w:rPr>
                <w:sz w:val="20"/>
              </w:rPr>
              <w:t>я</w:t>
            </w:r>
            <w:r w:rsidRPr="004371AA">
              <w:rPr>
                <w:sz w:val="20"/>
              </w:rPr>
              <w:t>зательность предоставления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1C2A76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2AF76AF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04203575" w14:textId="0A35B41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4371AA">
              <w:rPr>
                <w:b/>
                <w:sz w:val="20"/>
              </w:rPr>
              <w:t>Критерии оценки заявок участников</w:t>
            </w:r>
          </w:p>
        </w:tc>
      </w:tr>
      <w:tr w:rsidR="004A5F56" w:rsidRPr="001A4780" w14:paraId="227E4C63" w14:textId="77777777" w:rsidTr="00AA6519">
        <w:tc>
          <w:tcPr>
            <w:tcW w:w="750" w:type="pct"/>
            <w:shd w:val="clear" w:color="auto" w:fill="auto"/>
            <w:vAlign w:val="center"/>
          </w:tcPr>
          <w:p w14:paraId="006905B9" w14:textId="60B7D010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4371AA">
              <w:rPr>
                <w:b/>
                <w:sz w:val="20"/>
              </w:rPr>
              <w:t>criteria</w:t>
            </w:r>
          </w:p>
        </w:tc>
        <w:tc>
          <w:tcPr>
            <w:tcW w:w="749" w:type="pct"/>
            <w:shd w:val="clear" w:color="auto" w:fill="auto"/>
          </w:tcPr>
          <w:p w14:paraId="580D3E22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F1573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4FBB8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7CEF068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8E98AC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20BC3A1" w14:textId="77777777" w:rsidTr="00AA6519">
        <w:tc>
          <w:tcPr>
            <w:tcW w:w="750" w:type="pct"/>
            <w:shd w:val="clear" w:color="auto" w:fill="auto"/>
            <w:vAlign w:val="center"/>
          </w:tcPr>
          <w:p w14:paraId="6245461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69F7957" w14:textId="06B5E6A9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4371AA">
              <w:rPr>
                <w:sz w:val="20"/>
              </w:rPr>
              <w:t>с</w:t>
            </w:r>
            <w:proofErr w:type="gramEnd"/>
            <w:r w:rsidRPr="004371AA">
              <w:rPr>
                <w:sz w:val="20"/>
              </w:rPr>
              <w:t>riterion</w:t>
            </w:r>
          </w:p>
        </w:tc>
        <w:tc>
          <w:tcPr>
            <w:tcW w:w="204" w:type="pct"/>
            <w:shd w:val="clear" w:color="auto" w:fill="auto"/>
          </w:tcPr>
          <w:p w14:paraId="7EFEB7EC" w14:textId="0B5E83A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CE2D737" w14:textId="43ECDE6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56723D5" w14:textId="711DF01C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Критерий оценки заявок участников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0D68DD4" w14:textId="3C4988A5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27D1622" w14:textId="77777777" w:rsidTr="00AA6519">
        <w:tc>
          <w:tcPr>
            <w:tcW w:w="750" w:type="pct"/>
            <w:shd w:val="clear" w:color="auto" w:fill="auto"/>
            <w:vAlign w:val="center"/>
          </w:tcPr>
          <w:p w14:paraId="685CA125" w14:textId="633BC19D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  <w:lang w:val="en-US"/>
              </w:rPr>
              <w:t>c</w:t>
            </w:r>
            <w:r w:rsidRPr="004371AA">
              <w:rPr>
                <w:b/>
                <w:sz w:val="20"/>
              </w:rPr>
              <w:t>riterion</w:t>
            </w:r>
          </w:p>
        </w:tc>
        <w:tc>
          <w:tcPr>
            <w:tcW w:w="749" w:type="pct"/>
            <w:shd w:val="clear" w:color="auto" w:fill="auto"/>
          </w:tcPr>
          <w:p w14:paraId="449F0858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40FF42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3157FD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AD70E03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674162E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060CC1B" w14:textId="77777777" w:rsidTr="00AA6519">
        <w:tc>
          <w:tcPr>
            <w:tcW w:w="750" w:type="pct"/>
            <w:shd w:val="clear" w:color="auto" w:fill="auto"/>
            <w:vAlign w:val="center"/>
          </w:tcPr>
          <w:p w14:paraId="23C6EFB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1E81A40" w14:textId="755012E2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code</w:t>
            </w:r>
          </w:p>
        </w:tc>
        <w:tc>
          <w:tcPr>
            <w:tcW w:w="204" w:type="pct"/>
            <w:shd w:val="clear" w:color="auto" w:fill="auto"/>
          </w:tcPr>
          <w:p w14:paraId="6043D500" w14:textId="1BF16EF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54F5358" w14:textId="183B1E8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F0DD863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Код критерия:</w:t>
            </w:r>
          </w:p>
          <w:p w14:paraId="4133172C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CP - Цена контракта.</w:t>
            </w:r>
          </w:p>
          <w:p w14:paraId="600CB837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MC - Расходы на эксплуатацию и ремонт товаров, использование результатов работ.</w:t>
            </w:r>
          </w:p>
          <w:p w14:paraId="63040FE3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TC - Стоимость жизненного цикла товара или созданного в результате выполнения работы объекта.</w:t>
            </w:r>
          </w:p>
          <w:p w14:paraId="2DE2659C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EN - Предложение о сумме соответствующих расходов заказчика, которые заказчик осуществит или понесет по энергосервисному контракту.</w:t>
            </w:r>
          </w:p>
          <w:p w14:paraId="6160EBF5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QF - Качественные, функциональные и экологические характеристики объекта закупки.</w:t>
            </w:r>
          </w:p>
          <w:p w14:paraId="6F3D117C" w14:textId="5E49117C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QO - Квалификация участников закупки, в том числе наличие у них финансовых ресурсов, на праве собственности или ином законном основании оборудования и других материальных ресурсов, опыта работы, связанного с предметом контракта, и деловой репутации, специалистов и иных работников определенного уровня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4D4BCE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0C3D343" w14:textId="77777777" w:rsidTr="00AA6519">
        <w:tc>
          <w:tcPr>
            <w:tcW w:w="750" w:type="pct"/>
            <w:shd w:val="clear" w:color="auto" w:fill="auto"/>
            <w:vAlign w:val="center"/>
          </w:tcPr>
          <w:p w14:paraId="123B330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421782D" w14:textId="3430A913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value</w:t>
            </w:r>
          </w:p>
        </w:tc>
        <w:tc>
          <w:tcPr>
            <w:tcW w:w="204" w:type="pct"/>
            <w:shd w:val="clear" w:color="auto" w:fill="auto"/>
          </w:tcPr>
          <w:p w14:paraId="130C07A7" w14:textId="49D30E6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F8E5913" w14:textId="40DB55D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22FC0BB7" w14:textId="3979C2B9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Значимость критерия в процентах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A5A2ED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F241A5" w14:textId="77777777" w:rsidTr="00AA6519">
        <w:tc>
          <w:tcPr>
            <w:tcW w:w="750" w:type="pct"/>
            <w:shd w:val="clear" w:color="auto" w:fill="auto"/>
            <w:vAlign w:val="center"/>
          </w:tcPr>
          <w:p w14:paraId="638C6D0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D40A960" w14:textId="44C0056D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addInfo</w:t>
            </w:r>
          </w:p>
        </w:tc>
        <w:tc>
          <w:tcPr>
            <w:tcW w:w="204" w:type="pct"/>
            <w:shd w:val="clear" w:color="auto" w:fill="auto"/>
          </w:tcPr>
          <w:p w14:paraId="54AE81F2" w14:textId="7C2C262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5BBF1FD" w14:textId="74A5153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563F3EEA" w14:textId="5A366A9E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Дополнительная информация о содержании и порядке оценки по критерию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35D863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89DAA4A" w14:textId="77777777" w:rsidTr="00AA6519">
        <w:tc>
          <w:tcPr>
            <w:tcW w:w="750" w:type="pct"/>
            <w:shd w:val="clear" w:color="auto" w:fill="auto"/>
            <w:vAlign w:val="center"/>
          </w:tcPr>
          <w:p w14:paraId="773B4C7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8F13C29" w14:textId="341C21F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limit</w:t>
            </w:r>
          </w:p>
        </w:tc>
        <w:tc>
          <w:tcPr>
            <w:tcW w:w="204" w:type="pct"/>
            <w:shd w:val="clear" w:color="auto" w:fill="auto"/>
          </w:tcPr>
          <w:p w14:paraId="199DBCF3" w14:textId="364EFAA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36677C4" w14:textId="0EF3E72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21" w:type="pct"/>
            <w:shd w:val="clear" w:color="auto" w:fill="auto"/>
          </w:tcPr>
          <w:p w14:paraId="1D0D6A9B" w14:textId="3DF70235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Предельное значение показателя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6BF6B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84ED7AD" w14:textId="77777777" w:rsidTr="00AA6519">
        <w:tc>
          <w:tcPr>
            <w:tcW w:w="750" w:type="pct"/>
            <w:shd w:val="clear" w:color="auto" w:fill="auto"/>
            <w:vAlign w:val="center"/>
          </w:tcPr>
          <w:p w14:paraId="32C1B98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CF6C87B" w14:textId="481C7296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measurementOrder</w:t>
            </w:r>
          </w:p>
        </w:tc>
        <w:tc>
          <w:tcPr>
            <w:tcW w:w="204" w:type="pct"/>
            <w:shd w:val="clear" w:color="auto" w:fill="auto"/>
          </w:tcPr>
          <w:p w14:paraId="3275F41F" w14:textId="0664BB5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2231024" w14:textId="617399B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ADD32F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Порядок оценки по показателю:</w:t>
            </w:r>
          </w:p>
          <w:p w14:paraId="02F9D327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F - лучшим условием исполнения контракта является </w:t>
            </w:r>
            <w:r w:rsidRPr="003D62E4">
              <w:rPr>
                <w:sz w:val="20"/>
              </w:rPr>
              <w:lastRenderedPageBreak/>
              <w:t>наибольшее значение,</w:t>
            </w:r>
          </w:p>
          <w:p w14:paraId="45263E5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 - лучшим условием исполнения контракта является наименьшее значение,</w:t>
            </w:r>
          </w:p>
          <w:p w14:paraId="462F2ED6" w14:textId="67322170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O - оценка производится по шкале оценки или другому порядку, указанному в документации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939BF6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>Допустимые значения</w:t>
            </w:r>
            <w:r w:rsidRPr="003D62E4">
              <w:rPr>
                <w:sz w:val="20"/>
              </w:rPr>
              <w:t>:</w:t>
            </w:r>
          </w:p>
          <w:p w14:paraId="076F78C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F </w:t>
            </w:r>
          </w:p>
          <w:p w14:paraId="5A784467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L </w:t>
            </w:r>
          </w:p>
          <w:p w14:paraId="1B24A807" w14:textId="52E4F769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lastRenderedPageBreak/>
              <w:t xml:space="preserve">O </w:t>
            </w:r>
          </w:p>
        </w:tc>
      </w:tr>
      <w:tr w:rsidR="004A5F56" w:rsidRPr="001A4780" w14:paraId="5B8380A5" w14:textId="77777777" w:rsidTr="00AA6519">
        <w:tc>
          <w:tcPr>
            <w:tcW w:w="750" w:type="pct"/>
            <w:shd w:val="clear" w:color="auto" w:fill="auto"/>
            <w:vAlign w:val="center"/>
          </w:tcPr>
          <w:p w14:paraId="79CD3F1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1FA41A0" w14:textId="32ED529B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indicators</w:t>
            </w:r>
          </w:p>
        </w:tc>
        <w:tc>
          <w:tcPr>
            <w:tcW w:w="204" w:type="pct"/>
            <w:shd w:val="clear" w:color="auto" w:fill="auto"/>
          </w:tcPr>
          <w:p w14:paraId="08B4831A" w14:textId="5586CE3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016261C" w14:textId="2FA0E50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CC0B359" w14:textId="4A7EEC00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Показатели критерия оценки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7AD397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136AD5" w14:textId="77777777" w:rsidTr="00AA6519">
        <w:tc>
          <w:tcPr>
            <w:tcW w:w="4997" w:type="pct"/>
            <w:gridSpan w:val="7"/>
            <w:shd w:val="clear" w:color="auto" w:fill="auto"/>
          </w:tcPr>
          <w:p w14:paraId="681238A1" w14:textId="0CA9547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D62E4">
              <w:rPr>
                <w:b/>
                <w:sz w:val="20"/>
              </w:rPr>
              <w:t>Показатели критерия оценки</w:t>
            </w:r>
          </w:p>
        </w:tc>
      </w:tr>
      <w:tr w:rsidR="004A5F56" w:rsidRPr="001A4780" w14:paraId="46F3BC27" w14:textId="77777777" w:rsidTr="00AA6519">
        <w:tc>
          <w:tcPr>
            <w:tcW w:w="750" w:type="pct"/>
            <w:shd w:val="clear" w:color="auto" w:fill="auto"/>
            <w:vAlign w:val="center"/>
          </w:tcPr>
          <w:p w14:paraId="69F627E5" w14:textId="1ABDC421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3D62E4">
              <w:rPr>
                <w:b/>
                <w:sz w:val="20"/>
              </w:rPr>
              <w:t>indicators</w:t>
            </w:r>
          </w:p>
        </w:tc>
        <w:tc>
          <w:tcPr>
            <w:tcW w:w="749" w:type="pct"/>
            <w:shd w:val="clear" w:color="auto" w:fill="auto"/>
          </w:tcPr>
          <w:p w14:paraId="23657713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695E98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02D6AF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96C532E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BBFC4F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693A00B" w14:textId="77777777" w:rsidTr="00AA6519">
        <w:tc>
          <w:tcPr>
            <w:tcW w:w="750" w:type="pct"/>
            <w:shd w:val="clear" w:color="auto" w:fill="auto"/>
            <w:vAlign w:val="center"/>
          </w:tcPr>
          <w:p w14:paraId="0F85F32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0CD9727" w14:textId="7D19DB1D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indicator</w:t>
            </w:r>
          </w:p>
        </w:tc>
        <w:tc>
          <w:tcPr>
            <w:tcW w:w="204" w:type="pct"/>
            <w:shd w:val="clear" w:color="auto" w:fill="auto"/>
          </w:tcPr>
          <w:p w14:paraId="0A2C7C4D" w14:textId="63F7D00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7A9543C" w14:textId="34F5B84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6117FD3" w14:textId="51AB33B0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Показатель критерия оценки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861AF6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40F517" w14:textId="77777777" w:rsidTr="00AA6519">
        <w:tc>
          <w:tcPr>
            <w:tcW w:w="750" w:type="pct"/>
            <w:shd w:val="clear" w:color="auto" w:fill="auto"/>
            <w:vAlign w:val="center"/>
          </w:tcPr>
          <w:p w14:paraId="486FAFB8" w14:textId="2FEAD41C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3D62E4">
              <w:rPr>
                <w:b/>
                <w:sz w:val="20"/>
              </w:rPr>
              <w:t>indicator</w:t>
            </w:r>
          </w:p>
        </w:tc>
        <w:tc>
          <w:tcPr>
            <w:tcW w:w="749" w:type="pct"/>
            <w:shd w:val="clear" w:color="auto" w:fill="auto"/>
          </w:tcPr>
          <w:p w14:paraId="7FB50AFE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5F73BAB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75CEF5D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FBA2082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27DE82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1ED19CC" w14:textId="77777777" w:rsidTr="00AA6519">
        <w:tc>
          <w:tcPr>
            <w:tcW w:w="750" w:type="pct"/>
            <w:shd w:val="clear" w:color="auto" w:fill="auto"/>
            <w:vAlign w:val="center"/>
          </w:tcPr>
          <w:p w14:paraId="1E075F0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BD56A22" w14:textId="5ED80299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code</w:t>
            </w:r>
          </w:p>
        </w:tc>
        <w:tc>
          <w:tcPr>
            <w:tcW w:w="204" w:type="pct"/>
            <w:shd w:val="clear" w:color="auto" w:fill="auto"/>
          </w:tcPr>
          <w:p w14:paraId="655564FA" w14:textId="1FE88BE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80FC7BB" w14:textId="374C4BC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306DFC8B" w14:textId="0504CF5E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Код показателя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67E2F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C236668" w14:textId="77777777" w:rsidTr="00AA6519">
        <w:tc>
          <w:tcPr>
            <w:tcW w:w="750" w:type="pct"/>
            <w:shd w:val="clear" w:color="auto" w:fill="auto"/>
            <w:vAlign w:val="center"/>
          </w:tcPr>
          <w:p w14:paraId="779A0BB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BC00C86" w14:textId="68D33105" w:rsidR="004A5F56" w:rsidRPr="00CC092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41AD4E91" w14:textId="69F20C7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0ABDB15" w14:textId="05D473B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4C007644" w14:textId="36242B37" w:rsidR="004A5F56" w:rsidRPr="00CC092C" w:rsidRDefault="004A5F56" w:rsidP="004A5F56">
            <w:pPr>
              <w:spacing w:before="0" w:after="0"/>
              <w:rPr>
                <w:sz w:val="20"/>
                <w:lang w:val="en-US"/>
              </w:rPr>
            </w:pPr>
            <w:bookmarkStart w:id="15" w:name="_GoBack"/>
            <w:r w:rsidRPr="00CC092C">
              <w:rPr>
                <w:sz w:val="20"/>
                <w:lang w:val="en-US"/>
              </w:rPr>
              <w:t>Наименование показателя</w:t>
            </w:r>
            <w:bookmarkEnd w:id="15"/>
          </w:p>
        </w:tc>
        <w:tc>
          <w:tcPr>
            <w:tcW w:w="1395" w:type="pct"/>
            <w:gridSpan w:val="2"/>
            <w:shd w:val="clear" w:color="auto" w:fill="auto"/>
          </w:tcPr>
          <w:p w14:paraId="48C5ED0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190F607" w14:textId="77777777" w:rsidTr="00AA6519">
        <w:tc>
          <w:tcPr>
            <w:tcW w:w="750" w:type="pct"/>
            <w:shd w:val="clear" w:color="auto" w:fill="auto"/>
            <w:vAlign w:val="center"/>
          </w:tcPr>
          <w:p w14:paraId="7003745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F93D1AD" w14:textId="2493FF19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value</w:t>
            </w:r>
          </w:p>
        </w:tc>
        <w:tc>
          <w:tcPr>
            <w:tcW w:w="204" w:type="pct"/>
            <w:shd w:val="clear" w:color="auto" w:fill="auto"/>
          </w:tcPr>
          <w:p w14:paraId="74DFB508" w14:textId="5CAE338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530F648" w14:textId="21FBACE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02650419" w14:textId="4F24816A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Значимость показателя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85AE1A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4C182EB" w14:textId="77777777" w:rsidTr="00AA6519">
        <w:tc>
          <w:tcPr>
            <w:tcW w:w="750" w:type="pct"/>
            <w:shd w:val="clear" w:color="auto" w:fill="auto"/>
            <w:vAlign w:val="center"/>
          </w:tcPr>
          <w:p w14:paraId="413B5A4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D028F83" w14:textId="4685B080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limit</w:t>
            </w:r>
          </w:p>
        </w:tc>
        <w:tc>
          <w:tcPr>
            <w:tcW w:w="204" w:type="pct"/>
            <w:shd w:val="clear" w:color="auto" w:fill="auto"/>
          </w:tcPr>
          <w:p w14:paraId="06485FE6" w14:textId="65E00DB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1939CB9" w14:textId="185578F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36F03874" w14:textId="220E90FF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Предельное значение показателя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8B28C6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472CB12" w14:textId="77777777" w:rsidTr="00AA6519">
        <w:tc>
          <w:tcPr>
            <w:tcW w:w="750" w:type="pct"/>
            <w:shd w:val="clear" w:color="auto" w:fill="auto"/>
            <w:vAlign w:val="center"/>
          </w:tcPr>
          <w:p w14:paraId="7EC844F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40B9305" w14:textId="23DD4461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measurementOrder</w:t>
            </w:r>
          </w:p>
        </w:tc>
        <w:tc>
          <w:tcPr>
            <w:tcW w:w="204" w:type="pct"/>
            <w:shd w:val="clear" w:color="auto" w:fill="auto"/>
          </w:tcPr>
          <w:p w14:paraId="2B14236C" w14:textId="7A950A7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E9FC2B2" w14:textId="42C041A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4A3F1F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Порядок оценки по показателю:</w:t>
            </w:r>
          </w:p>
          <w:p w14:paraId="0085ACE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F - лучшим условием исполнения контракта является наибольшее значение,</w:t>
            </w:r>
          </w:p>
          <w:p w14:paraId="2347DC0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 - лучшим условием исполнения контракта является наименьшее значение,</w:t>
            </w:r>
          </w:p>
          <w:p w14:paraId="11FD060D" w14:textId="16D11A3E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O - оценка производится по шкале оценки или другому порядку, указанному в документации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2DDDC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671EE6E" w14:textId="77777777" w:rsidTr="00AA6519">
        <w:tc>
          <w:tcPr>
            <w:tcW w:w="4997" w:type="pct"/>
            <w:gridSpan w:val="7"/>
            <w:shd w:val="clear" w:color="auto" w:fill="auto"/>
          </w:tcPr>
          <w:p w14:paraId="3FE9C687" w14:textId="4DA7807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Заявки</w:t>
            </w:r>
          </w:p>
        </w:tc>
      </w:tr>
      <w:tr w:rsidR="004A5F56" w:rsidRPr="001A4780" w14:paraId="2776BFF1" w14:textId="77777777" w:rsidTr="00AA6519">
        <w:tc>
          <w:tcPr>
            <w:tcW w:w="750" w:type="pct"/>
            <w:shd w:val="clear" w:color="auto" w:fill="auto"/>
            <w:vAlign w:val="center"/>
          </w:tcPr>
          <w:p w14:paraId="5BD4AD14" w14:textId="2E154843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49" w:type="pct"/>
            <w:shd w:val="clear" w:color="auto" w:fill="auto"/>
          </w:tcPr>
          <w:p w14:paraId="0900BE2C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C8C52A8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2E4BEB79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31953EC6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596062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A9C108F" w14:textId="77777777" w:rsidTr="00AA6519">
        <w:tc>
          <w:tcPr>
            <w:tcW w:w="750" w:type="pct"/>
            <w:shd w:val="clear" w:color="auto" w:fill="auto"/>
            <w:vAlign w:val="center"/>
          </w:tcPr>
          <w:p w14:paraId="11AE35C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350DF3D" w14:textId="01820D88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4" w:type="pct"/>
            <w:shd w:val="clear" w:color="auto" w:fill="auto"/>
          </w:tcPr>
          <w:p w14:paraId="309114DB" w14:textId="754DDB8E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8D9EC66" w14:textId="46ECC12C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B4EF2E6" w14:textId="03BB95DF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EC94655" w14:textId="4E713A2B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22B71DBB" w14:textId="77777777" w:rsidTr="00AA6519">
        <w:tc>
          <w:tcPr>
            <w:tcW w:w="750" w:type="pct"/>
            <w:shd w:val="clear" w:color="auto" w:fill="auto"/>
            <w:vAlign w:val="center"/>
          </w:tcPr>
          <w:p w14:paraId="31E309E8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shd w:val="clear" w:color="auto" w:fill="auto"/>
          </w:tcPr>
          <w:p w14:paraId="6DFFD34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A5A80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CF5F49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2B4C4D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BF0DF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17E3371" w14:textId="77777777" w:rsidTr="00AA6519">
        <w:tc>
          <w:tcPr>
            <w:tcW w:w="750" w:type="pct"/>
            <w:shd w:val="clear" w:color="auto" w:fill="auto"/>
            <w:vAlign w:val="center"/>
          </w:tcPr>
          <w:p w14:paraId="65FC41F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97B489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4" w:type="pct"/>
            <w:shd w:val="clear" w:color="auto" w:fill="auto"/>
          </w:tcPr>
          <w:p w14:paraId="299CBAF9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CBDAE6E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1" w:type="pct"/>
            <w:shd w:val="clear" w:color="auto" w:fill="auto"/>
          </w:tcPr>
          <w:p w14:paraId="13D9B93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2A2FAD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5961D8C" w14:textId="77777777" w:rsidTr="00AA6519">
        <w:tc>
          <w:tcPr>
            <w:tcW w:w="750" w:type="pct"/>
            <w:shd w:val="clear" w:color="auto" w:fill="auto"/>
            <w:vAlign w:val="center"/>
          </w:tcPr>
          <w:p w14:paraId="4188635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8590DE1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4" w:type="pct"/>
            <w:shd w:val="clear" w:color="auto" w:fill="auto"/>
          </w:tcPr>
          <w:p w14:paraId="7B76267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EAE5FC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29CFFC8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C0D4ED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D0FE867" w14:textId="77777777" w:rsidTr="00AA6519">
        <w:tc>
          <w:tcPr>
            <w:tcW w:w="750" w:type="pct"/>
            <w:shd w:val="clear" w:color="auto" w:fill="auto"/>
            <w:vAlign w:val="center"/>
          </w:tcPr>
          <w:p w14:paraId="6AF8380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F898EC0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shd w:val="clear" w:color="auto" w:fill="auto"/>
          </w:tcPr>
          <w:p w14:paraId="6B36367C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9D531FA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2EB121F" w14:textId="5B0E29E4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Участники 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F2301F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F8D707E" w14:textId="77777777" w:rsidTr="00AA6519">
        <w:tc>
          <w:tcPr>
            <w:tcW w:w="750" w:type="pct"/>
            <w:shd w:val="clear" w:color="auto" w:fill="auto"/>
            <w:vAlign w:val="center"/>
          </w:tcPr>
          <w:p w14:paraId="3534247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C681019" w14:textId="06D68DFC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documentCompliances</w:t>
            </w:r>
          </w:p>
        </w:tc>
        <w:tc>
          <w:tcPr>
            <w:tcW w:w="204" w:type="pct"/>
            <w:shd w:val="clear" w:color="auto" w:fill="auto"/>
          </w:tcPr>
          <w:p w14:paraId="2F3E5644" w14:textId="7011B0C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580379D" w14:textId="71B7668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2E22B66" w14:textId="23E6527E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Наличие информации и документов, предусмотренные конкурсной документацией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9A7A5B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10F6346" w14:textId="77777777" w:rsidTr="00AA6519">
        <w:tc>
          <w:tcPr>
            <w:tcW w:w="750" w:type="pct"/>
            <w:shd w:val="clear" w:color="auto" w:fill="auto"/>
            <w:vAlign w:val="center"/>
          </w:tcPr>
          <w:p w14:paraId="3750697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2EAA6BD" w14:textId="55F77DD2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contractConditions</w:t>
            </w:r>
          </w:p>
        </w:tc>
        <w:tc>
          <w:tcPr>
            <w:tcW w:w="204" w:type="pct"/>
            <w:shd w:val="clear" w:color="auto" w:fill="auto"/>
          </w:tcPr>
          <w:p w14:paraId="1F0B7675" w14:textId="12A2B72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5CC1929" w14:textId="0759598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1EDE547" w14:textId="09CBEA95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Условия исполнения контракта, указанные в заявке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E81B52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4D660B8" w14:textId="77777777" w:rsidTr="00AA6519">
        <w:tc>
          <w:tcPr>
            <w:tcW w:w="750" w:type="pct"/>
            <w:shd w:val="clear" w:color="auto" w:fill="auto"/>
            <w:vAlign w:val="center"/>
          </w:tcPr>
          <w:p w14:paraId="0660409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5997668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5B60400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168655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3A980381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74CB430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2A571BC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0609022F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4A5F56" w:rsidRPr="001A4780" w14:paraId="6EA41BF8" w14:textId="77777777" w:rsidTr="00AA6519">
        <w:tc>
          <w:tcPr>
            <w:tcW w:w="750" w:type="pct"/>
            <w:shd w:val="clear" w:color="auto" w:fill="auto"/>
            <w:vAlign w:val="center"/>
          </w:tcPr>
          <w:p w14:paraId="4008F6AA" w14:textId="77777777" w:rsidR="004A5F56" w:rsidRPr="008271DF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shd w:val="clear" w:color="auto" w:fill="auto"/>
          </w:tcPr>
          <w:p w14:paraId="32EBA88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15AD3BE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1DFE63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590530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CCF0FF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84BA75C" w14:textId="77777777" w:rsidTr="00AA6519">
        <w:tc>
          <w:tcPr>
            <w:tcW w:w="750" w:type="pct"/>
            <w:shd w:val="clear" w:color="auto" w:fill="auto"/>
            <w:vAlign w:val="center"/>
          </w:tcPr>
          <w:p w14:paraId="28D1DD80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62B3A4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204" w:type="pct"/>
            <w:shd w:val="clear" w:color="auto" w:fill="auto"/>
          </w:tcPr>
          <w:p w14:paraId="1366F01D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F163E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3764BD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C489A1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6CCA419" w14:textId="77777777" w:rsidTr="00AA6519">
        <w:tc>
          <w:tcPr>
            <w:tcW w:w="750" w:type="pct"/>
            <w:shd w:val="clear" w:color="auto" w:fill="auto"/>
            <w:vAlign w:val="center"/>
          </w:tcPr>
          <w:p w14:paraId="09607A2C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9" w:type="pct"/>
            <w:shd w:val="clear" w:color="auto" w:fill="auto"/>
          </w:tcPr>
          <w:p w14:paraId="553BA64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C67BA4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2621B9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8CA76E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A407B7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5D5E7BE" w14:textId="77777777" w:rsidTr="00AA6519">
        <w:tc>
          <w:tcPr>
            <w:tcW w:w="750" w:type="pct"/>
            <w:shd w:val="clear" w:color="auto" w:fill="auto"/>
          </w:tcPr>
          <w:p w14:paraId="03C02B3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E460E6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4" w:type="pct"/>
            <w:shd w:val="clear" w:color="auto" w:fill="auto"/>
          </w:tcPr>
          <w:p w14:paraId="60A28AA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6AF478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1" w:type="pct"/>
            <w:shd w:val="clear" w:color="auto" w:fill="auto"/>
          </w:tcPr>
          <w:p w14:paraId="1D5895E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A7AD8A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8FA4500" w14:textId="77777777" w:rsidTr="00AA6519">
        <w:tc>
          <w:tcPr>
            <w:tcW w:w="750" w:type="pct"/>
            <w:shd w:val="clear" w:color="auto" w:fill="auto"/>
          </w:tcPr>
          <w:p w14:paraId="7A28278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1817F7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4" w:type="pct"/>
            <w:shd w:val="clear" w:color="auto" w:fill="auto"/>
          </w:tcPr>
          <w:p w14:paraId="100504F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B9CBC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6FAE70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27E0E5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84AD27E" w14:textId="77777777" w:rsidTr="00AA6519">
        <w:tc>
          <w:tcPr>
            <w:tcW w:w="750" w:type="pct"/>
            <w:shd w:val="clear" w:color="auto" w:fill="auto"/>
          </w:tcPr>
          <w:p w14:paraId="4435FFD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6A3E79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4" w:type="pct"/>
            <w:shd w:val="clear" w:color="auto" w:fill="auto"/>
          </w:tcPr>
          <w:p w14:paraId="38F77C1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95F829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021188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0B76FD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42B03EB" w14:textId="77777777" w:rsidTr="00AA6519">
        <w:tc>
          <w:tcPr>
            <w:tcW w:w="750" w:type="pct"/>
            <w:shd w:val="clear" w:color="auto" w:fill="auto"/>
          </w:tcPr>
          <w:p w14:paraId="0979EC8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573408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4" w:type="pct"/>
            <w:shd w:val="clear" w:color="auto" w:fill="auto"/>
          </w:tcPr>
          <w:p w14:paraId="517F88E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4B489F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D1D516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8C978C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7095F18" w14:textId="77777777" w:rsidTr="00AA6519">
        <w:tc>
          <w:tcPr>
            <w:tcW w:w="750" w:type="pct"/>
            <w:shd w:val="clear" w:color="auto" w:fill="auto"/>
          </w:tcPr>
          <w:p w14:paraId="11422CD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lastRenderedPageBreak/>
              <w:t> </w:t>
            </w:r>
          </w:p>
        </w:tc>
        <w:tc>
          <w:tcPr>
            <w:tcW w:w="749" w:type="pct"/>
            <w:shd w:val="clear" w:color="auto" w:fill="auto"/>
          </w:tcPr>
          <w:p w14:paraId="32BFA94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4" w:type="pct"/>
            <w:shd w:val="clear" w:color="auto" w:fill="auto"/>
          </w:tcPr>
          <w:p w14:paraId="7DCDA27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4DFA1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223905A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09B0B3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8C88FDE" w14:textId="77777777" w:rsidTr="00AA6519">
        <w:tc>
          <w:tcPr>
            <w:tcW w:w="750" w:type="pct"/>
            <w:shd w:val="clear" w:color="auto" w:fill="auto"/>
          </w:tcPr>
          <w:p w14:paraId="1D92051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5D9515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4" w:type="pct"/>
            <w:shd w:val="clear" w:color="auto" w:fill="auto"/>
          </w:tcPr>
          <w:p w14:paraId="7D1158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D85E2A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345465D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4D41F7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FFF26F0" w14:textId="77777777" w:rsidTr="00AA6519">
        <w:tc>
          <w:tcPr>
            <w:tcW w:w="750" w:type="pct"/>
            <w:shd w:val="clear" w:color="auto" w:fill="auto"/>
          </w:tcPr>
          <w:p w14:paraId="41441DD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D3A04B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4" w:type="pct"/>
            <w:shd w:val="clear" w:color="auto" w:fill="auto"/>
          </w:tcPr>
          <w:p w14:paraId="65D4D0F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061EC80" w14:textId="5BFB25C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37BAB0A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017114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211CA21" w14:textId="77777777" w:rsidTr="00AA6519">
        <w:tc>
          <w:tcPr>
            <w:tcW w:w="750" w:type="pct"/>
            <w:shd w:val="clear" w:color="auto" w:fill="auto"/>
          </w:tcPr>
          <w:p w14:paraId="5A85A3F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53F058A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4" w:type="pct"/>
            <w:shd w:val="clear" w:color="auto" w:fill="auto"/>
          </w:tcPr>
          <w:p w14:paraId="4686E12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F787C1F" w14:textId="4CE4C73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0C3E7AC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3F8924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C93D703" w14:textId="77777777" w:rsidTr="00AA6519">
        <w:tc>
          <w:tcPr>
            <w:tcW w:w="750" w:type="pct"/>
            <w:shd w:val="clear" w:color="auto" w:fill="auto"/>
          </w:tcPr>
          <w:p w14:paraId="7F83F6E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4A3EE7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4" w:type="pct"/>
            <w:shd w:val="clear" w:color="auto" w:fill="auto"/>
          </w:tcPr>
          <w:p w14:paraId="2000F1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F3C94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21657B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E30AE1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B87EE76" w14:textId="77777777" w:rsidTr="00AA6519">
        <w:tc>
          <w:tcPr>
            <w:tcW w:w="750" w:type="pct"/>
            <w:shd w:val="clear" w:color="auto" w:fill="auto"/>
          </w:tcPr>
          <w:p w14:paraId="5EAC777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96EEC5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4" w:type="pct"/>
            <w:shd w:val="clear" w:color="auto" w:fill="auto"/>
          </w:tcPr>
          <w:p w14:paraId="4F6E7C1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C9C0D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69B40F6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BBF0DF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D59EC2E" w14:textId="77777777" w:rsidTr="00AA6519">
        <w:tc>
          <w:tcPr>
            <w:tcW w:w="750" w:type="pct"/>
            <w:shd w:val="clear" w:color="auto" w:fill="auto"/>
          </w:tcPr>
          <w:p w14:paraId="18D3F90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704C14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4" w:type="pct"/>
            <w:shd w:val="clear" w:color="auto" w:fill="auto"/>
          </w:tcPr>
          <w:p w14:paraId="2C76BA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1D5CDB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6242236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E55D1A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CEA8ADD" w14:textId="77777777" w:rsidTr="00AA6519">
        <w:tc>
          <w:tcPr>
            <w:tcW w:w="750" w:type="pct"/>
            <w:shd w:val="clear" w:color="auto" w:fill="auto"/>
          </w:tcPr>
          <w:p w14:paraId="5DC6971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69F73A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4" w:type="pct"/>
            <w:shd w:val="clear" w:color="auto" w:fill="auto"/>
          </w:tcPr>
          <w:p w14:paraId="4E2376E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196259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82D9E6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92288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2E11471" w14:textId="77777777" w:rsidTr="00AA6519">
        <w:tc>
          <w:tcPr>
            <w:tcW w:w="750" w:type="pct"/>
            <w:shd w:val="clear" w:color="auto" w:fill="auto"/>
          </w:tcPr>
          <w:p w14:paraId="5CDE19A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F8BD01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4" w:type="pct"/>
            <w:shd w:val="clear" w:color="auto" w:fill="auto"/>
          </w:tcPr>
          <w:p w14:paraId="41BA34A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F82DD0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1" w:type="pct"/>
            <w:shd w:val="clear" w:color="auto" w:fill="auto"/>
          </w:tcPr>
          <w:p w14:paraId="7A65769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184133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E34D289" w14:textId="77777777" w:rsidTr="00AA6519">
        <w:tc>
          <w:tcPr>
            <w:tcW w:w="750" w:type="pct"/>
            <w:shd w:val="clear" w:color="auto" w:fill="auto"/>
          </w:tcPr>
          <w:p w14:paraId="6FDA247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EB6CFC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4" w:type="pct"/>
            <w:shd w:val="clear" w:color="auto" w:fill="auto"/>
          </w:tcPr>
          <w:p w14:paraId="664D4B8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E572BCC" w14:textId="7FBA675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3137FBF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BC9F7D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C81F2CD" w14:textId="77777777" w:rsidTr="00AA6519">
        <w:tc>
          <w:tcPr>
            <w:tcW w:w="750" w:type="pct"/>
            <w:shd w:val="clear" w:color="auto" w:fill="auto"/>
          </w:tcPr>
          <w:p w14:paraId="6B7DA1C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DB4C24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4" w:type="pct"/>
            <w:shd w:val="clear" w:color="auto" w:fill="auto"/>
          </w:tcPr>
          <w:p w14:paraId="2A8E46C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F3D4AF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1" w:type="pct"/>
            <w:shd w:val="clear" w:color="auto" w:fill="auto"/>
          </w:tcPr>
          <w:p w14:paraId="5D71619C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61BA77E2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49960D9D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1C952B2F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21A67A2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AA9CA7F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2ECA1BD1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1A99E4D0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1CEBC8C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50586599" w14:textId="77777777" w:rsidTr="00AA6519">
        <w:tc>
          <w:tcPr>
            <w:tcW w:w="4997" w:type="pct"/>
            <w:gridSpan w:val="7"/>
            <w:shd w:val="clear" w:color="auto" w:fill="auto"/>
          </w:tcPr>
          <w:p w14:paraId="404C76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53A95BEC" w14:textId="77777777" w:rsidTr="00AA6519">
        <w:tc>
          <w:tcPr>
            <w:tcW w:w="750" w:type="pct"/>
            <w:shd w:val="clear" w:color="auto" w:fill="auto"/>
          </w:tcPr>
          <w:p w14:paraId="6A3E78D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9" w:type="pct"/>
            <w:shd w:val="clear" w:color="auto" w:fill="auto"/>
          </w:tcPr>
          <w:p w14:paraId="79AFD82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6A03510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1C47D70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0B0FFEF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FB4BC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020D623" w14:textId="77777777" w:rsidTr="00AA6519">
        <w:tc>
          <w:tcPr>
            <w:tcW w:w="750" w:type="pct"/>
            <w:shd w:val="clear" w:color="auto" w:fill="auto"/>
          </w:tcPr>
          <w:p w14:paraId="2338472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10F460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4" w:type="pct"/>
            <w:shd w:val="clear" w:color="auto" w:fill="auto"/>
          </w:tcPr>
          <w:p w14:paraId="01FECC6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6F4F61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1E91CCA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A656D5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E858399" w14:textId="77777777" w:rsidTr="00AA6519">
        <w:tc>
          <w:tcPr>
            <w:tcW w:w="750" w:type="pct"/>
            <w:shd w:val="clear" w:color="auto" w:fill="auto"/>
          </w:tcPr>
          <w:p w14:paraId="06C3B84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D818B8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4" w:type="pct"/>
            <w:shd w:val="clear" w:color="auto" w:fill="auto"/>
          </w:tcPr>
          <w:p w14:paraId="0DD1CAE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46255A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1" w:type="pct"/>
            <w:shd w:val="clear" w:color="auto" w:fill="auto"/>
          </w:tcPr>
          <w:p w14:paraId="0B7CB35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9F7B27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DE05382" w14:textId="77777777" w:rsidTr="00AA6519">
        <w:tc>
          <w:tcPr>
            <w:tcW w:w="4997" w:type="pct"/>
            <w:gridSpan w:val="7"/>
            <w:shd w:val="clear" w:color="auto" w:fill="auto"/>
          </w:tcPr>
          <w:p w14:paraId="231669A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0CC1EC07" w14:textId="77777777" w:rsidTr="00AA6519">
        <w:tc>
          <w:tcPr>
            <w:tcW w:w="750" w:type="pct"/>
            <w:shd w:val="clear" w:color="auto" w:fill="auto"/>
          </w:tcPr>
          <w:p w14:paraId="11F0774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9" w:type="pct"/>
            <w:shd w:val="clear" w:color="auto" w:fill="auto"/>
          </w:tcPr>
          <w:p w14:paraId="511C722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4B530A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4BBBE2F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01FE97F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F1892B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3BB807A1" w14:textId="77777777" w:rsidTr="00AA6519">
        <w:tc>
          <w:tcPr>
            <w:tcW w:w="750" w:type="pct"/>
            <w:shd w:val="clear" w:color="auto" w:fill="auto"/>
          </w:tcPr>
          <w:p w14:paraId="068875B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C19285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4" w:type="pct"/>
            <w:shd w:val="clear" w:color="auto" w:fill="auto"/>
          </w:tcPr>
          <w:p w14:paraId="2C2DDEF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6D03EA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1" w:type="pct"/>
            <w:shd w:val="clear" w:color="auto" w:fill="auto"/>
          </w:tcPr>
          <w:p w14:paraId="2E00E6C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3A27D9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5D4360F" w14:textId="77777777" w:rsidTr="00AA6519">
        <w:tc>
          <w:tcPr>
            <w:tcW w:w="750" w:type="pct"/>
            <w:shd w:val="clear" w:color="auto" w:fill="auto"/>
          </w:tcPr>
          <w:p w14:paraId="1E09912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012E4C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4" w:type="pct"/>
            <w:shd w:val="clear" w:color="auto" w:fill="auto"/>
          </w:tcPr>
          <w:p w14:paraId="1FDE9A8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9DBF65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1" w:type="pct"/>
            <w:shd w:val="clear" w:color="auto" w:fill="auto"/>
          </w:tcPr>
          <w:p w14:paraId="4686C07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A91C8E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2769538" w14:textId="77777777" w:rsidTr="00AA6519">
        <w:tc>
          <w:tcPr>
            <w:tcW w:w="4997" w:type="pct"/>
            <w:gridSpan w:val="7"/>
            <w:shd w:val="clear" w:color="auto" w:fill="auto"/>
          </w:tcPr>
          <w:p w14:paraId="392A9A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0FF2A779" w14:textId="77777777" w:rsidTr="00AA6519">
        <w:tc>
          <w:tcPr>
            <w:tcW w:w="750" w:type="pct"/>
            <w:shd w:val="clear" w:color="auto" w:fill="auto"/>
          </w:tcPr>
          <w:p w14:paraId="0A4741F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9" w:type="pct"/>
            <w:shd w:val="clear" w:color="auto" w:fill="auto"/>
          </w:tcPr>
          <w:p w14:paraId="6ABA522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08EFAA6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6D69A07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083CD32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07DAA1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84EBE52" w14:textId="77777777" w:rsidTr="00AA6519">
        <w:tc>
          <w:tcPr>
            <w:tcW w:w="750" w:type="pct"/>
            <w:shd w:val="clear" w:color="auto" w:fill="auto"/>
          </w:tcPr>
          <w:p w14:paraId="6B0F772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B5A840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4" w:type="pct"/>
            <w:shd w:val="clear" w:color="auto" w:fill="auto"/>
          </w:tcPr>
          <w:p w14:paraId="6A880C9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0579CA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3C20809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5F0F7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8748D65" w14:textId="77777777" w:rsidTr="00AA6519">
        <w:tc>
          <w:tcPr>
            <w:tcW w:w="750" w:type="pct"/>
            <w:shd w:val="clear" w:color="auto" w:fill="auto"/>
          </w:tcPr>
          <w:p w14:paraId="0FE81C3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568F4E4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4" w:type="pct"/>
            <w:shd w:val="clear" w:color="auto" w:fill="auto"/>
          </w:tcPr>
          <w:p w14:paraId="52BC0E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392BF7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7FC77B1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2C9F2C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FD11283" w14:textId="77777777" w:rsidTr="00AA6519">
        <w:tc>
          <w:tcPr>
            <w:tcW w:w="750" w:type="pct"/>
            <w:shd w:val="clear" w:color="auto" w:fill="auto"/>
          </w:tcPr>
          <w:p w14:paraId="6A613D3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F7786C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4" w:type="pct"/>
            <w:shd w:val="clear" w:color="auto" w:fill="auto"/>
          </w:tcPr>
          <w:p w14:paraId="177997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EB1CC2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75F161B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83F4F4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347D172" w14:textId="77777777" w:rsidTr="00AA6519">
        <w:tc>
          <w:tcPr>
            <w:tcW w:w="4997" w:type="pct"/>
            <w:gridSpan w:val="7"/>
            <w:shd w:val="clear" w:color="auto" w:fill="auto"/>
          </w:tcPr>
          <w:p w14:paraId="3586E68F" w14:textId="4EDD825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35116">
              <w:rPr>
                <w:b/>
                <w:sz w:val="20"/>
              </w:rPr>
              <w:t>Наличие информации и документов, предусмотренные конкурсной документацией</w:t>
            </w:r>
          </w:p>
        </w:tc>
      </w:tr>
      <w:tr w:rsidR="004A5F56" w:rsidRPr="001A4780" w14:paraId="3853D1A4" w14:textId="77777777" w:rsidTr="00AA6519">
        <w:tc>
          <w:tcPr>
            <w:tcW w:w="750" w:type="pct"/>
            <w:shd w:val="clear" w:color="auto" w:fill="auto"/>
            <w:vAlign w:val="center"/>
          </w:tcPr>
          <w:p w14:paraId="5740DF6F" w14:textId="487E9728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D31E14">
              <w:rPr>
                <w:b/>
                <w:sz w:val="20"/>
                <w:lang w:val="en-US"/>
              </w:rPr>
              <w:t>documentCompliances</w:t>
            </w:r>
          </w:p>
        </w:tc>
        <w:tc>
          <w:tcPr>
            <w:tcW w:w="749" w:type="pct"/>
            <w:shd w:val="clear" w:color="auto" w:fill="auto"/>
          </w:tcPr>
          <w:p w14:paraId="6EC89830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08354BD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9568E54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389F2B25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D47033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E04E10D" w14:textId="77777777" w:rsidTr="00AA6519">
        <w:tc>
          <w:tcPr>
            <w:tcW w:w="750" w:type="pct"/>
            <w:shd w:val="clear" w:color="auto" w:fill="auto"/>
            <w:vAlign w:val="center"/>
          </w:tcPr>
          <w:p w14:paraId="029E46F1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D142E2C" w14:textId="3B79B93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documentCompliance</w:t>
            </w:r>
          </w:p>
        </w:tc>
        <w:tc>
          <w:tcPr>
            <w:tcW w:w="204" w:type="pct"/>
            <w:shd w:val="clear" w:color="auto" w:fill="auto"/>
          </w:tcPr>
          <w:p w14:paraId="5A3BFE50" w14:textId="47C34B19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A9839F7" w14:textId="2A24C8F0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CF48D66" w14:textId="603D6445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Наличие определенной информации/документа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CE165A2" w14:textId="2E3C970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A18792A" w14:textId="77777777" w:rsidTr="00AA6519">
        <w:tc>
          <w:tcPr>
            <w:tcW w:w="750" w:type="pct"/>
            <w:shd w:val="clear" w:color="auto" w:fill="auto"/>
            <w:vAlign w:val="center"/>
          </w:tcPr>
          <w:p w14:paraId="2C3A8A76" w14:textId="657B2AA7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  <w:lang w:val="en-US"/>
              </w:rPr>
              <w:t>documentCompliance</w:t>
            </w:r>
          </w:p>
        </w:tc>
        <w:tc>
          <w:tcPr>
            <w:tcW w:w="749" w:type="pct"/>
            <w:shd w:val="clear" w:color="auto" w:fill="auto"/>
          </w:tcPr>
          <w:p w14:paraId="5CDEA96E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516D59F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80E2DD9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1301A5B1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13E323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E5771A3" w14:textId="77777777" w:rsidTr="00AA6519">
        <w:tc>
          <w:tcPr>
            <w:tcW w:w="750" w:type="pct"/>
            <w:shd w:val="clear" w:color="auto" w:fill="auto"/>
            <w:vAlign w:val="center"/>
          </w:tcPr>
          <w:p w14:paraId="67ED014B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A578D90" w14:textId="41204892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number</w:t>
            </w:r>
          </w:p>
        </w:tc>
        <w:tc>
          <w:tcPr>
            <w:tcW w:w="204" w:type="pct"/>
            <w:shd w:val="clear" w:color="auto" w:fill="auto"/>
          </w:tcPr>
          <w:p w14:paraId="5BDE95B1" w14:textId="0E8CE534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52192FA" w14:textId="4E41BF6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741034F8" w14:textId="4B589F25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Порядковый номер информации или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CCCF81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B22DAFC" w14:textId="77777777" w:rsidTr="00AA6519">
        <w:tc>
          <w:tcPr>
            <w:tcW w:w="750" w:type="pct"/>
            <w:shd w:val="clear" w:color="auto" w:fill="auto"/>
            <w:vAlign w:val="center"/>
          </w:tcPr>
          <w:p w14:paraId="0BAF52C9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00790F4" w14:textId="21DE2848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6072A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1D50D9BA" w14:textId="62BC23D4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1BD7C6D" w14:textId="66B7556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1D5B42DB" w14:textId="22544502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Наименование информации или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1209C8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59C2CC5" w14:textId="77777777" w:rsidTr="00AA6519">
        <w:tc>
          <w:tcPr>
            <w:tcW w:w="750" w:type="pct"/>
            <w:shd w:val="clear" w:color="auto" w:fill="auto"/>
            <w:vAlign w:val="center"/>
          </w:tcPr>
          <w:p w14:paraId="3337E8DD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2ED2EBF" w14:textId="15E8297B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mandatory</w:t>
            </w:r>
          </w:p>
        </w:tc>
        <w:tc>
          <w:tcPr>
            <w:tcW w:w="204" w:type="pct"/>
            <w:shd w:val="clear" w:color="auto" w:fill="auto"/>
          </w:tcPr>
          <w:p w14:paraId="6026FB4C" w14:textId="068C1FAA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2838F5E" w14:textId="48A7774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1C1FE430" w14:textId="5B97B350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Об</w:t>
            </w:r>
            <w:r>
              <w:rPr>
                <w:sz w:val="20"/>
              </w:rPr>
              <w:t>я</w:t>
            </w:r>
            <w:r w:rsidRPr="004371AA">
              <w:rPr>
                <w:sz w:val="20"/>
              </w:rPr>
              <w:t>зательность предоставления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E81D38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BF5163" w14:textId="77777777" w:rsidTr="00AA6519">
        <w:tc>
          <w:tcPr>
            <w:tcW w:w="750" w:type="pct"/>
            <w:shd w:val="clear" w:color="auto" w:fill="auto"/>
            <w:vAlign w:val="center"/>
          </w:tcPr>
          <w:p w14:paraId="736E55C8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ADDE026" w14:textId="65C6D9B4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compliance</w:t>
            </w:r>
          </w:p>
        </w:tc>
        <w:tc>
          <w:tcPr>
            <w:tcW w:w="204" w:type="pct"/>
            <w:shd w:val="clear" w:color="auto" w:fill="auto"/>
          </w:tcPr>
          <w:p w14:paraId="5CED13CE" w14:textId="189ABFD6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E1DA55F" w14:textId="03BE285F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311F7DC2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Наличие определенной </w:t>
            </w:r>
            <w:r w:rsidRPr="00D31E14">
              <w:rPr>
                <w:sz w:val="20"/>
              </w:rPr>
              <w:lastRenderedPageBreak/>
              <w:t>информации и документов, предусмотренные конкурсной документацией:</w:t>
            </w:r>
          </w:p>
          <w:p w14:paraId="20284CA0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A - наличие в заявке, </w:t>
            </w:r>
          </w:p>
          <w:p w14:paraId="45106519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U - отсутсвие в заявке,</w:t>
            </w:r>
          </w:p>
          <w:p w14:paraId="225DF7B1" w14:textId="21035B28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 - иное.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8CCD6AA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>Допустимые значения</w:t>
            </w:r>
            <w:r w:rsidRPr="008271DF">
              <w:rPr>
                <w:sz w:val="20"/>
              </w:rPr>
              <w:t>:</w:t>
            </w:r>
          </w:p>
          <w:p w14:paraId="0553F607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lastRenderedPageBreak/>
              <w:t xml:space="preserve">A </w:t>
            </w:r>
          </w:p>
          <w:p w14:paraId="01121BDA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U </w:t>
            </w:r>
          </w:p>
          <w:p w14:paraId="09F41466" w14:textId="2EC31B3D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O </w:t>
            </w:r>
          </w:p>
        </w:tc>
      </w:tr>
      <w:tr w:rsidR="004A5F56" w:rsidRPr="001A4780" w14:paraId="1008909A" w14:textId="77777777" w:rsidTr="00AA6519">
        <w:tc>
          <w:tcPr>
            <w:tcW w:w="750" w:type="pct"/>
            <w:shd w:val="clear" w:color="auto" w:fill="auto"/>
            <w:vAlign w:val="center"/>
          </w:tcPr>
          <w:p w14:paraId="16511B52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091DFAC" w14:textId="45BC6B9F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B568C">
              <w:rPr>
                <w:sz w:val="20"/>
              </w:rPr>
              <w:t>otherInfo</w:t>
            </w:r>
          </w:p>
        </w:tc>
        <w:tc>
          <w:tcPr>
            <w:tcW w:w="204" w:type="pct"/>
            <w:shd w:val="clear" w:color="auto" w:fill="auto"/>
          </w:tcPr>
          <w:p w14:paraId="373E9CE1" w14:textId="6879971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81543F1" w14:textId="1BA62F8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62DC7D71" w14:textId="51798C7B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B568C">
              <w:rPr>
                <w:sz w:val="20"/>
              </w:rPr>
              <w:t>Описание иного варианта наличия информации и документов в заявке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FC552D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AD9671A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416F6DF0" w14:textId="1A04E58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31E14">
              <w:rPr>
                <w:b/>
                <w:sz w:val="20"/>
              </w:rPr>
              <w:t>Условия исполнения контракта, указанные в заявке</w:t>
            </w:r>
          </w:p>
        </w:tc>
      </w:tr>
      <w:tr w:rsidR="004A5F56" w:rsidRPr="001A4780" w14:paraId="1F475DC7" w14:textId="77777777" w:rsidTr="00AA6519">
        <w:tc>
          <w:tcPr>
            <w:tcW w:w="750" w:type="pct"/>
            <w:shd w:val="clear" w:color="auto" w:fill="auto"/>
            <w:vAlign w:val="center"/>
          </w:tcPr>
          <w:p w14:paraId="31554542" w14:textId="1D75AF52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D31E14">
              <w:rPr>
                <w:b/>
                <w:sz w:val="20"/>
              </w:rPr>
              <w:t>contractConditions</w:t>
            </w:r>
          </w:p>
        </w:tc>
        <w:tc>
          <w:tcPr>
            <w:tcW w:w="749" w:type="pct"/>
            <w:shd w:val="clear" w:color="auto" w:fill="auto"/>
          </w:tcPr>
          <w:p w14:paraId="2F4ED5B6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E696DB2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2DA249EA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45FA6069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151842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14D8976" w14:textId="77777777" w:rsidTr="00AA6519">
        <w:tc>
          <w:tcPr>
            <w:tcW w:w="750" w:type="pct"/>
            <w:shd w:val="clear" w:color="auto" w:fill="auto"/>
            <w:vAlign w:val="center"/>
          </w:tcPr>
          <w:p w14:paraId="0FE56912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EFC9FD8" w14:textId="46D3AA3A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contractCondition</w:t>
            </w:r>
          </w:p>
        </w:tc>
        <w:tc>
          <w:tcPr>
            <w:tcW w:w="204" w:type="pct"/>
            <w:shd w:val="clear" w:color="auto" w:fill="auto"/>
          </w:tcPr>
          <w:p w14:paraId="6C8D062C" w14:textId="41365590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932A49E" w14:textId="5C7D596A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6E22B20" w14:textId="594A773B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F643A1">
              <w:rPr>
                <w:sz w:val="20"/>
              </w:rPr>
              <w:t>Условие исполнения контракта, указанные в заявке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D9D297D" w14:textId="4FDC2B1F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6373140B" w14:textId="77777777" w:rsidTr="00AA6519">
        <w:tc>
          <w:tcPr>
            <w:tcW w:w="750" w:type="pct"/>
            <w:shd w:val="clear" w:color="auto" w:fill="auto"/>
            <w:vAlign w:val="center"/>
          </w:tcPr>
          <w:p w14:paraId="369F40AB" w14:textId="4C6F2884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D31E14">
              <w:rPr>
                <w:b/>
                <w:sz w:val="20"/>
              </w:rPr>
              <w:t>contractCondition</w:t>
            </w:r>
          </w:p>
        </w:tc>
        <w:tc>
          <w:tcPr>
            <w:tcW w:w="749" w:type="pct"/>
            <w:shd w:val="clear" w:color="auto" w:fill="auto"/>
          </w:tcPr>
          <w:p w14:paraId="1680C0EE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4763803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264FA4DB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5874304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C6C57D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00D419B" w14:textId="77777777" w:rsidTr="00AA6519">
        <w:tc>
          <w:tcPr>
            <w:tcW w:w="750" w:type="pct"/>
            <w:shd w:val="clear" w:color="auto" w:fill="auto"/>
            <w:vAlign w:val="center"/>
          </w:tcPr>
          <w:p w14:paraId="50D4DFB5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1970A4F" w14:textId="5F722B24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criterionCode</w:t>
            </w:r>
          </w:p>
        </w:tc>
        <w:tc>
          <w:tcPr>
            <w:tcW w:w="204" w:type="pct"/>
            <w:shd w:val="clear" w:color="auto" w:fill="auto"/>
          </w:tcPr>
          <w:p w14:paraId="6A732D39" w14:textId="39EDE01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F9ACA35" w14:textId="75BAAE4A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15BD4838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Код критерия оценки заявок, которому соответствует данное условие исполнения контракта:</w:t>
            </w:r>
          </w:p>
          <w:p w14:paraId="19883F13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CP - Цена контракта.</w:t>
            </w:r>
          </w:p>
          <w:p w14:paraId="1AE86E42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MC - Расходы на эксплуатацию и ремонт товаров, использование результатов работ.</w:t>
            </w:r>
          </w:p>
          <w:p w14:paraId="61DA8FD9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TC - Стоимость жизненного цикла товара или созданного в результате выполнения работы объекта.</w:t>
            </w:r>
          </w:p>
          <w:p w14:paraId="18CD68AD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EN - Предложение о сумме соответствующих расходов заказчика, которые заказчик осуществит или понесет по энергосервисному контракту.</w:t>
            </w:r>
          </w:p>
          <w:p w14:paraId="1B357D75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QF - Качественные, функциональные и экологические характеристики объекта закупки.</w:t>
            </w:r>
          </w:p>
          <w:p w14:paraId="504C3FAD" w14:textId="6E1AA55A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QO - Квалификация участников закупки, в том числе наличие у них финансовых ресурсов, на праве собственности или ином законном основании оборудования и других материальных ресурсов, опыта работы, связанного с предметом контракта, и деловой репутации, специалистов и иных работников определенного уровня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F466236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D31E14">
              <w:rPr>
                <w:sz w:val="20"/>
              </w:rPr>
              <w:t>:</w:t>
            </w:r>
          </w:p>
          <w:p w14:paraId="1A32767B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CP </w:t>
            </w:r>
          </w:p>
          <w:p w14:paraId="1CF7FD64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MC </w:t>
            </w:r>
          </w:p>
          <w:p w14:paraId="70C09B59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TC </w:t>
            </w:r>
          </w:p>
          <w:p w14:paraId="2814A41D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EN </w:t>
            </w:r>
          </w:p>
          <w:p w14:paraId="3AE8ACE6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D31E14">
              <w:rPr>
                <w:sz w:val="20"/>
              </w:rPr>
              <w:t>QF</w:t>
            </w:r>
          </w:p>
          <w:p w14:paraId="1833A352" w14:textId="0B3DCE85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QO </w:t>
            </w:r>
          </w:p>
        </w:tc>
      </w:tr>
      <w:tr w:rsidR="004A5F56" w:rsidRPr="001A4780" w14:paraId="750CAF4B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679A8F5A" w14:textId="3A3B11B2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AE0410">
              <w:rPr>
                <w:sz w:val="20"/>
              </w:rPr>
              <w:t xml:space="preserve">Допустимо указание </w:t>
            </w:r>
            <w:r>
              <w:rPr>
                <w:sz w:val="20"/>
              </w:rPr>
              <w:t>либо поля «</w:t>
            </w:r>
            <w:r w:rsidRPr="00D31E14">
              <w:rPr>
                <w:sz w:val="20"/>
              </w:rPr>
              <w:t>offer</w:t>
            </w:r>
            <w:r>
              <w:rPr>
                <w:sz w:val="20"/>
              </w:rPr>
              <w:t xml:space="preserve">» (с возможным добавлением поля </w:t>
            </w:r>
            <w:r w:rsidRPr="00D31E14">
              <w:rPr>
                <w:sz w:val="20"/>
              </w:rPr>
              <w:t>addInfo</w:t>
            </w:r>
            <w:r>
              <w:rPr>
                <w:sz w:val="20"/>
              </w:rPr>
              <w:t>), либо</w:t>
            </w:r>
            <w:r w:rsidRPr="00AE0410">
              <w:rPr>
                <w:sz w:val="20"/>
              </w:rPr>
              <w:t xml:space="preserve"> </w:t>
            </w:r>
            <w:r>
              <w:rPr>
                <w:sz w:val="20"/>
              </w:rPr>
              <w:t>поля «</w:t>
            </w:r>
            <w:r w:rsidRPr="00D31E14">
              <w:rPr>
                <w:sz w:val="20"/>
              </w:rPr>
              <w:t>indicatorOffers</w:t>
            </w:r>
            <w:r>
              <w:rPr>
                <w:sz w:val="20"/>
              </w:rPr>
              <w:t>»</w:t>
            </w:r>
          </w:p>
        </w:tc>
        <w:tc>
          <w:tcPr>
            <w:tcW w:w="749" w:type="pct"/>
            <w:shd w:val="clear" w:color="auto" w:fill="auto"/>
          </w:tcPr>
          <w:p w14:paraId="2F7A6ACE" w14:textId="5D288B6C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offer</w:t>
            </w:r>
          </w:p>
        </w:tc>
        <w:tc>
          <w:tcPr>
            <w:tcW w:w="204" w:type="pct"/>
            <w:shd w:val="clear" w:color="auto" w:fill="auto"/>
          </w:tcPr>
          <w:p w14:paraId="06602506" w14:textId="1AF4A589" w:rsidR="004A5F56" w:rsidRPr="005C45BB" w:rsidRDefault="005C45BB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17915E5" w14:textId="3C52456B" w:rsidR="004A5F56" w:rsidRPr="001A4780" w:rsidRDefault="00E54169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21" w:type="pct"/>
            <w:shd w:val="clear" w:color="auto" w:fill="auto"/>
          </w:tcPr>
          <w:p w14:paraId="0D49CD4F" w14:textId="65F93FC3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Предложение участника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6355FE61" w14:textId="539B94B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D26B9D2" w14:textId="77777777" w:rsidTr="00AA6519">
        <w:tc>
          <w:tcPr>
            <w:tcW w:w="750" w:type="pct"/>
            <w:vMerge/>
            <w:shd w:val="clear" w:color="auto" w:fill="auto"/>
            <w:vAlign w:val="center"/>
          </w:tcPr>
          <w:p w14:paraId="02ADCB35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0596693" w14:textId="51B4D351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204" w:type="pct"/>
            <w:shd w:val="clear" w:color="auto" w:fill="auto"/>
          </w:tcPr>
          <w:p w14:paraId="60C109B1" w14:textId="211BA3BE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89DB88B" w14:textId="3C657748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05BDA642" w14:textId="1B9DD508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Дополнительная информация о предложении участника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579FEBD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9A6A915" w14:textId="77777777" w:rsidTr="00AA6519">
        <w:tc>
          <w:tcPr>
            <w:tcW w:w="750" w:type="pct"/>
            <w:vMerge/>
            <w:shd w:val="clear" w:color="auto" w:fill="auto"/>
            <w:vAlign w:val="center"/>
          </w:tcPr>
          <w:p w14:paraId="41B381A9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E81F81A" w14:textId="11025F83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indicatorOffers</w:t>
            </w:r>
          </w:p>
        </w:tc>
        <w:tc>
          <w:tcPr>
            <w:tcW w:w="204" w:type="pct"/>
            <w:shd w:val="clear" w:color="auto" w:fill="auto"/>
          </w:tcPr>
          <w:p w14:paraId="7B17D0C3" w14:textId="067FA152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BB0C871" w14:textId="4001239D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8067DC7" w14:textId="06C011CF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Показатели критерия оценки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C14164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CC435C6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4306890B" w14:textId="192BFE4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31E14">
              <w:rPr>
                <w:b/>
                <w:sz w:val="20"/>
              </w:rPr>
              <w:t>Показатели критерия оценки</w:t>
            </w:r>
          </w:p>
        </w:tc>
      </w:tr>
      <w:tr w:rsidR="004A5F56" w:rsidRPr="001A4780" w14:paraId="4FA5C437" w14:textId="77777777" w:rsidTr="00AA6519">
        <w:tc>
          <w:tcPr>
            <w:tcW w:w="750" w:type="pct"/>
            <w:shd w:val="clear" w:color="auto" w:fill="auto"/>
            <w:vAlign w:val="center"/>
          </w:tcPr>
          <w:p w14:paraId="3E4FD169" w14:textId="40202A9B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D31E14">
              <w:rPr>
                <w:b/>
                <w:sz w:val="20"/>
              </w:rPr>
              <w:t>indicatorOffers</w:t>
            </w:r>
          </w:p>
        </w:tc>
        <w:tc>
          <w:tcPr>
            <w:tcW w:w="749" w:type="pct"/>
            <w:shd w:val="clear" w:color="auto" w:fill="auto"/>
          </w:tcPr>
          <w:p w14:paraId="172172F4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943AAE4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3FFEC22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7C129F34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172795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BE27BAC" w14:textId="77777777" w:rsidTr="00AA6519">
        <w:tc>
          <w:tcPr>
            <w:tcW w:w="750" w:type="pct"/>
            <w:shd w:val="clear" w:color="auto" w:fill="auto"/>
            <w:vAlign w:val="center"/>
          </w:tcPr>
          <w:p w14:paraId="25654215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8A4D9C6" w14:textId="2D0F528D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indicatorOffer</w:t>
            </w:r>
          </w:p>
        </w:tc>
        <w:tc>
          <w:tcPr>
            <w:tcW w:w="204" w:type="pct"/>
            <w:shd w:val="clear" w:color="auto" w:fill="auto"/>
          </w:tcPr>
          <w:p w14:paraId="274358F9" w14:textId="3FDEC7AF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DB90C57" w14:textId="609F63F5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F1B552D" w14:textId="5DCA909C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Показатель критерия оценки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69F6494" w14:textId="3F1A8C0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790615D" w14:textId="77777777" w:rsidTr="00AA6519">
        <w:tc>
          <w:tcPr>
            <w:tcW w:w="750" w:type="pct"/>
            <w:shd w:val="clear" w:color="auto" w:fill="auto"/>
            <w:vAlign w:val="center"/>
          </w:tcPr>
          <w:p w14:paraId="1AAF63B5" w14:textId="787A12AC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D31E14">
              <w:rPr>
                <w:b/>
                <w:sz w:val="20"/>
              </w:rPr>
              <w:lastRenderedPageBreak/>
              <w:t>indicatorOffer</w:t>
            </w:r>
          </w:p>
        </w:tc>
        <w:tc>
          <w:tcPr>
            <w:tcW w:w="749" w:type="pct"/>
            <w:shd w:val="clear" w:color="auto" w:fill="auto"/>
          </w:tcPr>
          <w:p w14:paraId="5590D1A6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FC79E4E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1810D760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59234AD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9FA6F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5E46F42" w14:textId="77777777" w:rsidTr="00AA6519">
        <w:tc>
          <w:tcPr>
            <w:tcW w:w="750" w:type="pct"/>
            <w:shd w:val="clear" w:color="auto" w:fill="auto"/>
            <w:vAlign w:val="center"/>
          </w:tcPr>
          <w:p w14:paraId="58F4074C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4C8D8A3" w14:textId="7E2B4A8A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indicatorCode</w:t>
            </w:r>
          </w:p>
        </w:tc>
        <w:tc>
          <w:tcPr>
            <w:tcW w:w="204" w:type="pct"/>
            <w:shd w:val="clear" w:color="auto" w:fill="auto"/>
          </w:tcPr>
          <w:p w14:paraId="482B9984" w14:textId="5DD78C4A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BAD2E8D" w14:textId="312DCBF9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4DDFA9A5" w14:textId="44F6E82C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Код показателя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87BF14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F29366D" w14:textId="77777777" w:rsidTr="00AA6519">
        <w:tc>
          <w:tcPr>
            <w:tcW w:w="750" w:type="pct"/>
            <w:shd w:val="clear" w:color="auto" w:fill="auto"/>
            <w:vAlign w:val="center"/>
          </w:tcPr>
          <w:p w14:paraId="078D2CD8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DFE033B" w14:textId="4F35BC38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offer</w:t>
            </w:r>
          </w:p>
        </w:tc>
        <w:tc>
          <w:tcPr>
            <w:tcW w:w="204" w:type="pct"/>
            <w:shd w:val="clear" w:color="auto" w:fill="auto"/>
          </w:tcPr>
          <w:p w14:paraId="24CEC115" w14:textId="5F7ABAD5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AD20385" w14:textId="7FAA8EA0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21" w:type="pct"/>
            <w:shd w:val="clear" w:color="auto" w:fill="auto"/>
          </w:tcPr>
          <w:p w14:paraId="55DDC455" w14:textId="51D9BB36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Предложение участника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7C1C181" w14:textId="1C62A8E7" w:rsidR="004A5F56" w:rsidRPr="00382F55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4A5F56" w:rsidRPr="001A4780" w14:paraId="0F4C1903" w14:textId="77777777" w:rsidTr="00AA6519">
        <w:tc>
          <w:tcPr>
            <w:tcW w:w="750" w:type="pct"/>
            <w:shd w:val="clear" w:color="auto" w:fill="auto"/>
            <w:vAlign w:val="center"/>
          </w:tcPr>
          <w:p w14:paraId="0B19AECB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3536840" w14:textId="13C24E5B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204" w:type="pct"/>
            <w:shd w:val="clear" w:color="auto" w:fill="auto"/>
          </w:tcPr>
          <w:p w14:paraId="61D35C87" w14:textId="2044A2CC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4919BDC" w14:textId="04262642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61150137" w14:textId="469663A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И</w:t>
            </w:r>
            <w:r w:rsidRPr="00D31E14">
              <w:rPr>
                <w:sz w:val="20"/>
              </w:rPr>
              <w:t>нформация о предложении участника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DDC80F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E0CD7BF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3FFDFE2D" w14:textId="5209D10E" w:rsidR="004A5F56" w:rsidRPr="00B926EA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B926EA">
              <w:rPr>
                <w:b/>
                <w:sz w:val="20"/>
              </w:rPr>
              <w:t xml:space="preserve">Признание открытого конкурса </w:t>
            </w:r>
            <w:proofErr w:type="gramStart"/>
            <w:r w:rsidRPr="00B926EA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7099C984" w14:textId="77777777" w:rsidTr="00AA6519">
        <w:tc>
          <w:tcPr>
            <w:tcW w:w="750" w:type="pct"/>
            <w:shd w:val="clear" w:color="auto" w:fill="auto"/>
            <w:vAlign w:val="center"/>
          </w:tcPr>
          <w:p w14:paraId="26B7605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shd w:val="clear" w:color="auto" w:fill="auto"/>
          </w:tcPr>
          <w:p w14:paraId="63F6C330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CAAF86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1607895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A2BA7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7C08AC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EB141D" w14:textId="77777777" w:rsidTr="00AA6519">
        <w:tc>
          <w:tcPr>
            <w:tcW w:w="750" w:type="pct"/>
            <w:shd w:val="clear" w:color="auto" w:fill="auto"/>
            <w:vAlign w:val="center"/>
          </w:tcPr>
          <w:p w14:paraId="56D4AE2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8293ED2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4" w:type="pct"/>
            <w:shd w:val="clear" w:color="auto" w:fill="auto"/>
          </w:tcPr>
          <w:p w14:paraId="215BCA6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9713353" w14:textId="695C6EE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1" w:type="pct"/>
            <w:shd w:val="clear" w:color="auto" w:fill="auto"/>
          </w:tcPr>
          <w:p w14:paraId="66CAE9C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177E724" w14:textId="3D064589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6FD8920F" w14:textId="77777777" w:rsidTr="00AA6519">
        <w:tc>
          <w:tcPr>
            <w:tcW w:w="750" w:type="pct"/>
            <w:shd w:val="clear" w:color="auto" w:fill="auto"/>
            <w:vAlign w:val="center"/>
          </w:tcPr>
          <w:p w14:paraId="386F73A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6B59734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4" w:type="pct"/>
            <w:shd w:val="clear" w:color="auto" w:fill="auto"/>
          </w:tcPr>
          <w:p w14:paraId="1F767A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F3A442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195649C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E59A34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91478F9" w14:textId="77777777" w:rsidTr="00AA6519">
        <w:tc>
          <w:tcPr>
            <w:tcW w:w="750" w:type="pct"/>
            <w:shd w:val="clear" w:color="auto" w:fill="auto"/>
            <w:vAlign w:val="center"/>
          </w:tcPr>
          <w:p w14:paraId="6268320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254E614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1E0B607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57F73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75919FC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EAC751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00071DD" w14:textId="77777777" w:rsidTr="00AA6519">
        <w:tc>
          <w:tcPr>
            <w:tcW w:w="750" w:type="pct"/>
            <w:shd w:val="clear" w:color="auto" w:fill="auto"/>
            <w:vAlign w:val="center"/>
          </w:tcPr>
          <w:p w14:paraId="5171DA4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7CF85E6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4" w:type="pct"/>
            <w:shd w:val="clear" w:color="auto" w:fill="auto"/>
          </w:tcPr>
          <w:p w14:paraId="0F50939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139A7F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BEDB8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9D8476D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6938F317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48D2B908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57115586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4F0AEBEA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716C023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00503ACE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710961F9" w14:textId="20EC964D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lastRenderedPageBreak/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25A68F42" w14:textId="579EC09D" w:rsidR="00701D28" w:rsidRDefault="009A7A50" w:rsidP="009D1964">
      <w:pPr>
        <w:pStyle w:val="20"/>
        <w:numPr>
          <w:ilvl w:val="0"/>
          <w:numId w:val="54"/>
        </w:numPr>
      </w:pPr>
      <w:bookmarkStart w:id="16" w:name="_Toc390789688"/>
      <w:r w:rsidRPr="009A7A50">
        <w:lastRenderedPageBreak/>
        <w:t xml:space="preserve">Протокол предквалификационного отбора в ОК-ОУ </w:t>
      </w:r>
      <w:r w:rsidR="00701D28">
        <w:t>(открытом конкурсе</w:t>
      </w:r>
      <w:r>
        <w:t xml:space="preserve"> </w:t>
      </w:r>
      <w:r w:rsidR="00701D28">
        <w:t xml:space="preserve">с </w:t>
      </w:r>
      <w:r w:rsidR="00701D28" w:rsidRPr="00383C46">
        <w:t>ограниченным участием</w:t>
      </w:r>
      <w:r w:rsidR="00701D28">
        <w:t>)</w:t>
      </w:r>
      <w:bookmarkEnd w:id="16"/>
    </w:p>
    <w:tbl>
      <w:tblPr>
        <w:tblW w:w="500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8"/>
        <w:gridCol w:w="1531"/>
        <w:gridCol w:w="417"/>
        <w:gridCol w:w="977"/>
        <w:gridCol w:w="2905"/>
        <w:gridCol w:w="12"/>
        <w:gridCol w:w="2842"/>
      </w:tblGrid>
      <w:tr w:rsidR="00701D28" w:rsidRPr="001A4780" w14:paraId="3ABB1923" w14:textId="77777777" w:rsidTr="00AA6519">
        <w:trPr>
          <w:tblHeader/>
        </w:trPr>
        <w:tc>
          <w:tcPr>
            <w:tcW w:w="750" w:type="pct"/>
            <w:shd w:val="clear" w:color="auto" w:fill="D9D9D9"/>
            <w:hideMark/>
          </w:tcPr>
          <w:p w14:paraId="01D2971F" w14:textId="77777777" w:rsidR="00701D28" w:rsidRPr="00724833" w:rsidRDefault="00701D28" w:rsidP="009A7A5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shd w:val="clear" w:color="auto" w:fill="D9D9D9"/>
            <w:hideMark/>
          </w:tcPr>
          <w:p w14:paraId="06FC1FF6" w14:textId="77777777" w:rsidR="00701D28" w:rsidRPr="00724833" w:rsidRDefault="00701D28" w:rsidP="009A7A5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shd w:val="clear" w:color="auto" w:fill="D9D9D9"/>
            <w:hideMark/>
          </w:tcPr>
          <w:p w14:paraId="1162CD7B" w14:textId="77777777" w:rsidR="00701D28" w:rsidRPr="00724833" w:rsidRDefault="00701D28" w:rsidP="009A7A5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8" w:type="pct"/>
            <w:shd w:val="clear" w:color="auto" w:fill="D9D9D9"/>
            <w:hideMark/>
          </w:tcPr>
          <w:p w14:paraId="16719921" w14:textId="77777777" w:rsidR="00701D28" w:rsidRPr="00724833" w:rsidRDefault="00701D28" w:rsidP="009A7A5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1" w:type="pct"/>
            <w:shd w:val="clear" w:color="auto" w:fill="D9D9D9"/>
            <w:hideMark/>
          </w:tcPr>
          <w:p w14:paraId="1F0C4D16" w14:textId="77777777" w:rsidR="00701D28" w:rsidRPr="00724833" w:rsidRDefault="00701D28" w:rsidP="009A7A5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5" w:type="pct"/>
            <w:gridSpan w:val="2"/>
            <w:shd w:val="clear" w:color="auto" w:fill="D9D9D9"/>
            <w:hideMark/>
          </w:tcPr>
          <w:p w14:paraId="35F608C4" w14:textId="77777777" w:rsidR="00701D28" w:rsidRPr="00724833" w:rsidRDefault="00701D28" w:rsidP="009A7A5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701D28" w:rsidRPr="001A4780" w14:paraId="065869FC" w14:textId="77777777" w:rsidTr="00AA6519">
        <w:tc>
          <w:tcPr>
            <w:tcW w:w="4997" w:type="pct"/>
            <w:gridSpan w:val="7"/>
            <w:shd w:val="clear" w:color="auto" w:fill="auto"/>
          </w:tcPr>
          <w:p w14:paraId="36C0325A" w14:textId="47652493" w:rsidR="00701D28" w:rsidRPr="00724833" w:rsidRDefault="009A7A50" w:rsidP="009A7A50">
            <w:pPr>
              <w:spacing w:before="0" w:after="0"/>
              <w:jc w:val="center"/>
              <w:rPr>
                <w:b/>
                <w:sz w:val="20"/>
              </w:rPr>
            </w:pPr>
            <w:r w:rsidRPr="009A7A50">
              <w:rPr>
                <w:b/>
                <w:sz w:val="20"/>
              </w:rPr>
              <w:t>Протокол предквалификационного отбора в ОК-ОУ</w:t>
            </w:r>
          </w:p>
        </w:tc>
      </w:tr>
      <w:tr w:rsidR="00701D28" w:rsidRPr="001A4780" w14:paraId="22EEADCB" w14:textId="77777777" w:rsidTr="00AA6519">
        <w:tc>
          <w:tcPr>
            <w:tcW w:w="750" w:type="pct"/>
            <w:shd w:val="clear" w:color="auto" w:fill="auto"/>
            <w:hideMark/>
          </w:tcPr>
          <w:p w14:paraId="08E6A05F" w14:textId="1FC2BDD8" w:rsidR="00701D28" w:rsidRPr="00AF4AE2" w:rsidRDefault="009A7A50" w:rsidP="009A7A50">
            <w:pPr>
              <w:spacing w:before="0" w:after="0"/>
              <w:rPr>
                <w:b/>
                <w:sz w:val="20"/>
                <w:lang w:val="en-US"/>
              </w:rPr>
            </w:pPr>
            <w:r w:rsidRPr="009A7A50">
              <w:rPr>
                <w:b/>
                <w:sz w:val="20"/>
                <w:lang w:val="en-US"/>
              </w:rPr>
              <w:t>protocolOKOU2</w:t>
            </w:r>
          </w:p>
        </w:tc>
        <w:tc>
          <w:tcPr>
            <w:tcW w:w="749" w:type="pct"/>
            <w:shd w:val="clear" w:color="auto" w:fill="auto"/>
            <w:hideMark/>
          </w:tcPr>
          <w:p w14:paraId="12A31C5B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  <w:hideMark/>
          </w:tcPr>
          <w:p w14:paraId="1683793F" w14:textId="77777777" w:rsidR="00701D28" w:rsidRPr="00724833" w:rsidRDefault="00701D28" w:rsidP="009A7A5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  <w:hideMark/>
          </w:tcPr>
          <w:p w14:paraId="4CCF237A" w14:textId="77777777" w:rsidR="00701D28" w:rsidRPr="00724833" w:rsidRDefault="00701D28" w:rsidP="009A7A5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hideMark/>
          </w:tcPr>
          <w:p w14:paraId="4190E500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  <w:hideMark/>
          </w:tcPr>
          <w:p w14:paraId="6EADF721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701D28" w:rsidRPr="001A4780" w14:paraId="7B46E38B" w14:textId="77777777" w:rsidTr="00AA6519">
        <w:tc>
          <w:tcPr>
            <w:tcW w:w="750" w:type="pct"/>
            <w:shd w:val="clear" w:color="auto" w:fill="auto"/>
          </w:tcPr>
          <w:p w14:paraId="398E0183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7DCE458" w14:textId="77777777" w:rsidR="00701D28" w:rsidRPr="00351BEA" w:rsidRDefault="00701D28" w:rsidP="009A7A50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4" w:type="pct"/>
            <w:shd w:val="clear" w:color="auto" w:fill="auto"/>
          </w:tcPr>
          <w:p w14:paraId="1030D113" w14:textId="77777777" w:rsidR="00701D28" w:rsidRPr="00351BEA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BD175DB" w14:textId="77777777" w:rsidR="00701D28" w:rsidRPr="001A4780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6DA335FC" w14:textId="77777777" w:rsidR="00701D28" w:rsidRPr="001A4780" w:rsidRDefault="00701D28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F596F3A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450CD2BF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17FDB897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7B9F2C1A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246BEAF1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5B20DF04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2408A8F7" w14:textId="4972BF90" w:rsidR="00435CBC" w:rsidRPr="00B405F9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</w:t>
            </w:r>
            <w:r w:rsidR="005C6213">
              <w:rPr>
                <w:sz w:val="20"/>
              </w:rPr>
              <w:t>,6.1,6.2</w:t>
            </w:r>
          </w:p>
        </w:tc>
      </w:tr>
      <w:tr w:rsidR="00701D28" w:rsidRPr="001A4780" w14:paraId="6058165D" w14:textId="77777777" w:rsidTr="00AA6519">
        <w:tc>
          <w:tcPr>
            <w:tcW w:w="750" w:type="pct"/>
            <w:shd w:val="clear" w:color="auto" w:fill="auto"/>
          </w:tcPr>
          <w:p w14:paraId="69944733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87C6B88" w14:textId="77777777" w:rsidR="00701D28" w:rsidRPr="001176A0" w:rsidRDefault="00701D28" w:rsidP="009A7A50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4" w:type="pct"/>
            <w:shd w:val="clear" w:color="auto" w:fill="auto"/>
          </w:tcPr>
          <w:p w14:paraId="583631D9" w14:textId="77777777" w:rsidR="00701D28" w:rsidRPr="00C85B91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2232BD2" w14:textId="77777777" w:rsidR="00701D28" w:rsidRPr="00C85B91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0A54F6E7" w14:textId="12A4883F" w:rsidR="00701D28" w:rsidRPr="00724833" w:rsidRDefault="00701D28" w:rsidP="009A7A5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890A6B3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701D28" w:rsidRPr="001A4780" w14:paraId="000B2A66" w14:textId="77777777" w:rsidTr="00AA6519">
        <w:tc>
          <w:tcPr>
            <w:tcW w:w="750" w:type="pct"/>
            <w:shd w:val="clear" w:color="auto" w:fill="auto"/>
          </w:tcPr>
          <w:p w14:paraId="2E5ED8DC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7B2390E" w14:textId="77777777" w:rsidR="00701D28" w:rsidRPr="00400017" w:rsidRDefault="00701D28" w:rsidP="009A7A5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4" w:type="pct"/>
            <w:shd w:val="clear" w:color="auto" w:fill="auto"/>
          </w:tcPr>
          <w:p w14:paraId="5B438C5A" w14:textId="77777777" w:rsidR="00701D28" w:rsidRPr="00400017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96C305C" w14:textId="77777777" w:rsidR="00701D28" w:rsidRPr="00400017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1" w:type="pct"/>
            <w:shd w:val="clear" w:color="auto" w:fill="auto"/>
          </w:tcPr>
          <w:p w14:paraId="56882731" w14:textId="77777777" w:rsidR="00701D28" w:rsidRPr="00400017" w:rsidRDefault="00701D28" w:rsidP="009A7A5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054609C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701D28" w:rsidRPr="001A4780" w14:paraId="63DC1801" w14:textId="77777777" w:rsidTr="00AA6519">
        <w:tc>
          <w:tcPr>
            <w:tcW w:w="750" w:type="pct"/>
            <w:shd w:val="clear" w:color="auto" w:fill="auto"/>
          </w:tcPr>
          <w:p w14:paraId="476649D8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A2BC58D" w14:textId="77777777" w:rsidR="00701D28" w:rsidRPr="00400017" w:rsidRDefault="00701D28" w:rsidP="009A7A5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4" w:type="pct"/>
            <w:shd w:val="clear" w:color="auto" w:fill="auto"/>
          </w:tcPr>
          <w:p w14:paraId="3C4690C8" w14:textId="77777777" w:rsidR="00701D28" w:rsidRPr="00400017" w:rsidRDefault="00701D28" w:rsidP="009A7A50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A2D2B55" w14:textId="77777777" w:rsidR="00701D28" w:rsidRPr="00400017" w:rsidRDefault="00701D28" w:rsidP="009A7A50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31E4648D" w14:textId="77777777" w:rsidR="00701D28" w:rsidRPr="00400017" w:rsidRDefault="00701D28" w:rsidP="009A7A5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1F234B0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701D28" w:rsidRPr="001A4780" w14:paraId="26FAE499" w14:textId="77777777" w:rsidTr="00AA6519">
        <w:tc>
          <w:tcPr>
            <w:tcW w:w="750" w:type="pct"/>
            <w:shd w:val="clear" w:color="auto" w:fill="auto"/>
          </w:tcPr>
          <w:p w14:paraId="0D91D6ED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EEEFF8A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4" w:type="pct"/>
            <w:shd w:val="clear" w:color="auto" w:fill="auto"/>
          </w:tcPr>
          <w:p w14:paraId="21CE28E0" w14:textId="77777777" w:rsidR="00701D28" w:rsidRPr="00724833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D02E7BF" w14:textId="77777777" w:rsidR="00701D28" w:rsidRPr="008D298C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73818A70" w14:textId="77777777" w:rsidR="00701D28" w:rsidRPr="00C85B91" w:rsidRDefault="00701D28" w:rsidP="009A7A50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BA8D4DC" w14:textId="77777777" w:rsidR="00701D28" w:rsidRPr="00C85B91" w:rsidRDefault="00701D28" w:rsidP="009A7A50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701D28" w:rsidRPr="001A4780" w14:paraId="139ED06E" w14:textId="77777777" w:rsidTr="00AA6519">
        <w:tc>
          <w:tcPr>
            <w:tcW w:w="750" w:type="pct"/>
            <w:shd w:val="clear" w:color="auto" w:fill="auto"/>
          </w:tcPr>
          <w:p w14:paraId="022091E9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68A4055" w14:textId="77777777" w:rsidR="00701D28" w:rsidRPr="002A7A10" w:rsidRDefault="00701D28" w:rsidP="009A7A5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4" w:type="pct"/>
            <w:shd w:val="clear" w:color="auto" w:fill="auto"/>
          </w:tcPr>
          <w:p w14:paraId="70D2C88E" w14:textId="77777777" w:rsidR="00701D28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164F1F6" w14:textId="77777777" w:rsidR="00701D28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78A3464D" w14:textId="77777777" w:rsidR="00701D28" w:rsidRPr="00997F9C" w:rsidRDefault="00701D28" w:rsidP="009A7A50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ACCF34E" w14:textId="77777777" w:rsidR="00701D28" w:rsidRPr="00C85B91" w:rsidRDefault="00701D28" w:rsidP="009A7A50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701D28" w:rsidRPr="001A4780" w14:paraId="556777F1" w14:textId="77777777" w:rsidTr="00AA6519">
        <w:tc>
          <w:tcPr>
            <w:tcW w:w="750" w:type="pct"/>
            <w:shd w:val="clear" w:color="auto" w:fill="auto"/>
          </w:tcPr>
          <w:p w14:paraId="4EAEBE50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0C7DF4D" w14:textId="77777777" w:rsidR="00701D28" w:rsidRPr="002A7A10" w:rsidRDefault="00701D28" w:rsidP="009A7A5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4" w:type="pct"/>
            <w:shd w:val="clear" w:color="auto" w:fill="auto"/>
          </w:tcPr>
          <w:p w14:paraId="2ECE5774" w14:textId="77777777" w:rsidR="00701D28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CFDC5BF" w14:textId="77777777" w:rsidR="00701D28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6E980A99" w14:textId="77777777" w:rsidR="00701D28" w:rsidRPr="00997F9C" w:rsidRDefault="00701D28" w:rsidP="009A7A5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9DB8418" w14:textId="77777777" w:rsidR="00701D28" w:rsidRPr="002A7A10" w:rsidRDefault="00701D28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701D28" w:rsidRPr="001A4780" w14:paraId="06232E60" w14:textId="77777777" w:rsidTr="00AA6519">
        <w:tc>
          <w:tcPr>
            <w:tcW w:w="750" w:type="pct"/>
            <w:shd w:val="clear" w:color="auto" w:fill="auto"/>
          </w:tcPr>
          <w:p w14:paraId="7D712F9D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A3C9CC8" w14:textId="77777777" w:rsidR="00701D28" w:rsidRPr="002A7A10" w:rsidRDefault="00701D28" w:rsidP="009A7A5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4" w:type="pct"/>
            <w:shd w:val="clear" w:color="auto" w:fill="auto"/>
          </w:tcPr>
          <w:p w14:paraId="0257A384" w14:textId="77777777" w:rsidR="00701D28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7289FFE" w14:textId="77777777" w:rsidR="00701D28" w:rsidRPr="002A7A10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6C8ED772" w14:textId="77777777" w:rsidR="00701D28" w:rsidRPr="002A7A10" w:rsidRDefault="00701D28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EEC3111" w14:textId="77777777" w:rsidR="00701D28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701D28" w:rsidRPr="001A4780" w14:paraId="2FC5B781" w14:textId="77777777" w:rsidTr="00AA6519">
        <w:tc>
          <w:tcPr>
            <w:tcW w:w="750" w:type="pct"/>
            <w:shd w:val="clear" w:color="auto" w:fill="auto"/>
          </w:tcPr>
          <w:p w14:paraId="0EB6BA26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30FE9CC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4" w:type="pct"/>
            <w:shd w:val="clear" w:color="auto" w:fill="auto"/>
          </w:tcPr>
          <w:p w14:paraId="6488EE1B" w14:textId="43305D46" w:rsidR="00701D28" w:rsidRPr="00724833" w:rsidRDefault="000E70BD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4236815" w14:textId="77777777" w:rsidR="00701D28" w:rsidRPr="00C85B91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D5CEB83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0C3BA0F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701D28" w:rsidRPr="001A4780" w14:paraId="0EFE2AF2" w14:textId="77777777" w:rsidTr="00AA6519">
        <w:tc>
          <w:tcPr>
            <w:tcW w:w="750" w:type="pct"/>
            <w:shd w:val="clear" w:color="auto" w:fill="auto"/>
          </w:tcPr>
          <w:p w14:paraId="4F1D9279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C891827" w14:textId="77777777" w:rsidR="00701D28" w:rsidRPr="001176A0" w:rsidRDefault="00701D28" w:rsidP="009A7A5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4" w:type="pct"/>
            <w:shd w:val="clear" w:color="auto" w:fill="auto"/>
          </w:tcPr>
          <w:p w14:paraId="72707518" w14:textId="77777777" w:rsidR="00701D28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F490D42" w14:textId="77777777" w:rsidR="00701D28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108E7A44" w14:textId="77777777" w:rsidR="00701D28" w:rsidRPr="00C85B91" w:rsidRDefault="00701D28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4F53BA6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701D28" w:rsidRPr="001A4780" w14:paraId="4AE80AE6" w14:textId="77777777" w:rsidTr="00AA6519">
        <w:tc>
          <w:tcPr>
            <w:tcW w:w="750" w:type="pct"/>
            <w:shd w:val="clear" w:color="auto" w:fill="auto"/>
          </w:tcPr>
          <w:p w14:paraId="47C23F02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1F8194E" w14:textId="77777777" w:rsidR="00701D28" w:rsidRPr="002A7A10" w:rsidRDefault="00701D28" w:rsidP="009A7A5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4" w:type="pct"/>
            <w:shd w:val="clear" w:color="auto" w:fill="auto"/>
          </w:tcPr>
          <w:p w14:paraId="25EF7631" w14:textId="77777777" w:rsidR="00701D28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E95F9C3" w14:textId="77777777" w:rsidR="00701D28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A9B9505" w14:textId="77777777" w:rsidR="00701D28" w:rsidRDefault="00701D28" w:rsidP="009A7A5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DB098F1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701D28" w:rsidRPr="001A4780" w14:paraId="10C9F710" w14:textId="77777777" w:rsidTr="00AA6519">
        <w:tc>
          <w:tcPr>
            <w:tcW w:w="750" w:type="pct"/>
            <w:shd w:val="clear" w:color="auto" w:fill="auto"/>
          </w:tcPr>
          <w:p w14:paraId="42F6FFFB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8C725A4" w14:textId="28285E1F" w:rsidR="00701D28" w:rsidRPr="002A7A10" w:rsidRDefault="00701D28" w:rsidP="009A7A5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4" w:type="pct"/>
            <w:shd w:val="clear" w:color="auto" w:fill="auto"/>
          </w:tcPr>
          <w:p w14:paraId="2AFBB5CF" w14:textId="77777777" w:rsidR="00701D28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57A86A4" w14:textId="77777777" w:rsidR="00701D28" w:rsidRPr="002A7A10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88BFD26" w14:textId="77777777" w:rsidR="00701D28" w:rsidRPr="00C85B91" w:rsidRDefault="00701D28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D7B5DCA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701D28" w:rsidRPr="001A4780" w14:paraId="54C98FEE" w14:textId="77777777" w:rsidTr="00AA6519">
        <w:tc>
          <w:tcPr>
            <w:tcW w:w="750" w:type="pct"/>
            <w:shd w:val="clear" w:color="auto" w:fill="auto"/>
          </w:tcPr>
          <w:p w14:paraId="2F17CAC6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ECADCFB" w14:textId="77777777" w:rsidR="00701D28" w:rsidRPr="001176A0" w:rsidRDefault="00701D28" w:rsidP="009A7A5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4" w:type="pct"/>
            <w:shd w:val="clear" w:color="auto" w:fill="auto"/>
          </w:tcPr>
          <w:p w14:paraId="078C54DD" w14:textId="77777777" w:rsidR="00701D28" w:rsidRPr="00C85B91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DA0674C" w14:textId="77777777" w:rsidR="00701D28" w:rsidRPr="00C85B91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DA78D3F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FE2A466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46B136FE" w14:textId="77777777" w:rsidTr="00AA6519">
        <w:tc>
          <w:tcPr>
            <w:tcW w:w="750" w:type="pct"/>
            <w:shd w:val="clear" w:color="auto" w:fill="auto"/>
          </w:tcPr>
          <w:p w14:paraId="676A7F30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7B9E50AA" w14:textId="32A399BA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0389901C" w14:textId="342236B3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F6A2982" w14:textId="54F70E0C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6C747EE" w14:textId="48DCE390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5ACC69F3" w14:textId="597DB2AC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161F37ED" w14:textId="6F09643E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701D28" w:rsidRPr="001A4780" w14:paraId="3595992E" w14:textId="77777777" w:rsidTr="00AA6519">
        <w:tc>
          <w:tcPr>
            <w:tcW w:w="750" w:type="pct"/>
            <w:shd w:val="clear" w:color="auto" w:fill="auto"/>
          </w:tcPr>
          <w:p w14:paraId="53A3841D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3102088" w14:textId="77777777" w:rsidR="00701D28" w:rsidRPr="001176A0" w:rsidRDefault="00701D28" w:rsidP="009A7A5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4" w:type="pct"/>
            <w:shd w:val="clear" w:color="auto" w:fill="auto"/>
          </w:tcPr>
          <w:p w14:paraId="5CBCCCA2" w14:textId="77777777" w:rsidR="00701D28" w:rsidRPr="00C85B91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52034AC7" w14:textId="77777777" w:rsidR="00701D28" w:rsidRPr="00C85B91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3588BA8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6F2A44A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701D28" w:rsidRPr="001A4780" w14:paraId="6C608F96" w14:textId="77777777" w:rsidTr="00AA6519">
        <w:tc>
          <w:tcPr>
            <w:tcW w:w="750" w:type="pct"/>
            <w:shd w:val="clear" w:color="auto" w:fill="auto"/>
          </w:tcPr>
          <w:p w14:paraId="47223B93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7544348" w14:textId="77777777" w:rsidR="00701D28" w:rsidRPr="00C85B91" w:rsidRDefault="00701D28" w:rsidP="009A7A50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4" w:type="pct"/>
            <w:shd w:val="clear" w:color="auto" w:fill="auto"/>
          </w:tcPr>
          <w:p w14:paraId="46A5E292" w14:textId="77777777" w:rsidR="00701D28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4F1C478" w14:textId="77777777" w:rsidR="00701D28" w:rsidRPr="002A7A10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A0B09BC" w14:textId="77777777" w:rsidR="00701D28" w:rsidRPr="00C85B91" w:rsidRDefault="00701D28" w:rsidP="009A7A50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481387C" w14:textId="77777777" w:rsidR="00701D28" w:rsidRPr="009B4637" w:rsidRDefault="00701D28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701D28" w:rsidRPr="001A4780" w14:paraId="049009C8" w14:textId="77777777" w:rsidTr="00AA6519">
        <w:tc>
          <w:tcPr>
            <w:tcW w:w="750" w:type="pct"/>
            <w:shd w:val="clear" w:color="auto" w:fill="auto"/>
          </w:tcPr>
          <w:p w14:paraId="4F716394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C0608CB" w14:textId="77777777" w:rsidR="00701D28" w:rsidRPr="00C85B91" w:rsidRDefault="00701D28" w:rsidP="009A7A5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4" w:type="pct"/>
            <w:shd w:val="clear" w:color="auto" w:fill="auto"/>
          </w:tcPr>
          <w:p w14:paraId="1E8C4065" w14:textId="77777777" w:rsidR="00701D28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58F24B5" w14:textId="77777777" w:rsidR="00701D28" w:rsidRPr="002A7A10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F7FE834" w14:textId="77777777" w:rsidR="00701D28" w:rsidRPr="00C85B91" w:rsidRDefault="00701D28" w:rsidP="009A7A5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8FBF26D" w14:textId="77777777" w:rsidR="00701D28" w:rsidRPr="009B4637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701D28" w:rsidRPr="001A4780" w14:paraId="151BF6DF" w14:textId="77777777" w:rsidTr="00AA6519">
        <w:tc>
          <w:tcPr>
            <w:tcW w:w="750" w:type="pct"/>
            <w:shd w:val="clear" w:color="auto" w:fill="auto"/>
          </w:tcPr>
          <w:p w14:paraId="24D3EA64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0D3C2A9" w14:textId="77777777" w:rsidR="00701D28" w:rsidRPr="00BB6995" w:rsidRDefault="00701D28" w:rsidP="009A7A5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4" w:type="pct"/>
            <w:shd w:val="clear" w:color="auto" w:fill="auto"/>
          </w:tcPr>
          <w:p w14:paraId="06DFC06A" w14:textId="77777777" w:rsidR="00701D28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50E54F17" w14:textId="77777777" w:rsidR="00701D28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818021F" w14:textId="77777777" w:rsidR="00701D28" w:rsidRPr="00BB6995" w:rsidRDefault="00701D28" w:rsidP="009A7A5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C160DCB" w14:textId="77777777" w:rsidR="00701D28" w:rsidRPr="009B4637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701D28" w:rsidRPr="001A4780" w14:paraId="567DC6A1" w14:textId="77777777" w:rsidTr="00AA6519">
        <w:tc>
          <w:tcPr>
            <w:tcW w:w="750" w:type="pct"/>
            <w:shd w:val="clear" w:color="auto" w:fill="auto"/>
          </w:tcPr>
          <w:p w14:paraId="6CDA7F7B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55993E9" w14:textId="77777777" w:rsidR="00701D28" w:rsidRPr="00C85B91" w:rsidRDefault="00701D28" w:rsidP="009A7A5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4" w:type="pct"/>
            <w:shd w:val="clear" w:color="auto" w:fill="auto"/>
          </w:tcPr>
          <w:p w14:paraId="288C1FA6" w14:textId="77777777" w:rsidR="00701D28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2A6DA28" w14:textId="77777777" w:rsidR="00701D28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760BE281" w14:textId="77777777" w:rsidR="00701D28" w:rsidRPr="00C85B91" w:rsidRDefault="00701D28" w:rsidP="009A7A5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0FD74FC" w14:textId="77777777" w:rsidR="00701D28" w:rsidRPr="009B4637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701D28" w:rsidRPr="001A4780" w14:paraId="53B7E025" w14:textId="77777777" w:rsidTr="00AA6519">
        <w:tc>
          <w:tcPr>
            <w:tcW w:w="750" w:type="pct"/>
            <w:shd w:val="clear" w:color="auto" w:fill="auto"/>
          </w:tcPr>
          <w:p w14:paraId="3239FB96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5756EF3" w14:textId="77777777" w:rsidR="00701D28" w:rsidRPr="00575F5E" w:rsidRDefault="00701D28" w:rsidP="009A7A50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shd w:val="clear" w:color="auto" w:fill="auto"/>
          </w:tcPr>
          <w:p w14:paraId="352E48BA" w14:textId="77777777" w:rsidR="00701D28" w:rsidRPr="00D43778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BA8E95A" w14:textId="77777777" w:rsidR="00701D28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A0CFD1C" w14:textId="77777777" w:rsidR="00701D28" w:rsidRPr="00C85B91" w:rsidRDefault="00701D28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</w:t>
            </w:r>
            <w:r>
              <w:rPr>
                <w:sz w:val="20"/>
              </w:rPr>
              <w:t>ы</w:t>
            </w:r>
            <w:r w:rsidRPr="00D43778">
              <w:rPr>
                <w:sz w:val="20"/>
              </w:rPr>
              <w:t xml:space="preserve">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F56E5BA" w14:textId="77777777" w:rsidR="00701D28" w:rsidRPr="009B4637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3406E09E" w14:textId="77777777" w:rsidTr="00AA6519">
        <w:tc>
          <w:tcPr>
            <w:tcW w:w="750" w:type="pct"/>
            <w:shd w:val="clear" w:color="auto" w:fill="auto"/>
          </w:tcPr>
          <w:p w14:paraId="236A6D15" w14:textId="77777777" w:rsidR="00CC092C" w:rsidRPr="00724833" w:rsidRDefault="00CC092C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4E78B95" w14:textId="1A166809" w:rsidR="00CC092C" w:rsidRPr="00D43778" w:rsidRDefault="00CC092C" w:rsidP="009A7A50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foundationProtocol</w:t>
            </w:r>
          </w:p>
        </w:tc>
        <w:tc>
          <w:tcPr>
            <w:tcW w:w="204" w:type="pct"/>
            <w:shd w:val="clear" w:color="auto" w:fill="auto"/>
          </w:tcPr>
          <w:p w14:paraId="01E29B84" w14:textId="68A1E0E2" w:rsidR="00CC092C" w:rsidRDefault="00CC092C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D74B5E5" w14:textId="253D201C" w:rsidR="00CC092C" w:rsidRDefault="00CC092C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1731312" w14:textId="35059C21" w:rsidR="00CC092C" w:rsidRPr="00D43778" w:rsidRDefault="00CC092C" w:rsidP="009A7A50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Реквизиты предыдущего протокола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6AF7421" w14:textId="50B38E0E" w:rsidR="00CC092C" w:rsidRPr="009B4637" w:rsidRDefault="00CC092C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8C3322" w:rsidRPr="001A4780" w14:paraId="46F3734B" w14:textId="77777777" w:rsidTr="00AA6519">
        <w:tc>
          <w:tcPr>
            <w:tcW w:w="4997" w:type="pct"/>
            <w:gridSpan w:val="7"/>
            <w:shd w:val="clear" w:color="auto" w:fill="auto"/>
          </w:tcPr>
          <w:p w14:paraId="501EC189" w14:textId="77777777" w:rsidR="008C3322" w:rsidRPr="00D43778" w:rsidRDefault="008C3322" w:rsidP="009A7A50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8C3322" w:rsidRPr="001A4780" w14:paraId="53BCB4D0" w14:textId="77777777" w:rsidTr="00AA6519">
        <w:tc>
          <w:tcPr>
            <w:tcW w:w="750" w:type="pct"/>
            <w:shd w:val="clear" w:color="auto" w:fill="auto"/>
          </w:tcPr>
          <w:p w14:paraId="049AEBE0" w14:textId="2FAF9405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 w:rsidR="00B8557A"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9" w:type="pct"/>
            <w:shd w:val="clear" w:color="auto" w:fill="auto"/>
          </w:tcPr>
          <w:p w14:paraId="4657ABDE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C694608" w14:textId="77777777" w:rsidR="008C3322" w:rsidRDefault="008C3322" w:rsidP="009A7A5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DB06756" w14:textId="77777777" w:rsidR="008C3322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379448E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6E47CE28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0B12A3BE" w14:textId="77777777" w:rsidTr="00AA6519">
        <w:tc>
          <w:tcPr>
            <w:tcW w:w="750" w:type="pct"/>
            <w:shd w:val="clear" w:color="auto" w:fill="auto"/>
          </w:tcPr>
          <w:p w14:paraId="09717924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1410AEE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4" w:type="pct"/>
            <w:shd w:val="clear" w:color="auto" w:fill="auto"/>
          </w:tcPr>
          <w:p w14:paraId="174D36C9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83B8D32" w14:textId="77777777" w:rsidR="008C3322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6FA47846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3A70FB7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63072547" w14:textId="77777777" w:rsidTr="00AA6519">
        <w:tc>
          <w:tcPr>
            <w:tcW w:w="750" w:type="pct"/>
            <w:shd w:val="clear" w:color="auto" w:fill="auto"/>
          </w:tcPr>
          <w:p w14:paraId="652075B4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95077BF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4" w:type="pct"/>
            <w:shd w:val="clear" w:color="auto" w:fill="auto"/>
          </w:tcPr>
          <w:p w14:paraId="0F0EAFCF" w14:textId="77777777" w:rsidR="008C3322" w:rsidRDefault="008C3322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17B4E5F" w14:textId="77777777" w:rsidR="008C3322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27A78DD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F7B94C6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5DFB1003" w14:textId="77777777" w:rsidTr="00AA6519">
        <w:tc>
          <w:tcPr>
            <w:tcW w:w="750" w:type="pct"/>
            <w:shd w:val="clear" w:color="auto" w:fill="auto"/>
          </w:tcPr>
          <w:p w14:paraId="242DFB39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30B78CD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4" w:type="pct"/>
            <w:shd w:val="clear" w:color="auto" w:fill="auto"/>
          </w:tcPr>
          <w:p w14:paraId="3A2601B4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F1C16D4" w14:textId="77777777" w:rsidR="008C3322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53A4A4F2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E58C143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6B2E4061" w14:textId="77777777" w:rsidTr="00AA6519">
        <w:tc>
          <w:tcPr>
            <w:tcW w:w="750" w:type="pct"/>
            <w:shd w:val="clear" w:color="auto" w:fill="auto"/>
          </w:tcPr>
          <w:p w14:paraId="03A239DB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1923638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4" w:type="pct"/>
            <w:shd w:val="clear" w:color="auto" w:fill="auto"/>
          </w:tcPr>
          <w:p w14:paraId="6136A389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82CAA85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349676E6" w14:textId="77777777" w:rsidR="008C3322" w:rsidRPr="00D43778" w:rsidRDefault="008C3322" w:rsidP="009A7A50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B5C3372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1258FB9A" w14:textId="77777777" w:rsidTr="00AA6519">
        <w:tc>
          <w:tcPr>
            <w:tcW w:w="4997" w:type="pct"/>
            <w:gridSpan w:val="7"/>
            <w:shd w:val="clear" w:color="auto" w:fill="auto"/>
          </w:tcPr>
          <w:p w14:paraId="6868AA45" w14:textId="77777777" w:rsidR="008C3322" w:rsidRPr="00D43778" w:rsidRDefault="008C3322" w:rsidP="009A7A50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8C3322" w:rsidRPr="001A4780" w14:paraId="73EFC4C1" w14:textId="77777777" w:rsidTr="00AA6519">
        <w:tc>
          <w:tcPr>
            <w:tcW w:w="750" w:type="pct"/>
            <w:shd w:val="clear" w:color="auto" w:fill="auto"/>
          </w:tcPr>
          <w:p w14:paraId="7AB8F0F3" w14:textId="77777777" w:rsidR="008C3322" w:rsidRPr="00D43778" w:rsidRDefault="008C3322" w:rsidP="009A7A50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9" w:type="pct"/>
            <w:shd w:val="clear" w:color="auto" w:fill="auto"/>
          </w:tcPr>
          <w:p w14:paraId="24008859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37B91BA" w14:textId="77777777" w:rsidR="008C3322" w:rsidRDefault="008C3322" w:rsidP="009A7A5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76926CC6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6A63F0D2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171AA319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26531706" w14:textId="77777777" w:rsidTr="00AA6519">
        <w:tc>
          <w:tcPr>
            <w:tcW w:w="750" w:type="pct"/>
            <w:shd w:val="clear" w:color="auto" w:fill="auto"/>
          </w:tcPr>
          <w:p w14:paraId="505C15AD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7B86789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4" w:type="pct"/>
            <w:shd w:val="clear" w:color="auto" w:fill="auto"/>
          </w:tcPr>
          <w:p w14:paraId="7868DCDD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9EE1247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D4021B4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059F684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8C3322" w:rsidRPr="001A4780" w14:paraId="692A3438" w14:textId="77777777" w:rsidTr="00AA6519">
        <w:tc>
          <w:tcPr>
            <w:tcW w:w="750" w:type="pct"/>
            <w:shd w:val="clear" w:color="auto" w:fill="auto"/>
          </w:tcPr>
          <w:p w14:paraId="5CA6F853" w14:textId="77777777" w:rsidR="008C3322" w:rsidRPr="00D43778" w:rsidRDefault="008C3322" w:rsidP="009A7A50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shd w:val="clear" w:color="auto" w:fill="auto"/>
          </w:tcPr>
          <w:p w14:paraId="0C917C5F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45CF16C" w14:textId="77777777" w:rsidR="008C3322" w:rsidRDefault="008C3322" w:rsidP="009A7A5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CA69CD1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5EDADCEF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0D5AA2F4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55C02C2E" w14:textId="77777777" w:rsidTr="00AA6519">
        <w:tc>
          <w:tcPr>
            <w:tcW w:w="750" w:type="pct"/>
            <w:shd w:val="clear" w:color="auto" w:fill="auto"/>
          </w:tcPr>
          <w:p w14:paraId="1322306C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1A85E2D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4" w:type="pct"/>
            <w:shd w:val="clear" w:color="auto" w:fill="auto"/>
          </w:tcPr>
          <w:p w14:paraId="5331AE00" w14:textId="77777777" w:rsidR="008C3322" w:rsidRDefault="008C3322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3ED250B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2BB2F82E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BE7C6BE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0B99ADA7" w14:textId="77777777" w:rsidTr="00AA6519">
        <w:tc>
          <w:tcPr>
            <w:tcW w:w="750" w:type="pct"/>
            <w:shd w:val="clear" w:color="auto" w:fill="auto"/>
          </w:tcPr>
          <w:p w14:paraId="486BD3A7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BA37991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4" w:type="pct"/>
            <w:shd w:val="clear" w:color="auto" w:fill="auto"/>
          </w:tcPr>
          <w:p w14:paraId="797BAFF3" w14:textId="77777777" w:rsidR="008C3322" w:rsidRDefault="008C3322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919FC49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14F02B81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CC1A311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72963FBC" w14:textId="77777777" w:rsidTr="00AA6519">
        <w:tc>
          <w:tcPr>
            <w:tcW w:w="750" w:type="pct"/>
            <w:shd w:val="clear" w:color="auto" w:fill="auto"/>
          </w:tcPr>
          <w:p w14:paraId="21A7976B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5689CBE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4" w:type="pct"/>
            <w:shd w:val="clear" w:color="auto" w:fill="auto"/>
          </w:tcPr>
          <w:p w14:paraId="0951F9B2" w14:textId="77777777" w:rsidR="008C3322" w:rsidRDefault="008C3322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8E4DEE2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6F4746EF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C793FEE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5552C253" w14:textId="77777777" w:rsidTr="00AA6519">
        <w:tc>
          <w:tcPr>
            <w:tcW w:w="750" w:type="pct"/>
            <w:shd w:val="clear" w:color="auto" w:fill="auto"/>
          </w:tcPr>
          <w:p w14:paraId="09180AEF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A681B0F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4" w:type="pct"/>
            <w:shd w:val="clear" w:color="auto" w:fill="auto"/>
          </w:tcPr>
          <w:p w14:paraId="06E2FD0C" w14:textId="77777777" w:rsidR="008C3322" w:rsidRDefault="008C3322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D126CBB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56E224B0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CA65D36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223180EE" w14:textId="77777777" w:rsidTr="00AA6519">
        <w:tc>
          <w:tcPr>
            <w:tcW w:w="750" w:type="pct"/>
            <w:shd w:val="clear" w:color="auto" w:fill="auto"/>
          </w:tcPr>
          <w:p w14:paraId="62F5BE98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89DC243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4" w:type="pct"/>
            <w:shd w:val="clear" w:color="auto" w:fill="auto"/>
          </w:tcPr>
          <w:p w14:paraId="27322D2D" w14:textId="77777777" w:rsidR="008C3322" w:rsidRDefault="008C3322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AFBF0F6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E57F07F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EB21DE4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1326B5BA" w14:textId="77777777" w:rsidTr="00AA6519">
        <w:tc>
          <w:tcPr>
            <w:tcW w:w="4997" w:type="pct"/>
            <w:gridSpan w:val="7"/>
            <w:shd w:val="clear" w:color="auto" w:fill="auto"/>
          </w:tcPr>
          <w:p w14:paraId="602C00C7" w14:textId="77777777" w:rsidR="008C3322" w:rsidRPr="00D43778" w:rsidRDefault="008C3322" w:rsidP="009A7A50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8C3322" w:rsidRPr="001A4780" w14:paraId="6611405A" w14:textId="77777777" w:rsidTr="00AA6519">
        <w:tc>
          <w:tcPr>
            <w:tcW w:w="750" w:type="pct"/>
            <w:shd w:val="clear" w:color="auto" w:fill="auto"/>
          </w:tcPr>
          <w:p w14:paraId="4F165578" w14:textId="77777777" w:rsidR="008C3322" w:rsidRPr="00D43778" w:rsidRDefault="008C3322" w:rsidP="009A7A50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shd w:val="clear" w:color="auto" w:fill="auto"/>
          </w:tcPr>
          <w:p w14:paraId="26D9BF93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A974239" w14:textId="77777777" w:rsidR="008C3322" w:rsidRDefault="008C3322" w:rsidP="009A7A5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7D433AF" w14:textId="77777777" w:rsidR="008C3322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2CFBC81" w14:textId="77777777" w:rsidR="008C3322" w:rsidRDefault="008C3322" w:rsidP="009A7A50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067F8B57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2C2E66F3" w14:textId="77777777" w:rsidTr="00AA6519">
        <w:tc>
          <w:tcPr>
            <w:tcW w:w="750" w:type="pct"/>
            <w:shd w:val="clear" w:color="auto" w:fill="auto"/>
          </w:tcPr>
          <w:p w14:paraId="3EDE9BEE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D10CE20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4" w:type="pct"/>
            <w:shd w:val="clear" w:color="auto" w:fill="auto"/>
          </w:tcPr>
          <w:p w14:paraId="08C0AB92" w14:textId="77777777" w:rsidR="008C3322" w:rsidRDefault="008C3322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282C2F3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4D7DC5FC" w14:textId="77777777" w:rsidR="008C3322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D2128FD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5256D73E" w14:textId="77777777" w:rsidTr="00AA6519">
        <w:tc>
          <w:tcPr>
            <w:tcW w:w="750" w:type="pct"/>
            <w:shd w:val="clear" w:color="auto" w:fill="auto"/>
          </w:tcPr>
          <w:p w14:paraId="0B30477B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632ECEF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7AB86FF3" w14:textId="77777777" w:rsidR="008C3322" w:rsidRPr="00655FB3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0ABC965" w14:textId="77777777" w:rsidR="008C3322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2959F4CB" w14:textId="77777777" w:rsidR="008C3322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B10E60F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79F0CB6A" w14:textId="77777777" w:rsidTr="00AA6519">
        <w:tc>
          <w:tcPr>
            <w:tcW w:w="750" w:type="pct"/>
            <w:shd w:val="clear" w:color="auto" w:fill="auto"/>
          </w:tcPr>
          <w:p w14:paraId="688C40DC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7A121DE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4" w:type="pct"/>
            <w:shd w:val="clear" w:color="auto" w:fill="auto"/>
          </w:tcPr>
          <w:p w14:paraId="2B9D3BB5" w14:textId="77777777" w:rsidR="008C3322" w:rsidRPr="00655FB3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A086479" w14:textId="77777777" w:rsidR="008C3322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3F034801" w14:textId="77777777" w:rsidR="008C3322" w:rsidRDefault="008C3322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BEE243A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254573" w14:paraId="354EE9D1" w14:textId="77777777" w:rsidTr="00AA6519">
        <w:tc>
          <w:tcPr>
            <w:tcW w:w="4997" w:type="pct"/>
            <w:gridSpan w:val="7"/>
            <w:shd w:val="clear" w:color="auto" w:fill="auto"/>
          </w:tcPr>
          <w:p w14:paraId="25B89593" w14:textId="77777777" w:rsidR="008C3322" w:rsidRPr="00254573" w:rsidRDefault="008C3322" w:rsidP="009A7A50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8C3322" w:rsidRPr="001A4780" w14:paraId="12264990" w14:textId="77777777" w:rsidTr="00AA6519">
        <w:tc>
          <w:tcPr>
            <w:tcW w:w="750" w:type="pct"/>
            <w:shd w:val="clear" w:color="auto" w:fill="auto"/>
            <w:vAlign w:val="center"/>
          </w:tcPr>
          <w:p w14:paraId="2F6CC05B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7A1C3D32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86494B6" w14:textId="77777777" w:rsidR="008C3322" w:rsidRPr="00724833" w:rsidRDefault="008C3322" w:rsidP="009A7A5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5A9D306" w14:textId="77777777" w:rsidR="008C3322" w:rsidRPr="00724833" w:rsidRDefault="008C3322" w:rsidP="009A7A5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4F115CE7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6825EDF2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</w:tr>
      <w:tr w:rsidR="008C3322" w:rsidRPr="001A4780" w14:paraId="03D6C5F1" w14:textId="77777777" w:rsidTr="00AA6519">
        <w:tc>
          <w:tcPr>
            <w:tcW w:w="750" w:type="pct"/>
            <w:shd w:val="clear" w:color="auto" w:fill="auto"/>
            <w:vAlign w:val="center"/>
          </w:tcPr>
          <w:p w14:paraId="61E0DB53" w14:textId="77777777" w:rsidR="008C3322" w:rsidRPr="00E45768" w:rsidRDefault="008C3322" w:rsidP="009A7A50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A4AD9F8" w14:textId="77777777" w:rsidR="008C3322" w:rsidRPr="00E45768" w:rsidRDefault="008C3322" w:rsidP="009A7A50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shd w:val="clear" w:color="auto" w:fill="auto"/>
          </w:tcPr>
          <w:p w14:paraId="7498B843" w14:textId="77777777" w:rsidR="008C3322" w:rsidRPr="00E45768" w:rsidRDefault="008C3322" w:rsidP="009A7A50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1E1D2E2" w14:textId="77777777" w:rsidR="008C3322" w:rsidRPr="00E45768" w:rsidRDefault="008C3322" w:rsidP="009A7A50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F63FB32" w14:textId="77777777" w:rsidR="008C3322" w:rsidRPr="00E45768" w:rsidRDefault="008C3322" w:rsidP="009A7A50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69A897DC" w14:textId="77777777" w:rsidR="008C3322" w:rsidRPr="00E45768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7935E674" w14:textId="77777777" w:rsidTr="00AA6519">
        <w:tc>
          <w:tcPr>
            <w:tcW w:w="750" w:type="pct"/>
            <w:shd w:val="clear" w:color="auto" w:fill="auto"/>
            <w:vAlign w:val="center"/>
          </w:tcPr>
          <w:p w14:paraId="61745B0E" w14:textId="77777777" w:rsidR="008C3322" w:rsidRPr="00E45768" w:rsidRDefault="008C3322" w:rsidP="009A7A50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7D6243E" w14:textId="77777777" w:rsidR="008C3322" w:rsidRPr="00E45768" w:rsidRDefault="008C3322" w:rsidP="009A7A50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shd w:val="clear" w:color="auto" w:fill="auto"/>
          </w:tcPr>
          <w:p w14:paraId="7D393789" w14:textId="77777777" w:rsidR="008C3322" w:rsidRPr="00E45768" w:rsidRDefault="008C3322" w:rsidP="009A7A50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7147AE2" w14:textId="77777777" w:rsidR="008C3322" w:rsidRPr="00E45768" w:rsidRDefault="008C3322" w:rsidP="009A7A50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07BAEA2D" w14:textId="5C2E09D9" w:rsidR="008C3322" w:rsidRPr="00E45768" w:rsidRDefault="002D1F44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8C3322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28B66B0F" w14:textId="77777777" w:rsidR="008C3322" w:rsidRPr="00E45768" w:rsidRDefault="008C3322" w:rsidP="009A7A50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8C3322" w:rsidRPr="00254573" w14:paraId="0542AF00" w14:textId="77777777" w:rsidTr="00AA6519">
        <w:tc>
          <w:tcPr>
            <w:tcW w:w="4997" w:type="pct"/>
            <w:gridSpan w:val="7"/>
            <w:shd w:val="clear" w:color="auto" w:fill="auto"/>
          </w:tcPr>
          <w:p w14:paraId="23D6DF56" w14:textId="6D3CBE45" w:rsidR="008C3322" w:rsidRPr="00254573" w:rsidRDefault="002D1F44" w:rsidP="009A7A50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8C3322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8C3322" w:rsidRPr="001A4780" w14:paraId="5D80D18D" w14:textId="77777777" w:rsidTr="00AA6519">
        <w:tc>
          <w:tcPr>
            <w:tcW w:w="750" w:type="pct"/>
            <w:shd w:val="clear" w:color="auto" w:fill="auto"/>
            <w:vAlign w:val="center"/>
          </w:tcPr>
          <w:p w14:paraId="6A4054C9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41018F4B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3E2F5C7" w14:textId="77777777" w:rsidR="008C3322" w:rsidRPr="006C6D44" w:rsidRDefault="008C3322" w:rsidP="009A7A5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4FBC2B6" w14:textId="77777777" w:rsidR="008C3322" w:rsidRPr="006C6D44" w:rsidRDefault="008C3322" w:rsidP="009A7A5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29699DDB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53D996F3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</w:tr>
      <w:tr w:rsidR="008C3322" w:rsidRPr="001A4780" w14:paraId="05048208" w14:textId="77777777" w:rsidTr="00AA6519">
        <w:tc>
          <w:tcPr>
            <w:tcW w:w="750" w:type="pct"/>
            <w:shd w:val="clear" w:color="auto" w:fill="auto"/>
            <w:vAlign w:val="center"/>
          </w:tcPr>
          <w:p w14:paraId="31F3EFEE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64851E7" w14:textId="77777777" w:rsidR="008C3322" w:rsidRPr="003804BF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shd w:val="clear" w:color="auto" w:fill="auto"/>
          </w:tcPr>
          <w:p w14:paraId="4F7AFFF5" w14:textId="77777777" w:rsidR="008C3322" w:rsidRPr="003804BF" w:rsidRDefault="008C3322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CBA2934" w14:textId="77777777" w:rsidR="008C3322" w:rsidRPr="003804BF" w:rsidRDefault="008C3322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4CCB8981" w14:textId="4E5C413F" w:rsidR="008C3322" w:rsidRPr="003804BF" w:rsidRDefault="002D1F44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766FCFF" w14:textId="77777777" w:rsidR="008C3322" w:rsidRPr="003804BF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8C3322" w:rsidRPr="001B3D35" w14:paraId="3FE77742" w14:textId="77777777" w:rsidTr="00AA6519">
        <w:tc>
          <w:tcPr>
            <w:tcW w:w="4997" w:type="pct"/>
            <w:gridSpan w:val="7"/>
            <w:shd w:val="clear" w:color="auto" w:fill="auto"/>
          </w:tcPr>
          <w:p w14:paraId="18FD13A6" w14:textId="77777777" w:rsidR="008C3322" w:rsidRPr="00655FB3" w:rsidRDefault="008C3322" w:rsidP="009A7A50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8C3322" w:rsidRPr="001A4780" w14:paraId="2AF0386E" w14:textId="77777777" w:rsidTr="00AA6519">
        <w:tc>
          <w:tcPr>
            <w:tcW w:w="750" w:type="pct"/>
            <w:shd w:val="clear" w:color="auto" w:fill="auto"/>
            <w:vAlign w:val="center"/>
          </w:tcPr>
          <w:p w14:paraId="2DD70268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shd w:val="clear" w:color="auto" w:fill="auto"/>
          </w:tcPr>
          <w:p w14:paraId="2C842B0C" w14:textId="77777777" w:rsidR="008C3322" w:rsidRPr="003804BF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57427F9" w14:textId="77777777" w:rsidR="008C3322" w:rsidRPr="003804BF" w:rsidRDefault="008C3322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42E79A3" w14:textId="77777777" w:rsidR="008C3322" w:rsidRPr="003804BF" w:rsidRDefault="008C3322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75FD378E" w14:textId="77777777" w:rsidR="008C3322" w:rsidRPr="003804BF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0E493E85" w14:textId="77777777" w:rsidR="008C3322" w:rsidRPr="003804BF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6A4C54BF" w14:textId="77777777" w:rsidTr="00AA6519">
        <w:tc>
          <w:tcPr>
            <w:tcW w:w="750" w:type="pct"/>
            <w:shd w:val="clear" w:color="auto" w:fill="auto"/>
            <w:vAlign w:val="center"/>
          </w:tcPr>
          <w:p w14:paraId="5CB18BB5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2497DFD" w14:textId="77777777" w:rsidR="008C3322" w:rsidRPr="003804BF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4" w:type="pct"/>
            <w:shd w:val="clear" w:color="auto" w:fill="auto"/>
          </w:tcPr>
          <w:p w14:paraId="78732793" w14:textId="77777777" w:rsidR="008C3322" w:rsidRPr="00B07477" w:rsidRDefault="008C3322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4C23C58" w14:textId="77777777" w:rsidR="008C3322" w:rsidRPr="00B07477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A91E53E" w14:textId="77777777" w:rsidR="008C3322" w:rsidRPr="003804BF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A145D4E" w14:textId="77777777" w:rsidR="008C3322" w:rsidRPr="003804BF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7791558C" w14:textId="77777777" w:rsidTr="00AA6519">
        <w:tc>
          <w:tcPr>
            <w:tcW w:w="750" w:type="pct"/>
            <w:shd w:val="clear" w:color="auto" w:fill="auto"/>
            <w:vAlign w:val="center"/>
          </w:tcPr>
          <w:p w14:paraId="0D5C144F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083C3E9" w14:textId="77777777" w:rsidR="008C3322" w:rsidRPr="00B07477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4" w:type="pct"/>
            <w:shd w:val="clear" w:color="auto" w:fill="auto"/>
          </w:tcPr>
          <w:p w14:paraId="79FF97BC" w14:textId="77777777" w:rsidR="008C3322" w:rsidRPr="002B372D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D6CFC2F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9137EB3" w14:textId="77777777" w:rsidR="008C3322" w:rsidRPr="00B07477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7A2B1F2" w14:textId="46146079" w:rsidR="008C3322" w:rsidRPr="00655FB3" w:rsidRDefault="00CC3755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8C3322" w:rsidRPr="001A4780" w14:paraId="17B19891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1D8BCFDA" w14:textId="77777777" w:rsidR="008C3322" w:rsidRPr="009968C5" w:rsidRDefault="008C3322" w:rsidP="009A7A50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8C3322" w:rsidRPr="001A4780" w14:paraId="73175970" w14:textId="77777777" w:rsidTr="00AA6519">
        <w:tc>
          <w:tcPr>
            <w:tcW w:w="750" w:type="pct"/>
            <w:shd w:val="clear" w:color="auto" w:fill="auto"/>
          </w:tcPr>
          <w:p w14:paraId="1336B943" w14:textId="77777777" w:rsidR="008C3322" w:rsidRPr="009968C5" w:rsidRDefault="008C3322" w:rsidP="009A7A50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shd w:val="clear" w:color="auto" w:fill="auto"/>
          </w:tcPr>
          <w:p w14:paraId="356DF6DD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56A4469D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7735D610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7622CA1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C571041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45BB6848" w14:textId="77777777" w:rsidTr="00AA6519">
        <w:tc>
          <w:tcPr>
            <w:tcW w:w="750" w:type="pct"/>
            <w:shd w:val="clear" w:color="auto" w:fill="auto"/>
            <w:vAlign w:val="center"/>
          </w:tcPr>
          <w:p w14:paraId="61CF16FF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0B21179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4" w:type="pct"/>
            <w:shd w:val="clear" w:color="auto" w:fill="auto"/>
          </w:tcPr>
          <w:p w14:paraId="2A552AD2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058884B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F715C17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AE6DD0F" w14:textId="77777777" w:rsidR="008C3322" w:rsidRDefault="008C3322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0B402ED6" w14:textId="77777777" w:rsidTr="00AA6519">
        <w:tc>
          <w:tcPr>
            <w:tcW w:w="752" w:type="pct"/>
            <w:shd w:val="clear" w:color="auto" w:fill="auto"/>
            <w:vAlign w:val="center"/>
          </w:tcPr>
          <w:p w14:paraId="642F8F98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FA4AEAA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shd w:val="clear" w:color="auto" w:fill="auto"/>
          </w:tcPr>
          <w:p w14:paraId="3BCD5E37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0A42F22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7" w:type="pct"/>
            <w:gridSpan w:val="2"/>
            <w:shd w:val="clear" w:color="auto" w:fill="auto"/>
          </w:tcPr>
          <w:p w14:paraId="45B10C4F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3" w:type="pct"/>
            <w:shd w:val="clear" w:color="auto" w:fill="auto"/>
          </w:tcPr>
          <w:p w14:paraId="34320E30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7F5718F5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4B6560D2" w14:textId="77777777" w:rsidR="00AA6519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8C3322" w:rsidRPr="001A4780" w14:paraId="598A1D53" w14:textId="77777777" w:rsidTr="00AA6519">
        <w:tc>
          <w:tcPr>
            <w:tcW w:w="750" w:type="pct"/>
            <w:shd w:val="clear" w:color="auto" w:fill="auto"/>
            <w:vAlign w:val="center"/>
          </w:tcPr>
          <w:p w14:paraId="419C7835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ABC723B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4" w:type="pct"/>
            <w:shd w:val="clear" w:color="auto" w:fill="auto"/>
          </w:tcPr>
          <w:p w14:paraId="1A770745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35EA0A1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40453407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9E9CDD4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8C3322" w:rsidRPr="001A4780" w14:paraId="379906C2" w14:textId="77777777" w:rsidTr="00AA6519">
        <w:tc>
          <w:tcPr>
            <w:tcW w:w="750" w:type="pct"/>
            <w:shd w:val="clear" w:color="auto" w:fill="auto"/>
            <w:vAlign w:val="center"/>
          </w:tcPr>
          <w:p w14:paraId="2293D4CB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C5728D8" w14:textId="77777777" w:rsidR="008C3322" w:rsidRPr="001A4780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4" w:type="pct"/>
            <w:shd w:val="clear" w:color="auto" w:fill="auto"/>
          </w:tcPr>
          <w:p w14:paraId="56C6A9AE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E684F6E" w14:textId="77777777" w:rsidR="008C3322" w:rsidRPr="001A4780" w:rsidRDefault="008C3322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2BBF2EC" w14:textId="77777777" w:rsidR="008C3322" w:rsidRPr="001A4780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F6317E9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02021DF5" w14:textId="77777777" w:rsidTr="00AA6519">
        <w:tc>
          <w:tcPr>
            <w:tcW w:w="750" w:type="pct"/>
            <w:shd w:val="clear" w:color="auto" w:fill="auto"/>
            <w:vAlign w:val="center"/>
          </w:tcPr>
          <w:p w14:paraId="04A51466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C0C5150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4" w:type="pct"/>
            <w:shd w:val="clear" w:color="auto" w:fill="auto"/>
          </w:tcPr>
          <w:p w14:paraId="0F98561D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22C4729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57B2EBAD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6082863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 xml:space="preserve">При приеме </w:t>
            </w:r>
            <w:r w:rsidRPr="00833D2C">
              <w:rPr>
                <w:sz w:val="20"/>
              </w:rPr>
              <w:lastRenderedPageBreak/>
              <w:t>игнорируется.</w:t>
            </w:r>
          </w:p>
        </w:tc>
      </w:tr>
      <w:tr w:rsidR="008C3322" w:rsidRPr="001A4780" w14:paraId="63198F1D" w14:textId="77777777" w:rsidTr="00AA6519">
        <w:tc>
          <w:tcPr>
            <w:tcW w:w="750" w:type="pct"/>
            <w:shd w:val="clear" w:color="auto" w:fill="auto"/>
            <w:vAlign w:val="center"/>
          </w:tcPr>
          <w:p w14:paraId="2643F821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892BF58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4" w:type="pct"/>
            <w:shd w:val="clear" w:color="auto" w:fill="auto"/>
          </w:tcPr>
          <w:p w14:paraId="50C343AC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E07F9DE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1" w:type="pct"/>
            <w:shd w:val="clear" w:color="auto" w:fill="auto"/>
          </w:tcPr>
          <w:p w14:paraId="4309B86D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6F51453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8C3322" w:rsidRPr="001A4780" w14:paraId="5DAAD835" w14:textId="77777777" w:rsidTr="00AA6519">
        <w:tc>
          <w:tcPr>
            <w:tcW w:w="750" w:type="pct"/>
            <w:shd w:val="clear" w:color="auto" w:fill="auto"/>
            <w:vAlign w:val="center"/>
          </w:tcPr>
          <w:p w14:paraId="66943901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F5BC3A9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4" w:type="pct"/>
            <w:shd w:val="clear" w:color="auto" w:fill="auto"/>
          </w:tcPr>
          <w:p w14:paraId="5E6E249A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27F0B9A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1EECDCC1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FDD885D" w14:textId="77777777" w:rsidR="008C3322" w:rsidRDefault="008C3322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70C55716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8C3322" w:rsidRPr="001A4780" w14:paraId="3A76803A" w14:textId="77777777" w:rsidTr="00AA6519">
        <w:tc>
          <w:tcPr>
            <w:tcW w:w="750" w:type="pct"/>
            <w:shd w:val="clear" w:color="auto" w:fill="auto"/>
            <w:vAlign w:val="center"/>
          </w:tcPr>
          <w:p w14:paraId="7E3554C6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F0222DE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4" w:type="pct"/>
            <w:shd w:val="clear" w:color="auto" w:fill="auto"/>
          </w:tcPr>
          <w:p w14:paraId="700090E9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0C43AEC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315485F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2866025" w14:textId="77777777" w:rsidR="008C3322" w:rsidRDefault="008C3322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38233A0B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8C3322" w:rsidRPr="001A4780" w14:paraId="089ED798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6F220ECE" w14:textId="3A342169" w:rsidR="008C3322" w:rsidRDefault="00F643A1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8C3322" w:rsidRPr="001A4780" w14:paraId="0087E673" w14:textId="77777777" w:rsidTr="00AA6519">
        <w:tc>
          <w:tcPr>
            <w:tcW w:w="750" w:type="pct"/>
            <w:shd w:val="clear" w:color="auto" w:fill="auto"/>
            <w:vAlign w:val="center"/>
          </w:tcPr>
          <w:p w14:paraId="50C1A521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2FE8C4B2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0FCEB51D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0806C1DA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06477109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DC81984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21C59B01" w14:textId="77777777" w:rsidTr="00AA6519">
        <w:tc>
          <w:tcPr>
            <w:tcW w:w="750" w:type="pct"/>
            <w:shd w:val="clear" w:color="auto" w:fill="auto"/>
            <w:vAlign w:val="center"/>
          </w:tcPr>
          <w:p w14:paraId="78A0893D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41BDE398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2CD11BF5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D2A4265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094205F8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4EBB683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8C3322" w:rsidRPr="001A4780" w14:paraId="16CAC4B0" w14:textId="77777777" w:rsidTr="00AA6519">
        <w:tc>
          <w:tcPr>
            <w:tcW w:w="750" w:type="pct"/>
            <w:shd w:val="clear" w:color="auto" w:fill="auto"/>
            <w:vAlign w:val="center"/>
          </w:tcPr>
          <w:p w14:paraId="34D83FEB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6718E9F1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41D3BF02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73537E40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651F44E0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BA2274E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43A6C02E" w14:textId="77777777" w:rsidTr="00AA6519">
        <w:tc>
          <w:tcPr>
            <w:tcW w:w="750" w:type="pct"/>
            <w:shd w:val="clear" w:color="auto" w:fill="auto"/>
            <w:vAlign w:val="center"/>
          </w:tcPr>
          <w:p w14:paraId="7BE8563F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B41A593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4079C774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AE578D2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058D54C" w14:textId="15859B1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AFBA99E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6BA809FE" w14:textId="77777777" w:rsidTr="00AA6519">
        <w:tc>
          <w:tcPr>
            <w:tcW w:w="750" w:type="pct"/>
            <w:shd w:val="clear" w:color="auto" w:fill="auto"/>
            <w:vAlign w:val="center"/>
          </w:tcPr>
          <w:p w14:paraId="6F277DE0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914DA0F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0FFE49A5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95BEA67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463C3261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E659F97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EE199BA" w14:textId="77777777" w:rsidTr="00AA6519">
        <w:tc>
          <w:tcPr>
            <w:tcW w:w="750" w:type="pct"/>
            <w:shd w:val="clear" w:color="auto" w:fill="auto"/>
            <w:vAlign w:val="center"/>
          </w:tcPr>
          <w:p w14:paraId="4BB2CF87" w14:textId="77777777" w:rsidR="00B80981" w:rsidRPr="006C6D44" w:rsidRDefault="00B80981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5D039DF" w14:textId="0264CD5E" w:rsidR="00B80981" w:rsidRPr="00E87917" w:rsidRDefault="00B80981" w:rsidP="009A7A50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4048F2F5" w14:textId="7027411F" w:rsidR="00B80981" w:rsidRPr="00B80981" w:rsidRDefault="00B80981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99D7DC4" w14:textId="551B4F1A" w:rsidR="00B80981" w:rsidRPr="00B80981" w:rsidRDefault="00B80981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9EE9D19" w14:textId="5E57DD18" w:rsidR="00B80981" w:rsidRPr="00E87917" w:rsidRDefault="00B80981" w:rsidP="009A7A50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20D9A35" w14:textId="77777777" w:rsidR="00B80981" w:rsidRDefault="00B80981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24871611" w14:textId="77777777" w:rsidTr="00AA6519">
        <w:tc>
          <w:tcPr>
            <w:tcW w:w="750" w:type="pct"/>
            <w:shd w:val="clear" w:color="auto" w:fill="auto"/>
            <w:vAlign w:val="center"/>
          </w:tcPr>
          <w:p w14:paraId="28944093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A7DFF13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2EAF542B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73CCE6A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12C7755A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8EDC40F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00C28627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6D6660DE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0B9F048F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6E7EA89B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C17272A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F463C77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48A82A2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16177BF0" w14:textId="77777777" w:rsidTr="00AA6519">
        <w:tc>
          <w:tcPr>
            <w:tcW w:w="750" w:type="pct"/>
            <w:vMerge/>
            <w:shd w:val="clear" w:color="auto" w:fill="auto"/>
            <w:vAlign w:val="center"/>
          </w:tcPr>
          <w:p w14:paraId="41A13F0A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1FC374D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23E27405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1899EA3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57979D3E" w14:textId="04BB3719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6E783F0B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4BDE9C33" w14:textId="77777777" w:rsidTr="00AA6519">
        <w:tc>
          <w:tcPr>
            <w:tcW w:w="750" w:type="pct"/>
            <w:vMerge/>
            <w:shd w:val="clear" w:color="auto" w:fill="auto"/>
            <w:vAlign w:val="center"/>
          </w:tcPr>
          <w:p w14:paraId="1DFA7218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BF7B645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4" w:type="pct"/>
            <w:shd w:val="clear" w:color="auto" w:fill="auto"/>
          </w:tcPr>
          <w:p w14:paraId="59184DB5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469EE06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EDD2AC8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5BF02E3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8C3322" w:rsidRPr="001A4780" w14:paraId="2861DDCF" w14:textId="77777777" w:rsidTr="00AA6519">
        <w:tc>
          <w:tcPr>
            <w:tcW w:w="750" w:type="pct"/>
            <w:shd w:val="clear" w:color="auto" w:fill="auto"/>
            <w:vAlign w:val="center"/>
          </w:tcPr>
          <w:p w14:paraId="361B3349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C8B3A6E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144D6FAC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9C1C790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1A11D45A" w14:textId="443FE22E" w:rsidR="008C3322" w:rsidRPr="00655FB3" w:rsidRDefault="002D1F44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8C3322">
              <w:rPr>
                <w:sz w:val="20"/>
              </w:rPr>
              <w:t xml:space="preserve">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90C4FE5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50BC8B7B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4D870AF7" w14:textId="61D4E5CF" w:rsidR="008C3322" w:rsidRDefault="002D1F44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8C3322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8C3322" w:rsidRPr="001A4780" w14:paraId="6E811927" w14:textId="77777777" w:rsidTr="00AA6519">
        <w:tc>
          <w:tcPr>
            <w:tcW w:w="750" w:type="pct"/>
            <w:shd w:val="clear" w:color="auto" w:fill="auto"/>
            <w:vAlign w:val="center"/>
          </w:tcPr>
          <w:p w14:paraId="6C3FE125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69AD451F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374199B1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6AB1F690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484CD54B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69F7610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3D819DB8" w14:textId="77777777" w:rsidTr="00AA6519">
        <w:tc>
          <w:tcPr>
            <w:tcW w:w="750" w:type="pct"/>
            <w:shd w:val="clear" w:color="auto" w:fill="auto"/>
            <w:vAlign w:val="center"/>
          </w:tcPr>
          <w:p w14:paraId="69AEE919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76314E8D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5C9F7BB2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D593AE5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13355E3A" w14:textId="3F813401" w:rsidR="008C3322" w:rsidRPr="00655FB3" w:rsidRDefault="002D1F44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16C944A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8C3322" w:rsidRPr="001A4780" w14:paraId="2B2AB4E0" w14:textId="77777777" w:rsidTr="00AA6519">
        <w:tc>
          <w:tcPr>
            <w:tcW w:w="750" w:type="pct"/>
            <w:shd w:val="clear" w:color="auto" w:fill="auto"/>
            <w:vAlign w:val="center"/>
          </w:tcPr>
          <w:p w14:paraId="308C7696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17AE1629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0C94E92E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47C24BB9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03DFD306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CAF465A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04CC66B8" w14:textId="77777777" w:rsidTr="00AA6519">
        <w:tc>
          <w:tcPr>
            <w:tcW w:w="750" w:type="pct"/>
            <w:shd w:val="clear" w:color="auto" w:fill="auto"/>
            <w:vAlign w:val="center"/>
          </w:tcPr>
          <w:p w14:paraId="2069C879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53C8E4B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4F2B9FE6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7A20D6D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EE9E463" w14:textId="478EBD20" w:rsidR="008C3322" w:rsidRPr="00655FB3" w:rsidRDefault="002D1F44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DEBA957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8C3322" w:rsidRPr="001A4780" w14:paraId="39E59415" w14:textId="77777777" w:rsidTr="00AA6519">
        <w:tc>
          <w:tcPr>
            <w:tcW w:w="4997" w:type="pct"/>
            <w:gridSpan w:val="7"/>
            <w:shd w:val="clear" w:color="auto" w:fill="auto"/>
          </w:tcPr>
          <w:p w14:paraId="308D5AEA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8C3322" w:rsidRPr="001A4780" w14:paraId="5482FA34" w14:textId="77777777" w:rsidTr="00AA6519">
        <w:tc>
          <w:tcPr>
            <w:tcW w:w="750" w:type="pct"/>
            <w:shd w:val="clear" w:color="auto" w:fill="auto"/>
          </w:tcPr>
          <w:p w14:paraId="376EB1A3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shd w:val="clear" w:color="auto" w:fill="auto"/>
          </w:tcPr>
          <w:p w14:paraId="2CA1830C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4B2D2C1D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1F023CB0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33DEF1D9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AF0D75E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8C3322" w:rsidRPr="001A4780" w14:paraId="0EDCD863" w14:textId="77777777" w:rsidTr="00AA6519">
        <w:tc>
          <w:tcPr>
            <w:tcW w:w="750" w:type="pct"/>
            <w:shd w:val="clear" w:color="auto" w:fill="auto"/>
          </w:tcPr>
          <w:p w14:paraId="3FC57A8D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5FB4F03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4" w:type="pct"/>
            <w:shd w:val="clear" w:color="auto" w:fill="auto"/>
          </w:tcPr>
          <w:p w14:paraId="6512ED1F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21F9F99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323A6230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4D5885C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000DBA15" w14:textId="77777777" w:rsidTr="00AA6519">
        <w:tc>
          <w:tcPr>
            <w:tcW w:w="750" w:type="pct"/>
            <w:shd w:val="clear" w:color="auto" w:fill="auto"/>
          </w:tcPr>
          <w:p w14:paraId="496612D3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BECFFB7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4" w:type="pct"/>
            <w:shd w:val="clear" w:color="auto" w:fill="auto"/>
          </w:tcPr>
          <w:p w14:paraId="7E1B123A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F9739EC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17960082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09E32BF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8C3322" w:rsidRPr="001A4780" w14:paraId="1B7399DF" w14:textId="77777777" w:rsidTr="00AA6519">
        <w:tc>
          <w:tcPr>
            <w:tcW w:w="750" w:type="pct"/>
            <w:shd w:val="clear" w:color="auto" w:fill="auto"/>
          </w:tcPr>
          <w:p w14:paraId="29A8724D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E35B011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4" w:type="pct"/>
            <w:shd w:val="clear" w:color="auto" w:fill="auto"/>
          </w:tcPr>
          <w:p w14:paraId="2CB05737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40EA70F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412BA844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2E30CEC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3A9A6301" w14:textId="77777777" w:rsidTr="00AA6519">
        <w:tc>
          <w:tcPr>
            <w:tcW w:w="750" w:type="pct"/>
            <w:shd w:val="clear" w:color="auto" w:fill="auto"/>
          </w:tcPr>
          <w:p w14:paraId="3CE2B536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04EB11B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4" w:type="pct"/>
            <w:shd w:val="clear" w:color="auto" w:fill="auto"/>
          </w:tcPr>
          <w:p w14:paraId="45ED4681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AB699B5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A337C3D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431EE93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39DCC363" w14:textId="77777777" w:rsidTr="00AA6519">
        <w:tc>
          <w:tcPr>
            <w:tcW w:w="4997" w:type="pct"/>
            <w:gridSpan w:val="7"/>
            <w:shd w:val="clear" w:color="auto" w:fill="auto"/>
          </w:tcPr>
          <w:p w14:paraId="4FD502E4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8C3322" w:rsidRPr="001A4780" w14:paraId="6C8A8BCB" w14:textId="77777777" w:rsidTr="00AA6519">
        <w:tc>
          <w:tcPr>
            <w:tcW w:w="750" w:type="pct"/>
            <w:shd w:val="clear" w:color="auto" w:fill="auto"/>
          </w:tcPr>
          <w:p w14:paraId="65408FA5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shd w:val="clear" w:color="auto" w:fill="auto"/>
          </w:tcPr>
          <w:p w14:paraId="78D38F3F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72B49B6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2B7C5A1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F25644A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8854A92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27427879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1A21D2E6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1EA48777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4" w:type="pct"/>
            <w:shd w:val="clear" w:color="auto" w:fill="auto"/>
          </w:tcPr>
          <w:p w14:paraId="28EDA5C4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FFD1942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BBED6A2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33D0701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3C0BC5E5" w14:textId="77777777" w:rsidTr="00AA6519">
        <w:tc>
          <w:tcPr>
            <w:tcW w:w="750" w:type="pct"/>
            <w:vMerge/>
            <w:shd w:val="clear" w:color="auto" w:fill="auto"/>
          </w:tcPr>
          <w:p w14:paraId="3C147BE5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8E1D408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4" w:type="pct"/>
            <w:shd w:val="clear" w:color="auto" w:fill="auto"/>
          </w:tcPr>
          <w:p w14:paraId="0A9040EE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B178DE7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1ABAD89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22D39B6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35D17AF6" w14:textId="77777777" w:rsidTr="00AA6519">
        <w:tc>
          <w:tcPr>
            <w:tcW w:w="750" w:type="pct"/>
            <w:vMerge/>
            <w:shd w:val="clear" w:color="auto" w:fill="auto"/>
          </w:tcPr>
          <w:p w14:paraId="2AB3C6AC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DD97E37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shd w:val="clear" w:color="auto" w:fill="auto"/>
          </w:tcPr>
          <w:p w14:paraId="2BCBD3A1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582A48D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FEF7FA0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2000520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49DA258E" w14:textId="77777777" w:rsidTr="00AA6519">
        <w:tc>
          <w:tcPr>
            <w:tcW w:w="750" w:type="pct"/>
            <w:vMerge/>
            <w:shd w:val="clear" w:color="auto" w:fill="auto"/>
          </w:tcPr>
          <w:p w14:paraId="4066FD25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A0A3CBF" w14:textId="7CF284AB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5C95018" w14:textId="7ED897EB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71260FE" w14:textId="5648FFB1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71FB38F" w14:textId="354A4CB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6385322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2A9CC14F" w14:textId="77777777" w:rsidTr="00AA6519">
        <w:tc>
          <w:tcPr>
            <w:tcW w:w="4997" w:type="pct"/>
            <w:gridSpan w:val="7"/>
            <w:shd w:val="clear" w:color="auto" w:fill="auto"/>
          </w:tcPr>
          <w:p w14:paraId="50DF8922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8C3322" w:rsidRPr="001A4780" w14:paraId="3C17840B" w14:textId="77777777" w:rsidTr="00AA6519">
        <w:tc>
          <w:tcPr>
            <w:tcW w:w="750" w:type="pct"/>
            <w:shd w:val="clear" w:color="auto" w:fill="auto"/>
          </w:tcPr>
          <w:p w14:paraId="5AB0B303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lastRenderedPageBreak/>
              <w:t>responsibleDecision</w:t>
            </w:r>
          </w:p>
        </w:tc>
        <w:tc>
          <w:tcPr>
            <w:tcW w:w="749" w:type="pct"/>
            <w:shd w:val="clear" w:color="auto" w:fill="auto"/>
          </w:tcPr>
          <w:p w14:paraId="47D06696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0FC62EF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D6C2785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934D1BE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A5F10E2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63C36A8B" w14:textId="77777777" w:rsidTr="00AA6519">
        <w:tc>
          <w:tcPr>
            <w:tcW w:w="750" w:type="pct"/>
            <w:shd w:val="clear" w:color="auto" w:fill="auto"/>
          </w:tcPr>
          <w:p w14:paraId="6D3180F2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F2CB3C9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4" w:type="pct"/>
            <w:shd w:val="clear" w:color="auto" w:fill="auto"/>
          </w:tcPr>
          <w:p w14:paraId="10F9E0D7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D336222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17489DE0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7DD66F3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25DD04C9" w14:textId="77777777" w:rsidTr="00AA6519">
        <w:tc>
          <w:tcPr>
            <w:tcW w:w="4997" w:type="pct"/>
            <w:gridSpan w:val="7"/>
            <w:shd w:val="clear" w:color="auto" w:fill="auto"/>
          </w:tcPr>
          <w:p w14:paraId="5ADB3069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8C3322" w:rsidRPr="001A4780" w14:paraId="52EFA04F" w14:textId="77777777" w:rsidTr="00AA6519">
        <w:tc>
          <w:tcPr>
            <w:tcW w:w="750" w:type="pct"/>
            <w:shd w:val="clear" w:color="auto" w:fill="auto"/>
          </w:tcPr>
          <w:p w14:paraId="2B0D684A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shd w:val="clear" w:color="auto" w:fill="auto"/>
          </w:tcPr>
          <w:p w14:paraId="3C66AD7C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A1A3647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6AA11F87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424360CC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DE55B63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32907A9A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4DE5CB25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03AF191F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4" w:type="pct"/>
            <w:shd w:val="clear" w:color="auto" w:fill="auto"/>
          </w:tcPr>
          <w:p w14:paraId="6F636318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2DD8FB2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8DE82CC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5" w:type="pct"/>
            <w:gridSpan w:val="2"/>
            <w:shd w:val="clear" w:color="auto" w:fill="auto"/>
          </w:tcPr>
          <w:p w14:paraId="2B4C8B80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624722FB" w14:textId="77777777" w:rsidTr="00AA6519">
        <w:tc>
          <w:tcPr>
            <w:tcW w:w="750" w:type="pct"/>
            <w:vMerge/>
            <w:shd w:val="clear" w:color="auto" w:fill="auto"/>
          </w:tcPr>
          <w:p w14:paraId="6BBC3C43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F60B9C5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shd w:val="clear" w:color="auto" w:fill="auto"/>
          </w:tcPr>
          <w:p w14:paraId="2CC395E8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65AA8DD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F0D2058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59EA5AF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0B2AE95D" w14:textId="77777777" w:rsidTr="00AA6519">
        <w:tc>
          <w:tcPr>
            <w:tcW w:w="4997" w:type="pct"/>
            <w:gridSpan w:val="7"/>
            <w:shd w:val="clear" w:color="auto" w:fill="auto"/>
          </w:tcPr>
          <w:p w14:paraId="5E15F37D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8C3322" w:rsidRPr="001A4780" w14:paraId="2E233433" w14:textId="77777777" w:rsidTr="00AA6519">
        <w:tc>
          <w:tcPr>
            <w:tcW w:w="750" w:type="pct"/>
            <w:shd w:val="clear" w:color="auto" w:fill="auto"/>
          </w:tcPr>
          <w:p w14:paraId="08475E4B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shd w:val="clear" w:color="auto" w:fill="auto"/>
          </w:tcPr>
          <w:p w14:paraId="34F91DFE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54005C55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2CE31886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F3098E2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665E587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DE0E29" w:rsidRPr="001A4780" w14:paraId="6438A6FB" w14:textId="77777777" w:rsidTr="00AA6519">
        <w:tc>
          <w:tcPr>
            <w:tcW w:w="750" w:type="pct"/>
            <w:shd w:val="clear" w:color="auto" w:fill="auto"/>
          </w:tcPr>
          <w:p w14:paraId="17965F4C" w14:textId="77777777" w:rsidR="00DE0E29" w:rsidRPr="006C6D44" w:rsidRDefault="00DE0E29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ED2A71E" w14:textId="77777777" w:rsidR="00DE0E29" w:rsidRPr="00655FB3" w:rsidRDefault="00DE0E29" w:rsidP="009A7A50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shd w:val="clear" w:color="auto" w:fill="auto"/>
          </w:tcPr>
          <w:p w14:paraId="72623929" w14:textId="77777777" w:rsidR="00DE0E29" w:rsidRDefault="00DE0E29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D37BF20" w14:textId="77777777" w:rsidR="00DE0E29" w:rsidRDefault="00DE0E29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1" w:type="pct"/>
            <w:shd w:val="clear" w:color="auto" w:fill="auto"/>
          </w:tcPr>
          <w:p w14:paraId="1EABF163" w14:textId="77777777" w:rsidR="00DE0E29" w:rsidRPr="00655FB3" w:rsidRDefault="00DE0E29" w:rsidP="009A7A50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55836BC" w14:textId="57000B5F" w:rsidR="00DE0E29" w:rsidRDefault="00DE0E29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DE0E29" w:rsidRPr="001A4780" w14:paraId="64B0F3B9" w14:textId="77777777" w:rsidTr="00AA6519">
        <w:tc>
          <w:tcPr>
            <w:tcW w:w="750" w:type="pct"/>
            <w:shd w:val="clear" w:color="auto" w:fill="auto"/>
          </w:tcPr>
          <w:p w14:paraId="6C6ADF78" w14:textId="77777777" w:rsidR="00DE0E29" w:rsidRPr="006C6D44" w:rsidRDefault="00DE0E29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B0BFB33" w14:textId="77777777" w:rsidR="00DE0E29" w:rsidRPr="00655FB3" w:rsidRDefault="00DE0E29" w:rsidP="009A7A50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4" w:type="pct"/>
            <w:shd w:val="clear" w:color="auto" w:fill="auto"/>
          </w:tcPr>
          <w:p w14:paraId="75B0B010" w14:textId="77777777" w:rsidR="00DE0E29" w:rsidRDefault="00DE0E29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65F3C2B" w14:textId="77777777" w:rsidR="00DE0E29" w:rsidRDefault="00DE0E29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1" w:type="pct"/>
            <w:shd w:val="clear" w:color="auto" w:fill="auto"/>
          </w:tcPr>
          <w:p w14:paraId="5E93F5BE" w14:textId="77777777" w:rsidR="00DE0E29" w:rsidRPr="00655FB3" w:rsidRDefault="00DE0E29" w:rsidP="009A7A50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D4755BC" w14:textId="55CD753E" w:rsidR="00DE0E29" w:rsidRDefault="00DE0E29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8C3322" w:rsidRPr="001A4780" w14:paraId="20F17BB8" w14:textId="77777777" w:rsidTr="00AA6519">
        <w:tc>
          <w:tcPr>
            <w:tcW w:w="750" w:type="pct"/>
            <w:shd w:val="clear" w:color="auto" w:fill="auto"/>
          </w:tcPr>
          <w:p w14:paraId="7382E5BB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FB43BDA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shd w:val="clear" w:color="auto" w:fill="auto"/>
          </w:tcPr>
          <w:p w14:paraId="4069233D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C79BD8B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1" w:type="pct"/>
            <w:shd w:val="clear" w:color="auto" w:fill="auto"/>
          </w:tcPr>
          <w:p w14:paraId="056943EF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25FD169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48FFE7B7" w14:textId="77777777" w:rsidTr="00AA6519">
        <w:tc>
          <w:tcPr>
            <w:tcW w:w="750" w:type="pct"/>
            <w:shd w:val="clear" w:color="auto" w:fill="auto"/>
          </w:tcPr>
          <w:p w14:paraId="4E7D7E8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F6C7B87" w14:textId="5B44479B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shd w:val="clear" w:color="auto" w:fill="auto"/>
          </w:tcPr>
          <w:p w14:paraId="3FCBCC80" w14:textId="657BE46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87117E8" w14:textId="5CF5BD6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75AEC4BE" w14:textId="5A70C40E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CBEA65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B5ABCD9" w14:textId="77777777" w:rsidTr="00AA6519">
        <w:tc>
          <w:tcPr>
            <w:tcW w:w="750" w:type="pct"/>
            <w:shd w:val="clear" w:color="auto" w:fill="auto"/>
          </w:tcPr>
          <w:p w14:paraId="0D93387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3E98930" w14:textId="331E3589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1140E87B" w14:textId="28F8AA8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2237BB2" w14:textId="66B3BEA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264D1A4E" w14:textId="18A53DC5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6F6F67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E7E5156" w14:textId="77777777" w:rsidTr="00AA6519">
        <w:tc>
          <w:tcPr>
            <w:tcW w:w="4997" w:type="pct"/>
            <w:gridSpan w:val="7"/>
            <w:shd w:val="clear" w:color="auto" w:fill="auto"/>
          </w:tcPr>
          <w:p w14:paraId="6B23FBC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0D5C6F9C" w14:textId="77777777" w:rsidTr="00AA6519">
        <w:tc>
          <w:tcPr>
            <w:tcW w:w="750" w:type="pct"/>
            <w:shd w:val="clear" w:color="auto" w:fill="auto"/>
          </w:tcPr>
          <w:p w14:paraId="2F0346D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shd w:val="clear" w:color="auto" w:fill="auto"/>
          </w:tcPr>
          <w:p w14:paraId="2BC207A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DABEE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57E4C3D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E3B2A8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EDBB28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DAAEB4C" w14:textId="77777777" w:rsidTr="00AA6519">
        <w:tc>
          <w:tcPr>
            <w:tcW w:w="750" w:type="pct"/>
            <w:shd w:val="clear" w:color="auto" w:fill="auto"/>
          </w:tcPr>
          <w:p w14:paraId="2E327E9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22FA5F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shd w:val="clear" w:color="auto" w:fill="auto"/>
          </w:tcPr>
          <w:p w14:paraId="59000F7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25EFE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4162213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CA128E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6A8E540" w14:textId="77777777" w:rsidTr="00AA6519">
        <w:tc>
          <w:tcPr>
            <w:tcW w:w="750" w:type="pct"/>
            <w:shd w:val="clear" w:color="auto" w:fill="auto"/>
          </w:tcPr>
          <w:p w14:paraId="2111CA7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290AA1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shd w:val="clear" w:color="auto" w:fill="auto"/>
          </w:tcPr>
          <w:p w14:paraId="42DB22E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BD6E83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E982A5A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E9D8F65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1D92E139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26D6FEC8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20F9058A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0C56528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7512EE9C" w14:textId="77777777" w:rsidTr="00AA6519">
        <w:tc>
          <w:tcPr>
            <w:tcW w:w="750" w:type="pct"/>
            <w:shd w:val="clear" w:color="auto" w:fill="auto"/>
          </w:tcPr>
          <w:p w14:paraId="786FAAC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EF78F0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shd w:val="clear" w:color="auto" w:fill="auto"/>
          </w:tcPr>
          <w:p w14:paraId="2A36C7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286B5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1" w:type="pct"/>
            <w:shd w:val="clear" w:color="auto" w:fill="auto"/>
          </w:tcPr>
          <w:p w14:paraId="54F35B2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6FCA35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DF7905" w14:textId="77777777" w:rsidTr="00AA6519">
        <w:tc>
          <w:tcPr>
            <w:tcW w:w="750" w:type="pct"/>
            <w:shd w:val="clear" w:color="auto" w:fill="auto"/>
          </w:tcPr>
          <w:p w14:paraId="7258C4B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280806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26CB692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48DE6A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32D6FE5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CE94A9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11AAAF7" w14:textId="77777777" w:rsidTr="00AA6519">
        <w:tc>
          <w:tcPr>
            <w:tcW w:w="750" w:type="pct"/>
            <w:shd w:val="clear" w:color="auto" w:fill="auto"/>
          </w:tcPr>
          <w:p w14:paraId="4432798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F6CF92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shd w:val="clear" w:color="auto" w:fill="auto"/>
          </w:tcPr>
          <w:p w14:paraId="729FF19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D04EBB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1" w:type="pct"/>
            <w:shd w:val="clear" w:color="auto" w:fill="auto"/>
          </w:tcPr>
          <w:p w14:paraId="40D31FC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E77B2F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793694C" w14:textId="77777777" w:rsidTr="00AA6519">
        <w:tc>
          <w:tcPr>
            <w:tcW w:w="4997" w:type="pct"/>
            <w:gridSpan w:val="7"/>
            <w:shd w:val="clear" w:color="auto" w:fill="auto"/>
          </w:tcPr>
          <w:p w14:paraId="071DA6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30E77BD6" w14:textId="77777777" w:rsidTr="00AA6519">
        <w:tc>
          <w:tcPr>
            <w:tcW w:w="750" w:type="pct"/>
            <w:shd w:val="clear" w:color="auto" w:fill="auto"/>
          </w:tcPr>
          <w:p w14:paraId="0D3B560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shd w:val="clear" w:color="auto" w:fill="auto"/>
          </w:tcPr>
          <w:p w14:paraId="385F7CE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248165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628CFE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6004C5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647D2B0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02A74F7" w14:textId="77777777" w:rsidTr="00AA6519">
        <w:tc>
          <w:tcPr>
            <w:tcW w:w="750" w:type="pct"/>
            <w:shd w:val="clear" w:color="auto" w:fill="auto"/>
          </w:tcPr>
          <w:p w14:paraId="3B869C9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632B44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shd w:val="clear" w:color="auto" w:fill="auto"/>
          </w:tcPr>
          <w:p w14:paraId="523C17E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66E1DF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9812C4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B8D8B6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D50D472" w14:textId="77777777" w:rsidTr="00AA6519">
        <w:tc>
          <w:tcPr>
            <w:tcW w:w="750" w:type="pct"/>
            <w:shd w:val="clear" w:color="auto" w:fill="auto"/>
          </w:tcPr>
          <w:p w14:paraId="57D6138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AB8F0A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shd w:val="clear" w:color="auto" w:fill="auto"/>
          </w:tcPr>
          <w:p w14:paraId="33F5D84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976841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1" w:type="pct"/>
            <w:shd w:val="clear" w:color="auto" w:fill="auto"/>
          </w:tcPr>
          <w:p w14:paraId="52B73D7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ABD5AC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B43F9C7" w14:textId="77777777" w:rsidTr="00AA6519">
        <w:tc>
          <w:tcPr>
            <w:tcW w:w="750" w:type="pct"/>
            <w:shd w:val="clear" w:color="auto" w:fill="auto"/>
          </w:tcPr>
          <w:p w14:paraId="10F2E3D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11AB0E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0802527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C213A1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1BEBFC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DCF0D7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EFD1F96" w14:textId="77777777" w:rsidTr="00AA6519">
        <w:tc>
          <w:tcPr>
            <w:tcW w:w="750" w:type="pct"/>
            <w:shd w:val="clear" w:color="auto" w:fill="auto"/>
          </w:tcPr>
          <w:p w14:paraId="59D2219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D5F263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shd w:val="clear" w:color="auto" w:fill="auto"/>
          </w:tcPr>
          <w:p w14:paraId="764B25E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BFA528E" w14:textId="214A8E2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0D3DF59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D0474A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CB7F6B4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5136C1D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4A5F56" w:rsidRPr="001A4780" w14:paraId="4F56417D" w14:textId="77777777" w:rsidTr="00AA6519">
        <w:tc>
          <w:tcPr>
            <w:tcW w:w="750" w:type="pct"/>
            <w:shd w:val="clear" w:color="auto" w:fill="auto"/>
            <w:vAlign w:val="center"/>
          </w:tcPr>
          <w:p w14:paraId="788032CD" w14:textId="77777777" w:rsidR="004A5F56" w:rsidRPr="00575F5E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shd w:val="clear" w:color="auto" w:fill="auto"/>
          </w:tcPr>
          <w:p w14:paraId="6929D36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49F72F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740ABDE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B23518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74FAA9F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58FFE15" w14:textId="77777777" w:rsidTr="00AA6519">
        <w:tc>
          <w:tcPr>
            <w:tcW w:w="750" w:type="pct"/>
            <w:shd w:val="clear" w:color="auto" w:fill="auto"/>
            <w:vAlign w:val="center"/>
          </w:tcPr>
          <w:p w14:paraId="3B1B486E" w14:textId="77777777" w:rsidR="004A5F56" w:rsidRPr="003039E5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0B66CA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204" w:type="pct"/>
            <w:shd w:val="clear" w:color="auto" w:fill="auto"/>
          </w:tcPr>
          <w:p w14:paraId="1172B0C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7F3F2D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4B91A2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C2DD6A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39045A9D" w14:textId="77777777" w:rsidTr="00AA6519">
        <w:tc>
          <w:tcPr>
            <w:tcW w:w="750" w:type="pct"/>
            <w:shd w:val="clear" w:color="auto" w:fill="auto"/>
            <w:vAlign w:val="center"/>
          </w:tcPr>
          <w:p w14:paraId="301367C9" w14:textId="77777777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shd w:val="clear" w:color="auto" w:fill="auto"/>
          </w:tcPr>
          <w:p w14:paraId="7381631B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5C401E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B893DB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B10ECDF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35BEF9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D3F183B" w14:textId="77777777" w:rsidTr="00AA6519">
        <w:tc>
          <w:tcPr>
            <w:tcW w:w="750" w:type="pct"/>
            <w:shd w:val="clear" w:color="auto" w:fill="auto"/>
            <w:vAlign w:val="center"/>
          </w:tcPr>
          <w:p w14:paraId="7715072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CC1813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4" w:type="pct"/>
            <w:shd w:val="clear" w:color="auto" w:fill="auto"/>
          </w:tcPr>
          <w:p w14:paraId="268737CF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C74BA6C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152079E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9F092D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0D65E39" w14:textId="77777777" w:rsidTr="00AA6519">
        <w:tc>
          <w:tcPr>
            <w:tcW w:w="750" w:type="pct"/>
            <w:shd w:val="clear" w:color="auto" w:fill="auto"/>
            <w:vAlign w:val="center"/>
          </w:tcPr>
          <w:p w14:paraId="3891512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9E2DDBF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4" w:type="pct"/>
            <w:shd w:val="clear" w:color="auto" w:fill="auto"/>
          </w:tcPr>
          <w:p w14:paraId="4F61B2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1F818A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5D7860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83DAB0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1DA8DA57" w14:textId="77777777" w:rsidTr="00AA6519">
        <w:tc>
          <w:tcPr>
            <w:tcW w:w="750" w:type="pct"/>
            <w:shd w:val="clear" w:color="auto" w:fill="auto"/>
            <w:vAlign w:val="center"/>
          </w:tcPr>
          <w:p w14:paraId="45C1320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FA96B33" w14:textId="77777777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shd w:val="clear" w:color="auto" w:fill="auto"/>
          </w:tcPr>
          <w:p w14:paraId="41823488" w14:textId="199FFC57" w:rsidR="004A5F56" w:rsidRPr="00383C4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B2617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F58D344" w14:textId="77777777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DADBFE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A140E07" w14:textId="77777777" w:rsidTr="00AA6519">
        <w:tc>
          <w:tcPr>
            <w:tcW w:w="750" w:type="pct"/>
            <w:shd w:val="clear" w:color="auto" w:fill="auto"/>
            <w:vAlign w:val="center"/>
          </w:tcPr>
          <w:p w14:paraId="71CCFD0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013723F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4" w:type="pct"/>
            <w:shd w:val="clear" w:color="auto" w:fill="auto"/>
          </w:tcPr>
          <w:p w14:paraId="6512B50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9B794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2D16C7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5" w:type="pct"/>
            <w:gridSpan w:val="2"/>
            <w:shd w:val="clear" w:color="auto" w:fill="auto"/>
          </w:tcPr>
          <w:p w14:paraId="273B540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DCF24CF" w14:textId="77777777" w:rsidTr="00AA6519">
        <w:tc>
          <w:tcPr>
            <w:tcW w:w="4997" w:type="pct"/>
            <w:gridSpan w:val="7"/>
            <w:shd w:val="clear" w:color="auto" w:fill="auto"/>
          </w:tcPr>
          <w:p w14:paraId="76D53E9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Заявки</w:t>
            </w:r>
          </w:p>
        </w:tc>
      </w:tr>
      <w:tr w:rsidR="004A5F56" w:rsidRPr="001A4780" w14:paraId="63F02D02" w14:textId="77777777" w:rsidTr="00AA6519">
        <w:tc>
          <w:tcPr>
            <w:tcW w:w="750" w:type="pct"/>
            <w:shd w:val="clear" w:color="auto" w:fill="auto"/>
            <w:vAlign w:val="center"/>
          </w:tcPr>
          <w:p w14:paraId="3EC4001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49" w:type="pct"/>
            <w:shd w:val="clear" w:color="auto" w:fill="auto"/>
          </w:tcPr>
          <w:p w14:paraId="0043C1E2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2719A92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1B43B7F9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0FF580A9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855858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39F964F" w14:textId="77777777" w:rsidTr="00AA6519">
        <w:tc>
          <w:tcPr>
            <w:tcW w:w="750" w:type="pct"/>
            <w:shd w:val="clear" w:color="auto" w:fill="auto"/>
            <w:vAlign w:val="center"/>
          </w:tcPr>
          <w:p w14:paraId="0FFBA2E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3A6724E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4" w:type="pct"/>
            <w:shd w:val="clear" w:color="auto" w:fill="auto"/>
          </w:tcPr>
          <w:p w14:paraId="637BFF1D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6F6E124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827E13E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CF8E61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3E59819C" w14:textId="77777777" w:rsidTr="00AA6519">
        <w:tc>
          <w:tcPr>
            <w:tcW w:w="750" w:type="pct"/>
            <w:shd w:val="clear" w:color="auto" w:fill="auto"/>
            <w:vAlign w:val="center"/>
          </w:tcPr>
          <w:p w14:paraId="2C563702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shd w:val="clear" w:color="auto" w:fill="auto"/>
          </w:tcPr>
          <w:p w14:paraId="0289073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5DE5B6D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50A55B3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2A8FB0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7B4637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6DE8393" w14:textId="77777777" w:rsidTr="00AA6519">
        <w:tc>
          <w:tcPr>
            <w:tcW w:w="750" w:type="pct"/>
            <w:shd w:val="clear" w:color="auto" w:fill="auto"/>
            <w:vAlign w:val="center"/>
          </w:tcPr>
          <w:p w14:paraId="0ACE174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F602EA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4" w:type="pct"/>
            <w:shd w:val="clear" w:color="auto" w:fill="auto"/>
          </w:tcPr>
          <w:p w14:paraId="47EA7C0F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9A6188E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1" w:type="pct"/>
            <w:shd w:val="clear" w:color="auto" w:fill="auto"/>
          </w:tcPr>
          <w:p w14:paraId="4408AF8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C43249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904B926" w14:textId="77777777" w:rsidTr="00AA6519">
        <w:tc>
          <w:tcPr>
            <w:tcW w:w="750" w:type="pct"/>
            <w:shd w:val="clear" w:color="auto" w:fill="auto"/>
            <w:vAlign w:val="center"/>
          </w:tcPr>
          <w:p w14:paraId="316A816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DF2646B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4" w:type="pct"/>
            <w:shd w:val="clear" w:color="auto" w:fill="auto"/>
          </w:tcPr>
          <w:p w14:paraId="370332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0AA3D8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6E080E54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61AB0F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733CEB2" w14:textId="77777777" w:rsidTr="00AA6519">
        <w:tc>
          <w:tcPr>
            <w:tcW w:w="750" w:type="pct"/>
            <w:shd w:val="clear" w:color="auto" w:fill="auto"/>
            <w:vAlign w:val="center"/>
          </w:tcPr>
          <w:p w14:paraId="153F951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34836C0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shd w:val="clear" w:color="auto" w:fill="auto"/>
          </w:tcPr>
          <w:p w14:paraId="44694CF3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6B9E105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3FA2F0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Участники 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FEAA11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FCC0AE8" w14:textId="77777777" w:rsidTr="00AA6519">
        <w:tc>
          <w:tcPr>
            <w:tcW w:w="750" w:type="pct"/>
            <w:shd w:val="clear" w:color="auto" w:fill="auto"/>
            <w:vAlign w:val="center"/>
          </w:tcPr>
          <w:p w14:paraId="0C4BC59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1E7444F" w14:textId="41CB316F" w:rsidR="004A5F56" w:rsidRPr="0079310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price</w:t>
            </w:r>
          </w:p>
        </w:tc>
        <w:tc>
          <w:tcPr>
            <w:tcW w:w="204" w:type="pct"/>
            <w:shd w:val="clear" w:color="auto" w:fill="auto"/>
          </w:tcPr>
          <w:p w14:paraId="30347579" w14:textId="2B34504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78B7693" w14:textId="305D4C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421" w:type="pct"/>
            <w:shd w:val="clear" w:color="auto" w:fill="auto"/>
          </w:tcPr>
          <w:p w14:paraId="6C50DA83" w14:textId="04FD5D0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9310F">
              <w:rPr>
                <w:sz w:val="20"/>
              </w:rPr>
              <w:t>Предполагаемая цена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4DBD01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3E48A23" w14:textId="77777777" w:rsidTr="00AA6519">
        <w:tc>
          <w:tcPr>
            <w:tcW w:w="750" w:type="pct"/>
            <w:shd w:val="clear" w:color="auto" w:fill="auto"/>
            <w:vAlign w:val="center"/>
          </w:tcPr>
          <w:p w14:paraId="298D517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D7C058C" w14:textId="2B23D265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3C46">
              <w:rPr>
                <w:sz w:val="20"/>
              </w:rPr>
              <w:t>admittedInfo</w:t>
            </w:r>
          </w:p>
        </w:tc>
        <w:tc>
          <w:tcPr>
            <w:tcW w:w="204" w:type="pct"/>
            <w:shd w:val="clear" w:color="auto" w:fill="auto"/>
          </w:tcPr>
          <w:p w14:paraId="09ED9D3C" w14:textId="184B259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BB5C44F" w14:textId="7E6DE743" w:rsidR="004A5F56" w:rsidRPr="00CC092C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07390FC7" w14:textId="2D7C0770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3C46">
              <w:rPr>
                <w:sz w:val="20"/>
              </w:rPr>
              <w:t>Информация о допуске 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31EE9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689BDCC" w14:textId="77777777" w:rsidTr="00AA6519">
        <w:tc>
          <w:tcPr>
            <w:tcW w:w="750" w:type="pct"/>
            <w:shd w:val="clear" w:color="auto" w:fill="auto"/>
          </w:tcPr>
          <w:p w14:paraId="23AEEEDA" w14:textId="59824905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90DF904" w14:textId="3BD12312" w:rsidR="004A5F56" w:rsidRPr="00383C4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C092C">
              <w:rPr>
                <w:sz w:val="20"/>
              </w:rPr>
              <w:t>explanation</w:t>
            </w:r>
          </w:p>
        </w:tc>
        <w:tc>
          <w:tcPr>
            <w:tcW w:w="204" w:type="pct"/>
            <w:shd w:val="clear" w:color="auto" w:fill="auto"/>
          </w:tcPr>
          <w:p w14:paraId="7816BD6E" w14:textId="73A0345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B6E20E5" w14:textId="25D4D2F2" w:rsidR="004A5F56" w:rsidDel="00CC092C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6AF0B573" w14:textId="45025F99" w:rsidR="004A5F56" w:rsidRPr="00383C46" w:rsidRDefault="004A5F56" w:rsidP="004A5F56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Обоснование принятого решения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F6DE8D3" w14:textId="4672544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5A89698" w14:textId="77777777" w:rsidTr="00AA6519">
        <w:tc>
          <w:tcPr>
            <w:tcW w:w="750" w:type="pct"/>
            <w:shd w:val="clear" w:color="auto" w:fill="auto"/>
            <w:vAlign w:val="center"/>
          </w:tcPr>
          <w:p w14:paraId="1FCC585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D654835" w14:textId="5C54AF69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D62E4">
              <w:rPr>
                <w:sz w:val="20"/>
              </w:rPr>
              <w:t>с</w:t>
            </w:r>
            <w:proofErr w:type="gramEnd"/>
            <w:r w:rsidRPr="003D62E4">
              <w:rPr>
                <w:sz w:val="20"/>
              </w:rPr>
              <w:t>orrespondencies</w:t>
            </w:r>
          </w:p>
        </w:tc>
        <w:tc>
          <w:tcPr>
            <w:tcW w:w="204" w:type="pct"/>
            <w:shd w:val="clear" w:color="auto" w:fill="auto"/>
          </w:tcPr>
          <w:p w14:paraId="31901436" w14:textId="37DA41A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F64384D" w14:textId="4B14D2A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2D0D643" w14:textId="78E2DCC2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0B89E9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13ADE7D" w14:textId="77777777" w:rsidTr="00AA6519">
        <w:tc>
          <w:tcPr>
            <w:tcW w:w="750" w:type="pct"/>
            <w:shd w:val="clear" w:color="auto" w:fill="auto"/>
            <w:vAlign w:val="center"/>
          </w:tcPr>
          <w:p w14:paraId="34EF1F7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497F5B2" w14:textId="0AADB64B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4" w:type="pct"/>
            <w:shd w:val="clear" w:color="auto" w:fill="auto"/>
          </w:tcPr>
          <w:p w14:paraId="64B98E18" w14:textId="45371E75" w:rsidR="004A5F56" w:rsidRPr="000E249E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D8D2628" w14:textId="6E9845B8" w:rsidR="004A5F56" w:rsidRPr="000E249E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21" w:type="pct"/>
            <w:shd w:val="clear" w:color="auto" w:fill="auto"/>
          </w:tcPr>
          <w:p w14:paraId="6AFD9489" w14:textId="62B78E2A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D383A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24EE43F" w14:textId="77777777" w:rsidTr="00AA6519">
        <w:tc>
          <w:tcPr>
            <w:tcW w:w="750" w:type="pct"/>
            <w:shd w:val="clear" w:color="auto" w:fill="auto"/>
            <w:vAlign w:val="center"/>
          </w:tcPr>
          <w:p w14:paraId="70F33DC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E960F47" w14:textId="522C03F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unconsidered</w:t>
            </w:r>
          </w:p>
        </w:tc>
        <w:tc>
          <w:tcPr>
            <w:tcW w:w="204" w:type="pct"/>
            <w:shd w:val="clear" w:color="auto" w:fill="auto"/>
          </w:tcPr>
          <w:p w14:paraId="1DD4E6BE" w14:textId="7DA023BE" w:rsidR="004A5F56" w:rsidRPr="000E249E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BA4D999" w14:textId="03881F25" w:rsidR="004A5F56" w:rsidRPr="000E249E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4E3C7C80" w14:textId="181F904E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Заявка не рассмотрена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1812401" w14:textId="0DEFCD3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2E174CC4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4FA5FE3D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4A5F56" w:rsidRPr="001A4780" w14:paraId="1DFEC969" w14:textId="77777777" w:rsidTr="00AA6519">
        <w:tc>
          <w:tcPr>
            <w:tcW w:w="750" w:type="pct"/>
            <w:shd w:val="clear" w:color="auto" w:fill="auto"/>
            <w:vAlign w:val="center"/>
          </w:tcPr>
          <w:p w14:paraId="4EE8D68A" w14:textId="77777777" w:rsidR="004A5F56" w:rsidRPr="008271DF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shd w:val="clear" w:color="auto" w:fill="auto"/>
          </w:tcPr>
          <w:p w14:paraId="557B561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7A2375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253140D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D927D0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7D47E5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F1D91AD" w14:textId="77777777" w:rsidTr="00AA6519">
        <w:tc>
          <w:tcPr>
            <w:tcW w:w="750" w:type="pct"/>
            <w:shd w:val="clear" w:color="auto" w:fill="auto"/>
            <w:vAlign w:val="center"/>
          </w:tcPr>
          <w:p w14:paraId="52818EC5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F4EFC4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204" w:type="pct"/>
            <w:shd w:val="clear" w:color="auto" w:fill="auto"/>
          </w:tcPr>
          <w:p w14:paraId="2431DC8F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7E7117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696194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754E68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7D194CDA" w14:textId="77777777" w:rsidTr="00AA6519">
        <w:tc>
          <w:tcPr>
            <w:tcW w:w="750" w:type="pct"/>
            <w:shd w:val="clear" w:color="auto" w:fill="auto"/>
            <w:vAlign w:val="center"/>
          </w:tcPr>
          <w:p w14:paraId="2C6A8D9D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9" w:type="pct"/>
            <w:shd w:val="clear" w:color="auto" w:fill="auto"/>
          </w:tcPr>
          <w:p w14:paraId="0EC78BF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1850501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C1DCE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E77F74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B5593F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D1B79B" w14:textId="77777777" w:rsidTr="00AA6519">
        <w:tc>
          <w:tcPr>
            <w:tcW w:w="750" w:type="pct"/>
            <w:shd w:val="clear" w:color="auto" w:fill="auto"/>
          </w:tcPr>
          <w:p w14:paraId="4EA6524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5DAEB2F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4" w:type="pct"/>
            <w:shd w:val="clear" w:color="auto" w:fill="auto"/>
          </w:tcPr>
          <w:p w14:paraId="1214E41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67FBD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1" w:type="pct"/>
            <w:shd w:val="clear" w:color="auto" w:fill="auto"/>
          </w:tcPr>
          <w:p w14:paraId="2DA89F7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8FADBD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A740C26" w14:textId="77777777" w:rsidTr="00AA6519">
        <w:tc>
          <w:tcPr>
            <w:tcW w:w="750" w:type="pct"/>
            <w:shd w:val="clear" w:color="auto" w:fill="auto"/>
          </w:tcPr>
          <w:p w14:paraId="2A7D74A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9EFE44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4" w:type="pct"/>
            <w:shd w:val="clear" w:color="auto" w:fill="auto"/>
          </w:tcPr>
          <w:p w14:paraId="731492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741CF8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2C4A61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D24DE6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7C4C9E6" w14:textId="77777777" w:rsidTr="00AA6519">
        <w:tc>
          <w:tcPr>
            <w:tcW w:w="750" w:type="pct"/>
            <w:shd w:val="clear" w:color="auto" w:fill="auto"/>
          </w:tcPr>
          <w:p w14:paraId="6102F0A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8D6671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4" w:type="pct"/>
            <w:shd w:val="clear" w:color="auto" w:fill="auto"/>
          </w:tcPr>
          <w:p w14:paraId="643DE14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4F9422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596BC3A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63EF1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42B602D" w14:textId="77777777" w:rsidTr="00AA6519">
        <w:tc>
          <w:tcPr>
            <w:tcW w:w="750" w:type="pct"/>
            <w:shd w:val="clear" w:color="auto" w:fill="auto"/>
          </w:tcPr>
          <w:p w14:paraId="238227B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533A62E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4" w:type="pct"/>
            <w:shd w:val="clear" w:color="auto" w:fill="auto"/>
          </w:tcPr>
          <w:p w14:paraId="01F241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5BFA5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4335B4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14160C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3969DF4" w14:textId="77777777" w:rsidTr="00AA6519">
        <w:tc>
          <w:tcPr>
            <w:tcW w:w="750" w:type="pct"/>
            <w:shd w:val="clear" w:color="auto" w:fill="auto"/>
          </w:tcPr>
          <w:p w14:paraId="6F15980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A76442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4" w:type="pct"/>
            <w:shd w:val="clear" w:color="auto" w:fill="auto"/>
          </w:tcPr>
          <w:p w14:paraId="1621262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0C21A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0182B39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E30DCE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EBE98CD" w14:textId="77777777" w:rsidTr="00AA6519">
        <w:tc>
          <w:tcPr>
            <w:tcW w:w="750" w:type="pct"/>
            <w:shd w:val="clear" w:color="auto" w:fill="auto"/>
          </w:tcPr>
          <w:p w14:paraId="44363C1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FAB56F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4" w:type="pct"/>
            <w:shd w:val="clear" w:color="auto" w:fill="auto"/>
          </w:tcPr>
          <w:p w14:paraId="1B35255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0E656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7FA426A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76D14A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ED5A2BA" w14:textId="77777777" w:rsidTr="00AA6519">
        <w:tc>
          <w:tcPr>
            <w:tcW w:w="750" w:type="pct"/>
            <w:shd w:val="clear" w:color="auto" w:fill="auto"/>
          </w:tcPr>
          <w:p w14:paraId="40F8982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BF3274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4" w:type="pct"/>
            <w:shd w:val="clear" w:color="auto" w:fill="auto"/>
          </w:tcPr>
          <w:p w14:paraId="5A35BC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A9A1783" w14:textId="1A8F8F6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6484D82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76528A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245B752" w14:textId="77777777" w:rsidTr="00AA6519">
        <w:tc>
          <w:tcPr>
            <w:tcW w:w="750" w:type="pct"/>
            <w:shd w:val="clear" w:color="auto" w:fill="auto"/>
          </w:tcPr>
          <w:p w14:paraId="44D0906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040F9F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4" w:type="pct"/>
            <w:shd w:val="clear" w:color="auto" w:fill="auto"/>
          </w:tcPr>
          <w:p w14:paraId="27C343B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9089C8B" w14:textId="107D486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2A6A3FA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91914F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439276B" w14:textId="77777777" w:rsidTr="00AA6519">
        <w:tc>
          <w:tcPr>
            <w:tcW w:w="750" w:type="pct"/>
            <w:shd w:val="clear" w:color="auto" w:fill="auto"/>
          </w:tcPr>
          <w:p w14:paraId="2796A71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749" w:type="pct"/>
            <w:shd w:val="clear" w:color="auto" w:fill="auto"/>
          </w:tcPr>
          <w:p w14:paraId="5995298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4" w:type="pct"/>
            <w:shd w:val="clear" w:color="auto" w:fill="auto"/>
          </w:tcPr>
          <w:p w14:paraId="4A67B3E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76E83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5BDA7D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7DC947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1DD50C6" w14:textId="77777777" w:rsidTr="00AA6519">
        <w:tc>
          <w:tcPr>
            <w:tcW w:w="750" w:type="pct"/>
            <w:shd w:val="clear" w:color="auto" w:fill="auto"/>
          </w:tcPr>
          <w:p w14:paraId="4FAA33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F96CEE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4" w:type="pct"/>
            <w:shd w:val="clear" w:color="auto" w:fill="auto"/>
          </w:tcPr>
          <w:p w14:paraId="678C82E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485E17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6F2718A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9EA702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38BC317" w14:textId="77777777" w:rsidTr="00AA6519">
        <w:tc>
          <w:tcPr>
            <w:tcW w:w="750" w:type="pct"/>
            <w:shd w:val="clear" w:color="auto" w:fill="auto"/>
          </w:tcPr>
          <w:p w14:paraId="6270962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43CD79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4" w:type="pct"/>
            <w:shd w:val="clear" w:color="auto" w:fill="auto"/>
          </w:tcPr>
          <w:p w14:paraId="7D27A70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53EA17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7EC50C7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87B76D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1EF0B90" w14:textId="77777777" w:rsidTr="00AA6519">
        <w:tc>
          <w:tcPr>
            <w:tcW w:w="750" w:type="pct"/>
            <w:shd w:val="clear" w:color="auto" w:fill="auto"/>
          </w:tcPr>
          <w:p w14:paraId="03C83C2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3B83BC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4" w:type="pct"/>
            <w:shd w:val="clear" w:color="auto" w:fill="auto"/>
          </w:tcPr>
          <w:p w14:paraId="3DD9D6B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90F4F1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B5A4E6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27E4A2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5C2E29A" w14:textId="77777777" w:rsidTr="00AA6519">
        <w:tc>
          <w:tcPr>
            <w:tcW w:w="750" w:type="pct"/>
            <w:shd w:val="clear" w:color="auto" w:fill="auto"/>
          </w:tcPr>
          <w:p w14:paraId="2A9B6DE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7D4018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4" w:type="pct"/>
            <w:shd w:val="clear" w:color="auto" w:fill="auto"/>
          </w:tcPr>
          <w:p w14:paraId="0B4C2E6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49CF7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1" w:type="pct"/>
            <w:shd w:val="clear" w:color="auto" w:fill="auto"/>
          </w:tcPr>
          <w:p w14:paraId="14CB863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EE9432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0742142" w14:textId="77777777" w:rsidTr="00AA6519">
        <w:tc>
          <w:tcPr>
            <w:tcW w:w="750" w:type="pct"/>
            <w:shd w:val="clear" w:color="auto" w:fill="auto"/>
          </w:tcPr>
          <w:p w14:paraId="107BEBD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D134BE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4" w:type="pct"/>
            <w:shd w:val="clear" w:color="auto" w:fill="auto"/>
          </w:tcPr>
          <w:p w14:paraId="6854C57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7288EE6" w14:textId="314F2CB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09FEBC2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C8549F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7C91728" w14:textId="77777777" w:rsidTr="00AA6519">
        <w:tc>
          <w:tcPr>
            <w:tcW w:w="750" w:type="pct"/>
            <w:shd w:val="clear" w:color="auto" w:fill="auto"/>
          </w:tcPr>
          <w:p w14:paraId="322CE39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F236F5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4" w:type="pct"/>
            <w:shd w:val="clear" w:color="auto" w:fill="auto"/>
          </w:tcPr>
          <w:p w14:paraId="0D726C5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9B401E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1" w:type="pct"/>
            <w:shd w:val="clear" w:color="auto" w:fill="auto"/>
          </w:tcPr>
          <w:p w14:paraId="09B8E344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14F368F8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590EAD96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232635E0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0BED98D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50C0D26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2A613D61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6F7C6C28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134E2409" w14:textId="77777777" w:rsidR="004A5F56" w:rsidRDefault="004A5F56" w:rsidP="00B405F9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263853D6" w14:textId="77777777" w:rsidTr="00AA6519">
        <w:tc>
          <w:tcPr>
            <w:tcW w:w="4997" w:type="pct"/>
            <w:gridSpan w:val="7"/>
            <w:shd w:val="clear" w:color="auto" w:fill="auto"/>
          </w:tcPr>
          <w:p w14:paraId="388A219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67537D28" w14:textId="77777777" w:rsidTr="00AA6519">
        <w:tc>
          <w:tcPr>
            <w:tcW w:w="750" w:type="pct"/>
            <w:shd w:val="clear" w:color="auto" w:fill="auto"/>
          </w:tcPr>
          <w:p w14:paraId="59F4FD6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9" w:type="pct"/>
            <w:shd w:val="clear" w:color="auto" w:fill="auto"/>
          </w:tcPr>
          <w:p w14:paraId="26A9346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444C15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35ED572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6D3457E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C1D9E6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7122482" w14:textId="77777777" w:rsidTr="00AA6519">
        <w:tc>
          <w:tcPr>
            <w:tcW w:w="750" w:type="pct"/>
            <w:shd w:val="clear" w:color="auto" w:fill="auto"/>
          </w:tcPr>
          <w:p w14:paraId="08F5654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93A8D3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4" w:type="pct"/>
            <w:shd w:val="clear" w:color="auto" w:fill="auto"/>
          </w:tcPr>
          <w:p w14:paraId="6649251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F20CB9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82EE00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9546E2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EDA1B86" w14:textId="77777777" w:rsidTr="00AA6519">
        <w:tc>
          <w:tcPr>
            <w:tcW w:w="750" w:type="pct"/>
            <w:shd w:val="clear" w:color="auto" w:fill="auto"/>
          </w:tcPr>
          <w:p w14:paraId="1E0F695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504A025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4" w:type="pct"/>
            <w:shd w:val="clear" w:color="auto" w:fill="auto"/>
          </w:tcPr>
          <w:p w14:paraId="42483FC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8C3D1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1" w:type="pct"/>
            <w:shd w:val="clear" w:color="auto" w:fill="auto"/>
          </w:tcPr>
          <w:p w14:paraId="3B524A0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EEFC1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DBEC74E" w14:textId="77777777" w:rsidTr="00AA6519">
        <w:tc>
          <w:tcPr>
            <w:tcW w:w="4997" w:type="pct"/>
            <w:gridSpan w:val="7"/>
            <w:shd w:val="clear" w:color="auto" w:fill="auto"/>
          </w:tcPr>
          <w:p w14:paraId="005EBE7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212F067B" w14:textId="77777777" w:rsidTr="00AA6519">
        <w:tc>
          <w:tcPr>
            <w:tcW w:w="750" w:type="pct"/>
            <w:shd w:val="clear" w:color="auto" w:fill="auto"/>
          </w:tcPr>
          <w:p w14:paraId="2AF0EBE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9" w:type="pct"/>
            <w:shd w:val="clear" w:color="auto" w:fill="auto"/>
          </w:tcPr>
          <w:p w14:paraId="7795F83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4F60623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3FA5E5E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5A72832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61F132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2770393A" w14:textId="77777777" w:rsidTr="00AA6519">
        <w:tc>
          <w:tcPr>
            <w:tcW w:w="750" w:type="pct"/>
            <w:shd w:val="clear" w:color="auto" w:fill="auto"/>
          </w:tcPr>
          <w:p w14:paraId="2418567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54B97BB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4" w:type="pct"/>
            <w:shd w:val="clear" w:color="auto" w:fill="auto"/>
          </w:tcPr>
          <w:p w14:paraId="6ACB80E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C1C257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1" w:type="pct"/>
            <w:shd w:val="clear" w:color="auto" w:fill="auto"/>
          </w:tcPr>
          <w:p w14:paraId="7ED4EA2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9283B1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8DD3629" w14:textId="77777777" w:rsidTr="00AA6519">
        <w:tc>
          <w:tcPr>
            <w:tcW w:w="750" w:type="pct"/>
            <w:shd w:val="clear" w:color="auto" w:fill="auto"/>
          </w:tcPr>
          <w:p w14:paraId="1750255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8B42D3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4" w:type="pct"/>
            <w:shd w:val="clear" w:color="auto" w:fill="auto"/>
          </w:tcPr>
          <w:p w14:paraId="3337E8A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2E44B2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1" w:type="pct"/>
            <w:shd w:val="clear" w:color="auto" w:fill="auto"/>
          </w:tcPr>
          <w:p w14:paraId="0B2492E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52573E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4466EF3" w14:textId="77777777" w:rsidTr="00AA6519">
        <w:tc>
          <w:tcPr>
            <w:tcW w:w="4997" w:type="pct"/>
            <w:gridSpan w:val="7"/>
            <w:shd w:val="clear" w:color="auto" w:fill="auto"/>
          </w:tcPr>
          <w:p w14:paraId="3973A32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65E98CD5" w14:textId="77777777" w:rsidTr="00AA6519">
        <w:tc>
          <w:tcPr>
            <w:tcW w:w="750" w:type="pct"/>
            <w:shd w:val="clear" w:color="auto" w:fill="auto"/>
          </w:tcPr>
          <w:p w14:paraId="3D1B361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9" w:type="pct"/>
            <w:shd w:val="clear" w:color="auto" w:fill="auto"/>
          </w:tcPr>
          <w:p w14:paraId="57F6298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19A4FE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69BDE33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34C3654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710ADD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BB8B9EA" w14:textId="77777777" w:rsidTr="00AA6519">
        <w:tc>
          <w:tcPr>
            <w:tcW w:w="750" w:type="pct"/>
            <w:shd w:val="clear" w:color="auto" w:fill="auto"/>
          </w:tcPr>
          <w:p w14:paraId="4BCCBA0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809283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4" w:type="pct"/>
            <w:shd w:val="clear" w:color="auto" w:fill="auto"/>
          </w:tcPr>
          <w:p w14:paraId="625863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3F3D4C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6C37EC8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87AD7E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C3E3DDD" w14:textId="77777777" w:rsidTr="00AA6519">
        <w:tc>
          <w:tcPr>
            <w:tcW w:w="750" w:type="pct"/>
            <w:shd w:val="clear" w:color="auto" w:fill="auto"/>
          </w:tcPr>
          <w:p w14:paraId="58C1246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49EF19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4" w:type="pct"/>
            <w:shd w:val="clear" w:color="auto" w:fill="auto"/>
          </w:tcPr>
          <w:p w14:paraId="60A7FE9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7DE7F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1DC2EF5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A65BE3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A4E4A58" w14:textId="77777777" w:rsidTr="00AA6519">
        <w:tc>
          <w:tcPr>
            <w:tcW w:w="750" w:type="pct"/>
            <w:shd w:val="clear" w:color="auto" w:fill="auto"/>
          </w:tcPr>
          <w:p w14:paraId="4AD7F58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59F2A59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4" w:type="pct"/>
            <w:shd w:val="clear" w:color="auto" w:fill="auto"/>
          </w:tcPr>
          <w:p w14:paraId="4CC672A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4288B3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5271991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B0A042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02D8ED4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5FB79074" w14:textId="2C71473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4A5F56" w:rsidRPr="001A4780" w14:paraId="60B2C912" w14:textId="77777777" w:rsidTr="00AA6519">
        <w:tc>
          <w:tcPr>
            <w:tcW w:w="750" w:type="pct"/>
            <w:shd w:val="clear" w:color="auto" w:fill="auto"/>
            <w:vAlign w:val="center"/>
          </w:tcPr>
          <w:p w14:paraId="0ECD28F2" w14:textId="594DECED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</w:rPr>
              <w:t>co</w:t>
            </w:r>
            <w:r w:rsidRPr="00351964">
              <w:rPr>
                <w:b/>
                <w:sz w:val="20"/>
              </w:rPr>
              <w:t>rrespondencies</w:t>
            </w:r>
          </w:p>
        </w:tc>
        <w:tc>
          <w:tcPr>
            <w:tcW w:w="749" w:type="pct"/>
            <w:shd w:val="clear" w:color="auto" w:fill="auto"/>
          </w:tcPr>
          <w:p w14:paraId="6FA87BCA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DA1F73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9958BA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91ACED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47D29A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457CD24" w14:textId="77777777" w:rsidTr="00AA6519">
        <w:tc>
          <w:tcPr>
            <w:tcW w:w="750" w:type="pct"/>
            <w:shd w:val="clear" w:color="auto" w:fill="auto"/>
            <w:vAlign w:val="center"/>
          </w:tcPr>
          <w:p w14:paraId="45D8B199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522104D" w14:textId="68357900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204" w:type="pct"/>
            <w:shd w:val="clear" w:color="auto" w:fill="auto"/>
          </w:tcPr>
          <w:p w14:paraId="26D82C05" w14:textId="666FE39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E1D91AF" w14:textId="6D7B1BF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F6AC68E" w14:textId="26EC426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E502994" w14:textId="50BC05F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74C38E7" w14:textId="77777777" w:rsidTr="00AA6519">
        <w:tc>
          <w:tcPr>
            <w:tcW w:w="750" w:type="pct"/>
            <w:shd w:val="clear" w:color="auto" w:fill="auto"/>
            <w:vAlign w:val="center"/>
          </w:tcPr>
          <w:p w14:paraId="4039214F" w14:textId="583DB670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749" w:type="pct"/>
            <w:shd w:val="clear" w:color="auto" w:fill="auto"/>
          </w:tcPr>
          <w:p w14:paraId="6ABFA704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5577440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B7AB3B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D4E2DA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0B3A514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5692D2C" w14:textId="77777777" w:rsidTr="00AA6519">
        <w:tc>
          <w:tcPr>
            <w:tcW w:w="750" w:type="pct"/>
            <w:shd w:val="clear" w:color="auto" w:fill="auto"/>
            <w:vAlign w:val="center"/>
          </w:tcPr>
          <w:p w14:paraId="222FCD49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EE33B6B" w14:textId="528CBB22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204" w:type="pct"/>
            <w:shd w:val="clear" w:color="auto" w:fill="auto"/>
          </w:tcPr>
          <w:p w14:paraId="0E6B3FCE" w14:textId="7BF3D60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37B83B3" w14:textId="546699B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747836E7" w14:textId="7F24E7B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2DF23B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3B3C6C0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2EF6ABBB" w14:textId="45DA1B3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4826E7FF" w14:textId="5B52EE9C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204" w:type="pct"/>
            <w:shd w:val="clear" w:color="auto" w:fill="auto"/>
          </w:tcPr>
          <w:p w14:paraId="179EEAEB" w14:textId="1798CA8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6A70593" w14:textId="5B9DD66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08DA7D4" w14:textId="513662C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56C382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0D26DD2" w14:textId="77777777" w:rsidTr="00AA6519">
        <w:tc>
          <w:tcPr>
            <w:tcW w:w="750" w:type="pct"/>
            <w:vMerge/>
            <w:shd w:val="clear" w:color="auto" w:fill="auto"/>
            <w:vAlign w:val="center"/>
          </w:tcPr>
          <w:p w14:paraId="11F526DF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4E0EC6B" w14:textId="2E78BC85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204" w:type="pct"/>
            <w:shd w:val="clear" w:color="auto" w:fill="auto"/>
          </w:tcPr>
          <w:p w14:paraId="43DA6936" w14:textId="68E50BB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D031A21" w14:textId="35FE42D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B0E31D6" w14:textId="76562AA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A9AD46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A849934" w14:textId="77777777" w:rsidTr="00AA6519">
        <w:tc>
          <w:tcPr>
            <w:tcW w:w="4997" w:type="pct"/>
            <w:gridSpan w:val="7"/>
            <w:shd w:val="clear" w:color="auto" w:fill="auto"/>
          </w:tcPr>
          <w:p w14:paraId="36CEE71A" w14:textId="1B9B480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4A5F56" w:rsidRPr="001A4780" w14:paraId="012F13D2" w14:textId="77777777" w:rsidTr="00AA6519">
        <w:tc>
          <w:tcPr>
            <w:tcW w:w="750" w:type="pct"/>
            <w:shd w:val="clear" w:color="auto" w:fill="auto"/>
          </w:tcPr>
          <w:p w14:paraId="0BF621AE" w14:textId="5A76CABB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749" w:type="pct"/>
            <w:shd w:val="clear" w:color="auto" w:fill="auto"/>
          </w:tcPr>
          <w:p w14:paraId="7C76D61E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60128C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2586E32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42C59FF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297B60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EAAC570" w14:textId="77777777" w:rsidTr="00AA6519">
        <w:tc>
          <w:tcPr>
            <w:tcW w:w="750" w:type="pct"/>
            <w:shd w:val="clear" w:color="auto" w:fill="auto"/>
          </w:tcPr>
          <w:p w14:paraId="6820A2BC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70FFA70" w14:textId="1A4C557B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4" w:type="pct"/>
            <w:shd w:val="clear" w:color="auto" w:fill="auto"/>
          </w:tcPr>
          <w:p w14:paraId="4B0762FE" w14:textId="7D78189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56D8EF9" w14:textId="0354289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0712EB75" w14:textId="4EA599CB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BDFAAD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A0516B" w14:textId="77777777" w:rsidTr="00AA6519">
        <w:tc>
          <w:tcPr>
            <w:tcW w:w="750" w:type="pct"/>
            <w:shd w:val="clear" w:color="auto" w:fill="auto"/>
          </w:tcPr>
          <w:p w14:paraId="08653BC6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EB2C57E" w14:textId="4209ED65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1B4F2CD8" w14:textId="11E514B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7782B8B" w14:textId="1C58358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421" w:type="pct"/>
            <w:shd w:val="clear" w:color="auto" w:fill="auto"/>
          </w:tcPr>
          <w:p w14:paraId="682B3B80" w14:textId="7F094FDB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D968CB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4080E98" w14:textId="77777777" w:rsidTr="00AA6519">
        <w:tc>
          <w:tcPr>
            <w:tcW w:w="750" w:type="pct"/>
            <w:shd w:val="clear" w:color="auto" w:fill="auto"/>
          </w:tcPr>
          <w:p w14:paraId="68605E05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403D216" w14:textId="2349750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204" w:type="pct"/>
            <w:shd w:val="clear" w:color="auto" w:fill="auto"/>
          </w:tcPr>
          <w:p w14:paraId="319F81E4" w14:textId="541B59B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F46D0E2" w14:textId="384EC3D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N(100)</w:t>
            </w:r>
          </w:p>
        </w:tc>
        <w:tc>
          <w:tcPr>
            <w:tcW w:w="1421" w:type="pct"/>
            <w:shd w:val="clear" w:color="auto" w:fill="auto"/>
          </w:tcPr>
          <w:p w14:paraId="6AC84BC2" w14:textId="40BACAB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Величина (преимущества)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10F53A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194F685" w14:textId="77777777" w:rsidTr="00AA6519">
        <w:tc>
          <w:tcPr>
            <w:tcW w:w="4997" w:type="pct"/>
            <w:gridSpan w:val="7"/>
            <w:shd w:val="clear" w:color="auto" w:fill="auto"/>
          </w:tcPr>
          <w:p w14:paraId="1A12E2D6" w14:textId="3EBA3F5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Требование</w:t>
            </w:r>
          </w:p>
        </w:tc>
      </w:tr>
      <w:tr w:rsidR="004A5F56" w:rsidRPr="001A4780" w14:paraId="136033C1" w14:textId="77777777" w:rsidTr="00AA6519">
        <w:tc>
          <w:tcPr>
            <w:tcW w:w="750" w:type="pct"/>
            <w:shd w:val="clear" w:color="auto" w:fill="auto"/>
          </w:tcPr>
          <w:p w14:paraId="2AC230CC" w14:textId="6833068C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749" w:type="pct"/>
            <w:shd w:val="clear" w:color="auto" w:fill="auto"/>
          </w:tcPr>
          <w:p w14:paraId="76D6CBD6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956C6C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0113B74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C69E39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54E2EA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98782FD" w14:textId="77777777" w:rsidTr="00AA6519">
        <w:tc>
          <w:tcPr>
            <w:tcW w:w="750" w:type="pct"/>
            <w:shd w:val="clear" w:color="auto" w:fill="auto"/>
          </w:tcPr>
          <w:p w14:paraId="6CAE3559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241870C" w14:textId="088F11C3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4" w:type="pct"/>
            <w:shd w:val="clear" w:color="auto" w:fill="auto"/>
          </w:tcPr>
          <w:p w14:paraId="56E6D0F8" w14:textId="73A924B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FEB8C70" w14:textId="3AF1F67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3A77966E" w14:textId="6F8819D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8D2C97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3D46087" w14:textId="77777777" w:rsidTr="00AA6519">
        <w:tc>
          <w:tcPr>
            <w:tcW w:w="750" w:type="pct"/>
            <w:shd w:val="clear" w:color="auto" w:fill="auto"/>
          </w:tcPr>
          <w:p w14:paraId="0EB91CEC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E974A9F" w14:textId="5354A100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3D169B24" w14:textId="70B170E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74A84C7" w14:textId="62459AC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70D491D1" w14:textId="234F68A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5EB02B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561D29" w14:textId="77777777" w:rsidTr="00AA6519">
        <w:tc>
          <w:tcPr>
            <w:tcW w:w="750" w:type="pct"/>
            <w:shd w:val="clear" w:color="auto" w:fill="auto"/>
          </w:tcPr>
          <w:p w14:paraId="4587F568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BDE72DF" w14:textId="386DEC5D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204" w:type="pct"/>
            <w:shd w:val="clear" w:color="auto" w:fill="auto"/>
          </w:tcPr>
          <w:p w14:paraId="6FE9918D" w14:textId="6C1179A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E81C56E" w14:textId="7574317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03800CDE" w14:textId="059B68FF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27A568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B386961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70AD80F0" w14:textId="77777777" w:rsidR="004A5F56" w:rsidRPr="00B926EA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B926EA">
              <w:rPr>
                <w:b/>
                <w:sz w:val="20"/>
              </w:rPr>
              <w:t xml:space="preserve">Признание открытого конкурса </w:t>
            </w:r>
            <w:proofErr w:type="gramStart"/>
            <w:r w:rsidRPr="00B926EA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53F683FD" w14:textId="77777777" w:rsidTr="00AA6519">
        <w:tc>
          <w:tcPr>
            <w:tcW w:w="750" w:type="pct"/>
            <w:shd w:val="clear" w:color="auto" w:fill="auto"/>
            <w:vAlign w:val="center"/>
          </w:tcPr>
          <w:p w14:paraId="4E2F812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shd w:val="clear" w:color="auto" w:fill="auto"/>
          </w:tcPr>
          <w:p w14:paraId="0F7BC4D7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1A3B1AA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879B1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F950D1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423942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DDFABF2" w14:textId="77777777" w:rsidTr="00AA6519">
        <w:tc>
          <w:tcPr>
            <w:tcW w:w="750" w:type="pct"/>
            <w:shd w:val="clear" w:color="auto" w:fill="auto"/>
            <w:vAlign w:val="center"/>
          </w:tcPr>
          <w:p w14:paraId="33325E1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E51A39B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4" w:type="pct"/>
            <w:shd w:val="clear" w:color="auto" w:fill="auto"/>
          </w:tcPr>
          <w:p w14:paraId="0CFE2AB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DB91A7A" w14:textId="6265649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1" w:type="pct"/>
            <w:shd w:val="clear" w:color="auto" w:fill="auto"/>
          </w:tcPr>
          <w:p w14:paraId="1139810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618BB8B" w14:textId="70B59A4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2CC65778" w14:textId="77777777" w:rsidTr="00AA6519">
        <w:tc>
          <w:tcPr>
            <w:tcW w:w="750" w:type="pct"/>
            <w:shd w:val="clear" w:color="auto" w:fill="auto"/>
            <w:vAlign w:val="center"/>
          </w:tcPr>
          <w:p w14:paraId="68D444B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25C3C14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4" w:type="pct"/>
            <w:shd w:val="clear" w:color="auto" w:fill="auto"/>
          </w:tcPr>
          <w:p w14:paraId="177995D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E7568D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6944BC6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CFBA3C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F353487" w14:textId="77777777" w:rsidTr="00AA6519">
        <w:tc>
          <w:tcPr>
            <w:tcW w:w="750" w:type="pct"/>
            <w:shd w:val="clear" w:color="auto" w:fill="auto"/>
            <w:vAlign w:val="center"/>
          </w:tcPr>
          <w:p w14:paraId="5016521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357F861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60E041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63643A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3ACE09E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D5DB6A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50936B" w14:textId="77777777" w:rsidTr="00AA6519">
        <w:tc>
          <w:tcPr>
            <w:tcW w:w="750" w:type="pct"/>
            <w:shd w:val="clear" w:color="auto" w:fill="auto"/>
            <w:vAlign w:val="center"/>
          </w:tcPr>
          <w:p w14:paraId="172D15A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7A4961D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4" w:type="pct"/>
            <w:shd w:val="clear" w:color="auto" w:fill="auto"/>
          </w:tcPr>
          <w:p w14:paraId="401FA6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93CF5E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52B17AE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DC4B24D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7DF931A0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5BF1B87D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633F8CDE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180C0B59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3606FA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07998597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211C21FC" w14:textId="27A6B39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  <w:tr w:rsidR="004A5F56" w:rsidRPr="001A4780" w14:paraId="541A61ED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6EE4A1A6" w14:textId="44BFA7E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CC092C">
              <w:rPr>
                <w:b/>
                <w:sz w:val="20"/>
              </w:rPr>
              <w:t>Реквизиты предыдущего протокола (для печатной формы)</w:t>
            </w:r>
          </w:p>
        </w:tc>
      </w:tr>
      <w:tr w:rsidR="004A5F56" w:rsidRPr="001A4780" w14:paraId="444B0DB8" w14:textId="77777777" w:rsidTr="00AA6519">
        <w:tc>
          <w:tcPr>
            <w:tcW w:w="750" w:type="pct"/>
            <w:shd w:val="clear" w:color="auto" w:fill="auto"/>
            <w:vAlign w:val="center"/>
          </w:tcPr>
          <w:p w14:paraId="132BAE45" w14:textId="358ADBF9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F17C6D">
              <w:rPr>
                <w:b/>
                <w:sz w:val="20"/>
              </w:rPr>
              <w:t>foundationProtocol</w:t>
            </w:r>
          </w:p>
        </w:tc>
        <w:tc>
          <w:tcPr>
            <w:tcW w:w="749" w:type="pct"/>
            <w:shd w:val="clear" w:color="auto" w:fill="auto"/>
          </w:tcPr>
          <w:p w14:paraId="0DC9597F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07B1B1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0DCB96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65D69D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8B21E8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80729E3" w14:textId="77777777" w:rsidTr="00AA6519">
        <w:tc>
          <w:tcPr>
            <w:tcW w:w="750" w:type="pct"/>
            <w:shd w:val="clear" w:color="auto" w:fill="auto"/>
            <w:vAlign w:val="center"/>
          </w:tcPr>
          <w:p w14:paraId="0E5A276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3A69946" w14:textId="2B25A870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17C6D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1952D9C4" w14:textId="5EBBA76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A78E4AF" w14:textId="6011142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AE9D50F" w14:textId="0A3EBC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17C6D">
              <w:rPr>
                <w:sz w:val="20"/>
              </w:rPr>
              <w:t>Полное наименование предыдущего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79F5ED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0BAE329" w14:textId="77777777" w:rsidTr="00AA6519">
        <w:tc>
          <w:tcPr>
            <w:tcW w:w="750" w:type="pct"/>
            <w:shd w:val="clear" w:color="auto" w:fill="auto"/>
            <w:vAlign w:val="center"/>
          </w:tcPr>
          <w:p w14:paraId="75DECEF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FB7C4D4" w14:textId="23D0DFB9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17C6D">
              <w:rPr>
                <w:sz w:val="20"/>
              </w:rPr>
              <w:t>date</w:t>
            </w:r>
          </w:p>
        </w:tc>
        <w:tc>
          <w:tcPr>
            <w:tcW w:w="204" w:type="pct"/>
            <w:shd w:val="clear" w:color="auto" w:fill="auto"/>
          </w:tcPr>
          <w:p w14:paraId="4807020F" w14:textId="1F23826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FE6DBD4" w14:textId="304EFDE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668C40CF" w14:textId="616FD8F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17C6D">
              <w:rPr>
                <w:sz w:val="20"/>
              </w:rPr>
              <w:t xml:space="preserve">Дата составления предыдущего </w:t>
            </w:r>
            <w:r w:rsidRPr="00F17C6D">
              <w:rPr>
                <w:sz w:val="20"/>
              </w:rPr>
              <w:lastRenderedPageBreak/>
              <w:t>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D9F3B8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EF92518" w14:textId="77777777" w:rsidTr="00AA6519">
        <w:tc>
          <w:tcPr>
            <w:tcW w:w="750" w:type="pct"/>
            <w:shd w:val="clear" w:color="auto" w:fill="auto"/>
            <w:vAlign w:val="center"/>
          </w:tcPr>
          <w:p w14:paraId="2CA97C2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D0DB3D8" w14:textId="1AE274B6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p</w:t>
            </w:r>
            <w:r w:rsidRPr="00F17C6D">
              <w:rPr>
                <w:sz w:val="20"/>
              </w:rPr>
              <w:t>lace</w:t>
            </w:r>
          </w:p>
        </w:tc>
        <w:tc>
          <w:tcPr>
            <w:tcW w:w="204" w:type="pct"/>
            <w:shd w:val="clear" w:color="auto" w:fill="auto"/>
          </w:tcPr>
          <w:p w14:paraId="11B95C15" w14:textId="7CA437D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F0E59CA" w14:textId="42FE34A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34974ACA" w14:textId="2D35C6F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17C6D">
              <w:rPr>
                <w:sz w:val="20"/>
              </w:rPr>
              <w:t>Место проведения процедуры предыдущего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B1CE7E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</w:tbl>
    <w:p w14:paraId="7D5ACA4F" w14:textId="194061FE" w:rsidR="00994B57" w:rsidRDefault="00994B57" w:rsidP="009D1964">
      <w:pPr>
        <w:pStyle w:val="20"/>
        <w:numPr>
          <w:ilvl w:val="0"/>
          <w:numId w:val="54"/>
        </w:numPr>
      </w:pPr>
      <w:bookmarkStart w:id="17" w:name="_Toc390789689"/>
      <w:r w:rsidRPr="00994B57">
        <w:t xml:space="preserve">Протокол рассмотрения и оценки заявок на участие в конкурсе в ОК-ОУ </w:t>
      </w:r>
      <w:r>
        <w:t>(открытом конкурсе с ограниченным участием)</w:t>
      </w:r>
      <w:bookmarkEnd w:id="17"/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27"/>
        <w:gridCol w:w="1910"/>
        <w:gridCol w:w="290"/>
        <w:gridCol w:w="716"/>
        <w:gridCol w:w="2715"/>
        <w:gridCol w:w="2666"/>
      </w:tblGrid>
      <w:tr w:rsidR="00994B57" w:rsidRPr="001A4780" w14:paraId="45C09E19" w14:textId="77777777" w:rsidTr="00AA6519">
        <w:trPr>
          <w:tblHeader/>
        </w:trPr>
        <w:tc>
          <w:tcPr>
            <w:tcW w:w="942" w:type="pct"/>
            <w:shd w:val="clear" w:color="auto" w:fill="D9D9D9"/>
            <w:hideMark/>
          </w:tcPr>
          <w:p w14:paraId="1F1042CB" w14:textId="77777777" w:rsidR="00994B57" w:rsidRPr="00724833" w:rsidRDefault="00994B57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934" w:type="pct"/>
            <w:shd w:val="clear" w:color="auto" w:fill="D9D9D9"/>
            <w:hideMark/>
          </w:tcPr>
          <w:p w14:paraId="4DDF3698" w14:textId="77777777" w:rsidR="00994B57" w:rsidRPr="00724833" w:rsidRDefault="00994B57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142" w:type="pct"/>
            <w:shd w:val="clear" w:color="auto" w:fill="D9D9D9"/>
            <w:hideMark/>
          </w:tcPr>
          <w:p w14:paraId="073E3EB0" w14:textId="77777777" w:rsidR="00994B57" w:rsidRPr="00724833" w:rsidRDefault="00994B57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350" w:type="pct"/>
            <w:shd w:val="clear" w:color="auto" w:fill="D9D9D9"/>
            <w:hideMark/>
          </w:tcPr>
          <w:p w14:paraId="79F794C4" w14:textId="77777777" w:rsidR="00994B57" w:rsidRPr="00724833" w:rsidRDefault="00994B57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328" w:type="pct"/>
            <w:shd w:val="clear" w:color="auto" w:fill="D9D9D9"/>
            <w:hideMark/>
          </w:tcPr>
          <w:p w14:paraId="2A131133" w14:textId="77777777" w:rsidR="00994B57" w:rsidRPr="00724833" w:rsidRDefault="00994B57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04" w:type="pct"/>
            <w:shd w:val="clear" w:color="auto" w:fill="D9D9D9"/>
            <w:hideMark/>
          </w:tcPr>
          <w:p w14:paraId="38879DE1" w14:textId="77777777" w:rsidR="00994B57" w:rsidRPr="00724833" w:rsidRDefault="00994B57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994B57" w:rsidRPr="001A4780" w14:paraId="43869FF0" w14:textId="77777777" w:rsidTr="00AA6519">
        <w:tc>
          <w:tcPr>
            <w:tcW w:w="5000" w:type="pct"/>
            <w:gridSpan w:val="6"/>
            <w:shd w:val="clear" w:color="auto" w:fill="auto"/>
          </w:tcPr>
          <w:p w14:paraId="097E0B5D" w14:textId="688CBDBA" w:rsidR="00994B57" w:rsidRPr="00724833" w:rsidRDefault="00994B57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994B57">
              <w:rPr>
                <w:b/>
                <w:sz w:val="20"/>
              </w:rPr>
              <w:t>Протокол рассмотрения и оценки заявок на участие в конкурсе в ОК-ОУ</w:t>
            </w:r>
          </w:p>
        </w:tc>
      </w:tr>
      <w:tr w:rsidR="00994B57" w:rsidRPr="001A4780" w14:paraId="35A83949" w14:textId="77777777" w:rsidTr="00AA6519">
        <w:tc>
          <w:tcPr>
            <w:tcW w:w="942" w:type="pct"/>
            <w:shd w:val="clear" w:color="auto" w:fill="auto"/>
            <w:hideMark/>
          </w:tcPr>
          <w:p w14:paraId="1EB29A06" w14:textId="735A15C5" w:rsidR="00994B57" w:rsidRPr="00AF4AE2" w:rsidRDefault="00994B57" w:rsidP="00207380">
            <w:pPr>
              <w:spacing w:before="0" w:after="0"/>
              <w:rPr>
                <w:b/>
                <w:sz w:val="20"/>
                <w:lang w:val="en-US"/>
              </w:rPr>
            </w:pPr>
            <w:r w:rsidRPr="00994B57">
              <w:rPr>
                <w:b/>
                <w:sz w:val="20"/>
                <w:lang w:val="en-US"/>
              </w:rPr>
              <w:t>protocolOKOU3</w:t>
            </w:r>
          </w:p>
        </w:tc>
        <w:tc>
          <w:tcPr>
            <w:tcW w:w="934" w:type="pct"/>
            <w:shd w:val="clear" w:color="auto" w:fill="auto"/>
            <w:hideMark/>
          </w:tcPr>
          <w:p w14:paraId="44CB97DE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42" w:type="pct"/>
            <w:shd w:val="clear" w:color="auto" w:fill="auto"/>
            <w:hideMark/>
          </w:tcPr>
          <w:p w14:paraId="518E089F" w14:textId="77777777" w:rsidR="00994B57" w:rsidRPr="00724833" w:rsidRDefault="00994B57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350" w:type="pct"/>
            <w:shd w:val="clear" w:color="auto" w:fill="auto"/>
            <w:hideMark/>
          </w:tcPr>
          <w:p w14:paraId="50EDA7F5" w14:textId="77777777" w:rsidR="00994B57" w:rsidRPr="00724833" w:rsidRDefault="00994B57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328" w:type="pct"/>
            <w:shd w:val="clear" w:color="auto" w:fill="auto"/>
            <w:hideMark/>
          </w:tcPr>
          <w:p w14:paraId="485146EF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04" w:type="pct"/>
            <w:shd w:val="clear" w:color="auto" w:fill="auto"/>
            <w:hideMark/>
          </w:tcPr>
          <w:p w14:paraId="711B0BFF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994B57" w:rsidRPr="001A4780" w14:paraId="06C20044" w14:textId="77777777" w:rsidTr="00AA6519">
        <w:tc>
          <w:tcPr>
            <w:tcW w:w="942" w:type="pct"/>
            <w:shd w:val="clear" w:color="auto" w:fill="auto"/>
          </w:tcPr>
          <w:p w14:paraId="11AA84E8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5B97486" w14:textId="77777777" w:rsidR="00994B57" w:rsidRPr="00351BEA" w:rsidRDefault="00994B57" w:rsidP="00207380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142" w:type="pct"/>
            <w:shd w:val="clear" w:color="auto" w:fill="auto"/>
          </w:tcPr>
          <w:p w14:paraId="46B81404" w14:textId="77777777" w:rsidR="00994B57" w:rsidRPr="00351BEA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EE4C767" w14:textId="77777777" w:rsidR="00994B57" w:rsidRPr="001A4780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328" w:type="pct"/>
            <w:shd w:val="clear" w:color="auto" w:fill="auto"/>
          </w:tcPr>
          <w:p w14:paraId="49C28E1D" w14:textId="77777777" w:rsidR="00994B57" w:rsidRPr="001A4780" w:rsidRDefault="00994B57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04" w:type="pct"/>
            <w:shd w:val="clear" w:color="auto" w:fill="auto"/>
          </w:tcPr>
          <w:p w14:paraId="0D035F89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5574C0B8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7B12244A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020715BC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64D98185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074ABC50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7BBFC3A8" w14:textId="74238C6F" w:rsidR="00435CBC" w:rsidRPr="00B405F9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</w:t>
            </w:r>
            <w:r w:rsidR="005C6213">
              <w:rPr>
                <w:sz w:val="20"/>
              </w:rPr>
              <w:t>,6.1,6.2</w:t>
            </w:r>
          </w:p>
        </w:tc>
      </w:tr>
      <w:tr w:rsidR="00994B57" w:rsidRPr="001A4780" w14:paraId="76EA3D66" w14:textId="77777777" w:rsidTr="00AA6519">
        <w:tc>
          <w:tcPr>
            <w:tcW w:w="942" w:type="pct"/>
            <w:shd w:val="clear" w:color="auto" w:fill="auto"/>
          </w:tcPr>
          <w:p w14:paraId="5B90EA52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17A3FC7" w14:textId="77777777" w:rsidR="00994B57" w:rsidRPr="001176A0" w:rsidRDefault="00994B57" w:rsidP="00207380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142" w:type="pct"/>
            <w:shd w:val="clear" w:color="auto" w:fill="auto"/>
          </w:tcPr>
          <w:p w14:paraId="29ED9607" w14:textId="77777777" w:rsidR="00994B57" w:rsidRPr="00C85B91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AA15121" w14:textId="77777777" w:rsidR="00994B57" w:rsidRPr="00C85B91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39B21683" w14:textId="1F8C9F34" w:rsidR="00994B57" w:rsidRPr="00724833" w:rsidRDefault="00994B57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04" w:type="pct"/>
            <w:shd w:val="clear" w:color="auto" w:fill="auto"/>
          </w:tcPr>
          <w:p w14:paraId="001669EC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994B57" w:rsidRPr="001A4780" w14:paraId="4175B36D" w14:textId="77777777" w:rsidTr="00AA6519">
        <w:tc>
          <w:tcPr>
            <w:tcW w:w="942" w:type="pct"/>
            <w:shd w:val="clear" w:color="auto" w:fill="auto"/>
          </w:tcPr>
          <w:p w14:paraId="13427AE1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870BE69" w14:textId="77777777" w:rsidR="00994B57" w:rsidRPr="00400017" w:rsidRDefault="00994B57" w:rsidP="0020738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142" w:type="pct"/>
            <w:shd w:val="clear" w:color="auto" w:fill="auto"/>
          </w:tcPr>
          <w:p w14:paraId="1845B696" w14:textId="77777777" w:rsidR="00994B57" w:rsidRPr="00400017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57A564F" w14:textId="77777777" w:rsidR="00994B57" w:rsidRPr="00400017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328" w:type="pct"/>
            <w:shd w:val="clear" w:color="auto" w:fill="auto"/>
          </w:tcPr>
          <w:p w14:paraId="014DE8EC" w14:textId="77777777" w:rsidR="00994B57" w:rsidRPr="00400017" w:rsidRDefault="00994B57" w:rsidP="0020738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04" w:type="pct"/>
            <w:shd w:val="clear" w:color="auto" w:fill="auto"/>
          </w:tcPr>
          <w:p w14:paraId="24ED5F82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994B57" w:rsidRPr="001A4780" w14:paraId="67FB2F90" w14:textId="77777777" w:rsidTr="00AA6519">
        <w:tc>
          <w:tcPr>
            <w:tcW w:w="942" w:type="pct"/>
            <w:shd w:val="clear" w:color="auto" w:fill="auto"/>
          </w:tcPr>
          <w:p w14:paraId="5B714097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2C7B6E0" w14:textId="77777777" w:rsidR="00994B57" w:rsidRPr="00400017" w:rsidRDefault="00994B57" w:rsidP="0020738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142" w:type="pct"/>
            <w:shd w:val="clear" w:color="auto" w:fill="auto"/>
          </w:tcPr>
          <w:p w14:paraId="62BF76EE" w14:textId="77777777" w:rsidR="00994B57" w:rsidRPr="00400017" w:rsidRDefault="00994B57" w:rsidP="00207380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66427435" w14:textId="77777777" w:rsidR="00994B57" w:rsidRPr="00400017" w:rsidRDefault="00994B57" w:rsidP="00207380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328" w:type="pct"/>
            <w:shd w:val="clear" w:color="auto" w:fill="auto"/>
          </w:tcPr>
          <w:p w14:paraId="1E70F6BD" w14:textId="77777777" w:rsidR="00994B57" w:rsidRPr="00400017" w:rsidRDefault="00994B57" w:rsidP="0020738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04" w:type="pct"/>
            <w:shd w:val="clear" w:color="auto" w:fill="auto"/>
          </w:tcPr>
          <w:p w14:paraId="6EB67032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994B57" w:rsidRPr="001A4780" w14:paraId="4DE98C0A" w14:textId="77777777" w:rsidTr="00AA6519">
        <w:tc>
          <w:tcPr>
            <w:tcW w:w="942" w:type="pct"/>
            <w:shd w:val="clear" w:color="auto" w:fill="auto"/>
          </w:tcPr>
          <w:p w14:paraId="2A5C9BD4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DD2D8CD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142" w:type="pct"/>
            <w:shd w:val="clear" w:color="auto" w:fill="auto"/>
          </w:tcPr>
          <w:p w14:paraId="5CD40092" w14:textId="77777777" w:rsidR="00994B57" w:rsidRPr="00724833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4C26C18C" w14:textId="77777777" w:rsidR="00994B57" w:rsidRPr="008D298C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05DBEFE7" w14:textId="77777777" w:rsidR="00994B57" w:rsidRPr="00C85B91" w:rsidRDefault="00994B57" w:rsidP="00207380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04" w:type="pct"/>
            <w:shd w:val="clear" w:color="auto" w:fill="auto"/>
          </w:tcPr>
          <w:p w14:paraId="618F34CD" w14:textId="77777777" w:rsidR="00994B57" w:rsidRPr="00C85B91" w:rsidRDefault="00994B57" w:rsidP="00207380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994B57" w:rsidRPr="001A4780" w14:paraId="495B75AB" w14:textId="77777777" w:rsidTr="00AA6519">
        <w:tc>
          <w:tcPr>
            <w:tcW w:w="942" w:type="pct"/>
            <w:shd w:val="clear" w:color="auto" w:fill="auto"/>
          </w:tcPr>
          <w:p w14:paraId="13AE473C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FEF75FB" w14:textId="77777777" w:rsidR="00994B57" w:rsidRPr="002A7A10" w:rsidRDefault="00994B57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142" w:type="pct"/>
            <w:shd w:val="clear" w:color="auto" w:fill="auto"/>
          </w:tcPr>
          <w:p w14:paraId="408DE5F7" w14:textId="77777777" w:rsidR="00994B57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1EBC0F05" w14:textId="77777777" w:rsidR="00994B57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2F9907F0" w14:textId="77777777" w:rsidR="00994B57" w:rsidRPr="00997F9C" w:rsidRDefault="00994B57" w:rsidP="00207380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04" w:type="pct"/>
            <w:shd w:val="clear" w:color="auto" w:fill="auto"/>
          </w:tcPr>
          <w:p w14:paraId="1CD242DA" w14:textId="77777777" w:rsidR="00994B57" w:rsidRPr="00C85B91" w:rsidRDefault="00994B57" w:rsidP="00207380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994B57" w:rsidRPr="001A4780" w14:paraId="697DF0C1" w14:textId="77777777" w:rsidTr="00AA6519">
        <w:tc>
          <w:tcPr>
            <w:tcW w:w="942" w:type="pct"/>
            <w:shd w:val="clear" w:color="auto" w:fill="auto"/>
          </w:tcPr>
          <w:p w14:paraId="54BDFE1B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7CA3B9C" w14:textId="77777777" w:rsidR="00994B57" w:rsidRPr="002A7A10" w:rsidRDefault="00994B57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142" w:type="pct"/>
            <w:shd w:val="clear" w:color="auto" w:fill="auto"/>
          </w:tcPr>
          <w:p w14:paraId="445D956E" w14:textId="77777777" w:rsidR="00994B57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553A7AEC" w14:textId="77777777" w:rsidR="00994B57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3F8A8108" w14:textId="77777777" w:rsidR="00994B57" w:rsidRPr="00997F9C" w:rsidRDefault="00994B57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04" w:type="pct"/>
            <w:shd w:val="clear" w:color="auto" w:fill="auto"/>
          </w:tcPr>
          <w:p w14:paraId="3F84ECD1" w14:textId="77777777" w:rsidR="00994B57" w:rsidRPr="002A7A10" w:rsidRDefault="00994B57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994B57" w:rsidRPr="001A4780" w14:paraId="5122BB41" w14:textId="77777777" w:rsidTr="00AA6519">
        <w:tc>
          <w:tcPr>
            <w:tcW w:w="942" w:type="pct"/>
            <w:shd w:val="clear" w:color="auto" w:fill="auto"/>
          </w:tcPr>
          <w:p w14:paraId="1F8A0C5C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E08DCA6" w14:textId="77777777" w:rsidR="00994B57" w:rsidRPr="002A7A10" w:rsidRDefault="00994B57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142" w:type="pct"/>
            <w:shd w:val="clear" w:color="auto" w:fill="auto"/>
          </w:tcPr>
          <w:p w14:paraId="05057AC4" w14:textId="77777777" w:rsidR="00994B57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3E4355FE" w14:textId="77777777" w:rsidR="00994B57" w:rsidRPr="002A7A10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328" w:type="pct"/>
            <w:shd w:val="clear" w:color="auto" w:fill="auto"/>
          </w:tcPr>
          <w:p w14:paraId="3846D23B" w14:textId="77777777" w:rsidR="00994B57" w:rsidRPr="002A7A10" w:rsidRDefault="00994B57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04" w:type="pct"/>
            <w:shd w:val="clear" w:color="auto" w:fill="auto"/>
          </w:tcPr>
          <w:p w14:paraId="0FFBFCED" w14:textId="77777777" w:rsidR="00994B57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994B57" w:rsidRPr="001A4780" w14:paraId="04DB7AE0" w14:textId="77777777" w:rsidTr="00AA6519">
        <w:tc>
          <w:tcPr>
            <w:tcW w:w="942" w:type="pct"/>
            <w:shd w:val="clear" w:color="auto" w:fill="auto"/>
          </w:tcPr>
          <w:p w14:paraId="3C769E6E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DA8B86E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142" w:type="pct"/>
            <w:shd w:val="clear" w:color="auto" w:fill="auto"/>
          </w:tcPr>
          <w:p w14:paraId="3CB81EF7" w14:textId="43F81366" w:rsidR="00994B57" w:rsidRPr="00724833" w:rsidRDefault="000E70BD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E88BCBF" w14:textId="77777777" w:rsidR="00994B57" w:rsidRPr="00C85B91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5EBDF57A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04" w:type="pct"/>
            <w:shd w:val="clear" w:color="auto" w:fill="auto"/>
          </w:tcPr>
          <w:p w14:paraId="387F4088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994B57" w:rsidRPr="001A4780" w14:paraId="3A2B59F5" w14:textId="77777777" w:rsidTr="00AA6519">
        <w:tc>
          <w:tcPr>
            <w:tcW w:w="942" w:type="pct"/>
            <w:shd w:val="clear" w:color="auto" w:fill="auto"/>
          </w:tcPr>
          <w:p w14:paraId="73059234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7C6C2E3" w14:textId="77777777" w:rsidR="00994B57" w:rsidRPr="001176A0" w:rsidRDefault="00994B57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142" w:type="pct"/>
            <w:shd w:val="clear" w:color="auto" w:fill="auto"/>
          </w:tcPr>
          <w:p w14:paraId="5F2F4AD1" w14:textId="77777777" w:rsidR="00994B57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3456114A" w14:textId="77777777" w:rsidR="00994B57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64E203CB" w14:textId="77777777" w:rsidR="00994B57" w:rsidRPr="00C85B91" w:rsidRDefault="00994B57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04" w:type="pct"/>
            <w:shd w:val="clear" w:color="auto" w:fill="auto"/>
          </w:tcPr>
          <w:p w14:paraId="4DB880A0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994B57" w:rsidRPr="001A4780" w14:paraId="7DCD5396" w14:textId="77777777" w:rsidTr="00AA6519">
        <w:tc>
          <w:tcPr>
            <w:tcW w:w="942" w:type="pct"/>
            <w:shd w:val="clear" w:color="auto" w:fill="auto"/>
          </w:tcPr>
          <w:p w14:paraId="2C26F20F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D20EC0F" w14:textId="77777777" w:rsidR="00994B57" w:rsidRPr="002A7A10" w:rsidRDefault="00994B57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142" w:type="pct"/>
            <w:shd w:val="clear" w:color="auto" w:fill="auto"/>
          </w:tcPr>
          <w:p w14:paraId="230CE7A6" w14:textId="77777777" w:rsidR="00994B57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411F89DF" w14:textId="77777777" w:rsidR="00994B57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71F8FD2F" w14:textId="77777777" w:rsidR="00994B57" w:rsidRDefault="00994B57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04" w:type="pct"/>
            <w:shd w:val="clear" w:color="auto" w:fill="auto"/>
          </w:tcPr>
          <w:p w14:paraId="7815F7B8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994B57" w:rsidRPr="001A4780" w14:paraId="5D26B1A6" w14:textId="77777777" w:rsidTr="00AA6519">
        <w:tc>
          <w:tcPr>
            <w:tcW w:w="942" w:type="pct"/>
            <w:shd w:val="clear" w:color="auto" w:fill="auto"/>
          </w:tcPr>
          <w:p w14:paraId="490CAA89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5F72C27" w14:textId="7DCE459A" w:rsidR="00994B57" w:rsidRPr="002A7A10" w:rsidRDefault="00994B57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142" w:type="pct"/>
            <w:shd w:val="clear" w:color="auto" w:fill="auto"/>
          </w:tcPr>
          <w:p w14:paraId="76659A99" w14:textId="77777777" w:rsidR="00994B57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32E8D5E5" w14:textId="77777777" w:rsidR="00994B57" w:rsidRPr="002A7A10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96284D7" w14:textId="77777777" w:rsidR="00994B57" w:rsidRPr="00C85B91" w:rsidRDefault="00994B57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04" w:type="pct"/>
            <w:shd w:val="clear" w:color="auto" w:fill="auto"/>
          </w:tcPr>
          <w:p w14:paraId="438EECFE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994B57" w:rsidRPr="001A4780" w14:paraId="464CC6F1" w14:textId="77777777" w:rsidTr="00AA6519">
        <w:tc>
          <w:tcPr>
            <w:tcW w:w="942" w:type="pct"/>
            <w:shd w:val="clear" w:color="auto" w:fill="auto"/>
          </w:tcPr>
          <w:p w14:paraId="307A244B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8CF15CE" w14:textId="77777777" w:rsidR="00994B57" w:rsidRPr="001176A0" w:rsidRDefault="00994B57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142" w:type="pct"/>
            <w:shd w:val="clear" w:color="auto" w:fill="auto"/>
          </w:tcPr>
          <w:p w14:paraId="1B846165" w14:textId="77777777" w:rsidR="00994B57" w:rsidRPr="00C85B91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40992633" w14:textId="77777777" w:rsidR="00994B57" w:rsidRPr="00C85B91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E5B4972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04" w:type="pct"/>
            <w:shd w:val="clear" w:color="auto" w:fill="auto"/>
          </w:tcPr>
          <w:p w14:paraId="1F1D68DE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0B0FC621" w14:textId="77777777" w:rsidTr="00AA6519">
        <w:tc>
          <w:tcPr>
            <w:tcW w:w="942" w:type="pct"/>
            <w:shd w:val="clear" w:color="auto" w:fill="auto"/>
          </w:tcPr>
          <w:p w14:paraId="65AB90F2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  <w:vAlign w:val="center"/>
          </w:tcPr>
          <w:p w14:paraId="01E46E82" w14:textId="7418B980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3370157E" w14:textId="2C939797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6DF55951" w14:textId="566D0E69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78706166" w14:textId="38302360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4ABDA8B4" w14:textId="089BA9FF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0A557254" w14:textId="68FDE0D9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994B57" w:rsidRPr="001A4780" w14:paraId="2C184809" w14:textId="77777777" w:rsidTr="00AA6519">
        <w:tc>
          <w:tcPr>
            <w:tcW w:w="942" w:type="pct"/>
            <w:shd w:val="clear" w:color="auto" w:fill="auto"/>
          </w:tcPr>
          <w:p w14:paraId="0A78F188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CD6AA0C" w14:textId="77777777" w:rsidR="00994B57" w:rsidRPr="001176A0" w:rsidRDefault="00994B57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142" w:type="pct"/>
            <w:shd w:val="clear" w:color="auto" w:fill="auto"/>
          </w:tcPr>
          <w:p w14:paraId="32467EAE" w14:textId="77777777" w:rsidR="00994B57" w:rsidRPr="00C85B91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55769767" w14:textId="77777777" w:rsidR="00994B57" w:rsidRPr="00C85B91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19B1B1E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04" w:type="pct"/>
            <w:shd w:val="clear" w:color="auto" w:fill="auto"/>
          </w:tcPr>
          <w:p w14:paraId="766C196C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994B57" w:rsidRPr="001A4780" w14:paraId="2B1466EE" w14:textId="77777777" w:rsidTr="00AA6519">
        <w:tc>
          <w:tcPr>
            <w:tcW w:w="942" w:type="pct"/>
            <w:shd w:val="clear" w:color="auto" w:fill="auto"/>
          </w:tcPr>
          <w:p w14:paraId="3A90483A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C2FB36F" w14:textId="77777777" w:rsidR="00994B57" w:rsidRPr="00C85B91" w:rsidRDefault="00994B57" w:rsidP="00207380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142" w:type="pct"/>
            <w:shd w:val="clear" w:color="auto" w:fill="auto"/>
          </w:tcPr>
          <w:p w14:paraId="5D038569" w14:textId="77777777" w:rsidR="00994B57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6B21F00C" w14:textId="77777777" w:rsidR="00994B57" w:rsidRPr="002A7A10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1002F393" w14:textId="77777777" w:rsidR="00994B57" w:rsidRPr="00C85B91" w:rsidRDefault="00994B57" w:rsidP="00207380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5C470194" w14:textId="77777777" w:rsidR="00994B57" w:rsidRPr="009B4637" w:rsidRDefault="00994B57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994B57" w:rsidRPr="001A4780" w14:paraId="650E33BC" w14:textId="77777777" w:rsidTr="00AA6519">
        <w:tc>
          <w:tcPr>
            <w:tcW w:w="942" w:type="pct"/>
            <w:shd w:val="clear" w:color="auto" w:fill="auto"/>
          </w:tcPr>
          <w:p w14:paraId="48BD7BF9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849CC2F" w14:textId="77777777" w:rsidR="00994B57" w:rsidRPr="00C85B91" w:rsidRDefault="00994B57" w:rsidP="0020738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142" w:type="pct"/>
            <w:shd w:val="clear" w:color="auto" w:fill="auto"/>
          </w:tcPr>
          <w:p w14:paraId="322B00EA" w14:textId="77777777" w:rsidR="00994B57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36CEE2AE" w14:textId="77777777" w:rsidR="00994B57" w:rsidRPr="002A7A10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9DB069A" w14:textId="77777777" w:rsidR="00994B57" w:rsidRPr="00C85B91" w:rsidRDefault="00994B57" w:rsidP="0020738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04" w:type="pct"/>
            <w:shd w:val="clear" w:color="auto" w:fill="auto"/>
          </w:tcPr>
          <w:p w14:paraId="2299102C" w14:textId="77777777" w:rsidR="00994B57" w:rsidRPr="009B4637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994B57" w:rsidRPr="001A4780" w14:paraId="2955DAD2" w14:textId="77777777" w:rsidTr="00AA6519">
        <w:tc>
          <w:tcPr>
            <w:tcW w:w="942" w:type="pct"/>
            <w:shd w:val="clear" w:color="auto" w:fill="auto"/>
          </w:tcPr>
          <w:p w14:paraId="6CE3A5A3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4563F18" w14:textId="77777777" w:rsidR="00994B57" w:rsidRPr="00BB6995" w:rsidRDefault="00994B57" w:rsidP="0020738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142" w:type="pct"/>
            <w:shd w:val="clear" w:color="auto" w:fill="auto"/>
          </w:tcPr>
          <w:p w14:paraId="2BBF76AD" w14:textId="77777777" w:rsidR="00994B57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6B38A788" w14:textId="77777777" w:rsidR="00994B57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78000B1" w14:textId="77777777" w:rsidR="00994B57" w:rsidRPr="00BB6995" w:rsidRDefault="00994B57" w:rsidP="0020738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04" w:type="pct"/>
            <w:shd w:val="clear" w:color="auto" w:fill="auto"/>
          </w:tcPr>
          <w:p w14:paraId="04A782E9" w14:textId="77777777" w:rsidR="00994B57" w:rsidRPr="009B4637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994B57" w:rsidRPr="001A4780" w14:paraId="5060CA2E" w14:textId="77777777" w:rsidTr="00AA6519">
        <w:tc>
          <w:tcPr>
            <w:tcW w:w="942" w:type="pct"/>
            <w:shd w:val="clear" w:color="auto" w:fill="auto"/>
          </w:tcPr>
          <w:p w14:paraId="5DB86A47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6D20448" w14:textId="77777777" w:rsidR="00994B57" w:rsidRPr="00C85B91" w:rsidRDefault="00994B57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142" w:type="pct"/>
            <w:shd w:val="clear" w:color="auto" w:fill="auto"/>
          </w:tcPr>
          <w:p w14:paraId="41FAF381" w14:textId="77777777" w:rsidR="00994B57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535C824A" w14:textId="77777777" w:rsidR="00994B57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328" w:type="pct"/>
            <w:shd w:val="clear" w:color="auto" w:fill="auto"/>
          </w:tcPr>
          <w:p w14:paraId="1EFF3657" w14:textId="77777777" w:rsidR="00994B57" w:rsidRPr="00C85B91" w:rsidRDefault="00994B57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04" w:type="pct"/>
            <w:shd w:val="clear" w:color="auto" w:fill="auto"/>
          </w:tcPr>
          <w:p w14:paraId="3FD458D5" w14:textId="77777777" w:rsidR="00994B57" w:rsidRPr="009B4637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994B57" w:rsidRPr="001A4780" w14:paraId="19DBD6B3" w14:textId="77777777" w:rsidTr="00AA6519">
        <w:tc>
          <w:tcPr>
            <w:tcW w:w="942" w:type="pct"/>
            <w:shd w:val="clear" w:color="auto" w:fill="auto"/>
          </w:tcPr>
          <w:p w14:paraId="2C3928A5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7D904EE" w14:textId="77777777" w:rsidR="00994B57" w:rsidRPr="00575F5E" w:rsidRDefault="00994B57" w:rsidP="00207380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" w:type="pct"/>
            <w:shd w:val="clear" w:color="auto" w:fill="auto"/>
          </w:tcPr>
          <w:p w14:paraId="4B9EE0C6" w14:textId="77777777" w:rsidR="00994B57" w:rsidRPr="00D43778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921DC41" w14:textId="77777777" w:rsidR="00994B57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130B78AA" w14:textId="77777777" w:rsidR="00994B57" w:rsidRPr="00C85B91" w:rsidRDefault="00994B57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</w:t>
            </w:r>
            <w:r>
              <w:rPr>
                <w:sz w:val="20"/>
              </w:rPr>
              <w:t>ы</w:t>
            </w:r>
            <w:r w:rsidRPr="00D43778">
              <w:rPr>
                <w:sz w:val="20"/>
              </w:rPr>
              <w:t xml:space="preserve"> протокола</w:t>
            </w:r>
          </w:p>
        </w:tc>
        <w:tc>
          <w:tcPr>
            <w:tcW w:w="1304" w:type="pct"/>
            <w:shd w:val="clear" w:color="auto" w:fill="auto"/>
          </w:tcPr>
          <w:p w14:paraId="3A20DD70" w14:textId="77777777" w:rsidR="00994B57" w:rsidRPr="009B4637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6D693A2D" w14:textId="77777777" w:rsidTr="00AA6519">
        <w:tc>
          <w:tcPr>
            <w:tcW w:w="942" w:type="pct"/>
            <w:shd w:val="clear" w:color="auto" w:fill="auto"/>
          </w:tcPr>
          <w:p w14:paraId="7DECBCF8" w14:textId="77777777" w:rsidR="00CC092C" w:rsidRPr="00724833" w:rsidRDefault="00CC092C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E1A64FC" w14:textId="6B63F2BE" w:rsidR="00CC092C" w:rsidRPr="00D43778" w:rsidRDefault="00CC092C" w:rsidP="00207380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foundationProtocol</w:t>
            </w:r>
          </w:p>
        </w:tc>
        <w:tc>
          <w:tcPr>
            <w:tcW w:w="142" w:type="pct"/>
            <w:shd w:val="clear" w:color="auto" w:fill="auto"/>
          </w:tcPr>
          <w:p w14:paraId="55A11128" w14:textId="74644C72" w:rsidR="00CC092C" w:rsidRDefault="00CC092C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F1BFDE1" w14:textId="46D5A122" w:rsidR="00CC092C" w:rsidRDefault="00CC092C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0FE76C1F" w14:textId="0E2087DB" w:rsidR="00CC092C" w:rsidRPr="00D43778" w:rsidRDefault="00CC092C" w:rsidP="00207380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Реквизиты предыдущего протокола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3C2B8A66" w14:textId="501A8DF7" w:rsidR="00CC092C" w:rsidRPr="009B4637" w:rsidRDefault="00CC092C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EA33D8" w:rsidRPr="001A4780" w14:paraId="7DC2089E" w14:textId="77777777" w:rsidTr="00AA6519">
        <w:tc>
          <w:tcPr>
            <w:tcW w:w="942" w:type="pct"/>
            <w:shd w:val="clear" w:color="auto" w:fill="auto"/>
          </w:tcPr>
          <w:p w14:paraId="3FBDA4BA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9653C2C" w14:textId="62287795" w:rsidR="00EA33D8" w:rsidRPr="00CC092C" w:rsidRDefault="00EA33D8" w:rsidP="00EA33D8">
            <w:pPr>
              <w:spacing w:before="0" w:after="0"/>
              <w:rPr>
                <w:sz w:val="20"/>
              </w:rPr>
            </w:pPr>
            <w:r w:rsidRPr="00EA33D8">
              <w:rPr>
                <w:sz w:val="20"/>
              </w:rPr>
              <w:t>opening</w:t>
            </w:r>
            <w:r w:rsidRPr="00CC092C">
              <w:rPr>
                <w:sz w:val="20"/>
              </w:rPr>
              <w:t>Protocol</w:t>
            </w:r>
          </w:p>
        </w:tc>
        <w:tc>
          <w:tcPr>
            <w:tcW w:w="142" w:type="pct"/>
            <w:shd w:val="clear" w:color="auto" w:fill="auto"/>
          </w:tcPr>
          <w:p w14:paraId="6BC2648F" w14:textId="3D55955A" w:rsidR="00EA33D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B98B677" w14:textId="174F815A" w:rsidR="00EA33D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C9CB817" w14:textId="5785DB2C" w:rsidR="00EA33D8" w:rsidRPr="00CC092C" w:rsidRDefault="00EA33D8" w:rsidP="00EA33D8">
            <w:pPr>
              <w:spacing w:before="0" w:after="0"/>
              <w:rPr>
                <w:sz w:val="20"/>
              </w:rPr>
            </w:pPr>
            <w:r w:rsidRPr="00EA33D8">
              <w:rPr>
                <w:sz w:val="20"/>
              </w:rPr>
              <w:t>Реквизиты протокола вскрытия заявок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334F216C" w14:textId="18B8BC1F" w:rsidR="00EA33D8" w:rsidRDefault="00EA33D8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EA33D8" w:rsidRPr="001A4780" w14:paraId="1CA52745" w14:textId="77777777" w:rsidTr="00AA6519">
        <w:tc>
          <w:tcPr>
            <w:tcW w:w="5000" w:type="pct"/>
            <w:gridSpan w:val="6"/>
            <w:shd w:val="clear" w:color="auto" w:fill="auto"/>
          </w:tcPr>
          <w:p w14:paraId="21C84FAB" w14:textId="77777777" w:rsidR="00EA33D8" w:rsidRPr="00D43778" w:rsidRDefault="00EA33D8" w:rsidP="00EA33D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EA33D8" w:rsidRPr="001A4780" w14:paraId="44B5716E" w14:textId="77777777" w:rsidTr="00AA6519">
        <w:tc>
          <w:tcPr>
            <w:tcW w:w="942" w:type="pct"/>
            <w:shd w:val="clear" w:color="auto" w:fill="auto"/>
          </w:tcPr>
          <w:p w14:paraId="06E034DF" w14:textId="6D51113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934" w:type="pct"/>
            <w:shd w:val="clear" w:color="auto" w:fill="auto"/>
          </w:tcPr>
          <w:p w14:paraId="62590855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0CA17CFF" w14:textId="77777777" w:rsidR="00EA33D8" w:rsidRDefault="00EA33D8" w:rsidP="00EA33D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2A450D7E" w14:textId="77777777" w:rsidR="00EA33D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36235FDC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06214089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4B563DA6" w14:textId="77777777" w:rsidTr="00AA6519">
        <w:tc>
          <w:tcPr>
            <w:tcW w:w="942" w:type="pct"/>
            <w:shd w:val="clear" w:color="auto" w:fill="auto"/>
          </w:tcPr>
          <w:p w14:paraId="7FCD627F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548A4AA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142" w:type="pct"/>
            <w:shd w:val="clear" w:color="auto" w:fill="auto"/>
          </w:tcPr>
          <w:p w14:paraId="4EE1D145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82610CB" w14:textId="77777777" w:rsidR="00EA33D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775F1595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04" w:type="pct"/>
            <w:shd w:val="clear" w:color="auto" w:fill="auto"/>
          </w:tcPr>
          <w:p w14:paraId="15CBED2B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5E9558CF" w14:textId="77777777" w:rsidTr="00AA6519">
        <w:tc>
          <w:tcPr>
            <w:tcW w:w="942" w:type="pct"/>
            <w:shd w:val="clear" w:color="auto" w:fill="auto"/>
          </w:tcPr>
          <w:p w14:paraId="4687D788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4644828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142" w:type="pct"/>
            <w:shd w:val="clear" w:color="auto" w:fill="auto"/>
          </w:tcPr>
          <w:p w14:paraId="763118DE" w14:textId="77777777" w:rsidR="00EA33D8" w:rsidRDefault="00EA33D8" w:rsidP="00EA33D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549403E5" w14:textId="77777777" w:rsidR="00EA33D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D663CC9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04" w:type="pct"/>
            <w:shd w:val="clear" w:color="auto" w:fill="auto"/>
          </w:tcPr>
          <w:p w14:paraId="6636C7A1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067F694F" w14:textId="77777777" w:rsidTr="00AA6519">
        <w:tc>
          <w:tcPr>
            <w:tcW w:w="942" w:type="pct"/>
            <w:shd w:val="clear" w:color="auto" w:fill="auto"/>
          </w:tcPr>
          <w:p w14:paraId="227CD791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A668B67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142" w:type="pct"/>
            <w:shd w:val="clear" w:color="auto" w:fill="auto"/>
          </w:tcPr>
          <w:p w14:paraId="3AFEAAF6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56F17037" w14:textId="77777777" w:rsidR="00EA33D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328" w:type="pct"/>
            <w:shd w:val="clear" w:color="auto" w:fill="auto"/>
          </w:tcPr>
          <w:p w14:paraId="076AC773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04" w:type="pct"/>
            <w:shd w:val="clear" w:color="auto" w:fill="auto"/>
          </w:tcPr>
          <w:p w14:paraId="2672359C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362197D7" w14:textId="77777777" w:rsidTr="00AA6519">
        <w:tc>
          <w:tcPr>
            <w:tcW w:w="942" w:type="pct"/>
            <w:shd w:val="clear" w:color="auto" w:fill="auto"/>
          </w:tcPr>
          <w:p w14:paraId="60F7A1B0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702BA4D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5EB1DBE3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84D6AFB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7D0DFF03" w14:textId="77777777" w:rsidR="00EA33D8" w:rsidRPr="00D43778" w:rsidRDefault="00EA33D8" w:rsidP="00EA33D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04" w:type="pct"/>
            <w:shd w:val="clear" w:color="auto" w:fill="auto"/>
          </w:tcPr>
          <w:p w14:paraId="1CFD2282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1DF1541E" w14:textId="77777777" w:rsidTr="00AA6519">
        <w:tc>
          <w:tcPr>
            <w:tcW w:w="5000" w:type="pct"/>
            <w:gridSpan w:val="6"/>
            <w:shd w:val="clear" w:color="auto" w:fill="auto"/>
          </w:tcPr>
          <w:p w14:paraId="41CAD8F0" w14:textId="77777777" w:rsidR="00EA33D8" w:rsidRPr="00D43778" w:rsidRDefault="00EA33D8" w:rsidP="00EA33D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EA33D8" w:rsidRPr="001A4780" w14:paraId="4BD44C99" w14:textId="77777777" w:rsidTr="00AA6519">
        <w:tc>
          <w:tcPr>
            <w:tcW w:w="942" w:type="pct"/>
            <w:shd w:val="clear" w:color="auto" w:fill="auto"/>
          </w:tcPr>
          <w:p w14:paraId="4E34D013" w14:textId="77777777" w:rsidR="00EA33D8" w:rsidRPr="00D43778" w:rsidRDefault="00EA33D8" w:rsidP="00EA33D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934" w:type="pct"/>
            <w:shd w:val="clear" w:color="auto" w:fill="auto"/>
          </w:tcPr>
          <w:p w14:paraId="5B1F4630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59D47EBF" w14:textId="77777777" w:rsidR="00EA33D8" w:rsidRDefault="00EA33D8" w:rsidP="00EA33D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480F4106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0C3E62A4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505AF0CA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11289FC7" w14:textId="77777777" w:rsidTr="00AA6519">
        <w:tc>
          <w:tcPr>
            <w:tcW w:w="942" w:type="pct"/>
            <w:shd w:val="clear" w:color="auto" w:fill="auto"/>
          </w:tcPr>
          <w:p w14:paraId="2A8B73E8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2EA5B74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142" w:type="pct"/>
            <w:shd w:val="clear" w:color="auto" w:fill="auto"/>
          </w:tcPr>
          <w:p w14:paraId="33C3589E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682B7951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6DA030C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04" w:type="pct"/>
            <w:shd w:val="clear" w:color="auto" w:fill="auto"/>
          </w:tcPr>
          <w:p w14:paraId="54B3CF68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EA33D8" w:rsidRPr="001A4780" w14:paraId="6EA0EA5E" w14:textId="77777777" w:rsidTr="00AA6519">
        <w:tc>
          <w:tcPr>
            <w:tcW w:w="942" w:type="pct"/>
            <w:shd w:val="clear" w:color="auto" w:fill="auto"/>
          </w:tcPr>
          <w:p w14:paraId="5E864459" w14:textId="77777777" w:rsidR="00EA33D8" w:rsidRPr="00D43778" w:rsidRDefault="00EA33D8" w:rsidP="00EA33D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934" w:type="pct"/>
            <w:shd w:val="clear" w:color="auto" w:fill="auto"/>
          </w:tcPr>
          <w:p w14:paraId="5FF8E6DE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ABDB900" w14:textId="77777777" w:rsidR="00EA33D8" w:rsidRDefault="00EA33D8" w:rsidP="00EA33D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0B6F137D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3F4B57C2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487293E7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3FC44762" w14:textId="77777777" w:rsidTr="00AA6519">
        <w:tc>
          <w:tcPr>
            <w:tcW w:w="942" w:type="pct"/>
            <w:shd w:val="clear" w:color="auto" w:fill="auto"/>
          </w:tcPr>
          <w:p w14:paraId="2E4C161B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7F8CA53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142" w:type="pct"/>
            <w:shd w:val="clear" w:color="auto" w:fill="auto"/>
          </w:tcPr>
          <w:p w14:paraId="5E7694B0" w14:textId="77777777" w:rsidR="00EA33D8" w:rsidRDefault="00EA33D8" w:rsidP="00EA33D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0633092B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6EF3794E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04" w:type="pct"/>
            <w:shd w:val="clear" w:color="auto" w:fill="auto"/>
          </w:tcPr>
          <w:p w14:paraId="0D819881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4F25CC63" w14:textId="77777777" w:rsidTr="00AA6519">
        <w:tc>
          <w:tcPr>
            <w:tcW w:w="942" w:type="pct"/>
            <w:shd w:val="clear" w:color="auto" w:fill="auto"/>
          </w:tcPr>
          <w:p w14:paraId="67F34F1E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C2F2DE7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142" w:type="pct"/>
            <w:shd w:val="clear" w:color="auto" w:fill="auto"/>
          </w:tcPr>
          <w:p w14:paraId="3900E85C" w14:textId="77777777" w:rsidR="00EA33D8" w:rsidRDefault="00EA33D8" w:rsidP="00EA33D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2DEEB68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328" w:type="pct"/>
            <w:shd w:val="clear" w:color="auto" w:fill="auto"/>
          </w:tcPr>
          <w:p w14:paraId="6CF9FAC0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04" w:type="pct"/>
            <w:shd w:val="clear" w:color="auto" w:fill="auto"/>
          </w:tcPr>
          <w:p w14:paraId="4D158F43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4841989F" w14:textId="77777777" w:rsidTr="00AA6519">
        <w:tc>
          <w:tcPr>
            <w:tcW w:w="942" w:type="pct"/>
            <w:shd w:val="clear" w:color="auto" w:fill="auto"/>
          </w:tcPr>
          <w:p w14:paraId="781EE401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41DE5BC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142" w:type="pct"/>
            <w:shd w:val="clear" w:color="auto" w:fill="auto"/>
          </w:tcPr>
          <w:p w14:paraId="1A034261" w14:textId="77777777" w:rsidR="00EA33D8" w:rsidRDefault="00EA33D8" w:rsidP="00EA33D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0A1637FE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328" w:type="pct"/>
            <w:shd w:val="clear" w:color="auto" w:fill="auto"/>
          </w:tcPr>
          <w:p w14:paraId="116EB9F5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04" w:type="pct"/>
            <w:shd w:val="clear" w:color="auto" w:fill="auto"/>
          </w:tcPr>
          <w:p w14:paraId="5FE0A5B2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7DC059FF" w14:textId="77777777" w:rsidTr="00AA6519">
        <w:tc>
          <w:tcPr>
            <w:tcW w:w="942" w:type="pct"/>
            <w:shd w:val="clear" w:color="auto" w:fill="auto"/>
          </w:tcPr>
          <w:p w14:paraId="1788E860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A4771D4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142" w:type="pct"/>
            <w:shd w:val="clear" w:color="auto" w:fill="auto"/>
          </w:tcPr>
          <w:p w14:paraId="21E6D2BF" w14:textId="77777777" w:rsidR="00EA33D8" w:rsidRDefault="00EA33D8" w:rsidP="00EA33D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2F2F9F1D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328" w:type="pct"/>
            <w:shd w:val="clear" w:color="auto" w:fill="auto"/>
          </w:tcPr>
          <w:p w14:paraId="50F7D814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04" w:type="pct"/>
            <w:shd w:val="clear" w:color="auto" w:fill="auto"/>
          </w:tcPr>
          <w:p w14:paraId="4F29481D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55FC6368" w14:textId="77777777" w:rsidTr="00AA6519">
        <w:tc>
          <w:tcPr>
            <w:tcW w:w="942" w:type="pct"/>
            <w:shd w:val="clear" w:color="auto" w:fill="auto"/>
          </w:tcPr>
          <w:p w14:paraId="57498731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AD450DF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142" w:type="pct"/>
            <w:shd w:val="clear" w:color="auto" w:fill="auto"/>
          </w:tcPr>
          <w:p w14:paraId="7E2F4E54" w14:textId="77777777" w:rsidR="00EA33D8" w:rsidRDefault="00EA33D8" w:rsidP="00EA33D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7DCEC1E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15B219F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04" w:type="pct"/>
            <w:shd w:val="clear" w:color="auto" w:fill="auto"/>
          </w:tcPr>
          <w:p w14:paraId="5025D22A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64CBB58F" w14:textId="77777777" w:rsidTr="00AA6519">
        <w:tc>
          <w:tcPr>
            <w:tcW w:w="5000" w:type="pct"/>
            <w:gridSpan w:val="6"/>
            <w:shd w:val="clear" w:color="auto" w:fill="auto"/>
          </w:tcPr>
          <w:p w14:paraId="4E7E77EE" w14:textId="77777777" w:rsidR="00EA33D8" w:rsidRPr="00D43778" w:rsidRDefault="00EA33D8" w:rsidP="00EA33D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EA33D8" w:rsidRPr="001A4780" w14:paraId="62DAA916" w14:textId="77777777" w:rsidTr="00AA6519">
        <w:tc>
          <w:tcPr>
            <w:tcW w:w="942" w:type="pct"/>
            <w:shd w:val="clear" w:color="auto" w:fill="auto"/>
          </w:tcPr>
          <w:p w14:paraId="76010F74" w14:textId="77777777" w:rsidR="00EA33D8" w:rsidRPr="00D43778" w:rsidRDefault="00EA33D8" w:rsidP="00EA33D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934" w:type="pct"/>
            <w:shd w:val="clear" w:color="auto" w:fill="auto"/>
          </w:tcPr>
          <w:p w14:paraId="21BAD38C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175265D2" w14:textId="77777777" w:rsidR="00EA33D8" w:rsidRDefault="00EA33D8" w:rsidP="00EA33D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4F18F976" w14:textId="77777777" w:rsidR="00EA33D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0C270B59" w14:textId="77777777" w:rsidR="00EA33D8" w:rsidRDefault="00EA33D8" w:rsidP="00EA33D8">
            <w:pPr>
              <w:spacing w:before="0" w:after="0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50EB02E3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47833427" w14:textId="77777777" w:rsidTr="00AA6519">
        <w:tc>
          <w:tcPr>
            <w:tcW w:w="942" w:type="pct"/>
            <w:shd w:val="clear" w:color="auto" w:fill="auto"/>
          </w:tcPr>
          <w:p w14:paraId="79959D09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BB65F9F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142" w:type="pct"/>
            <w:shd w:val="clear" w:color="auto" w:fill="auto"/>
          </w:tcPr>
          <w:p w14:paraId="1E7F529F" w14:textId="77777777" w:rsidR="00EA33D8" w:rsidRDefault="00EA33D8" w:rsidP="00EA33D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5915AFB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045C1206" w14:textId="77777777" w:rsidR="00EA33D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04" w:type="pct"/>
            <w:shd w:val="clear" w:color="auto" w:fill="auto"/>
          </w:tcPr>
          <w:p w14:paraId="5B2C248E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64A89686" w14:textId="77777777" w:rsidTr="00AA6519">
        <w:tc>
          <w:tcPr>
            <w:tcW w:w="942" w:type="pct"/>
            <w:shd w:val="clear" w:color="auto" w:fill="auto"/>
          </w:tcPr>
          <w:p w14:paraId="0F748A79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4F0F052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142" w:type="pct"/>
            <w:shd w:val="clear" w:color="auto" w:fill="auto"/>
          </w:tcPr>
          <w:p w14:paraId="2A401B49" w14:textId="77777777" w:rsidR="00EA33D8" w:rsidRPr="00655FB3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8637A69" w14:textId="77777777" w:rsidR="00EA33D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328" w:type="pct"/>
            <w:shd w:val="clear" w:color="auto" w:fill="auto"/>
          </w:tcPr>
          <w:p w14:paraId="1B5C0582" w14:textId="77777777" w:rsidR="00EA33D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04" w:type="pct"/>
            <w:shd w:val="clear" w:color="auto" w:fill="auto"/>
          </w:tcPr>
          <w:p w14:paraId="344C0D57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7535D3D4" w14:textId="77777777" w:rsidTr="00AA6519">
        <w:tc>
          <w:tcPr>
            <w:tcW w:w="942" w:type="pct"/>
            <w:shd w:val="clear" w:color="auto" w:fill="auto"/>
          </w:tcPr>
          <w:p w14:paraId="32A37D4E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50ADF05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142" w:type="pct"/>
            <w:shd w:val="clear" w:color="auto" w:fill="auto"/>
          </w:tcPr>
          <w:p w14:paraId="4D1A99CF" w14:textId="77777777" w:rsidR="00EA33D8" w:rsidRPr="00655FB3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08B6F9F" w14:textId="77777777" w:rsidR="00EA33D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328" w:type="pct"/>
            <w:shd w:val="clear" w:color="auto" w:fill="auto"/>
          </w:tcPr>
          <w:p w14:paraId="5045DCEF" w14:textId="77777777" w:rsidR="00EA33D8" w:rsidRDefault="00EA33D8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04" w:type="pct"/>
            <w:shd w:val="clear" w:color="auto" w:fill="auto"/>
          </w:tcPr>
          <w:p w14:paraId="2339A32E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254573" w14:paraId="50E84EC8" w14:textId="77777777" w:rsidTr="00AA6519">
        <w:tc>
          <w:tcPr>
            <w:tcW w:w="5000" w:type="pct"/>
            <w:gridSpan w:val="6"/>
            <w:shd w:val="clear" w:color="auto" w:fill="auto"/>
          </w:tcPr>
          <w:p w14:paraId="2D0C6E18" w14:textId="77777777" w:rsidR="00EA33D8" w:rsidRPr="00254573" w:rsidRDefault="00EA33D8" w:rsidP="00EA33D8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EA33D8" w:rsidRPr="001A4780" w14:paraId="0D555BF6" w14:textId="77777777" w:rsidTr="00AA6519">
        <w:tc>
          <w:tcPr>
            <w:tcW w:w="942" w:type="pct"/>
            <w:shd w:val="clear" w:color="auto" w:fill="auto"/>
            <w:vAlign w:val="center"/>
          </w:tcPr>
          <w:p w14:paraId="7B23341B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934" w:type="pct"/>
            <w:shd w:val="clear" w:color="auto" w:fill="auto"/>
            <w:vAlign w:val="center"/>
          </w:tcPr>
          <w:p w14:paraId="1092EDC4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FB838B7" w14:textId="77777777" w:rsidR="00EA33D8" w:rsidRPr="00724833" w:rsidRDefault="00EA33D8" w:rsidP="00EA33D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0964AD62" w14:textId="77777777" w:rsidR="00EA33D8" w:rsidRPr="00724833" w:rsidRDefault="00EA33D8" w:rsidP="00EA33D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328" w:type="pct"/>
            <w:shd w:val="clear" w:color="auto" w:fill="auto"/>
            <w:vAlign w:val="center"/>
          </w:tcPr>
          <w:p w14:paraId="765C4777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4D2E8948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</w:tr>
      <w:tr w:rsidR="00EA33D8" w:rsidRPr="001A4780" w14:paraId="1F30F2B5" w14:textId="77777777" w:rsidTr="00AA6519">
        <w:tc>
          <w:tcPr>
            <w:tcW w:w="942" w:type="pct"/>
            <w:shd w:val="clear" w:color="auto" w:fill="auto"/>
            <w:vAlign w:val="center"/>
          </w:tcPr>
          <w:p w14:paraId="1EB5A6D0" w14:textId="77777777" w:rsidR="00EA33D8" w:rsidRPr="00E45768" w:rsidRDefault="00EA33D8" w:rsidP="00EA33D8">
            <w:pPr>
              <w:spacing w:before="0" w:after="0"/>
              <w:rPr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9CD471D" w14:textId="77777777" w:rsidR="00EA33D8" w:rsidRPr="00E45768" w:rsidRDefault="00EA33D8" w:rsidP="00EA33D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142" w:type="pct"/>
            <w:shd w:val="clear" w:color="auto" w:fill="auto"/>
          </w:tcPr>
          <w:p w14:paraId="132DFD4D" w14:textId="77777777" w:rsidR="00EA33D8" w:rsidRPr="00E45768" w:rsidRDefault="00EA33D8" w:rsidP="00EA33D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665B3DAD" w14:textId="77777777" w:rsidR="00EA33D8" w:rsidRPr="00E45768" w:rsidRDefault="00EA33D8" w:rsidP="00EA33D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5559F35B" w14:textId="77777777" w:rsidR="00EA33D8" w:rsidRPr="00E45768" w:rsidRDefault="00EA33D8" w:rsidP="00EA33D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76D9DE45" w14:textId="77777777" w:rsidR="00EA33D8" w:rsidRPr="00E45768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5EFB00E8" w14:textId="77777777" w:rsidTr="00AA6519">
        <w:tc>
          <w:tcPr>
            <w:tcW w:w="942" w:type="pct"/>
            <w:shd w:val="clear" w:color="auto" w:fill="auto"/>
            <w:vAlign w:val="center"/>
          </w:tcPr>
          <w:p w14:paraId="33DBC3F9" w14:textId="77777777" w:rsidR="00EA33D8" w:rsidRPr="00E45768" w:rsidRDefault="00EA33D8" w:rsidP="00EA33D8">
            <w:pPr>
              <w:spacing w:before="0" w:after="0"/>
              <w:rPr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0FA0678" w14:textId="77777777" w:rsidR="00EA33D8" w:rsidRPr="00E45768" w:rsidRDefault="00EA33D8" w:rsidP="00EA33D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142" w:type="pct"/>
            <w:shd w:val="clear" w:color="auto" w:fill="auto"/>
          </w:tcPr>
          <w:p w14:paraId="62D6E95B" w14:textId="77777777" w:rsidR="00EA33D8" w:rsidRPr="00E45768" w:rsidRDefault="00EA33D8" w:rsidP="00EA33D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69C33800" w14:textId="77777777" w:rsidR="00EA33D8" w:rsidRPr="00E45768" w:rsidRDefault="00EA33D8" w:rsidP="00EA33D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01484014" w14:textId="49FA3DFB" w:rsidR="00EA33D8" w:rsidRPr="00E45768" w:rsidRDefault="002D1F44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EA33D8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4BCEFE34" w14:textId="77777777" w:rsidR="00EA33D8" w:rsidRPr="00E45768" w:rsidRDefault="00EA33D8" w:rsidP="00EA33D8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EA33D8" w:rsidRPr="00254573" w14:paraId="73CA248B" w14:textId="77777777" w:rsidTr="00AA6519">
        <w:tc>
          <w:tcPr>
            <w:tcW w:w="5000" w:type="pct"/>
            <w:gridSpan w:val="6"/>
            <w:shd w:val="clear" w:color="auto" w:fill="auto"/>
          </w:tcPr>
          <w:p w14:paraId="5E5EBECA" w14:textId="2028995B" w:rsidR="00EA33D8" w:rsidRPr="00254573" w:rsidRDefault="002D1F44" w:rsidP="00EA33D8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EA33D8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EA33D8" w:rsidRPr="001A4780" w14:paraId="1D5B00AF" w14:textId="77777777" w:rsidTr="00AA6519">
        <w:tc>
          <w:tcPr>
            <w:tcW w:w="942" w:type="pct"/>
            <w:shd w:val="clear" w:color="auto" w:fill="auto"/>
            <w:vAlign w:val="center"/>
          </w:tcPr>
          <w:p w14:paraId="2CE8EE8B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934" w:type="pct"/>
            <w:shd w:val="clear" w:color="auto" w:fill="auto"/>
            <w:vAlign w:val="center"/>
          </w:tcPr>
          <w:p w14:paraId="7F1422AF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42838BC2" w14:textId="77777777" w:rsidR="00EA33D8" w:rsidRPr="006C6D44" w:rsidRDefault="00EA33D8" w:rsidP="00EA33D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4B9578CD" w14:textId="77777777" w:rsidR="00EA33D8" w:rsidRPr="006C6D44" w:rsidRDefault="00EA33D8" w:rsidP="00EA33D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328" w:type="pct"/>
            <w:shd w:val="clear" w:color="auto" w:fill="auto"/>
            <w:vAlign w:val="center"/>
          </w:tcPr>
          <w:p w14:paraId="40483CD2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2E5210CB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</w:tr>
      <w:tr w:rsidR="00EA33D8" w:rsidRPr="001A4780" w14:paraId="6449175E" w14:textId="77777777" w:rsidTr="00AA6519">
        <w:tc>
          <w:tcPr>
            <w:tcW w:w="942" w:type="pct"/>
            <w:shd w:val="clear" w:color="auto" w:fill="auto"/>
            <w:vAlign w:val="center"/>
          </w:tcPr>
          <w:p w14:paraId="4735F13F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B74D626" w14:textId="77777777" w:rsidR="00EA33D8" w:rsidRPr="003804BF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142" w:type="pct"/>
            <w:shd w:val="clear" w:color="auto" w:fill="auto"/>
          </w:tcPr>
          <w:p w14:paraId="4C486EF5" w14:textId="77777777" w:rsidR="00EA33D8" w:rsidRPr="003804BF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1D59049" w14:textId="77777777" w:rsidR="00EA33D8" w:rsidRPr="003804BF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490D0DD8" w14:textId="5090035C" w:rsidR="00EA33D8" w:rsidRPr="003804BF" w:rsidRDefault="002D1F44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04" w:type="pct"/>
            <w:shd w:val="clear" w:color="auto" w:fill="auto"/>
          </w:tcPr>
          <w:p w14:paraId="14D902B2" w14:textId="77777777" w:rsidR="00EA33D8" w:rsidRPr="003804BF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EA33D8" w:rsidRPr="001B3D35" w14:paraId="5035592F" w14:textId="77777777" w:rsidTr="00AA6519">
        <w:tc>
          <w:tcPr>
            <w:tcW w:w="5000" w:type="pct"/>
            <w:gridSpan w:val="6"/>
            <w:shd w:val="clear" w:color="auto" w:fill="auto"/>
          </w:tcPr>
          <w:p w14:paraId="63124D89" w14:textId="77777777" w:rsidR="00EA33D8" w:rsidRPr="00655FB3" w:rsidRDefault="00EA33D8" w:rsidP="00EA33D8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EA33D8" w:rsidRPr="001A4780" w14:paraId="1D1CEAAB" w14:textId="77777777" w:rsidTr="00AA6519">
        <w:tc>
          <w:tcPr>
            <w:tcW w:w="942" w:type="pct"/>
            <w:shd w:val="clear" w:color="auto" w:fill="auto"/>
            <w:vAlign w:val="center"/>
          </w:tcPr>
          <w:p w14:paraId="29AB46CD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934" w:type="pct"/>
            <w:shd w:val="clear" w:color="auto" w:fill="auto"/>
          </w:tcPr>
          <w:p w14:paraId="2AC80170" w14:textId="77777777" w:rsidR="00EA33D8" w:rsidRPr="003804BF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55EBECCB" w14:textId="77777777" w:rsidR="00EA33D8" w:rsidRPr="003804BF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56E8100C" w14:textId="77777777" w:rsidR="00EA33D8" w:rsidRPr="003804BF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1FBC7035" w14:textId="77777777" w:rsidR="00EA33D8" w:rsidRPr="003804BF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1B295E8C" w14:textId="77777777" w:rsidR="00EA33D8" w:rsidRPr="003804BF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7E00951D" w14:textId="77777777" w:rsidTr="00AA6519">
        <w:tc>
          <w:tcPr>
            <w:tcW w:w="942" w:type="pct"/>
            <w:shd w:val="clear" w:color="auto" w:fill="auto"/>
            <w:vAlign w:val="center"/>
          </w:tcPr>
          <w:p w14:paraId="7963525F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25C05D0" w14:textId="77777777" w:rsidR="00EA33D8" w:rsidRPr="003804BF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142" w:type="pct"/>
            <w:shd w:val="clear" w:color="auto" w:fill="auto"/>
          </w:tcPr>
          <w:p w14:paraId="4F57EDC7" w14:textId="77777777" w:rsidR="00EA33D8" w:rsidRPr="00B07477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B49D6D0" w14:textId="77777777" w:rsidR="00EA33D8" w:rsidRPr="00B07477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5AC2DC80" w14:textId="77777777" w:rsidR="00EA33D8" w:rsidRPr="003804BF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04" w:type="pct"/>
            <w:shd w:val="clear" w:color="auto" w:fill="auto"/>
          </w:tcPr>
          <w:p w14:paraId="00920CC5" w14:textId="77777777" w:rsidR="00EA33D8" w:rsidRPr="003804BF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52A4B42B" w14:textId="77777777" w:rsidTr="00AA6519">
        <w:tc>
          <w:tcPr>
            <w:tcW w:w="942" w:type="pct"/>
            <w:shd w:val="clear" w:color="auto" w:fill="auto"/>
            <w:vAlign w:val="center"/>
          </w:tcPr>
          <w:p w14:paraId="77657889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ACE26DE" w14:textId="77777777" w:rsidR="00EA33D8" w:rsidRPr="00B0747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142" w:type="pct"/>
            <w:shd w:val="clear" w:color="auto" w:fill="auto"/>
          </w:tcPr>
          <w:p w14:paraId="21B5D94F" w14:textId="77777777" w:rsidR="00EA33D8" w:rsidRPr="002B372D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585E6A3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391CA002" w14:textId="77777777" w:rsidR="00EA33D8" w:rsidRPr="00B0747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04" w:type="pct"/>
            <w:shd w:val="clear" w:color="auto" w:fill="auto"/>
          </w:tcPr>
          <w:p w14:paraId="520CDDC5" w14:textId="41E3D7E2" w:rsidR="00EA33D8" w:rsidRPr="00655FB3" w:rsidRDefault="00CC3755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EA33D8" w:rsidRPr="001A4780" w14:paraId="18387F5E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13A0BB27" w14:textId="77777777" w:rsidR="00EA33D8" w:rsidRPr="009968C5" w:rsidRDefault="00EA33D8" w:rsidP="00EA33D8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EA33D8" w:rsidRPr="001A4780" w14:paraId="7CC6B618" w14:textId="77777777" w:rsidTr="00AA6519">
        <w:tc>
          <w:tcPr>
            <w:tcW w:w="942" w:type="pct"/>
            <w:shd w:val="clear" w:color="auto" w:fill="auto"/>
          </w:tcPr>
          <w:p w14:paraId="4A7AF577" w14:textId="77777777" w:rsidR="00EA33D8" w:rsidRPr="009968C5" w:rsidRDefault="00EA33D8" w:rsidP="00EA33D8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934" w:type="pct"/>
            <w:shd w:val="clear" w:color="auto" w:fill="auto"/>
          </w:tcPr>
          <w:p w14:paraId="6A27B889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10DF459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607DD2A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560722DD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6AD15C16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87C87F7" w14:textId="77777777" w:rsidTr="00AA6519">
        <w:tc>
          <w:tcPr>
            <w:tcW w:w="942" w:type="pct"/>
            <w:shd w:val="clear" w:color="auto" w:fill="auto"/>
            <w:vAlign w:val="center"/>
          </w:tcPr>
          <w:p w14:paraId="6E44AB88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B756123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142" w:type="pct"/>
            <w:shd w:val="clear" w:color="auto" w:fill="auto"/>
          </w:tcPr>
          <w:p w14:paraId="411C68B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79EAD92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41997360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04" w:type="pct"/>
            <w:shd w:val="clear" w:color="auto" w:fill="auto"/>
          </w:tcPr>
          <w:p w14:paraId="36EC0B5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55F47619" w14:textId="77777777" w:rsidTr="00AA6519">
        <w:tc>
          <w:tcPr>
            <w:tcW w:w="942" w:type="pct"/>
            <w:shd w:val="clear" w:color="auto" w:fill="auto"/>
            <w:vAlign w:val="center"/>
          </w:tcPr>
          <w:p w14:paraId="17CF5F6D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98C9A17" w14:textId="45F6F3DF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142" w:type="pct"/>
            <w:shd w:val="clear" w:color="auto" w:fill="auto"/>
          </w:tcPr>
          <w:p w14:paraId="72000E63" w14:textId="66267E74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0734E859" w14:textId="13F802CE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13C265E4" w14:textId="397E4BB2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04" w:type="pct"/>
            <w:shd w:val="clear" w:color="auto" w:fill="auto"/>
          </w:tcPr>
          <w:p w14:paraId="2E1869D4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79A0B491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lastRenderedPageBreak/>
              <w:t>Поле добавлено на развитие.</w:t>
            </w:r>
          </w:p>
          <w:p w14:paraId="23CBA137" w14:textId="253C149D" w:rsidR="00AA6519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EA33D8" w:rsidRPr="001A4780" w14:paraId="443E11E5" w14:textId="77777777" w:rsidTr="00AA6519">
        <w:tc>
          <w:tcPr>
            <w:tcW w:w="942" w:type="pct"/>
            <w:shd w:val="clear" w:color="auto" w:fill="auto"/>
            <w:vAlign w:val="center"/>
          </w:tcPr>
          <w:p w14:paraId="7C78C36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FED3ADB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142" w:type="pct"/>
            <w:shd w:val="clear" w:color="auto" w:fill="auto"/>
          </w:tcPr>
          <w:p w14:paraId="0AF7C7BE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5EB671E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183BA4E0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04" w:type="pct"/>
            <w:shd w:val="clear" w:color="auto" w:fill="auto"/>
          </w:tcPr>
          <w:p w14:paraId="4330DA9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60DDBAE0" w14:textId="77777777" w:rsidTr="00AA6519">
        <w:tc>
          <w:tcPr>
            <w:tcW w:w="942" w:type="pct"/>
            <w:shd w:val="clear" w:color="auto" w:fill="auto"/>
            <w:vAlign w:val="center"/>
          </w:tcPr>
          <w:p w14:paraId="1C41458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F14FC86" w14:textId="77777777" w:rsidR="00EA33D8" w:rsidRPr="001A4780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142" w:type="pct"/>
            <w:shd w:val="clear" w:color="auto" w:fill="auto"/>
          </w:tcPr>
          <w:p w14:paraId="3328682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3030D1AD" w14:textId="77777777" w:rsidR="00EA33D8" w:rsidRPr="001A4780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5BE89916" w14:textId="77777777" w:rsidR="00EA33D8" w:rsidRPr="001A4780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04" w:type="pct"/>
            <w:shd w:val="clear" w:color="auto" w:fill="auto"/>
          </w:tcPr>
          <w:p w14:paraId="0545C686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2C3204D8" w14:textId="77777777" w:rsidTr="00AA6519">
        <w:tc>
          <w:tcPr>
            <w:tcW w:w="942" w:type="pct"/>
            <w:shd w:val="clear" w:color="auto" w:fill="auto"/>
            <w:vAlign w:val="center"/>
          </w:tcPr>
          <w:p w14:paraId="3557060E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6902964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142" w:type="pct"/>
            <w:shd w:val="clear" w:color="auto" w:fill="auto"/>
          </w:tcPr>
          <w:p w14:paraId="4390C72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4351D9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24BD6F25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04" w:type="pct"/>
            <w:shd w:val="clear" w:color="auto" w:fill="auto"/>
          </w:tcPr>
          <w:p w14:paraId="125D9BE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EA33D8" w:rsidRPr="001A4780" w14:paraId="343E9E39" w14:textId="77777777" w:rsidTr="00AA6519">
        <w:tc>
          <w:tcPr>
            <w:tcW w:w="942" w:type="pct"/>
            <w:shd w:val="clear" w:color="auto" w:fill="auto"/>
            <w:vAlign w:val="center"/>
          </w:tcPr>
          <w:p w14:paraId="15F0A0D9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B575828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142" w:type="pct"/>
            <w:shd w:val="clear" w:color="auto" w:fill="auto"/>
          </w:tcPr>
          <w:p w14:paraId="70DDE0A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AFF622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328" w:type="pct"/>
            <w:shd w:val="clear" w:color="auto" w:fill="auto"/>
          </w:tcPr>
          <w:p w14:paraId="02640CD1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04" w:type="pct"/>
            <w:shd w:val="clear" w:color="auto" w:fill="auto"/>
          </w:tcPr>
          <w:p w14:paraId="534C615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EA33D8" w:rsidRPr="001A4780" w14:paraId="3FDC9EF6" w14:textId="77777777" w:rsidTr="00AA6519">
        <w:tc>
          <w:tcPr>
            <w:tcW w:w="942" w:type="pct"/>
            <w:shd w:val="clear" w:color="auto" w:fill="auto"/>
            <w:vAlign w:val="center"/>
          </w:tcPr>
          <w:p w14:paraId="6148BEDB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ECEC2B5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142" w:type="pct"/>
            <w:shd w:val="clear" w:color="auto" w:fill="auto"/>
          </w:tcPr>
          <w:p w14:paraId="1D1069D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9B9B0B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03BCC16F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04" w:type="pct"/>
            <w:shd w:val="clear" w:color="auto" w:fill="auto"/>
          </w:tcPr>
          <w:p w14:paraId="7B558335" w14:textId="77777777" w:rsidR="00EA33D8" w:rsidRDefault="00EA33D8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1A9777D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EA33D8" w:rsidRPr="001A4780" w14:paraId="64AA020F" w14:textId="77777777" w:rsidTr="00AA6519">
        <w:tc>
          <w:tcPr>
            <w:tcW w:w="942" w:type="pct"/>
            <w:shd w:val="clear" w:color="auto" w:fill="auto"/>
            <w:vAlign w:val="center"/>
          </w:tcPr>
          <w:p w14:paraId="0DCB1DE2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4462AC3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142" w:type="pct"/>
            <w:shd w:val="clear" w:color="auto" w:fill="auto"/>
          </w:tcPr>
          <w:p w14:paraId="52E3558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654077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10AF0C4B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04" w:type="pct"/>
            <w:shd w:val="clear" w:color="auto" w:fill="auto"/>
          </w:tcPr>
          <w:p w14:paraId="2677453B" w14:textId="77777777" w:rsidR="00EA33D8" w:rsidRDefault="00EA33D8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48A7B3D0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EA33D8" w:rsidRPr="001A4780" w14:paraId="3C643FD5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691DEEEF" w14:textId="1108A0F9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EA33D8" w:rsidRPr="001A4780" w14:paraId="435528BB" w14:textId="77777777" w:rsidTr="00AA6519">
        <w:tc>
          <w:tcPr>
            <w:tcW w:w="942" w:type="pct"/>
            <w:shd w:val="clear" w:color="auto" w:fill="auto"/>
            <w:vAlign w:val="center"/>
          </w:tcPr>
          <w:p w14:paraId="6CF1B5A1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934" w:type="pct"/>
            <w:shd w:val="clear" w:color="auto" w:fill="auto"/>
            <w:vAlign w:val="center"/>
          </w:tcPr>
          <w:p w14:paraId="0FD1C6DF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  <w:vAlign w:val="center"/>
          </w:tcPr>
          <w:p w14:paraId="7DC7035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  <w:vAlign w:val="center"/>
          </w:tcPr>
          <w:p w14:paraId="56D838D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  <w:vAlign w:val="center"/>
          </w:tcPr>
          <w:p w14:paraId="400A2D5C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617AE94D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DB7D7C9" w14:textId="77777777" w:rsidTr="00AA6519">
        <w:tc>
          <w:tcPr>
            <w:tcW w:w="942" w:type="pct"/>
            <w:shd w:val="clear" w:color="auto" w:fill="auto"/>
            <w:vAlign w:val="center"/>
          </w:tcPr>
          <w:p w14:paraId="35086E24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  <w:vAlign w:val="center"/>
          </w:tcPr>
          <w:p w14:paraId="1F763D9C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16265E0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58F293B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6D1933B5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7AE1A65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EA33D8" w:rsidRPr="001A4780" w14:paraId="578A0B7A" w14:textId="77777777" w:rsidTr="00AA6519">
        <w:tc>
          <w:tcPr>
            <w:tcW w:w="942" w:type="pct"/>
            <w:shd w:val="clear" w:color="auto" w:fill="auto"/>
            <w:vAlign w:val="center"/>
          </w:tcPr>
          <w:p w14:paraId="50DE150F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934" w:type="pct"/>
            <w:shd w:val="clear" w:color="auto" w:fill="auto"/>
            <w:vAlign w:val="center"/>
          </w:tcPr>
          <w:p w14:paraId="72DAAE86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  <w:vAlign w:val="center"/>
          </w:tcPr>
          <w:p w14:paraId="4A662ED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  <w:vAlign w:val="center"/>
          </w:tcPr>
          <w:p w14:paraId="4D20823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  <w:vAlign w:val="center"/>
          </w:tcPr>
          <w:p w14:paraId="73305F14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21BC801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451F6F2D" w14:textId="77777777" w:rsidTr="00AA6519">
        <w:tc>
          <w:tcPr>
            <w:tcW w:w="942" w:type="pct"/>
            <w:shd w:val="clear" w:color="auto" w:fill="auto"/>
            <w:vAlign w:val="center"/>
          </w:tcPr>
          <w:p w14:paraId="65E73876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26DEB58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7DEA7F0F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2819587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6F638400" w14:textId="4FF580F5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57CBEBB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AB433DE" w14:textId="77777777" w:rsidTr="00AA6519">
        <w:tc>
          <w:tcPr>
            <w:tcW w:w="942" w:type="pct"/>
            <w:shd w:val="clear" w:color="auto" w:fill="auto"/>
            <w:vAlign w:val="center"/>
          </w:tcPr>
          <w:p w14:paraId="61F8F00E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61E39B4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7098887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26B7B0B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70034FF1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4A1ECD3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D30196E" w14:textId="77777777" w:rsidTr="00AA6519">
        <w:tc>
          <w:tcPr>
            <w:tcW w:w="942" w:type="pct"/>
            <w:shd w:val="clear" w:color="auto" w:fill="auto"/>
            <w:vAlign w:val="center"/>
          </w:tcPr>
          <w:p w14:paraId="0B620E1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BC33FA7" w14:textId="5A34BF83" w:rsidR="00EA33D8" w:rsidRPr="00E8791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1C6DC575" w14:textId="34A3EB51" w:rsidR="00EA33D8" w:rsidRPr="00E87917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3A3CE089" w14:textId="0F875D64" w:rsidR="00EA33D8" w:rsidRPr="00E87917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4C7EC91A" w14:textId="57168C6F" w:rsidR="00EA33D8" w:rsidRPr="00E8791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36F5C26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499B54F" w14:textId="77777777" w:rsidTr="00AA6519">
        <w:tc>
          <w:tcPr>
            <w:tcW w:w="942" w:type="pct"/>
            <w:shd w:val="clear" w:color="auto" w:fill="auto"/>
            <w:vAlign w:val="center"/>
          </w:tcPr>
          <w:p w14:paraId="0E36808D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BEE5DD7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6292D8E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3698AB1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19E7F3D6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72821CD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542AFAC3" w14:textId="77777777" w:rsidTr="00AA6519">
        <w:tc>
          <w:tcPr>
            <w:tcW w:w="942" w:type="pct"/>
            <w:vMerge w:val="restart"/>
            <w:shd w:val="clear" w:color="auto" w:fill="auto"/>
            <w:vAlign w:val="center"/>
          </w:tcPr>
          <w:p w14:paraId="17CD5093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934" w:type="pct"/>
            <w:shd w:val="clear" w:color="auto" w:fill="auto"/>
          </w:tcPr>
          <w:p w14:paraId="3A98C5B5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11E5945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2F786A1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398A5C01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0BF86AEF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5C7B6E90" w14:textId="77777777" w:rsidTr="00AA6519">
        <w:tc>
          <w:tcPr>
            <w:tcW w:w="942" w:type="pct"/>
            <w:vMerge/>
            <w:shd w:val="clear" w:color="auto" w:fill="auto"/>
            <w:vAlign w:val="center"/>
          </w:tcPr>
          <w:p w14:paraId="0FE2DD90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D5AA52C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697F43E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525BDFB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29A316B3" w14:textId="5F685949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70AA9DFA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44F24D1" w14:textId="77777777" w:rsidTr="00AA6519">
        <w:tc>
          <w:tcPr>
            <w:tcW w:w="942" w:type="pct"/>
            <w:vMerge/>
            <w:shd w:val="clear" w:color="auto" w:fill="auto"/>
            <w:vAlign w:val="center"/>
          </w:tcPr>
          <w:p w14:paraId="064D75FD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4B41F0F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142" w:type="pct"/>
            <w:shd w:val="clear" w:color="auto" w:fill="auto"/>
          </w:tcPr>
          <w:p w14:paraId="6D186C7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5D06389E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52B6FD5C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04" w:type="pct"/>
            <w:shd w:val="clear" w:color="auto" w:fill="auto"/>
          </w:tcPr>
          <w:p w14:paraId="512284D8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EA33D8" w:rsidRPr="001A4780" w14:paraId="0F7BA494" w14:textId="77777777" w:rsidTr="00AA6519">
        <w:tc>
          <w:tcPr>
            <w:tcW w:w="942" w:type="pct"/>
            <w:shd w:val="clear" w:color="auto" w:fill="auto"/>
            <w:vAlign w:val="center"/>
          </w:tcPr>
          <w:p w14:paraId="5B44314D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2244CD5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25A47CDE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3257234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53F1DB7F" w14:textId="3FDDCF51" w:rsidR="00EA33D8" w:rsidRPr="00655FB3" w:rsidRDefault="002D1F44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EA33D8">
              <w:rPr>
                <w:sz w:val="20"/>
              </w:rPr>
              <w:t xml:space="preserve"> документа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007E7C8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72DF0B35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15658654" w14:textId="3B6729AC" w:rsidR="00EA33D8" w:rsidRDefault="002D1F44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EA33D8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EA33D8" w:rsidRPr="001A4780" w14:paraId="19645FF0" w14:textId="77777777" w:rsidTr="00AA6519">
        <w:tc>
          <w:tcPr>
            <w:tcW w:w="942" w:type="pct"/>
            <w:shd w:val="clear" w:color="auto" w:fill="auto"/>
            <w:vAlign w:val="center"/>
          </w:tcPr>
          <w:p w14:paraId="71BDEBC5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934" w:type="pct"/>
            <w:shd w:val="clear" w:color="auto" w:fill="auto"/>
            <w:vAlign w:val="center"/>
          </w:tcPr>
          <w:p w14:paraId="1E0AE239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  <w:vAlign w:val="center"/>
          </w:tcPr>
          <w:p w14:paraId="22956FB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  <w:vAlign w:val="center"/>
          </w:tcPr>
          <w:p w14:paraId="59EB6C23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  <w:vAlign w:val="center"/>
          </w:tcPr>
          <w:p w14:paraId="37A05E72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1E540C30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FD4A688" w14:textId="77777777" w:rsidTr="00AA6519">
        <w:tc>
          <w:tcPr>
            <w:tcW w:w="942" w:type="pct"/>
            <w:shd w:val="clear" w:color="auto" w:fill="auto"/>
            <w:vAlign w:val="center"/>
          </w:tcPr>
          <w:p w14:paraId="3AC12D24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  <w:vAlign w:val="center"/>
          </w:tcPr>
          <w:p w14:paraId="1FED8556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7621041D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6BA7BE8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1D4418FB" w14:textId="7FB67DC1" w:rsidR="00EA33D8" w:rsidRPr="00655FB3" w:rsidRDefault="002D1F44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587F1EFD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EA33D8" w:rsidRPr="001A4780" w14:paraId="1B224E77" w14:textId="77777777" w:rsidTr="00AA6519">
        <w:tc>
          <w:tcPr>
            <w:tcW w:w="942" w:type="pct"/>
            <w:shd w:val="clear" w:color="auto" w:fill="auto"/>
            <w:vAlign w:val="center"/>
          </w:tcPr>
          <w:p w14:paraId="3C0561FC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934" w:type="pct"/>
            <w:shd w:val="clear" w:color="auto" w:fill="auto"/>
            <w:vAlign w:val="center"/>
          </w:tcPr>
          <w:p w14:paraId="358CCB54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  <w:vAlign w:val="center"/>
          </w:tcPr>
          <w:p w14:paraId="756113A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  <w:vAlign w:val="center"/>
          </w:tcPr>
          <w:p w14:paraId="283AF79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  <w:vAlign w:val="center"/>
          </w:tcPr>
          <w:p w14:paraId="7938DEC6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15C7555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11EB51E" w14:textId="77777777" w:rsidTr="00AA6519">
        <w:tc>
          <w:tcPr>
            <w:tcW w:w="942" w:type="pct"/>
            <w:shd w:val="clear" w:color="auto" w:fill="auto"/>
            <w:vAlign w:val="center"/>
          </w:tcPr>
          <w:p w14:paraId="0E28ECDF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313DEFB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3C5E3753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057D337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2F2BF435" w14:textId="6736E99C" w:rsidR="00EA33D8" w:rsidRPr="00655FB3" w:rsidRDefault="002D1F44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04" w:type="pct"/>
            <w:shd w:val="clear" w:color="auto" w:fill="auto"/>
          </w:tcPr>
          <w:p w14:paraId="444473E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EA33D8" w:rsidRPr="001A4780" w14:paraId="262A340C" w14:textId="77777777" w:rsidTr="00AA6519">
        <w:tc>
          <w:tcPr>
            <w:tcW w:w="5000" w:type="pct"/>
            <w:gridSpan w:val="6"/>
            <w:shd w:val="clear" w:color="auto" w:fill="auto"/>
          </w:tcPr>
          <w:p w14:paraId="6216F7B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EA33D8" w:rsidRPr="001A4780" w14:paraId="3D3EE413" w14:textId="77777777" w:rsidTr="00AA6519">
        <w:tc>
          <w:tcPr>
            <w:tcW w:w="942" w:type="pct"/>
            <w:shd w:val="clear" w:color="auto" w:fill="auto"/>
          </w:tcPr>
          <w:p w14:paraId="3C1B80E8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934" w:type="pct"/>
            <w:shd w:val="clear" w:color="auto" w:fill="auto"/>
          </w:tcPr>
          <w:p w14:paraId="062D283D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" w:type="pct"/>
            <w:shd w:val="clear" w:color="auto" w:fill="auto"/>
          </w:tcPr>
          <w:p w14:paraId="0D6D6B7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350" w:type="pct"/>
            <w:shd w:val="clear" w:color="auto" w:fill="auto"/>
          </w:tcPr>
          <w:p w14:paraId="39C0ED7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8" w:type="pct"/>
            <w:shd w:val="clear" w:color="auto" w:fill="auto"/>
          </w:tcPr>
          <w:p w14:paraId="39625594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04" w:type="pct"/>
            <w:shd w:val="clear" w:color="auto" w:fill="auto"/>
          </w:tcPr>
          <w:p w14:paraId="0C79F1D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68C4A8ED" w14:textId="77777777" w:rsidTr="00AA6519">
        <w:tc>
          <w:tcPr>
            <w:tcW w:w="942" w:type="pct"/>
            <w:shd w:val="clear" w:color="auto" w:fill="auto"/>
          </w:tcPr>
          <w:p w14:paraId="30C07E20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3B36791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142" w:type="pct"/>
            <w:shd w:val="clear" w:color="auto" w:fill="auto"/>
          </w:tcPr>
          <w:p w14:paraId="74990CA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E8645FF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70380274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04" w:type="pct"/>
            <w:shd w:val="clear" w:color="auto" w:fill="auto"/>
          </w:tcPr>
          <w:p w14:paraId="2FC30C8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5B0706E" w14:textId="77777777" w:rsidTr="00AA6519">
        <w:tc>
          <w:tcPr>
            <w:tcW w:w="942" w:type="pct"/>
            <w:shd w:val="clear" w:color="auto" w:fill="auto"/>
          </w:tcPr>
          <w:p w14:paraId="5B917F09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77C36E88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142" w:type="pct"/>
            <w:shd w:val="clear" w:color="auto" w:fill="auto"/>
          </w:tcPr>
          <w:p w14:paraId="1F7457B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D54AD3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4485EC40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04" w:type="pct"/>
            <w:shd w:val="clear" w:color="auto" w:fill="auto"/>
          </w:tcPr>
          <w:p w14:paraId="60C521D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57A7E237" w14:textId="77777777" w:rsidTr="00AA6519">
        <w:tc>
          <w:tcPr>
            <w:tcW w:w="942" w:type="pct"/>
            <w:shd w:val="clear" w:color="auto" w:fill="auto"/>
          </w:tcPr>
          <w:p w14:paraId="5CD5E355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47F16A3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6A942E2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51BA635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  <w:lang w:val="en-US"/>
              </w:rPr>
              <w:lastRenderedPageBreak/>
              <w:t>2000)</w:t>
            </w:r>
          </w:p>
        </w:tc>
        <w:tc>
          <w:tcPr>
            <w:tcW w:w="1328" w:type="pct"/>
            <w:shd w:val="clear" w:color="auto" w:fill="auto"/>
          </w:tcPr>
          <w:p w14:paraId="76818852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lastRenderedPageBreak/>
              <w:t>Дополнительная информация</w:t>
            </w:r>
          </w:p>
        </w:tc>
        <w:tc>
          <w:tcPr>
            <w:tcW w:w="1304" w:type="pct"/>
            <w:shd w:val="clear" w:color="auto" w:fill="auto"/>
          </w:tcPr>
          <w:p w14:paraId="6257A6D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A9C454A" w14:textId="77777777" w:rsidTr="00AA6519">
        <w:tc>
          <w:tcPr>
            <w:tcW w:w="942" w:type="pct"/>
            <w:shd w:val="clear" w:color="auto" w:fill="auto"/>
          </w:tcPr>
          <w:p w14:paraId="5E9E3198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5E17759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142" w:type="pct"/>
            <w:shd w:val="clear" w:color="auto" w:fill="auto"/>
          </w:tcPr>
          <w:p w14:paraId="65AC771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461541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4E3F309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04" w:type="pct"/>
            <w:shd w:val="clear" w:color="auto" w:fill="auto"/>
          </w:tcPr>
          <w:p w14:paraId="77EF83B2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07C9819" w14:textId="77777777" w:rsidTr="00AA6519">
        <w:tc>
          <w:tcPr>
            <w:tcW w:w="5000" w:type="pct"/>
            <w:gridSpan w:val="6"/>
            <w:shd w:val="clear" w:color="auto" w:fill="auto"/>
          </w:tcPr>
          <w:p w14:paraId="181B0ADE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EA33D8" w:rsidRPr="001A4780" w14:paraId="7D11751B" w14:textId="77777777" w:rsidTr="00AA6519">
        <w:tc>
          <w:tcPr>
            <w:tcW w:w="942" w:type="pct"/>
            <w:shd w:val="clear" w:color="auto" w:fill="auto"/>
          </w:tcPr>
          <w:p w14:paraId="26E3F2CA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934" w:type="pct"/>
            <w:shd w:val="clear" w:color="auto" w:fill="auto"/>
          </w:tcPr>
          <w:p w14:paraId="11E604F4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4058C8C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291A4BDD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70DD1627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6CA7D13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AF0D12F" w14:textId="77777777" w:rsidTr="00AA6519">
        <w:tc>
          <w:tcPr>
            <w:tcW w:w="942" w:type="pct"/>
            <w:vMerge w:val="restart"/>
            <w:shd w:val="clear" w:color="auto" w:fill="auto"/>
            <w:vAlign w:val="center"/>
          </w:tcPr>
          <w:p w14:paraId="21C67616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934" w:type="pct"/>
            <w:shd w:val="clear" w:color="auto" w:fill="auto"/>
          </w:tcPr>
          <w:p w14:paraId="55ACE569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142" w:type="pct"/>
            <w:shd w:val="clear" w:color="auto" w:fill="auto"/>
          </w:tcPr>
          <w:p w14:paraId="64E9C88E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7BFE08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17148471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04" w:type="pct"/>
            <w:shd w:val="clear" w:color="auto" w:fill="auto"/>
          </w:tcPr>
          <w:p w14:paraId="092992C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3FE7570" w14:textId="77777777" w:rsidTr="00AA6519">
        <w:tc>
          <w:tcPr>
            <w:tcW w:w="942" w:type="pct"/>
            <w:vMerge/>
            <w:shd w:val="clear" w:color="auto" w:fill="auto"/>
          </w:tcPr>
          <w:p w14:paraId="2395B95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1F3FA19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142" w:type="pct"/>
            <w:shd w:val="clear" w:color="auto" w:fill="auto"/>
          </w:tcPr>
          <w:p w14:paraId="47CE737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563062A9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1945E3B6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04" w:type="pct"/>
            <w:shd w:val="clear" w:color="auto" w:fill="auto"/>
          </w:tcPr>
          <w:p w14:paraId="293D6954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653C1A2" w14:textId="77777777" w:rsidTr="00AA6519">
        <w:tc>
          <w:tcPr>
            <w:tcW w:w="942" w:type="pct"/>
            <w:vMerge/>
            <w:shd w:val="clear" w:color="auto" w:fill="auto"/>
          </w:tcPr>
          <w:p w14:paraId="43EC0CD3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1B4CAE6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142" w:type="pct"/>
            <w:shd w:val="clear" w:color="auto" w:fill="auto"/>
          </w:tcPr>
          <w:p w14:paraId="1FD8C80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5A7D77C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1A69B81C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04" w:type="pct"/>
            <w:shd w:val="clear" w:color="auto" w:fill="auto"/>
          </w:tcPr>
          <w:p w14:paraId="64C8CC5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0240A32" w14:textId="77777777" w:rsidTr="00AA6519">
        <w:tc>
          <w:tcPr>
            <w:tcW w:w="942" w:type="pct"/>
            <w:vMerge/>
            <w:shd w:val="clear" w:color="auto" w:fill="auto"/>
          </w:tcPr>
          <w:p w14:paraId="563814C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0820796" w14:textId="13141DB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5769D18B" w14:textId="05C4C43C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1198A95A" w14:textId="68A8E199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28A58BBB" w14:textId="31E3A671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71EE5AF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6E0AB00" w14:textId="77777777" w:rsidTr="00AA6519">
        <w:tc>
          <w:tcPr>
            <w:tcW w:w="5000" w:type="pct"/>
            <w:gridSpan w:val="6"/>
            <w:shd w:val="clear" w:color="auto" w:fill="auto"/>
          </w:tcPr>
          <w:p w14:paraId="61A80BF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EA33D8" w:rsidRPr="001A4780" w14:paraId="74104687" w14:textId="77777777" w:rsidTr="00AA6519">
        <w:tc>
          <w:tcPr>
            <w:tcW w:w="942" w:type="pct"/>
            <w:shd w:val="clear" w:color="auto" w:fill="auto"/>
          </w:tcPr>
          <w:p w14:paraId="740CDA6A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934" w:type="pct"/>
            <w:shd w:val="clear" w:color="auto" w:fill="auto"/>
          </w:tcPr>
          <w:p w14:paraId="2C241649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7F77B912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2F03DD7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4254676A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3B101C0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4A8C0FED" w14:textId="77777777" w:rsidTr="00AA6519">
        <w:tc>
          <w:tcPr>
            <w:tcW w:w="942" w:type="pct"/>
            <w:shd w:val="clear" w:color="auto" w:fill="auto"/>
          </w:tcPr>
          <w:p w14:paraId="2F6EB144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49339B9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142" w:type="pct"/>
            <w:shd w:val="clear" w:color="auto" w:fill="auto"/>
          </w:tcPr>
          <w:p w14:paraId="5F1A34A3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B62478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545ED89D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04" w:type="pct"/>
            <w:shd w:val="clear" w:color="auto" w:fill="auto"/>
          </w:tcPr>
          <w:p w14:paraId="55A8DF51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482B696A" w14:textId="77777777" w:rsidTr="00AA6519">
        <w:tc>
          <w:tcPr>
            <w:tcW w:w="5000" w:type="pct"/>
            <w:gridSpan w:val="6"/>
            <w:shd w:val="clear" w:color="auto" w:fill="auto"/>
          </w:tcPr>
          <w:p w14:paraId="7A4BC75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EA33D8" w:rsidRPr="001A4780" w14:paraId="5500DC2B" w14:textId="77777777" w:rsidTr="00AA6519">
        <w:tc>
          <w:tcPr>
            <w:tcW w:w="942" w:type="pct"/>
            <w:shd w:val="clear" w:color="auto" w:fill="auto"/>
          </w:tcPr>
          <w:p w14:paraId="4477D74E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934" w:type="pct"/>
            <w:shd w:val="clear" w:color="auto" w:fill="auto"/>
          </w:tcPr>
          <w:p w14:paraId="448BB655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3EDEC36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02FB2F2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794D5BE9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27CBEAF1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A5F787D" w14:textId="77777777" w:rsidTr="00AA6519">
        <w:tc>
          <w:tcPr>
            <w:tcW w:w="942" w:type="pct"/>
            <w:vMerge w:val="restart"/>
            <w:shd w:val="clear" w:color="auto" w:fill="auto"/>
            <w:vAlign w:val="center"/>
          </w:tcPr>
          <w:p w14:paraId="1D0B3571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934" w:type="pct"/>
            <w:shd w:val="clear" w:color="auto" w:fill="auto"/>
          </w:tcPr>
          <w:p w14:paraId="520DDF08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142" w:type="pct"/>
            <w:shd w:val="clear" w:color="auto" w:fill="auto"/>
          </w:tcPr>
          <w:p w14:paraId="79320B79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FEF0B6F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0965925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04" w:type="pct"/>
            <w:shd w:val="clear" w:color="auto" w:fill="auto"/>
          </w:tcPr>
          <w:p w14:paraId="02E6C6A6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FDD049F" w14:textId="77777777" w:rsidTr="00AA6519">
        <w:tc>
          <w:tcPr>
            <w:tcW w:w="942" w:type="pct"/>
            <w:vMerge/>
            <w:shd w:val="clear" w:color="auto" w:fill="auto"/>
          </w:tcPr>
          <w:p w14:paraId="6B9E375D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FBEE778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142" w:type="pct"/>
            <w:shd w:val="clear" w:color="auto" w:fill="auto"/>
          </w:tcPr>
          <w:p w14:paraId="49C2A3A9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B0D65A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5C01C103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04" w:type="pct"/>
            <w:shd w:val="clear" w:color="auto" w:fill="auto"/>
          </w:tcPr>
          <w:p w14:paraId="4A5667E8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ABCC7C6" w14:textId="77777777" w:rsidTr="00AA6519">
        <w:tc>
          <w:tcPr>
            <w:tcW w:w="5000" w:type="pct"/>
            <w:gridSpan w:val="6"/>
            <w:shd w:val="clear" w:color="auto" w:fill="auto"/>
          </w:tcPr>
          <w:p w14:paraId="0D0743B2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EA33D8" w:rsidRPr="001A4780" w14:paraId="4587444A" w14:textId="77777777" w:rsidTr="00AA6519">
        <w:tc>
          <w:tcPr>
            <w:tcW w:w="942" w:type="pct"/>
            <w:shd w:val="clear" w:color="auto" w:fill="auto"/>
          </w:tcPr>
          <w:p w14:paraId="6748D50A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934" w:type="pct"/>
            <w:shd w:val="clear" w:color="auto" w:fill="auto"/>
          </w:tcPr>
          <w:p w14:paraId="7021BFDD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59CA7C5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4810130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2BB5F690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7EC0CD0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2875D687" w14:textId="77777777" w:rsidTr="00AA6519">
        <w:tc>
          <w:tcPr>
            <w:tcW w:w="942" w:type="pct"/>
            <w:shd w:val="clear" w:color="auto" w:fill="auto"/>
          </w:tcPr>
          <w:p w14:paraId="7153992E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F2872CC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142" w:type="pct"/>
            <w:shd w:val="clear" w:color="auto" w:fill="auto"/>
          </w:tcPr>
          <w:p w14:paraId="3DC8C3F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5A12BBF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328" w:type="pct"/>
            <w:shd w:val="clear" w:color="auto" w:fill="auto"/>
          </w:tcPr>
          <w:p w14:paraId="1BC2A9E9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04" w:type="pct"/>
            <w:shd w:val="clear" w:color="auto" w:fill="auto"/>
          </w:tcPr>
          <w:p w14:paraId="15FD10AF" w14:textId="560FEA91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EA33D8" w:rsidRPr="001A4780" w14:paraId="3B87C638" w14:textId="77777777" w:rsidTr="00AA6519">
        <w:tc>
          <w:tcPr>
            <w:tcW w:w="942" w:type="pct"/>
            <w:shd w:val="clear" w:color="auto" w:fill="auto"/>
          </w:tcPr>
          <w:p w14:paraId="4BB3C16C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A1037E8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142" w:type="pct"/>
            <w:shd w:val="clear" w:color="auto" w:fill="auto"/>
          </w:tcPr>
          <w:p w14:paraId="6B3D99C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3541EAC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328" w:type="pct"/>
            <w:shd w:val="clear" w:color="auto" w:fill="auto"/>
          </w:tcPr>
          <w:p w14:paraId="3CD8624E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04" w:type="pct"/>
            <w:shd w:val="clear" w:color="auto" w:fill="auto"/>
          </w:tcPr>
          <w:p w14:paraId="544022E6" w14:textId="7C4652B2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EA33D8" w:rsidRPr="001A4780" w14:paraId="71613A3C" w14:textId="77777777" w:rsidTr="00AA6519">
        <w:tc>
          <w:tcPr>
            <w:tcW w:w="942" w:type="pct"/>
            <w:shd w:val="clear" w:color="auto" w:fill="auto"/>
          </w:tcPr>
          <w:p w14:paraId="62CC2510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CB6C508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142" w:type="pct"/>
            <w:shd w:val="clear" w:color="auto" w:fill="auto"/>
          </w:tcPr>
          <w:p w14:paraId="1AB1A52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C1A0D42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328" w:type="pct"/>
            <w:shd w:val="clear" w:color="auto" w:fill="auto"/>
          </w:tcPr>
          <w:p w14:paraId="7E7B5E03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04" w:type="pct"/>
            <w:shd w:val="clear" w:color="auto" w:fill="auto"/>
          </w:tcPr>
          <w:p w14:paraId="5DD28C67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EA33D8" w:rsidRPr="001A4780" w14:paraId="6ECA1C64" w14:textId="77777777" w:rsidTr="00AA6519">
        <w:tc>
          <w:tcPr>
            <w:tcW w:w="942" w:type="pct"/>
            <w:shd w:val="clear" w:color="auto" w:fill="auto"/>
          </w:tcPr>
          <w:p w14:paraId="1EA3D13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D9DF743" w14:textId="0259DAE0" w:rsidR="00EA33D8" w:rsidRPr="006D764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142" w:type="pct"/>
            <w:shd w:val="clear" w:color="auto" w:fill="auto"/>
          </w:tcPr>
          <w:p w14:paraId="00237560" w14:textId="4C2E72CE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B5A818B" w14:textId="2CF721DB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328" w:type="pct"/>
            <w:shd w:val="clear" w:color="auto" w:fill="auto"/>
          </w:tcPr>
          <w:p w14:paraId="0A28AF02" w14:textId="1FDA90F3" w:rsidR="00EA33D8" w:rsidRPr="006D764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EA33D8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55CE84D1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47DC068" w14:textId="77777777" w:rsidTr="00AA6519">
        <w:tc>
          <w:tcPr>
            <w:tcW w:w="942" w:type="pct"/>
            <w:shd w:val="clear" w:color="auto" w:fill="auto"/>
          </w:tcPr>
          <w:p w14:paraId="0B7B3AD8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18D3063" w14:textId="1EF76B35" w:rsidR="00EA33D8" w:rsidRPr="006D764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142" w:type="pct"/>
            <w:shd w:val="clear" w:color="auto" w:fill="auto"/>
          </w:tcPr>
          <w:p w14:paraId="7085F71D" w14:textId="14D89B2F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5E6619BB" w14:textId="54C62620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0DF60110" w14:textId="50B1817A" w:rsidR="00EA33D8" w:rsidRPr="006D764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31938C6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46DE5914" w14:textId="77777777" w:rsidTr="00AA6519">
        <w:tc>
          <w:tcPr>
            <w:tcW w:w="5000" w:type="pct"/>
            <w:gridSpan w:val="6"/>
            <w:shd w:val="clear" w:color="auto" w:fill="auto"/>
          </w:tcPr>
          <w:p w14:paraId="3A04027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EA33D8" w:rsidRPr="001A4780" w14:paraId="1CB0C4E9" w14:textId="77777777" w:rsidTr="00AA6519">
        <w:tc>
          <w:tcPr>
            <w:tcW w:w="942" w:type="pct"/>
            <w:shd w:val="clear" w:color="auto" w:fill="auto"/>
          </w:tcPr>
          <w:p w14:paraId="5B0C3EAA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934" w:type="pct"/>
            <w:shd w:val="clear" w:color="auto" w:fill="auto"/>
          </w:tcPr>
          <w:p w14:paraId="7FCCD6E5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705D18E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3E9176F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6D8CBC5C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4B231A32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7C1D1FB7" w14:textId="77777777" w:rsidTr="00AA6519">
        <w:tc>
          <w:tcPr>
            <w:tcW w:w="942" w:type="pct"/>
            <w:shd w:val="clear" w:color="auto" w:fill="auto"/>
          </w:tcPr>
          <w:p w14:paraId="447EE2D4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2D0C418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142" w:type="pct"/>
            <w:shd w:val="clear" w:color="auto" w:fill="auto"/>
          </w:tcPr>
          <w:p w14:paraId="2DFFA7D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3D66B6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13E3EE4C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04" w:type="pct"/>
            <w:shd w:val="clear" w:color="auto" w:fill="auto"/>
          </w:tcPr>
          <w:p w14:paraId="2A3987D7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32CA58A" w14:textId="77777777" w:rsidTr="00AA6519">
        <w:tc>
          <w:tcPr>
            <w:tcW w:w="942" w:type="pct"/>
            <w:shd w:val="clear" w:color="auto" w:fill="auto"/>
          </w:tcPr>
          <w:p w14:paraId="04569CCE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9CA3EEA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142" w:type="pct"/>
            <w:shd w:val="clear" w:color="auto" w:fill="auto"/>
          </w:tcPr>
          <w:p w14:paraId="2EDC53B3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5583D8D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3E2174C9" w14:textId="77777777" w:rsidR="00EA33D8" w:rsidRPr="007C373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04" w:type="pct"/>
            <w:shd w:val="clear" w:color="auto" w:fill="auto"/>
          </w:tcPr>
          <w:p w14:paraId="248A18F7" w14:textId="77777777" w:rsidR="00EA33D8" w:rsidRDefault="00EA33D8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60EC7C51" w14:textId="77777777" w:rsidR="00EA33D8" w:rsidRPr="00047DB7" w:rsidRDefault="00EA33D8" w:rsidP="00EA33D8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6B6A1F4B" w14:textId="77777777" w:rsidR="00EA33D8" w:rsidRPr="00047DB7" w:rsidRDefault="00EA33D8" w:rsidP="00EA33D8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FO - Федеральная служба по </w:t>
            </w:r>
            <w:r w:rsidRPr="00047DB7">
              <w:rPr>
                <w:sz w:val="20"/>
              </w:rPr>
              <w:lastRenderedPageBreak/>
              <w:t>оборонному заказу;</w:t>
            </w:r>
          </w:p>
          <w:p w14:paraId="613F615A" w14:textId="77777777" w:rsidR="00EA33D8" w:rsidRPr="00047DB7" w:rsidRDefault="00EA33D8" w:rsidP="00EA33D8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5786A31E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EA33D8" w:rsidRPr="001A4780" w14:paraId="3344DB89" w14:textId="77777777" w:rsidTr="00AA6519">
        <w:tc>
          <w:tcPr>
            <w:tcW w:w="942" w:type="pct"/>
            <w:shd w:val="clear" w:color="auto" w:fill="auto"/>
          </w:tcPr>
          <w:p w14:paraId="42D791B3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2FD4F73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142" w:type="pct"/>
            <w:shd w:val="clear" w:color="auto" w:fill="auto"/>
          </w:tcPr>
          <w:p w14:paraId="2ADDDD4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1C7F836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328" w:type="pct"/>
            <w:shd w:val="clear" w:color="auto" w:fill="auto"/>
          </w:tcPr>
          <w:p w14:paraId="62DFE0C0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04" w:type="pct"/>
            <w:shd w:val="clear" w:color="auto" w:fill="auto"/>
          </w:tcPr>
          <w:p w14:paraId="41BE0EA6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2402F1F" w14:textId="77777777" w:rsidTr="00AA6519">
        <w:tc>
          <w:tcPr>
            <w:tcW w:w="942" w:type="pct"/>
            <w:shd w:val="clear" w:color="auto" w:fill="auto"/>
          </w:tcPr>
          <w:p w14:paraId="73A6D974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2F12A4E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142" w:type="pct"/>
            <w:shd w:val="clear" w:color="auto" w:fill="auto"/>
          </w:tcPr>
          <w:p w14:paraId="58F0D33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29E3DFDD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260FF6EE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04" w:type="pct"/>
            <w:shd w:val="clear" w:color="auto" w:fill="auto"/>
          </w:tcPr>
          <w:p w14:paraId="4D80D38A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2B5238AE" w14:textId="77777777" w:rsidTr="00AA6519">
        <w:tc>
          <w:tcPr>
            <w:tcW w:w="942" w:type="pct"/>
            <w:shd w:val="clear" w:color="auto" w:fill="auto"/>
          </w:tcPr>
          <w:p w14:paraId="535C97DF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23B1729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142" w:type="pct"/>
            <w:shd w:val="clear" w:color="auto" w:fill="auto"/>
          </w:tcPr>
          <w:p w14:paraId="4FF44EDE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6A8285B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328" w:type="pct"/>
            <w:shd w:val="clear" w:color="auto" w:fill="auto"/>
          </w:tcPr>
          <w:p w14:paraId="2C50D357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04" w:type="pct"/>
            <w:shd w:val="clear" w:color="auto" w:fill="auto"/>
          </w:tcPr>
          <w:p w14:paraId="33C86EDF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B83B536" w14:textId="77777777" w:rsidTr="00AA6519">
        <w:tc>
          <w:tcPr>
            <w:tcW w:w="5000" w:type="pct"/>
            <w:gridSpan w:val="6"/>
            <w:shd w:val="clear" w:color="auto" w:fill="auto"/>
          </w:tcPr>
          <w:p w14:paraId="0C55329F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EA33D8" w:rsidRPr="001A4780" w14:paraId="50A0CFA1" w14:textId="77777777" w:rsidTr="00AA6519">
        <w:tc>
          <w:tcPr>
            <w:tcW w:w="942" w:type="pct"/>
            <w:shd w:val="clear" w:color="auto" w:fill="auto"/>
          </w:tcPr>
          <w:p w14:paraId="46CB9BFA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934" w:type="pct"/>
            <w:shd w:val="clear" w:color="auto" w:fill="auto"/>
          </w:tcPr>
          <w:p w14:paraId="0C2BAAFA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024AF48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1094230F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1E11B086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27ADC66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BD4335E" w14:textId="77777777" w:rsidTr="00AA6519">
        <w:tc>
          <w:tcPr>
            <w:tcW w:w="942" w:type="pct"/>
            <w:shd w:val="clear" w:color="auto" w:fill="auto"/>
          </w:tcPr>
          <w:p w14:paraId="444A4382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00C9AE8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142" w:type="pct"/>
            <w:shd w:val="clear" w:color="auto" w:fill="auto"/>
          </w:tcPr>
          <w:p w14:paraId="2E9F977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3B827A5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179C015F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04" w:type="pct"/>
            <w:shd w:val="clear" w:color="auto" w:fill="auto"/>
          </w:tcPr>
          <w:p w14:paraId="56ED61F7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273441D6" w14:textId="77777777" w:rsidTr="00AA6519">
        <w:tc>
          <w:tcPr>
            <w:tcW w:w="942" w:type="pct"/>
            <w:shd w:val="clear" w:color="auto" w:fill="auto"/>
          </w:tcPr>
          <w:p w14:paraId="46C399E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8F41D64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142" w:type="pct"/>
            <w:shd w:val="clear" w:color="auto" w:fill="auto"/>
          </w:tcPr>
          <w:p w14:paraId="2818637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4AAB9EE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328" w:type="pct"/>
            <w:shd w:val="clear" w:color="auto" w:fill="auto"/>
          </w:tcPr>
          <w:p w14:paraId="34FC9868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04" w:type="pct"/>
            <w:shd w:val="clear" w:color="auto" w:fill="auto"/>
          </w:tcPr>
          <w:p w14:paraId="596F8AFF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776EB9EB" w14:textId="77777777" w:rsidTr="00AA6519">
        <w:tc>
          <w:tcPr>
            <w:tcW w:w="942" w:type="pct"/>
            <w:shd w:val="clear" w:color="auto" w:fill="auto"/>
          </w:tcPr>
          <w:p w14:paraId="1ACE897C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07D0C41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142" w:type="pct"/>
            <w:shd w:val="clear" w:color="auto" w:fill="auto"/>
          </w:tcPr>
          <w:p w14:paraId="584BC18D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6D4D10F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408FE73C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04" w:type="pct"/>
            <w:shd w:val="clear" w:color="auto" w:fill="auto"/>
          </w:tcPr>
          <w:p w14:paraId="6BA6C20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49EFA0D4" w14:textId="77777777" w:rsidTr="00AA6519">
        <w:tc>
          <w:tcPr>
            <w:tcW w:w="942" w:type="pct"/>
            <w:shd w:val="clear" w:color="auto" w:fill="auto"/>
          </w:tcPr>
          <w:p w14:paraId="6DDF66BA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E74DF3D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142" w:type="pct"/>
            <w:shd w:val="clear" w:color="auto" w:fill="auto"/>
          </w:tcPr>
          <w:p w14:paraId="54A4EFC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568F0C6A" w14:textId="6E68C01F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328" w:type="pct"/>
            <w:shd w:val="clear" w:color="auto" w:fill="auto"/>
          </w:tcPr>
          <w:p w14:paraId="48DC3305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04" w:type="pct"/>
            <w:shd w:val="clear" w:color="auto" w:fill="auto"/>
          </w:tcPr>
          <w:p w14:paraId="429E31F7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7865E8E2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2058594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EA33D8" w:rsidRPr="001A4780" w14:paraId="4D812B22" w14:textId="77777777" w:rsidTr="00AA6519">
        <w:tc>
          <w:tcPr>
            <w:tcW w:w="942" w:type="pct"/>
            <w:shd w:val="clear" w:color="auto" w:fill="auto"/>
            <w:vAlign w:val="center"/>
          </w:tcPr>
          <w:p w14:paraId="78A41C1C" w14:textId="77777777" w:rsidR="00EA33D8" w:rsidRPr="00575F5E" w:rsidRDefault="00EA33D8" w:rsidP="00EA33D8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934" w:type="pct"/>
            <w:shd w:val="clear" w:color="auto" w:fill="auto"/>
          </w:tcPr>
          <w:p w14:paraId="4AD761AC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43CAD4EE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5757994F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56A14649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04124F84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7CC0D2F" w14:textId="77777777" w:rsidTr="00AA6519">
        <w:tc>
          <w:tcPr>
            <w:tcW w:w="942" w:type="pct"/>
            <w:shd w:val="clear" w:color="auto" w:fill="auto"/>
            <w:vAlign w:val="center"/>
          </w:tcPr>
          <w:p w14:paraId="6F608952" w14:textId="77777777" w:rsidR="00EA33D8" w:rsidRPr="003039E5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581040D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142" w:type="pct"/>
            <w:shd w:val="clear" w:color="auto" w:fill="auto"/>
          </w:tcPr>
          <w:p w14:paraId="21854AE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1197542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583A2D8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304" w:type="pct"/>
            <w:shd w:val="clear" w:color="auto" w:fill="auto"/>
          </w:tcPr>
          <w:p w14:paraId="560B3A6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EA33D8" w:rsidRPr="001A4780" w14:paraId="3B0F2DF2" w14:textId="77777777" w:rsidTr="00AA6519">
        <w:tc>
          <w:tcPr>
            <w:tcW w:w="942" w:type="pct"/>
            <w:shd w:val="clear" w:color="auto" w:fill="auto"/>
            <w:vAlign w:val="center"/>
          </w:tcPr>
          <w:p w14:paraId="3A228B68" w14:textId="77777777" w:rsidR="00EA33D8" w:rsidRPr="00575F5E" w:rsidRDefault="00EA33D8" w:rsidP="00EA33D8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934" w:type="pct"/>
            <w:shd w:val="clear" w:color="auto" w:fill="auto"/>
          </w:tcPr>
          <w:p w14:paraId="5A4AEB9F" w14:textId="77777777" w:rsidR="00EA33D8" w:rsidRPr="00575F5E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073E209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7575BF1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41309498" w14:textId="77777777" w:rsidR="00EA33D8" w:rsidRPr="00575F5E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7FC170BE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430F5386" w14:textId="77777777" w:rsidTr="00AA6519">
        <w:tc>
          <w:tcPr>
            <w:tcW w:w="942" w:type="pct"/>
            <w:shd w:val="clear" w:color="auto" w:fill="auto"/>
            <w:vAlign w:val="center"/>
          </w:tcPr>
          <w:p w14:paraId="50627F98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DC5CC86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142" w:type="pct"/>
            <w:shd w:val="clear" w:color="auto" w:fill="auto"/>
          </w:tcPr>
          <w:p w14:paraId="58441682" w14:textId="77777777" w:rsidR="00EA33D8" w:rsidRPr="003039E5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47204D5F" w14:textId="77777777" w:rsidR="00EA33D8" w:rsidRPr="003039E5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3D450EAD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04" w:type="pct"/>
            <w:shd w:val="clear" w:color="auto" w:fill="auto"/>
          </w:tcPr>
          <w:p w14:paraId="1D50E28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D981359" w14:textId="77777777" w:rsidTr="00AA6519">
        <w:tc>
          <w:tcPr>
            <w:tcW w:w="942" w:type="pct"/>
            <w:shd w:val="clear" w:color="auto" w:fill="auto"/>
            <w:vAlign w:val="center"/>
          </w:tcPr>
          <w:p w14:paraId="3E040689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B7B7ADB" w14:textId="77777777" w:rsidR="00EA33D8" w:rsidRPr="003039E5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142" w:type="pct"/>
            <w:shd w:val="clear" w:color="auto" w:fill="auto"/>
          </w:tcPr>
          <w:p w14:paraId="0B24E92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211E6A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3CA217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1C7347D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EA33D8" w:rsidRPr="001A4780" w14:paraId="6E08616E" w14:textId="77777777" w:rsidTr="00AA6519">
        <w:tc>
          <w:tcPr>
            <w:tcW w:w="942" w:type="pct"/>
            <w:shd w:val="clear" w:color="auto" w:fill="auto"/>
            <w:vAlign w:val="center"/>
          </w:tcPr>
          <w:p w14:paraId="1E2AE3B3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E6DFD80" w14:textId="77777777" w:rsidR="00EA33D8" w:rsidRPr="003039E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  <w:lang w:val="en-US"/>
              </w:rPr>
              <w:t>contractMulti</w:t>
            </w:r>
          </w:p>
        </w:tc>
        <w:tc>
          <w:tcPr>
            <w:tcW w:w="142" w:type="pct"/>
            <w:shd w:val="clear" w:color="auto" w:fill="auto"/>
          </w:tcPr>
          <w:p w14:paraId="0CA30F8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6697D42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9B2F71E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Право заключения контракта с несколькими участниками закупки</w:t>
            </w:r>
          </w:p>
        </w:tc>
        <w:tc>
          <w:tcPr>
            <w:tcW w:w="1304" w:type="pct"/>
            <w:shd w:val="clear" w:color="auto" w:fill="auto"/>
          </w:tcPr>
          <w:p w14:paraId="11BF2C04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BD22995" w14:textId="77777777" w:rsidTr="00AA6519">
        <w:tc>
          <w:tcPr>
            <w:tcW w:w="942" w:type="pct"/>
            <w:shd w:val="clear" w:color="auto" w:fill="auto"/>
            <w:vAlign w:val="center"/>
          </w:tcPr>
          <w:p w14:paraId="528E99D8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3B0C810" w14:textId="62020ECA" w:rsidR="00EA33D8" w:rsidRPr="00994B57" w:rsidRDefault="00EA33D8" w:rsidP="00EA33D8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" w:type="pct"/>
            <w:shd w:val="clear" w:color="auto" w:fill="auto"/>
          </w:tcPr>
          <w:p w14:paraId="6FF7EA6C" w14:textId="1385BAB2" w:rsidR="00EA33D8" w:rsidRPr="00994B57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4E91E8F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E460806" w14:textId="6DC30E73" w:rsidR="00EA33D8" w:rsidRPr="00994B57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304" w:type="pct"/>
            <w:shd w:val="clear" w:color="auto" w:fill="auto"/>
          </w:tcPr>
          <w:p w14:paraId="6FAEB13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D1AD0DB" w14:textId="77777777" w:rsidTr="00AA6519">
        <w:tc>
          <w:tcPr>
            <w:tcW w:w="942" w:type="pct"/>
            <w:shd w:val="clear" w:color="auto" w:fill="auto"/>
            <w:vAlign w:val="center"/>
          </w:tcPr>
          <w:p w14:paraId="68920A6D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5A6D482" w14:textId="77777777" w:rsidR="00EA33D8" w:rsidRPr="003039E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142" w:type="pct"/>
            <w:shd w:val="clear" w:color="auto" w:fill="auto"/>
          </w:tcPr>
          <w:p w14:paraId="2C33620F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A45A35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C97AB1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04" w:type="pct"/>
            <w:shd w:val="clear" w:color="auto" w:fill="auto"/>
          </w:tcPr>
          <w:p w14:paraId="118BD944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8C39D71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48CB428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205976">
              <w:rPr>
                <w:b/>
                <w:sz w:val="20"/>
              </w:rPr>
              <w:t>Право заключения контракта с несколькими участниками закупки</w:t>
            </w:r>
          </w:p>
        </w:tc>
      </w:tr>
      <w:tr w:rsidR="00EA33D8" w:rsidRPr="001A4780" w14:paraId="292EE042" w14:textId="77777777" w:rsidTr="00AA6519">
        <w:tc>
          <w:tcPr>
            <w:tcW w:w="942" w:type="pct"/>
            <w:shd w:val="clear" w:color="auto" w:fill="auto"/>
            <w:vAlign w:val="center"/>
          </w:tcPr>
          <w:p w14:paraId="437BC993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205976">
              <w:rPr>
                <w:b/>
                <w:sz w:val="20"/>
                <w:lang w:val="en-US"/>
              </w:rPr>
              <w:t>contractMulti</w:t>
            </w:r>
          </w:p>
        </w:tc>
        <w:tc>
          <w:tcPr>
            <w:tcW w:w="934" w:type="pct"/>
            <w:shd w:val="clear" w:color="auto" w:fill="auto"/>
          </w:tcPr>
          <w:p w14:paraId="7EF0D7DA" w14:textId="77777777" w:rsidR="00EA33D8" w:rsidRPr="00C007BD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7895C30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2467AE8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38A003F5" w14:textId="77777777" w:rsidR="00EA33D8" w:rsidRPr="00C007BD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6DC49256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15DB373" w14:textId="77777777" w:rsidTr="00AA6519">
        <w:tc>
          <w:tcPr>
            <w:tcW w:w="942" w:type="pct"/>
            <w:shd w:val="clear" w:color="auto" w:fill="auto"/>
            <w:vAlign w:val="center"/>
          </w:tcPr>
          <w:p w14:paraId="065E16ED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2A2387E" w14:textId="77777777" w:rsidR="00EA33D8" w:rsidRPr="00C007BD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contractCount</w:t>
            </w:r>
          </w:p>
        </w:tc>
        <w:tc>
          <w:tcPr>
            <w:tcW w:w="142" w:type="pct"/>
            <w:shd w:val="clear" w:color="auto" w:fill="auto"/>
          </w:tcPr>
          <w:p w14:paraId="045E3509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D25460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09FC5762" w14:textId="77777777" w:rsidR="00EA33D8" w:rsidRPr="00C007BD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Количество контрактов</w:t>
            </w:r>
          </w:p>
        </w:tc>
        <w:tc>
          <w:tcPr>
            <w:tcW w:w="1304" w:type="pct"/>
            <w:shd w:val="clear" w:color="auto" w:fill="auto"/>
          </w:tcPr>
          <w:p w14:paraId="30B1001A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7E040C59" w14:textId="77777777" w:rsidTr="00AA6519">
        <w:tc>
          <w:tcPr>
            <w:tcW w:w="5000" w:type="pct"/>
            <w:gridSpan w:val="6"/>
            <w:shd w:val="clear" w:color="auto" w:fill="auto"/>
          </w:tcPr>
          <w:p w14:paraId="6612E5BA" w14:textId="0292B38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Заявки</w:t>
            </w:r>
          </w:p>
        </w:tc>
      </w:tr>
      <w:tr w:rsidR="00EA33D8" w:rsidRPr="001A4780" w14:paraId="7E53D739" w14:textId="77777777" w:rsidTr="00AA6519">
        <w:tc>
          <w:tcPr>
            <w:tcW w:w="942" w:type="pct"/>
            <w:shd w:val="clear" w:color="auto" w:fill="auto"/>
            <w:vAlign w:val="center"/>
          </w:tcPr>
          <w:p w14:paraId="3B409189" w14:textId="2770B9CD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934" w:type="pct"/>
            <w:shd w:val="clear" w:color="auto" w:fill="auto"/>
          </w:tcPr>
          <w:p w14:paraId="371C09F7" w14:textId="77777777" w:rsidR="00EA33D8" w:rsidRPr="00205976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49B7105D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0EFB8C2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633BF813" w14:textId="77777777" w:rsidR="00EA33D8" w:rsidRPr="00205976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0EA8D72F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CDCE777" w14:textId="77777777" w:rsidTr="00AA6519">
        <w:tc>
          <w:tcPr>
            <w:tcW w:w="942" w:type="pct"/>
            <w:shd w:val="clear" w:color="auto" w:fill="auto"/>
            <w:vAlign w:val="center"/>
          </w:tcPr>
          <w:p w14:paraId="7C5AB53A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EE77EDC" w14:textId="2A94B2A2" w:rsidR="00EA33D8" w:rsidRPr="00205976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142" w:type="pct"/>
            <w:shd w:val="clear" w:color="auto" w:fill="auto"/>
          </w:tcPr>
          <w:p w14:paraId="51FAA373" w14:textId="2595BD6E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75D5157" w14:textId="7C90F0DC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20632EC" w14:textId="5F752833" w:rsidR="00EA33D8" w:rsidRPr="00205976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04" w:type="pct"/>
            <w:shd w:val="clear" w:color="auto" w:fill="auto"/>
          </w:tcPr>
          <w:p w14:paraId="72DC6A0A" w14:textId="2C94052B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EA33D8" w:rsidRPr="001A4780" w14:paraId="2753B794" w14:textId="77777777" w:rsidTr="00AA6519">
        <w:tc>
          <w:tcPr>
            <w:tcW w:w="942" w:type="pct"/>
            <w:shd w:val="clear" w:color="auto" w:fill="auto"/>
            <w:vAlign w:val="center"/>
          </w:tcPr>
          <w:p w14:paraId="76847FFC" w14:textId="77777777" w:rsidR="00EA33D8" w:rsidRPr="001542C8" w:rsidRDefault="00EA33D8" w:rsidP="00EA33D8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934" w:type="pct"/>
            <w:shd w:val="clear" w:color="auto" w:fill="auto"/>
          </w:tcPr>
          <w:p w14:paraId="542EEBFE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27205C72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1F874DD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24C21570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44BD257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3772F67" w14:textId="77777777" w:rsidTr="00AA6519">
        <w:tc>
          <w:tcPr>
            <w:tcW w:w="942" w:type="pct"/>
            <w:shd w:val="clear" w:color="auto" w:fill="auto"/>
            <w:vAlign w:val="center"/>
          </w:tcPr>
          <w:p w14:paraId="51B65EB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C5C63ED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142" w:type="pct"/>
            <w:shd w:val="clear" w:color="auto" w:fill="auto"/>
          </w:tcPr>
          <w:p w14:paraId="5F7265F2" w14:textId="77777777" w:rsidR="00EA33D8" w:rsidRPr="001542C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42BDCF81" w14:textId="77777777" w:rsidR="00EA33D8" w:rsidRPr="001542C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328" w:type="pct"/>
            <w:shd w:val="clear" w:color="auto" w:fill="auto"/>
          </w:tcPr>
          <w:p w14:paraId="06CE527F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04" w:type="pct"/>
            <w:shd w:val="clear" w:color="auto" w:fill="auto"/>
          </w:tcPr>
          <w:p w14:paraId="343F8251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2957C50F" w14:textId="77777777" w:rsidTr="00AA6519">
        <w:tc>
          <w:tcPr>
            <w:tcW w:w="942" w:type="pct"/>
            <w:shd w:val="clear" w:color="auto" w:fill="auto"/>
            <w:vAlign w:val="center"/>
          </w:tcPr>
          <w:p w14:paraId="0E622AF5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716B6BE" w14:textId="77777777" w:rsidR="00EA33D8" w:rsidRPr="00C40CA9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142" w:type="pct"/>
            <w:shd w:val="clear" w:color="auto" w:fill="auto"/>
          </w:tcPr>
          <w:p w14:paraId="6D6D8AA3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E6C7379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41969DC8" w14:textId="77777777" w:rsidR="00EA33D8" w:rsidRPr="00C40CA9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04" w:type="pct"/>
            <w:shd w:val="clear" w:color="auto" w:fill="auto"/>
          </w:tcPr>
          <w:p w14:paraId="4A2FDDA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A03FF81" w14:textId="77777777" w:rsidTr="00AA6519">
        <w:tc>
          <w:tcPr>
            <w:tcW w:w="942" w:type="pct"/>
            <w:shd w:val="clear" w:color="auto" w:fill="auto"/>
            <w:vAlign w:val="center"/>
          </w:tcPr>
          <w:p w14:paraId="272FA56B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9E9D2F5" w14:textId="77777777" w:rsidR="00EA33D8" w:rsidRPr="008271DF" w:rsidRDefault="00EA33D8" w:rsidP="00EA33D8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" w:type="pct"/>
            <w:shd w:val="clear" w:color="auto" w:fill="auto"/>
          </w:tcPr>
          <w:p w14:paraId="4A4F0015" w14:textId="77777777" w:rsidR="00EA33D8" w:rsidRPr="00C40CA9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53C301DD" w14:textId="77777777" w:rsidR="00EA33D8" w:rsidRPr="00C40CA9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B2B6C20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Сведения об участнике</w:t>
            </w:r>
          </w:p>
        </w:tc>
        <w:tc>
          <w:tcPr>
            <w:tcW w:w="1304" w:type="pct"/>
            <w:shd w:val="clear" w:color="auto" w:fill="auto"/>
          </w:tcPr>
          <w:p w14:paraId="4BDFF698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78D7C82C" w14:textId="77777777" w:rsidTr="00AA6519">
        <w:tc>
          <w:tcPr>
            <w:tcW w:w="942" w:type="pct"/>
            <w:shd w:val="clear" w:color="auto" w:fill="auto"/>
            <w:vAlign w:val="center"/>
          </w:tcPr>
          <w:p w14:paraId="366DF359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31D5DFF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admissionResults</w:t>
            </w:r>
          </w:p>
        </w:tc>
        <w:tc>
          <w:tcPr>
            <w:tcW w:w="142" w:type="pct"/>
            <w:shd w:val="clear" w:color="auto" w:fill="auto"/>
          </w:tcPr>
          <w:p w14:paraId="08ABD01D" w14:textId="77777777" w:rsidR="00EA33D8" w:rsidRPr="008271DF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25B9F28" w14:textId="77777777" w:rsidR="00EA33D8" w:rsidRPr="001542C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FF5AB54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Решение каждого члена комиссии о допуске (отклонении) заявок на участие в конкурсе</w:t>
            </w:r>
          </w:p>
        </w:tc>
        <w:tc>
          <w:tcPr>
            <w:tcW w:w="1304" w:type="pct"/>
            <w:shd w:val="clear" w:color="auto" w:fill="auto"/>
          </w:tcPr>
          <w:p w14:paraId="1EBAA1A4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6E7FE3C" w14:textId="77777777" w:rsidTr="00AA6519">
        <w:tc>
          <w:tcPr>
            <w:tcW w:w="942" w:type="pct"/>
            <w:shd w:val="clear" w:color="auto" w:fill="auto"/>
            <w:vAlign w:val="center"/>
          </w:tcPr>
          <w:p w14:paraId="092737A6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08E91ED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admittedInfo</w:t>
            </w:r>
          </w:p>
        </w:tc>
        <w:tc>
          <w:tcPr>
            <w:tcW w:w="142" w:type="pct"/>
            <w:shd w:val="clear" w:color="auto" w:fill="auto"/>
          </w:tcPr>
          <w:p w14:paraId="38811AE6" w14:textId="77777777" w:rsidR="00EA33D8" w:rsidRPr="001542C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4BF1AF50" w14:textId="31AFAFB1" w:rsidR="00EA33D8" w:rsidRPr="00253C49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11DF6E07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Информация о допуске заявки</w:t>
            </w:r>
          </w:p>
        </w:tc>
        <w:tc>
          <w:tcPr>
            <w:tcW w:w="1304" w:type="pct"/>
            <w:shd w:val="clear" w:color="auto" w:fill="auto"/>
          </w:tcPr>
          <w:p w14:paraId="438CAD7A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1B74291" w14:textId="77777777" w:rsidTr="00AA6519">
        <w:tc>
          <w:tcPr>
            <w:tcW w:w="942" w:type="pct"/>
            <w:shd w:val="clear" w:color="auto" w:fill="auto"/>
            <w:vAlign w:val="center"/>
          </w:tcPr>
          <w:p w14:paraId="55E76144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88B4E4A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D62E4">
              <w:rPr>
                <w:sz w:val="20"/>
              </w:rPr>
              <w:t>с</w:t>
            </w:r>
            <w:proofErr w:type="gramEnd"/>
            <w:r w:rsidRPr="003D62E4">
              <w:rPr>
                <w:sz w:val="20"/>
              </w:rPr>
              <w:t>orrespondencies</w:t>
            </w:r>
          </w:p>
        </w:tc>
        <w:tc>
          <w:tcPr>
            <w:tcW w:w="142" w:type="pct"/>
            <w:shd w:val="clear" w:color="auto" w:fill="auto"/>
          </w:tcPr>
          <w:p w14:paraId="0347258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5B77922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152F6B92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304" w:type="pct"/>
            <w:shd w:val="clear" w:color="auto" w:fill="auto"/>
          </w:tcPr>
          <w:p w14:paraId="573E7264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982B589" w14:textId="77777777" w:rsidTr="00AA6519">
        <w:tc>
          <w:tcPr>
            <w:tcW w:w="942" w:type="pct"/>
            <w:shd w:val="clear" w:color="auto" w:fill="auto"/>
            <w:vAlign w:val="center"/>
          </w:tcPr>
          <w:p w14:paraId="262ED98F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E5D021C" w14:textId="19509A08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142" w:type="pct"/>
            <w:shd w:val="clear" w:color="auto" w:fill="auto"/>
          </w:tcPr>
          <w:p w14:paraId="0126F119" w14:textId="4431DFCD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DFC0866" w14:textId="48638C78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328" w:type="pct"/>
            <w:shd w:val="clear" w:color="auto" w:fill="auto"/>
          </w:tcPr>
          <w:p w14:paraId="58DB135C" w14:textId="2E10BEFF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04" w:type="pct"/>
            <w:shd w:val="clear" w:color="auto" w:fill="auto"/>
          </w:tcPr>
          <w:p w14:paraId="6782A1B6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6D40A77" w14:textId="77777777" w:rsidTr="00AA6519">
        <w:tc>
          <w:tcPr>
            <w:tcW w:w="942" w:type="pct"/>
            <w:shd w:val="clear" w:color="auto" w:fill="auto"/>
            <w:vAlign w:val="center"/>
          </w:tcPr>
          <w:p w14:paraId="50BF4806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53AEF5C" w14:textId="537C0996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offerPrice</w:t>
            </w:r>
          </w:p>
        </w:tc>
        <w:tc>
          <w:tcPr>
            <w:tcW w:w="142" w:type="pct"/>
            <w:shd w:val="clear" w:color="auto" w:fill="auto"/>
          </w:tcPr>
          <w:p w14:paraId="50FD8CD0" w14:textId="5888AE3C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2A0FF316" w14:textId="0E911F79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21</w:t>
            </w:r>
            <w:r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40ED5F92" w14:textId="7071191B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211A33">
              <w:rPr>
                <w:sz w:val="20"/>
              </w:rPr>
              <w:t>Предложение участника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6D782FF0" w14:textId="3DDD0AD5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Поле не используется при приеме и передаче </w:t>
            </w:r>
            <w:r>
              <w:rPr>
                <w:sz w:val="20"/>
              </w:rPr>
              <w:lastRenderedPageBreak/>
              <w:t>информации</w:t>
            </w:r>
          </w:p>
        </w:tc>
      </w:tr>
      <w:tr w:rsidR="00EA33D8" w:rsidRPr="001A4780" w14:paraId="24C20B82" w14:textId="77777777" w:rsidTr="00AA6519">
        <w:tc>
          <w:tcPr>
            <w:tcW w:w="942" w:type="pct"/>
            <w:shd w:val="clear" w:color="auto" w:fill="auto"/>
            <w:vAlign w:val="center"/>
          </w:tcPr>
          <w:p w14:paraId="234A931D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EFA93FA" w14:textId="63F5681D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spelledOfferPrice</w:t>
            </w:r>
          </w:p>
        </w:tc>
        <w:tc>
          <w:tcPr>
            <w:tcW w:w="142" w:type="pct"/>
            <w:shd w:val="clear" w:color="auto" w:fill="auto"/>
          </w:tcPr>
          <w:p w14:paraId="6E0BD2DB" w14:textId="58A81F76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56A5111F" w14:textId="44CBE688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711523">
              <w:rPr>
                <w:sz w:val="20"/>
              </w:rPr>
              <w:t>(1-2000)</w:t>
            </w:r>
          </w:p>
        </w:tc>
        <w:tc>
          <w:tcPr>
            <w:tcW w:w="1328" w:type="pct"/>
            <w:shd w:val="clear" w:color="auto" w:fill="auto"/>
          </w:tcPr>
          <w:p w14:paraId="158EABF4" w14:textId="5D57C220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Предлагаемая цена пропись</w:t>
            </w:r>
            <w:proofErr w:type="gramStart"/>
            <w:r w:rsidRPr="00711523">
              <w:rPr>
                <w:sz w:val="20"/>
              </w:rPr>
              <w:t>ю(</w:t>
            </w:r>
            <w:proofErr w:type="gramEnd"/>
            <w:r w:rsidRPr="00711523">
              <w:rPr>
                <w:sz w:val="20"/>
              </w:rPr>
              <w:t>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1D677361" w14:textId="0ABF33D9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EA33D8" w:rsidRPr="001A4780" w14:paraId="01E8F247" w14:textId="77777777" w:rsidTr="00AA6519">
        <w:tc>
          <w:tcPr>
            <w:tcW w:w="942" w:type="pct"/>
            <w:shd w:val="clear" w:color="auto" w:fill="auto"/>
            <w:vAlign w:val="center"/>
          </w:tcPr>
          <w:p w14:paraId="65C2A975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7EBD9EC" w14:textId="6434C6B9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unconsidered</w:t>
            </w:r>
          </w:p>
        </w:tc>
        <w:tc>
          <w:tcPr>
            <w:tcW w:w="142" w:type="pct"/>
            <w:shd w:val="clear" w:color="auto" w:fill="auto"/>
          </w:tcPr>
          <w:p w14:paraId="2E142C92" w14:textId="57B89E91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56FE9DDA" w14:textId="60A80813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328" w:type="pct"/>
            <w:shd w:val="clear" w:color="auto" w:fill="auto"/>
          </w:tcPr>
          <w:p w14:paraId="00FA929C" w14:textId="294AB438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Заявка не рассмотрена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27D7190E" w14:textId="31F090BA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EA33D8" w:rsidRPr="001A4780" w14:paraId="6043FA95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0D110044" w14:textId="77777777" w:rsidR="00EA33D8" w:rsidRPr="008271DF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EA33D8" w:rsidRPr="001A4780" w14:paraId="56875F64" w14:textId="77777777" w:rsidTr="00AA6519">
        <w:tc>
          <w:tcPr>
            <w:tcW w:w="942" w:type="pct"/>
            <w:shd w:val="clear" w:color="auto" w:fill="auto"/>
            <w:vAlign w:val="center"/>
          </w:tcPr>
          <w:p w14:paraId="2AF103B7" w14:textId="77777777" w:rsidR="00EA33D8" w:rsidRPr="008271DF" w:rsidRDefault="00EA33D8" w:rsidP="00EA33D8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934" w:type="pct"/>
            <w:shd w:val="clear" w:color="auto" w:fill="auto"/>
          </w:tcPr>
          <w:p w14:paraId="7B28584C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55D04D2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332BA5A9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2C7F007D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1F4288D0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BDE7F1C" w14:textId="77777777" w:rsidTr="00AA6519">
        <w:tc>
          <w:tcPr>
            <w:tcW w:w="942" w:type="pct"/>
            <w:shd w:val="clear" w:color="auto" w:fill="auto"/>
            <w:vAlign w:val="center"/>
          </w:tcPr>
          <w:p w14:paraId="22635247" w14:textId="77777777" w:rsidR="00EA33D8" w:rsidRPr="00FB2D87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7582431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142" w:type="pct"/>
            <w:shd w:val="clear" w:color="auto" w:fill="auto"/>
          </w:tcPr>
          <w:p w14:paraId="6B7140B1" w14:textId="77777777" w:rsidR="00EA33D8" w:rsidRPr="008271DF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72CBBEC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0D6301DC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304" w:type="pct"/>
            <w:shd w:val="clear" w:color="auto" w:fill="auto"/>
          </w:tcPr>
          <w:p w14:paraId="2A4B0A7F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EA33D8" w:rsidRPr="001A4780" w14:paraId="45F03EE9" w14:textId="77777777" w:rsidTr="00AA6519">
        <w:tc>
          <w:tcPr>
            <w:tcW w:w="942" w:type="pct"/>
            <w:shd w:val="clear" w:color="auto" w:fill="auto"/>
            <w:vAlign w:val="center"/>
          </w:tcPr>
          <w:p w14:paraId="41BF07E6" w14:textId="77777777" w:rsidR="00EA33D8" w:rsidRPr="00FB2D87" w:rsidRDefault="00EA33D8" w:rsidP="00EA33D8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934" w:type="pct"/>
            <w:shd w:val="clear" w:color="auto" w:fill="auto"/>
          </w:tcPr>
          <w:p w14:paraId="589EDB45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14EC24D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2580F4D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5F3CBE88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3866419F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771E7208" w14:textId="77777777" w:rsidTr="00AA6519">
        <w:tc>
          <w:tcPr>
            <w:tcW w:w="942" w:type="pct"/>
            <w:shd w:val="clear" w:color="auto" w:fill="auto"/>
          </w:tcPr>
          <w:p w14:paraId="2CAA5BCB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1E904AD9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142" w:type="pct"/>
            <w:shd w:val="clear" w:color="auto" w:fill="auto"/>
          </w:tcPr>
          <w:p w14:paraId="209420F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6DC1EED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328" w:type="pct"/>
            <w:shd w:val="clear" w:color="auto" w:fill="auto"/>
          </w:tcPr>
          <w:p w14:paraId="43F5582C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04" w:type="pct"/>
            <w:shd w:val="clear" w:color="auto" w:fill="auto"/>
          </w:tcPr>
          <w:p w14:paraId="36445931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EA33D8" w:rsidRPr="001A4780" w14:paraId="478D55FD" w14:textId="77777777" w:rsidTr="00AA6519">
        <w:tc>
          <w:tcPr>
            <w:tcW w:w="942" w:type="pct"/>
            <w:shd w:val="clear" w:color="auto" w:fill="auto"/>
          </w:tcPr>
          <w:p w14:paraId="660996D0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18EB97C9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142" w:type="pct"/>
            <w:shd w:val="clear" w:color="auto" w:fill="auto"/>
          </w:tcPr>
          <w:p w14:paraId="212AB4E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E6B460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74697BC3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04" w:type="pct"/>
            <w:shd w:val="clear" w:color="auto" w:fill="auto"/>
          </w:tcPr>
          <w:p w14:paraId="0DBDDB28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EA33D8" w:rsidRPr="001A4780" w14:paraId="3BBB430A" w14:textId="77777777" w:rsidTr="00AA6519">
        <w:tc>
          <w:tcPr>
            <w:tcW w:w="942" w:type="pct"/>
            <w:shd w:val="clear" w:color="auto" w:fill="auto"/>
          </w:tcPr>
          <w:p w14:paraId="14289731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743CE2D4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142" w:type="pct"/>
            <w:shd w:val="clear" w:color="auto" w:fill="auto"/>
          </w:tcPr>
          <w:p w14:paraId="5ED6C96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0F9BEA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3813C9A9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04" w:type="pct"/>
            <w:shd w:val="clear" w:color="auto" w:fill="auto"/>
          </w:tcPr>
          <w:p w14:paraId="6A2C2CB0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EA33D8" w:rsidRPr="001A4780" w14:paraId="2E3A8F1F" w14:textId="77777777" w:rsidTr="00AA6519">
        <w:tc>
          <w:tcPr>
            <w:tcW w:w="942" w:type="pct"/>
            <w:shd w:val="clear" w:color="auto" w:fill="auto"/>
          </w:tcPr>
          <w:p w14:paraId="1A07AE14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33ADE7C5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142" w:type="pct"/>
            <w:shd w:val="clear" w:color="auto" w:fill="auto"/>
          </w:tcPr>
          <w:p w14:paraId="31A1346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0632F7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82124AD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04" w:type="pct"/>
            <w:shd w:val="clear" w:color="auto" w:fill="auto"/>
          </w:tcPr>
          <w:p w14:paraId="3A88D40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1584E91C" w14:textId="77777777" w:rsidTr="00AA6519">
        <w:tc>
          <w:tcPr>
            <w:tcW w:w="942" w:type="pct"/>
            <w:shd w:val="clear" w:color="auto" w:fill="auto"/>
          </w:tcPr>
          <w:p w14:paraId="179160CC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3F3B1EFE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142" w:type="pct"/>
            <w:shd w:val="clear" w:color="auto" w:fill="auto"/>
          </w:tcPr>
          <w:p w14:paraId="5A20C88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36BA674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328" w:type="pct"/>
            <w:shd w:val="clear" w:color="auto" w:fill="auto"/>
          </w:tcPr>
          <w:p w14:paraId="281895B0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04" w:type="pct"/>
            <w:shd w:val="clear" w:color="auto" w:fill="auto"/>
          </w:tcPr>
          <w:p w14:paraId="52334FB0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0768E981" w14:textId="77777777" w:rsidTr="00AA6519">
        <w:tc>
          <w:tcPr>
            <w:tcW w:w="942" w:type="pct"/>
            <w:shd w:val="clear" w:color="auto" w:fill="auto"/>
          </w:tcPr>
          <w:p w14:paraId="26EF864E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4E001B7A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142" w:type="pct"/>
            <w:shd w:val="clear" w:color="auto" w:fill="auto"/>
          </w:tcPr>
          <w:p w14:paraId="752AF98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CB4751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328" w:type="pct"/>
            <w:shd w:val="clear" w:color="auto" w:fill="auto"/>
          </w:tcPr>
          <w:p w14:paraId="01FC7ED3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04" w:type="pct"/>
            <w:shd w:val="clear" w:color="auto" w:fill="auto"/>
          </w:tcPr>
          <w:p w14:paraId="4E9A101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2ED72C3B" w14:textId="77777777" w:rsidTr="00AA6519">
        <w:tc>
          <w:tcPr>
            <w:tcW w:w="942" w:type="pct"/>
            <w:shd w:val="clear" w:color="auto" w:fill="auto"/>
          </w:tcPr>
          <w:p w14:paraId="5ED2B07C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53C96ED8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142" w:type="pct"/>
            <w:shd w:val="clear" w:color="auto" w:fill="auto"/>
          </w:tcPr>
          <w:p w14:paraId="71AE409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4F0BED1" w14:textId="0CB9EA5E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62D52939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04" w:type="pct"/>
            <w:shd w:val="clear" w:color="auto" w:fill="auto"/>
          </w:tcPr>
          <w:p w14:paraId="269B4C9F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284EF32F" w14:textId="77777777" w:rsidTr="00AA6519">
        <w:tc>
          <w:tcPr>
            <w:tcW w:w="942" w:type="pct"/>
            <w:shd w:val="clear" w:color="auto" w:fill="auto"/>
          </w:tcPr>
          <w:p w14:paraId="0FC89D51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1E47E3A6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142" w:type="pct"/>
            <w:shd w:val="clear" w:color="auto" w:fill="auto"/>
          </w:tcPr>
          <w:p w14:paraId="46F52C2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6AA92C7" w14:textId="5360C52E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18CDBD41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04" w:type="pct"/>
            <w:shd w:val="clear" w:color="auto" w:fill="auto"/>
          </w:tcPr>
          <w:p w14:paraId="27E21BBD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3C3B5471" w14:textId="77777777" w:rsidTr="00AA6519">
        <w:tc>
          <w:tcPr>
            <w:tcW w:w="942" w:type="pct"/>
            <w:shd w:val="clear" w:color="auto" w:fill="auto"/>
          </w:tcPr>
          <w:p w14:paraId="77D41D86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1F7D9A83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142" w:type="pct"/>
            <w:shd w:val="clear" w:color="auto" w:fill="auto"/>
          </w:tcPr>
          <w:p w14:paraId="309D5E9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042C03E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BD5C7E4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04" w:type="pct"/>
            <w:shd w:val="clear" w:color="auto" w:fill="auto"/>
          </w:tcPr>
          <w:p w14:paraId="1362469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75A18981" w14:textId="77777777" w:rsidTr="00AA6519">
        <w:tc>
          <w:tcPr>
            <w:tcW w:w="942" w:type="pct"/>
            <w:shd w:val="clear" w:color="auto" w:fill="auto"/>
          </w:tcPr>
          <w:p w14:paraId="4B234C5D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24357968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142" w:type="pct"/>
            <w:shd w:val="clear" w:color="auto" w:fill="auto"/>
          </w:tcPr>
          <w:p w14:paraId="327F5AA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5AC5AAA2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328" w:type="pct"/>
            <w:shd w:val="clear" w:color="auto" w:fill="auto"/>
          </w:tcPr>
          <w:p w14:paraId="6C2FED41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04" w:type="pct"/>
            <w:shd w:val="clear" w:color="auto" w:fill="auto"/>
          </w:tcPr>
          <w:p w14:paraId="05ADBFBE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2693690F" w14:textId="77777777" w:rsidTr="00AA6519">
        <w:tc>
          <w:tcPr>
            <w:tcW w:w="942" w:type="pct"/>
            <w:shd w:val="clear" w:color="auto" w:fill="auto"/>
          </w:tcPr>
          <w:p w14:paraId="5124FD84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131EA120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142" w:type="pct"/>
            <w:shd w:val="clear" w:color="auto" w:fill="auto"/>
          </w:tcPr>
          <w:p w14:paraId="1917F8E2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7B3A8AE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328" w:type="pct"/>
            <w:shd w:val="clear" w:color="auto" w:fill="auto"/>
          </w:tcPr>
          <w:p w14:paraId="525AE5FD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04" w:type="pct"/>
            <w:shd w:val="clear" w:color="auto" w:fill="auto"/>
          </w:tcPr>
          <w:p w14:paraId="0435FF6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6DFF4F65" w14:textId="77777777" w:rsidTr="00AA6519">
        <w:tc>
          <w:tcPr>
            <w:tcW w:w="942" w:type="pct"/>
            <w:shd w:val="clear" w:color="auto" w:fill="auto"/>
          </w:tcPr>
          <w:p w14:paraId="0032341A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21058025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142" w:type="pct"/>
            <w:shd w:val="clear" w:color="auto" w:fill="auto"/>
          </w:tcPr>
          <w:p w14:paraId="6B11D5D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645B5D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5B5E6C19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04" w:type="pct"/>
            <w:shd w:val="clear" w:color="auto" w:fill="auto"/>
          </w:tcPr>
          <w:p w14:paraId="5065D73E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00F5C828" w14:textId="77777777" w:rsidTr="00AA6519">
        <w:tc>
          <w:tcPr>
            <w:tcW w:w="942" w:type="pct"/>
            <w:shd w:val="clear" w:color="auto" w:fill="auto"/>
          </w:tcPr>
          <w:p w14:paraId="7695C8C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6B447A7E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142" w:type="pct"/>
            <w:shd w:val="clear" w:color="auto" w:fill="auto"/>
          </w:tcPr>
          <w:p w14:paraId="3D1C2BE2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CCC5D8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328" w:type="pct"/>
            <w:shd w:val="clear" w:color="auto" w:fill="auto"/>
          </w:tcPr>
          <w:p w14:paraId="472D21D8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04" w:type="pct"/>
            <w:shd w:val="clear" w:color="auto" w:fill="auto"/>
          </w:tcPr>
          <w:p w14:paraId="2978237A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EA33D8" w:rsidRPr="001A4780" w14:paraId="5F79DE0C" w14:textId="77777777" w:rsidTr="00AA6519">
        <w:tc>
          <w:tcPr>
            <w:tcW w:w="942" w:type="pct"/>
            <w:shd w:val="clear" w:color="auto" w:fill="auto"/>
          </w:tcPr>
          <w:p w14:paraId="700C48EC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22566DE3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142" w:type="pct"/>
            <w:shd w:val="clear" w:color="auto" w:fill="auto"/>
          </w:tcPr>
          <w:p w14:paraId="68C26EE9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625CB7F" w14:textId="427955EB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72FC7B5C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04" w:type="pct"/>
            <w:shd w:val="clear" w:color="auto" w:fill="auto"/>
          </w:tcPr>
          <w:p w14:paraId="5B15696A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490BA1E3" w14:textId="77777777" w:rsidTr="00AA6519">
        <w:tc>
          <w:tcPr>
            <w:tcW w:w="942" w:type="pct"/>
            <w:shd w:val="clear" w:color="auto" w:fill="auto"/>
          </w:tcPr>
          <w:p w14:paraId="61486AB1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3231FD91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142" w:type="pct"/>
            <w:shd w:val="clear" w:color="auto" w:fill="auto"/>
          </w:tcPr>
          <w:p w14:paraId="42D9616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87B132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328" w:type="pct"/>
            <w:shd w:val="clear" w:color="auto" w:fill="auto"/>
          </w:tcPr>
          <w:p w14:paraId="14997085" w14:textId="77777777" w:rsidR="00EA33D8" w:rsidRPr="001736D6" w:rsidRDefault="00EA33D8" w:rsidP="00EA33D8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5D7E5324" w14:textId="77777777" w:rsidR="00EA33D8" w:rsidRPr="001736D6" w:rsidRDefault="00EA33D8" w:rsidP="00EA33D8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52486817" w14:textId="77777777" w:rsidR="00EA33D8" w:rsidRPr="001736D6" w:rsidRDefault="00EA33D8" w:rsidP="00EA33D8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3ECE164B" w14:textId="77777777" w:rsidR="00EA33D8" w:rsidRPr="001736D6" w:rsidRDefault="00EA33D8" w:rsidP="00EA33D8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033A1038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04" w:type="pct"/>
            <w:shd w:val="clear" w:color="auto" w:fill="auto"/>
          </w:tcPr>
          <w:p w14:paraId="658CE711" w14:textId="77777777" w:rsidR="00EA33D8" w:rsidRDefault="00EA33D8" w:rsidP="00EA33D8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69897641" w14:textId="77777777" w:rsidR="00EA33D8" w:rsidRDefault="00EA33D8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598A8EDA" w14:textId="77777777" w:rsidR="00EA33D8" w:rsidRDefault="00EA33D8" w:rsidP="00EA33D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339728F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EA33D8" w:rsidRPr="001A4780" w14:paraId="7F1D107D" w14:textId="77777777" w:rsidTr="00AA6519">
        <w:tc>
          <w:tcPr>
            <w:tcW w:w="5000" w:type="pct"/>
            <w:gridSpan w:val="6"/>
            <w:shd w:val="clear" w:color="auto" w:fill="auto"/>
          </w:tcPr>
          <w:p w14:paraId="5E4E5B9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EA33D8" w:rsidRPr="001A4780" w14:paraId="3453DA94" w14:textId="77777777" w:rsidTr="00AA6519">
        <w:tc>
          <w:tcPr>
            <w:tcW w:w="942" w:type="pct"/>
            <w:shd w:val="clear" w:color="auto" w:fill="auto"/>
          </w:tcPr>
          <w:p w14:paraId="190E7AAE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lastRenderedPageBreak/>
              <w:t>legalForm</w:t>
            </w:r>
          </w:p>
        </w:tc>
        <w:tc>
          <w:tcPr>
            <w:tcW w:w="934" w:type="pct"/>
            <w:shd w:val="clear" w:color="auto" w:fill="auto"/>
          </w:tcPr>
          <w:p w14:paraId="5B853502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" w:type="pct"/>
            <w:shd w:val="clear" w:color="auto" w:fill="auto"/>
          </w:tcPr>
          <w:p w14:paraId="204F78B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350" w:type="pct"/>
            <w:shd w:val="clear" w:color="auto" w:fill="auto"/>
          </w:tcPr>
          <w:p w14:paraId="23D739B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8" w:type="pct"/>
            <w:shd w:val="clear" w:color="auto" w:fill="auto"/>
          </w:tcPr>
          <w:p w14:paraId="12CEA3B0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04" w:type="pct"/>
            <w:shd w:val="clear" w:color="auto" w:fill="auto"/>
          </w:tcPr>
          <w:p w14:paraId="1C6A47DE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74307BF6" w14:textId="77777777" w:rsidTr="00AA6519">
        <w:tc>
          <w:tcPr>
            <w:tcW w:w="942" w:type="pct"/>
            <w:shd w:val="clear" w:color="auto" w:fill="auto"/>
          </w:tcPr>
          <w:p w14:paraId="0FF52BD2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4B9ED8C7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142" w:type="pct"/>
            <w:shd w:val="clear" w:color="auto" w:fill="auto"/>
          </w:tcPr>
          <w:p w14:paraId="27EF1AB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1ADFCE52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16FAE759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04" w:type="pct"/>
            <w:shd w:val="clear" w:color="auto" w:fill="auto"/>
          </w:tcPr>
          <w:p w14:paraId="328A06B7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7D92318A" w14:textId="77777777" w:rsidTr="00AA6519">
        <w:tc>
          <w:tcPr>
            <w:tcW w:w="942" w:type="pct"/>
            <w:shd w:val="clear" w:color="auto" w:fill="auto"/>
          </w:tcPr>
          <w:p w14:paraId="03107246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28FC9C1B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142" w:type="pct"/>
            <w:shd w:val="clear" w:color="auto" w:fill="auto"/>
          </w:tcPr>
          <w:p w14:paraId="7DFD85E2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2062A4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328" w:type="pct"/>
            <w:shd w:val="clear" w:color="auto" w:fill="auto"/>
          </w:tcPr>
          <w:p w14:paraId="4190FDAC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04" w:type="pct"/>
            <w:shd w:val="clear" w:color="auto" w:fill="auto"/>
          </w:tcPr>
          <w:p w14:paraId="72609071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088481FF" w14:textId="77777777" w:rsidTr="00AA6519">
        <w:tc>
          <w:tcPr>
            <w:tcW w:w="5000" w:type="pct"/>
            <w:gridSpan w:val="6"/>
            <w:shd w:val="clear" w:color="auto" w:fill="auto"/>
          </w:tcPr>
          <w:p w14:paraId="6C8369F3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EA33D8" w:rsidRPr="001A4780" w14:paraId="19A8F171" w14:textId="77777777" w:rsidTr="00AA6519">
        <w:tc>
          <w:tcPr>
            <w:tcW w:w="942" w:type="pct"/>
            <w:shd w:val="clear" w:color="auto" w:fill="auto"/>
          </w:tcPr>
          <w:p w14:paraId="5E7BCAB5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934" w:type="pct"/>
            <w:shd w:val="clear" w:color="auto" w:fill="auto"/>
          </w:tcPr>
          <w:p w14:paraId="4E1C6F00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" w:type="pct"/>
            <w:shd w:val="clear" w:color="auto" w:fill="auto"/>
          </w:tcPr>
          <w:p w14:paraId="33DB266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350" w:type="pct"/>
            <w:shd w:val="clear" w:color="auto" w:fill="auto"/>
          </w:tcPr>
          <w:p w14:paraId="795CD0E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8" w:type="pct"/>
            <w:shd w:val="clear" w:color="auto" w:fill="auto"/>
          </w:tcPr>
          <w:p w14:paraId="78C6EA15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04" w:type="pct"/>
            <w:shd w:val="clear" w:color="auto" w:fill="auto"/>
          </w:tcPr>
          <w:p w14:paraId="020F2271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EA33D8" w:rsidRPr="001A4780" w14:paraId="5C34FD14" w14:textId="77777777" w:rsidTr="00AA6519">
        <w:tc>
          <w:tcPr>
            <w:tcW w:w="942" w:type="pct"/>
            <w:shd w:val="clear" w:color="auto" w:fill="auto"/>
          </w:tcPr>
          <w:p w14:paraId="01432BDD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08F65D0F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142" w:type="pct"/>
            <w:shd w:val="clear" w:color="auto" w:fill="auto"/>
          </w:tcPr>
          <w:p w14:paraId="6E5CBC8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76B94F3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328" w:type="pct"/>
            <w:shd w:val="clear" w:color="auto" w:fill="auto"/>
          </w:tcPr>
          <w:p w14:paraId="3E219E44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04" w:type="pct"/>
            <w:shd w:val="clear" w:color="auto" w:fill="auto"/>
          </w:tcPr>
          <w:p w14:paraId="2AC17F14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7460F89E" w14:textId="77777777" w:rsidTr="00AA6519">
        <w:tc>
          <w:tcPr>
            <w:tcW w:w="942" w:type="pct"/>
            <w:shd w:val="clear" w:color="auto" w:fill="auto"/>
          </w:tcPr>
          <w:p w14:paraId="77DDC7CC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1246CDA8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142" w:type="pct"/>
            <w:shd w:val="clear" w:color="auto" w:fill="auto"/>
          </w:tcPr>
          <w:p w14:paraId="414C52C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80FED8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328" w:type="pct"/>
            <w:shd w:val="clear" w:color="auto" w:fill="auto"/>
          </w:tcPr>
          <w:p w14:paraId="061893CA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04" w:type="pct"/>
            <w:shd w:val="clear" w:color="auto" w:fill="auto"/>
          </w:tcPr>
          <w:p w14:paraId="77EA58E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4106FAC9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0736166D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EA33D8" w:rsidRPr="001A4780" w14:paraId="5927D7A6" w14:textId="77777777" w:rsidTr="00AA6519">
        <w:tc>
          <w:tcPr>
            <w:tcW w:w="942" w:type="pct"/>
            <w:shd w:val="clear" w:color="auto" w:fill="auto"/>
            <w:vAlign w:val="center"/>
          </w:tcPr>
          <w:p w14:paraId="43CFCAC9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proofErr w:type="gramStart"/>
            <w:r w:rsidRPr="00351964">
              <w:rPr>
                <w:b/>
                <w:sz w:val="20"/>
              </w:rPr>
              <w:t>с</w:t>
            </w:r>
            <w:proofErr w:type="gramEnd"/>
            <w:r w:rsidRPr="00351964">
              <w:rPr>
                <w:b/>
                <w:sz w:val="20"/>
              </w:rPr>
              <w:t>orrespondencies</w:t>
            </w:r>
          </w:p>
        </w:tc>
        <w:tc>
          <w:tcPr>
            <w:tcW w:w="934" w:type="pct"/>
            <w:shd w:val="clear" w:color="auto" w:fill="auto"/>
          </w:tcPr>
          <w:p w14:paraId="15A34BBA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349CD5B8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7FBFC1B1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7A7698EF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32D60FC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566BDC04" w14:textId="77777777" w:rsidTr="00AA6519">
        <w:tc>
          <w:tcPr>
            <w:tcW w:w="942" w:type="pct"/>
            <w:shd w:val="clear" w:color="auto" w:fill="auto"/>
            <w:vAlign w:val="center"/>
          </w:tcPr>
          <w:p w14:paraId="6888E866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7487CE0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142" w:type="pct"/>
            <w:shd w:val="clear" w:color="auto" w:fill="auto"/>
          </w:tcPr>
          <w:p w14:paraId="62EB85D3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079D170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5C646ABC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135F9F38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EA33D8" w:rsidRPr="001A4780" w14:paraId="69D1CB85" w14:textId="77777777" w:rsidTr="00AA6519">
        <w:tc>
          <w:tcPr>
            <w:tcW w:w="942" w:type="pct"/>
            <w:shd w:val="clear" w:color="auto" w:fill="auto"/>
            <w:vAlign w:val="center"/>
          </w:tcPr>
          <w:p w14:paraId="02E479E5" w14:textId="77777777" w:rsidR="00EA33D8" w:rsidRPr="00351964" w:rsidRDefault="00EA33D8" w:rsidP="00EA33D8">
            <w:pPr>
              <w:spacing w:before="0" w:after="0"/>
              <w:rPr>
                <w:b/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934" w:type="pct"/>
            <w:shd w:val="clear" w:color="auto" w:fill="auto"/>
          </w:tcPr>
          <w:p w14:paraId="12250403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311794F3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70B9FF0C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2A7A6838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34FD05B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38CED33" w14:textId="77777777" w:rsidTr="00AA6519">
        <w:tc>
          <w:tcPr>
            <w:tcW w:w="942" w:type="pct"/>
            <w:shd w:val="clear" w:color="auto" w:fill="auto"/>
            <w:vAlign w:val="center"/>
          </w:tcPr>
          <w:p w14:paraId="30799F6F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4E6314D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142" w:type="pct"/>
            <w:shd w:val="clear" w:color="auto" w:fill="auto"/>
          </w:tcPr>
          <w:p w14:paraId="4DFE37DB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2CB1A114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328" w:type="pct"/>
            <w:shd w:val="clear" w:color="auto" w:fill="auto"/>
          </w:tcPr>
          <w:p w14:paraId="357D51E9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04" w:type="pct"/>
            <w:shd w:val="clear" w:color="auto" w:fill="auto"/>
          </w:tcPr>
          <w:p w14:paraId="23BC22BA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80C1721" w14:textId="77777777" w:rsidTr="00AA6519">
        <w:tc>
          <w:tcPr>
            <w:tcW w:w="942" w:type="pct"/>
            <w:vMerge w:val="restart"/>
            <w:shd w:val="clear" w:color="auto" w:fill="auto"/>
            <w:vAlign w:val="center"/>
          </w:tcPr>
          <w:p w14:paraId="507476C6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934" w:type="pct"/>
            <w:shd w:val="clear" w:color="auto" w:fill="auto"/>
          </w:tcPr>
          <w:p w14:paraId="1EFD5B14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142" w:type="pct"/>
            <w:shd w:val="clear" w:color="auto" w:fill="auto"/>
          </w:tcPr>
          <w:p w14:paraId="789BDD3D" w14:textId="77777777" w:rsidR="00EA33D8" w:rsidRPr="00A35116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E83583C" w14:textId="77777777" w:rsidR="00EA33D8" w:rsidRPr="00A35116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5FDCBF00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04" w:type="pct"/>
            <w:shd w:val="clear" w:color="auto" w:fill="auto"/>
          </w:tcPr>
          <w:p w14:paraId="32984E9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730614E4" w14:textId="77777777" w:rsidTr="00AA6519">
        <w:tc>
          <w:tcPr>
            <w:tcW w:w="942" w:type="pct"/>
            <w:vMerge/>
            <w:shd w:val="clear" w:color="auto" w:fill="auto"/>
            <w:vAlign w:val="center"/>
          </w:tcPr>
          <w:p w14:paraId="22E014C6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989A3DC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142" w:type="pct"/>
            <w:shd w:val="clear" w:color="auto" w:fill="auto"/>
          </w:tcPr>
          <w:p w14:paraId="005FDDAE" w14:textId="77777777" w:rsidR="00EA33D8" w:rsidRPr="00A35116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78C81CDF" w14:textId="77777777" w:rsidR="00EA33D8" w:rsidRPr="00A35116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0088DDA" w14:textId="77777777" w:rsidR="00EA33D8" w:rsidRPr="00351964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04" w:type="pct"/>
            <w:shd w:val="clear" w:color="auto" w:fill="auto"/>
          </w:tcPr>
          <w:p w14:paraId="5336A934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712D6368" w14:textId="77777777" w:rsidTr="00AA6519">
        <w:tc>
          <w:tcPr>
            <w:tcW w:w="942" w:type="pct"/>
            <w:shd w:val="clear" w:color="auto" w:fill="auto"/>
            <w:vAlign w:val="center"/>
          </w:tcPr>
          <w:p w14:paraId="4B5C6956" w14:textId="77777777" w:rsidR="00EA33D8" w:rsidRPr="001A4780" w:rsidRDefault="00EA33D8" w:rsidP="00EA33D8">
            <w:pPr>
              <w:spacing w:before="0" w:after="0"/>
              <w:rPr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341E17C" w14:textId="77777777" w:rsidR="00EA33D8" w:rsidRPr="0035196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142" w:type="pct"/>
            <w:shd w:val="clear" w:color="auto" w:fill="auto"/>
          </w:tcPr>
          <w:p w14:paraId="0174125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5CF0413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328" w:type="pct"/>
            <w:shd w:val="clear" w:color="auto" w:fill="auto"/>
          </w:tcPr>
          <w:p w14:paraId="08038C6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04" w:type="pct"/>
            <w:shd w:val="clear" w:color="auto" w:fill="auto"/>
          </w:tcPr>
          <w:p w14:paraId="0B2DA55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ABABBC4" w14:textId="77777777" w:rsidTr="00AA6519">
        <w:tc>
          <w:tcPr>
            <w:tcW w:w="5000" w:type="pct"/>
            <w:gridSpan w:val="6"/>
            <w:shd w:val="clear" w:color="auto" w:fill="auto"/>
          </w:tcPr>
          <w:p w14:paraId="754B745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EA33D8" w:rsidRPr="001A4780" w14:paraId="166335AC" w14:textId="77777777" w:rsidTr="00AA6519">
        <w:tc>
          <w:tcPr>
            <w:tcW w:w="942" w:type="pct"/>
            <w:shd w:val="clear" w:color="auto" w:fill="auto"/>
          </w:tcPr>
          <w:p w14:paraId="18C234C8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934" w:type="pct"/>
            <w:shd w:val="clear" w:color="auto" w:fill="auto"/>
          </w:tcPr>
          <w:p w14:paraId="6D6FA9AE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FCD6DEC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36FEDE5C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6AA5515A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632ED30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ECEFD1B" w14:textId="77777777" w:rsidTr="00AA6519">
        <w:tc>
          <w:tcPr>
            <w:tcW w:w="942" w:type="pct"/>
            <w:shd w:val="clear" w:color="auto" w:fill="auto"/>
          </w:tcPr>
          <w:p w14:paraId="770ED7CE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F79EF40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142" w:type="pct"/>
            <w:shd w:val="clear" w:color="auto" w:fill="auto"/>
          </w:tcPr>
          <w:p w14:paraId="53DC3600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2109057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107E3A7E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304" w:type="pct"/>
            <w:shd w:val="clear" w:color="auto" w:fill="auto"/>
          </w:tcPr>
          <w:p w14:paraId="5596A1EE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2643808" w14:textId="77777777" w:rsidTr="00AA6519">
        <w:tc>
          <w:tcPr>
            <w:tcW w:w="942" w:type="pct"/>
            <w:shd w:val="clear" w:color="auto" w:fill="auto"/>
          </w:tcPr>
          <w:p w14:paraId="35D0BFE3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45E4175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142" w:type="pct"/>
            <w:shd w:val="clear" w:color="auto" w:fill="auto"/>
          </w:tcPr>
          <w:p w14:paraId="4F01DEC0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5CB3CE6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328" w:type="pct"/>
            <w:shd w:val="clear" w:color="auto" w:fill="auto"/>
          </w:tcPr>
          <w:p w14:paraId="30EC1288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304" w:type="pct"/>
            <w:shd w:val="clear" w:color="auto" w:fill="auto"/>
          </w:tcPr>
          <w:p w14:paraId="6B8FB01D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2571C57" w14:textId="77777777" w:rsidTr="00AA6519">
        <w:tc>
          <w:tcPr>
            <w:tcW w:w="942" w:type="pct"/>
            <w:shd w:val="clear" w:color="auto" w:fill="auto"/>
          </w:tcPr>
          <w:p w14:paraId="59C6492C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6F1F4A8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142" w:type="pct"/>
            <w:shd w:val="clear" w:color="auto" w:fill="auto"/>
          </w:tcPr>
          <w:p w14:paraId="2B438914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58EE9902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N(100)</w:t>
            </w:r>
          </w:p>
        </w:tc>
        <w:tc>
          <w:tcPr>
            <w:tcW w:w="1328" w:type="pct"/>
            <w:shd w:val="clear" w:color="auto" w:fill="auto"/>
          </w:tcPr>
          <w:p w14:paraId="5470CC46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Величина (преимущества)</w:t>
            </w:r>
          </w:p>
        </w:tc>
        <w:tc>
          <w:tcPr>
            <w:tcW w:w="1304" w:type="pct"/>
            <w:shd w:val="clear" w:color="auto" w:fill="auto"/>
          </w:tcPr>
          <w:p w14:paraId="06597E8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490625E" w14:textId="77777777" w:rsidTr="00AA6519">
        <w:tc>
          <w:tcPr>
            <w:tcW w:w="5000" w:type="pct"/>
            <w:gridSpan w:val="6"/>
            <w:shd w:val="clear" w:color="auto" w:fill="auto"/>
          </w:tcPr>
          <w:p w14:paraId="52E70AA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Требование</w:t>
            </w:r>
          </w:p>
        </w:tc>
      </w:tr>
      <w:tr w:rsidR="00EA33D8" w:rsidRPr="001A4780" w14:paraId="1BCC3810" w14:textId="77777777" w:rsidTr="00AA6519">
        <w:tc>
          <w:tcPr>
            <w:tcW w:w="942" w:type="pct"/>
            <w:shd w:val="clear" w:color="auto" w:fill="auto"/>
          </w:tcPr>
          <w:p w14:paraId="321A5E61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934" w:type="pct"/>
            <w:shd w:val="clear" w:color="auto" w:fill="auto"/>
          </w:tcPr>
          <w:p w14:paraId="38A38BDA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7538F126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24883F89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19FA207F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2BBD64AE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5EB77B4" w14:textId="77777777" w:rsidTr="00AA6519">
        <w:tc>
          <w:tcPr>
            <w:tcW w:w="942" w:type="pct"/>
            <w:shd w:val="clear" w:color="auto" w:fill="auto"/>
          </w:tcPr>
          <w:p w14:paraId="048F70EB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DEB9634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142" w:type="pct"/>
            <w:shd w:val="clear" w:color="auto" w:fill="auto"/>
          </w:tcPr>
          <w:p w14:paraId="21EE1086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4FCB108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2D205D45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304" w:type="pct"/>
            <w:shd w:val="clear" w:color="auto" w:fill="auto"/>
          </w:tcPr>
          <w:p w14:paraId="4DA6DFF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3031948" w14:textId="77777777" w:rsidTr="00AA6519">
        <w:tc>
          <w:tcPr>
            <w:tcW w:w="942" w:type="pct"/>
            <w:shd w:val="clear" w:color="auto" w:fill="auto"/>
          </w:tcPr>
          <w:p w14:paraId="055BEDDD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2C0F6FA" w14:textId="77777777" w:rsidR="00EA33D8" w:rsidRPr="003C33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142" w:type="pct"/>
            <w:shd w:val="clear" w:color="auto" w:fill="auto"/>
          </w:tcPr>
          <w:p w14:paraId="2FCF976F" w14:textId="77777777" w:rsidR="00EA33D8" w:rsidRPr="003C3387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49F14328" w14:textId="77777777" w:rsidR="00EA33D8" w:rsidRPr="003C3387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328" w:type="pct"/>
            <w:shd w:val="clear" w:color="auto" w:fill="auto"/>
          </w:tcPr>
          <w:p w14:paraId="47AA3A76" w14:textId="77777777" w:rsidR="00EA33D8" w:rsidRPr="003C3387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304" w:type="pct"/>
            <w:shd w:val="clear" w:color="auto" w:fill="auto"/>
          </w:tcPr>
          <w:p w14:paraId="68918E0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2ABF146D" w14:textId="77777777" w:rsidTr="00AA6519">
        <w:tc>
          <w:tcPr>
            <w:tcW w:w="942" w:type="pct"/>
            <w:shd w:val="clear" w:color="auto" w:fill="auto"/>
          </w:tcPr>
          <w:p w14:paraId="18EDBE78" w14:textId="77777777" w:rsidR="00EA33D8" w:rsidRPr="001542C8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3B0B6DD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142" w:type="pct"/>
            <w:shd w:val="clear" w:color="auto" w:fill="auto"/>
          </w:tcPr>
          <w:p w14:paraId="5D64421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A48EF6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0B1459D2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304" w:type="pct"/>
            <w:shd w:val="clear" w:color="auto" w:fill="auto"/>
          </w:tcPr>
          <w:p w14:paraId="26C69140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842B7FC" w14:textId="77777777" w:rsidTr="00AA6519">
        <w:tc>
          <w:tcPr>
            <w:tcW w:w="5000" w:type="pct"/>
            <w:gridSpan w:val="6"/>
            <w:shd w:val="clear" w:color="auto" w:fill="auto"/>
          </w:tcPr>
          <w:p w14:paraId="472EC4D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EA33D8" w:rsidRPr="001A4780" w14:paraId="5927AD4B" w14:textId="77777777" w:rsidTr="00AA6519">
        <w:tc>
          <w:tcPr>
            <w:tcW w:w="942" w:type="pct"/>
            <w:shd w:val="clear" w:color="auto" w:fill="auto"/>
          </w:tcPr>
          <w:p w14:paraId="629921C0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934" w:type="pct"/>
            <w:shd w:val="clear" w:color="auto" w:fill="auto"/>
          </w:tcPr>
          <w:p w14:paraId="27B0AF79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" w:type="pct"/>
            <w:shd w:val="clear" w:color="auto" w:fill="auto"/>
          </w:tcPr>
          <w:p w14:paraId="40487DF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350" w:type="pct"/>
            <w:shd w:val="clear" w:color="auto" w:fill="auto"/>
          </w:tcPr>
          <w:p w14:paraId="381436E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8" w:type="pct"/>
            <w:shd w:val="clear" w:color="auto" w:fill="auto"/>
          </w:tcPr>
          <w:p w14:paraId="7A8A35A5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04" w:type="pct"/>
            <w:shd w:val="clear" w:color="auto" w:fill="auto"/>
          </w:tcPr>
          <w:p w14:paraId="2338E7F7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61CECF5F" w14:textId="77777777" w:rsidTr="00AA6519">
        <w:tc>
          <w:tcPr>
            <w:tcW w:w="942" w:type="pct"/>
            <w:shd w:val="clear" w:color="auto" w:fill="auto"/>
          </w:tcPr>
          <w:p w14:paraId="623009C9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67F4414E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142" w:type="pct"/>
            <w:shd w:val="clear" w:color="auto" w:fill="auto"/>
          </w:tcPr>
          <w:p w14:paraId="207A2CA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A0F919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328" w:type="pct"/>
            <w:shd w:val="clear" w:color="auto" w:fill="auto"/>
          </w:tcPr>
          <w:p w14:paraId="1250BA3A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04" w:type="pct"/>
            <w:shd w:val="clear" w:color="auto" w:fill="auto"/>
          </w:tcPr>
          <w:p w14:paraId="3E050648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461353E3" w14:textId="77777777" w:rsidTr="00AA6519">
        <w:tc>
          <w:tcPr>
            <w:tcW w:w="942" w:type="pct"/>
            <w:shd w:val="clear" w:color="auto" w:fill="auto"/>
          </w:tcPr>
          <w:p w14:paraId="55F659D5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66E136EA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142" w:type="pct"/>
            <w:shd w:val="clear" w:color="auto" w:fill="auto"/>
          </w:tcPr>
          <w:p w14:paraId="6904967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00DE6F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328" w:type="pct"/>
            <w:shd w:val="clear" w:color="auto" w:fill="auto"/>
          </w:tcPr>
          <w:p w14:paraId="60627C5A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04" w:type="pct"/>
            <w:shd w:val="clear" w:color="auto" w:fill="auto"/>
          </w:tcPr>
          <w:p w14:paraId="3D4974D1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75815B40" w14:textId="77777777" w:rsidTr="00AA6519">
        <w:tc>
          <w:tcPr>
            <w:tcW w:w="942" w:type="pct"/>
            <w:shd w:val="clear" w:color="auto" w:fill="auto"/>
          </w:tcPr>
          <w:p w14:paraId="6E85FCC2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253EA1C1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142" w:type="pct"/>
            <w:shd w:val="clear" w:color="auto" w:fill="auto"/>
          </w:tcPr>
          <w:p w14:paraId="6ED0259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23E8F02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328" w:type="pct"/>
            <w:shd w:val="clear" w:color="auto" w:fill="auto"/>
          </w:tcPr>
          <w:p w14:paraId="75011D4F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04" w:type="pct"/>
            <w:shd w:val="clear" w:color="auto" w:fill="auto"/>
          </w:tcPr>
          <w:p w14:paraId="46CE5AE2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758D9586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7E96AD91" w14:textId="77777777" w:rsidR="00EA33D8" w:rsidRPr="001542C8" w:rsidRDefault="00EA33D8" w:rsidP="00EA33D8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Решение каждого члена комиссии о допуске (отклонении) заявок на участие в конкурсе</w:t>
            </w:r>
          </w:p>
        </w:tc>
      </w:tr>
      <w:tr w:rsidR="00EA33D8" w:rsidRPr="001A4780" w14:paraId="5F839D3B" w14:textId="77777777" w:rsidTr="00AA6519">
        <w:tc>
          <w:tcPr>
            <w:tcW w:w="942" w:type="pct"/>
            <w:shd w:val="clear" w:color="auto" w:fill="auto"/>
          </w:tcPr>
          <w:p w14:paraId="53AE2DA4" w14:textId="77777777" w:rsidR="00EA33D8" w:rsidRPr="001542C8" w:rsidRDefault="00EA33D8" w:rsidP="00EA33D8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admissionResults</w:t>
            </w:r>
          </w:p>
        </w:tc>
        <w:tc>
          <w:tcPr>
            <w:tcW w:w="934" w:type="pct"/>
            <w:shd w:val="clear" w:color="auto" w:fill="auto"/>
          </w:tcPr>
          <w:p w14:paraId="5C19BF13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2C4153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176ECC9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10ABFFD2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3181E6E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5D6C88CB" w14:textId="77777777" w:rsidTr="00AA6519">
        <w:tc>
          <w:tcPr>
            <w:tcW w:w="942" w:type="pct"/>
            <w:shd w:val="clear" w:color="auto" w:fill="auto"/>
            <w:vAlign w:val="center"/>
          </w:tcPr>
          <w:p w14:paraId="5733C98F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8C846B7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</w:t>
            </w:r>
          </w:p>
        </w:tc>
        <w:tc>
          <w:tcPr>
            <w:tcW w:w="142" w:type="pct"/>
            <w:shd w:val="clear" w:color="auto" w:fill="auto"/>
          </w:tcPr>
          <w:p w14:paraId="364DDD8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64387868" w14:textId="77777777" w:rsidR="00EA33D8" w:rsidRPr="001542C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5700AFD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16628A9E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EA33D8" w:rsidRPr="001A4780" w14:paraId="7A1066B4" w14:textId="77777777" w:rsidTr="00AA6519">
        <w:tc>
          <w:tcPr>
            <w:tcW w:w="942" w:type="pct"/>
            <w:shd w:val="clear" w:color="auto" w:fill="auto"/>
            <w:vAlign w:val="center"/>
          </w:tcPr>
          <w:p w14:paraId="27C8B2D5" w14:textId="77777777" w:rsidR="00EA33D8" w:rsidRPr="000A3C91" w:rsidRDefault="00EA33D8" w:rsidP="00EA33D8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admissionResult</w:t>
            </w:r>
          </w:p>
        </w:tc>
        <w:tc>
          <w:tcPr>
            <w:tcW w:w="934" w:type="pct"/>
            <w:shd w:val="clear" w:color="auto" w:fill="auto"/>
          </w:tcPr>
          <w:p w14:paraId="59815C1C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52B789FE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6635BDB9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36BC43FD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6F891C52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1B07411" w14:textId="77777777" w:rsidTr="00AA6519">
        <w:tc>
          <w:tcPr>
            <w:tcW w:w="942" w:type="pct"/>
            <w:shd w:val="clear" w:color="auto" w:fill="auto"/>
            <w:vAlign w:val="center"/>
          </w:tcPr>
          <w:p w14:paraId="6240FD6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246358D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4F2BAC">
              <w:rPr>
                <w:sz w:val="20"/>
              </w:rPr>
              <w:t>protocolCommissionMember</w:t>
            </w:r>
          </w:p>
        </w:tc>
        <w:tc>
          <w:tcPr>
            <w:tcW w:w="142" w:type="pct"/>
            <w:shd w:val="clear" w:color="auto" w:fill="auto"/>
          </w:tcPr>
          <w:p w14:paraId="0A8159F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F64EFE3" w14:textId="77777777" w:rsidR="00EA33D8" w:rsidRPr="003A73E0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E538FCF" w14:textId="77777777" w:rsidR="00EA33D8" w:rsidRPr="003A73E0" w:rsidRDefault="00EA33D8" w:rsidP="00EA33D8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4F2BAC">
              <w:rPr>
                <w:sz w:val="20"/>
              </w:rPr>
              <w:t xml:space="preserve">Член </w:t>
            </w:r>
            <w:r>
              <w:rPr>
                <w:sz w:val="20"/>
              </w:rPr>
              <w:t>комиссии, осуществляющий оценку</w:t>
            </w:r>
          </w:p>
        </w:tc>
        <w:tc>
          <w:tcPr>
            <w:tcW w:w="1304" w:type="pct"/>
            <w:shd w:val="clear" w:color="auto" w:fill="auto"/>
          </w:tcPr>
          <w:p w14:paraId="66C0E8D0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361DC2D" w14:textId="77777777" w:rsidTr="00AA6519">
        <w:tc>
          <w:tcPr>
            <w:tcW w:w="942" w:type="pct"/>
            <w:shd w:val="clear" w:color="auto" w:fill="auto"/>
            <w:vAlign w:val="center"/>
          </w:tcPr>
          <w:p w14:paraId="3961775C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B2CCD53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142" w:type="pct"/>
            <w:shd w:val="clear" w:color="auto" w:fill="auto"/>
          </w:tcPr>
          <w:p w14:paraId="30CDDF3E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64FA0B3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328" w:type="pct"/>
            <w:shd w:val="clear" w:color="auto" w:fill="auto"/>
          </w:tcPr>
          <w:p w14:paraId="678C1D1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Флаг допуска</w:t>
            </w:r>
          </w:p>
        </w:tc>
        <w:tc>
          <w:tcPr>
            <w:tcW w:w="1304" w:type="pct"/>
            <w:shd w:val="clear" w:color="auto" w:fill="auto"/>
          </w:tcPr>
          <w:p w14:paraId="05449702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167FCAD" w14:textId="77777777" w:rsidTr="00AA6519">
        <w:tc>
          <w:tcPr>
            <w:tcW w:w="942" w:type="pct"/>
            <w:shd w:val="clear" w:color="auto" w:fill="auto"/>
            <w:vAlign w:val="center"/>
          </w:tcPr>
          <w:p w14:paraId="4C4889E1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5DE6D49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142" w:type="pct"/>
            <w:shd w:val="clear" w:color="auto" w:fill="auto"/>
          </w:tcPr>
          <w:p w14:paraId="1113364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29151FF3" w14:textId="77777777" w:rsidR="00EA33D8" w:rsidRPr="000A3C91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A7779EE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04" w:type="pct"/>
            <w:shd w:val="clear" w:color="auto" w:fill="auto"/>
          </w:tcPr>
          <w:p w14:paraId="448D725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EA33D8" w:rsidRPr="001A4780" w14:paraId="17729F40" w14:textId="77777777" w:rsidTr="00AA6519">
        <w:tc>
          <w:tcPr>
            <w:tcW w:w="5000" w:type="pct"/>
            <w:gridSpan w:val="6"/>
            <w:shd w:val="clear" w:color="auto" w:fill="auto"/>
          </w:tcPr>
          <w:p w14:paraId="0D552B81" w14:textId="77777777" w:rsidR="00EA33D8" w:rsidRPr="000A3C91" w:rsidRDefault="00EA33D8" w:rsidP="00EA33D8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EA33D8" w:rsidRPr="001A4780" w14:paraId="26762CA9" w14:textId="77777777" w:rsidTr="00AA6519">
        <w:tc>
          <w:tcPr>
            <w:tcW w:w="942" w:type="pct"/>
            <w:shd w:val="clear" w:color="auto" w:fill="auto"/>
            <w:vAlign w:val="center"/>
          </w:tcPr>
          <w:p w14:paraId="23541FC0" w14:textId="77777777" w:rsidR="00EA33D8" w:rsidRPr="000A3C91" w:rsidRDefault="00EA33D8" w:rsidP="00EA33D8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protocolCommissionMember</w:t>
            </w:r>
          </w:p>
        </w:tc>
        <w:tc>
          <w:tcPr>
            <w:tcW w:w="934" w:type="pct"/>
            <w:shd w:val="clear" w:color="auto" w:fill="auto"/>
          </w:tcPr>
          <w:p w14:paraId="6D52BB23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19E2209F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130A290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07D51DB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15E25226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31781DF" w14:textId="77777777" w:rsidTr="00AA6519">
        <w:tc>
          <w:tcPr>
            <w:tcW w:w="942" w:type="pct"/>
            <w:shd w:val="clear" w:color="auto" w:fill="auto"/>
            <w:vAlign w:val="center"/>
          </w:tcPr>
          <w:p w14:paraId="1E9C135B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49F5A3B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142" w:type="pct"/>
            <w:shd w:val="clear" w:color="auto" w:fill="auto"/>
          </w:tcPr>
          <w:p w14:paraId="505570E9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8D96E90" w14:textId="77777777" w:rsidR="00EA33D8" w:rsidRPr="000A3C91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487374EF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04" w:type="pct"/>
            <w:shd w:val="clear" w:color="auto" w:fill="auto"/>
          </w:tcPr>
          <w:p w14:paraId="1059E0F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443D8665" w14:textId="77777777" w:rsidTr="00AA6519">
        <w:tc>
          <w:tcPr>
            <w:tcW w:w="5000" w:type="pct"/>
            <w:gridSpan w:val="6"/>
            <w:shd w:val="clear" w:color="auto" w:fill="auto"/>
          </w:tcPr>
          <w:p w14:paraId="17DE3FAD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EA33D8" w:rsidRPr="001A4780" w14:paraId="68855910" w14:textId="77777777" w:rsidTr="00AA6519">
        <w:tc>
          <w:tcPr>
            <w:tcW w:w="942" w:type="pct"/>
            <w:shd w:val="clear" w:color="auto" w:fill="auto"/>
            <w:vAlign w:val="center"/>
          </w:tcPr>
          <w:p w14:paraId="0759B387" w14:textId="77777777" w:rsidR="00EA33D8" w:rsidRPr="00996FC5" w:rsidRDefault="00EA33D8" w:rsidP="00EA33D8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934" w:type="pct"/>
            <w:shd w:val="clear" w:color="auto" w:fill="auto"/>
          </w:tcPr>
          <w:p w14:paraId="1748E590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29B7C8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0205689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248A340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64FA11AF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1E467CE" w14:textId="77777777" w:rsidTr="00AA6519">
        <w:tc>
          <w:tcPr>
            <w:tcW w:w="942" w:type="pct"/>
            <w:shd w:val="clear" w:color="auto" w:fill="auto"/>
            <w:vAlign w:val="center"/>
          </w:tcPr>
          <w:p w14:paraId="5EB6A9A1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0967821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142" w:type="pct"/>
            <w:shd w:val="clear" w:color="auto" w:fill="auto"/>
          </w:tcPr>
          <w:p w14:paraId="478B6061" w14:textId="77777777" w:rsidR="00EA33D8" w:rsidRPr="00996FC5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8FD53A3" w14:textId="77777777" w:rsidR="00EA33D8" w:rsidRPr="00996FC5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97E6B5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04" w:type="pct"/>
            <w:shd w:val="clear" w:color="auto" w:fill="auto"/>
          </w:tcPr>
          <w:p w14:paraId="41E9656A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2A63A066" w14:textId="77777777" w:rsidTr="00AA6519">
        <w:tc>
          <w:tcPr>
            <w:tcW w:w="942" w:type="pct"/>
            <w:shd w:val="clear" w:color="auto" w:fill="auto"/>
            <w:vAlign w:val="center"/>
          </w:tcPr>
          <w:p w14:paraId="226F0A93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8F580D9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142" w:type="pct"/>
            <w:shd w:val="clear" w:color="auto" w:fill="auto"/>
          </w:tcPr>
          <w:p w14:paraId="1D5CB75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08F2220E" w14:textId="77777777" w:rsidR="00EA33D8" w:rsidRPr="00996FC5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4C113552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04" w:type="pct"/>
            <w:shd w:val="clear" w:color="auto" w:fill="auto"/>
          </w:tcPr>
          <w:p w14:paraId="4B377A82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549E75F4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4B0D345B" w14:textId="77777777" w:rsidR="00EA33D8" w:rsidRPr="00996FC5" w:rsidRDefault="00EA33D8" w:rsidP="00EA33D8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EA33D8" w:rsidRPr="001A4780" w14:paraId="5809E9AA" w14:textId="77777777" w:rsidTr="00AA6519">
        <w:tc>
          <w:tcPr>
            <w:tcW w:w="942" w:type="pct"/>
            <w:shd w:val="clear" w:color="auto" w:fill="auto"/>
          </w:tcPr>
          <w:p w14:paraId="5E1FE4E2" w14:textId="77777777" w:rsidR="00EA33D8" w:rsidRPr="00996FC5" w:rsidRDefault="00EA33D8" w:rsidP="00EA33D8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934" w:type="pct"/>
            <w:shd w:val="clear" w:color="auto" w:fill="auto"/>
          </w:tcPr>
          <w:p w14:paraId="089CAABD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7D4ED91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54EA5B2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3DB802A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574A4A1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E26731D" w14:textId="77777777" w:rsidTr="00AA6519">
        <w:tc>
          <w:tcPr>
            <w:tcW w:w="942" w:type="pct"/>
            <w:shd w:val="clear" w:color="auto" w:fill="auto"/>
            <w:vAlign w:val="center"/>
          </w:tcPr>
          <w:p w14:paraId="0F560244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1A1A691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142" w:type="pct"/>
            <w:shd w:val="clear" w:color="auto" w:fill="auto"/>
          </w:tcPr>
          <w:p w14:paraId="61800DE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08A208C0" w14:textId="77777777" w:rsidR="00EA33D8" w:rsidRPr="00996FC5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4B36593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04" w:type="pct"/>
            <w:shd w:val="clear" w:color="auto" w:fill="auto"/>
          </w:tcPr>
          <w:p w14:paraId="7F092D94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788A700" w14:textId="77777777" w:rsidTr="00AA6519">
        <w:tc>
          <w:tcPr>
            <w:tcW w:w="942" w:type="pct"/>
            <w:shd w:val="clear" w:color="auto" w:fill="auto"/>
            <w:vAlign w:val="center"/>
          </w:tcPr>
          <w:p w14:paraId="441AEC09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7DE0091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142" w:type="pct"/>
            <w:shd w:val="clear" w:color="auto" w:fill="auto"/>
          </w:tcPr>
          <w:p w14:paraId="7AC898B5" w14:textId="77777777" w:rsidR="00EA33D8" w:rsidRPr="00996FC5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7C975661" w14:textId="77777777" w:rsidR="00EA33D8" w:rsidRPr="00996FC5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328" w:type="pct"/>
            <w:shd w:val="clear" w:color="auto" w:fill="auto"/>
          </w:tcPr>
          <w:p w14:paraId="54D9C664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04" w:type="pct"/>
            <w:shd w:val="clear" w:color="auto" w:fill="auto"/>
          </w:tcPr>
          <w:p w14:paraId="419CCD9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A7F21FC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107B6FDD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7617C">
              <w:rPr>
                <w:b/>
                <w:sz w:val="20"/>
              </w:rPr>
              <w:t>Информация о допуске заявки</w:t>
            </w:r>
          </w:p>
        </w:tc>
      </w:tr>
      <w:tr w:rsidR="00EA33D8" w:rsidRPr="001A4780" w14:paraId="15F26040" w14:textId="77777777" w:rsidTr="00AA6519">
        <w:tc>
          <w:tcPr>
            <w:tcW w:w="942" w:type="pct"/>
            <w:shd w:val="clear" w:color="auto" w:fill="auto"/>
            <w:vAlign w:val="center"/>
          </w:tcPr>
          <w:p w14:paraId="2A47C34C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87617C">
              <w:rPr>
                <w:b/>
                <w:sz w:val="20"/>
              </w:rPr>
              <w:t>admittedInfo</w:t>
            </w:r>
          </w:p>
        </w:tc>
        <w:tc>
          <w:tcPr>
            <w:tcW w:w="934" w:type="pct"/>
            <w:shd w:val="clear" w:color="auto" w:fill="auto"/>
          </w:tcPr>
          <w:p w14:paraId="1E1C1307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3612B3E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068CA63F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5CD285FE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136B4994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C79A8A6" w14:textId="77777777" w:rsidTr="00AA6519">
        <w:tc>
          <w:tcPr>
            <w:tcW w:w="942" w:type="pct"/>
            <w:vMerge w:val="restart"/>
            <w:shd w:val="clear" w:color="auto" w:fill="auto"/>
            <w:vAlign w:val="center"/>
          </w:tcPr>
          <w:p w14:paraId="0E63348B" w14:textId="43016FB3" w:rsidR="00EA33D8" w:rsidRPr="00382F55" w:rsidRDefault="00EA33D8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из узла</w:t>
            </w:r>
          </w:p>
        </w:tc>
        <w:tc>
          <w:tcPr>
            <w:tcW w:w="934" w:type="pct"/>
            <w:shd w:val="clear" w:color="auto" w:fill="auto"/>
          </w:tcPr>
          <w:p w14:paraId="0EE3824E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142" w:type="pct"/>
            <w:shd w:val="clear" w:color="auto" w:fill="auto"/>
          </w:tcPr>
          <w:p w14:paraId="490A9A9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36D96BC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E093BE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04" w:type="pct"/>
            <w:shd w:val="clear" w:color="auto" w:fill="auto"/>
          </w:tcPr>
          <w:p w14:paraId="534B57F1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EA33D8" w:rsidRPr="001A4780" w14:paraId="3291F9F9" w14:textId="77777777" w:rsidTr="00AA6519">
        <w:tc>
          <w:tcPr>
            <w:tcW w:w="942" w:type="pct"/>
            <w:vMerge/>
            <w:shd w:val="clear" w:color="auto" w:fill="auto"/>
            <w:vAlign w:val="center"/>
          </w:tcPr>
          <w:p w14:paraId="3247919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EA92AEA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score</w:t>
            </w:r>
          </w:p>
        </w:tc>
        <w:tc>
          <w:tcPr>
            <w:tcW w:w="142" w:type="pct"/>
            <w:shd w:val="clear" w:color="auto" w:fill="auto"/>
          </w:tcPr>
          <w:p w14:paraId="3AE043C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894EB01" w14:textId="7C1D635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328" w:type="pct"/>
            <w:shd w:val="clear" w:color="auto" w:fill="auto"/>
          </w:tcPr>
          <w:p w14:paraId="14086AA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Оценка заявки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21F0EBC7" w14:textId="097023E5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F54E5CD" w14:textId="77777777" w:rsidTr="00AA6519">
        <w:tc>
          <w:tcPr>
            <w:tcW w:w="942" w:type="pct"/>
            <w:vMerge/>
            <w:shd w:val="clear" w:color="auto" w:fill="auto"/>
            <w:vAlign w:val="center"/>
          </w:tcPr>
          <w:p w14:paraId="252FA6A4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018AB9C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appRating</w:t>
            </w:r>
          </w:p>
        </w:tc>
        <w:tc>
          <w:tcPr>
            <w:tcW w:w="142" w:type="pct"/>
            <w:shd w:val="clear" w:color="auto" w:fill="auto"/>
          </w:tcPr>
          <w:p w14:paraId="3D7C44D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63696BF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5E5F61E8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Порядковый номер заявки по результатам оценки заявки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0C3BDB3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27B5A0B8" w14:textId="77777777" w:rsidTr="00AA6519">
        <w:tc>
          <w:tcPr>
            <w:tcW w:w="942" w:type="pct"/>
            <w:vMerge/>
            <w:shd w:val="clear" w:color="auto" w:fill="auto"/>
            <w:vAlign w:val="center"/>
          </w:tcPr>
          <w:p w14:paraId="2700E51B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8620B68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conditionsScoring</w:t>
            </w:r>
          </w:p>
        </w:tc>
        <w:tc>
          <w:tcPr>
            <w:tcW w:w="142" w:type="pct"/>
            <w:shd w:val="clear" w:color="auto" w:fill="auto"/>
          </w:tcPr>
          <w:p w14:paraId="145C836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3C28D79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05E45E6E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Оценка предложения участника по критериям оценки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250764E0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CC9F08F" w14:textId="77777777" w:rsidTr="00AA6519">
        <w:tc>
          <w:tcPr>
            <w:tcW w:w="5000" w:type="pct"/>
            <w:gridSpan w:val="6"/>
            <w:shd w:val="clear" w:color="auto" w:fill="auto"/>
          </w:tcPr>
          <w:p w14:paraId="7DE38749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EA33D8" w:rsidRPr="001A4780" w14:paraId="5890450A" w14:textId="77777777" w:rsidTr="00AA6519">
        <w:tc>
          <w:tcPr>
            <w:tcW w:w="942" w:type="pct"/>
            <w:shd w:val="clear" w:color="auto" w:fill="auto"/>
            <w:vAlign w:val="center"/>
          </w:tcPr>
          <w:p w14:paraId="0A1E6D2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934" w:type="pct"/>
            <w:shd w:val="clear" w:color="auto" w:fill="auto"/>
          </w:tcPr>
          <w:p w14:paraId="4C4E246B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CD8000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3584E5C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466EEA37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281C164D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4C7400FF" w14:textId="77777777" w:rsidTr="00AA6519">
        <w:tc>
          <w:tcPr>
            <w:tcW w:w="942" w:type="pct"/>
            <w:shd w:val="clear" w:color="auto" w:fill="auto"/>
            <w:vAlign w:val="center"/>
          </w:tcPr>
          <w:p w14:paraId="31B56BE6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7F9132D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142" w:type="pct"/>
            <w:shd w:val="clear" w:color="auto" w:fill="auto"/>
          </w:tcPr>
          <w:p w14:paraId="496156CD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364BCBD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14D6E67F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13555A40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47EECF48" w14:textId="77777777" w:rsidTr="00AA6519">
        <w:tc>
          <w:tcPr>
            <w:tcW w:w="942" w:type="pct"/>
            <w:shd w:val="clear" w:color="auto" w:fill="auto"/>
            <w:vAlign w:val="center"/>
          </w:tcPr>
          <w:p w14:paraId="195715E0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CEEE0AE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142" w:type="pct"/>
            <w:shd w:val="clear" w:color="auto" w:fill="auto"/>
          </w:tcPr>
          <w:p w14:paraId="332E56C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3C46C9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71866ADD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4CBE9F37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2E3DB299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2F92CFE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EA33D8" w:rsidRPr="001A4780" w14:paraId="53F8DC00" w14:textId="77777777" w:rsidTr="00AA6519">
        <w:tc>
          <w:tcPr>
            <w:tcW w:w="942" w:type="pct"/>
            <w:shd w:val="clear" w:color="auto" w:fill="auto"/>
          </w:tcPr>
          <w:p w14:paraId="0FF9527B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934" w:type="pct"/>
            <w:shd w:val="clear" w:color="auto" w:fill="auto"/>
          </w:tcPr>
          <w:p w14:paraId="6ADDE351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5D6681D3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408F6EF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59A0E87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0D0355A2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4A990B7A" w14:textId="77777777" w:rsidTr="00AA6519">
        <w:tc>
          <w:tcPr>
            <w:tcW w:w="942" w:type="pct"/>
            <w:shd w:val="clear" w:color="auto" w:fill="auto"/>
            <w:vAlign w:val="center"/>
          </w:tcPr>
          <w:p w14:paraId="0D1CD60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64B7ED8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142" w:type="pct"/>
            <w:shd w:val="clear" w:color="auto" w:fill="auto"/>
          </w:tcPr>
          <w:p w14:paraId="394DF61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EE5BC9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4E810BED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47B374EA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2FD1F6AB" w14:textId="77777777" w:rsidTr="00AA6519">
        <w:tc>
          <w:tcPr>
            <w:tcW w:w="942" w:type="pct"/>
            <w:shd w:val="clear" w:color="auto" w:fill="auto"/>
            <w:vAlign w:val="center"/>
          </w:tcPr>
          <w:p w14:paraId="6C5A1252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67DCD2C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142" w:type="pct"/>
            <w:shd w:val="clear" w:color="auto" w:fill="auto"/>
          </w:tcPr>
          <w:p w14:paraId="3334F4B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119CE142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328" w:type="pct"/>
            <w:shd w:val="clear" w:color="auto" w:fill="auto"/>
          </w:tcPr>
          <w:p w14:paraId="4A7A4D1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50ED047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451B7B3D" w14:textId="77777777" w:rsidTr="00AA6519">
        <w:tc>
          <w:tcPr>
            <w:tcW w:w="5000" w:type="pct"/>
            <w:gridSpan w:val="6"/>
            <w:shd w:val="clear" w:color="auto" w:fill="auto"/>
          </w:tcPr>
          <w:p w14:paraId="24F0CDFF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F65FF">
              <w:rPr>
                <w:b/>
                <w:sz w:val="20"/>
              </w:rPr>
              <w:t>Оценка предложения участника по критериям оценки</w:t>
            </w:r>
          </w:p>
        </w:tc>
      </w:tr>
      <w:tr w:rsidR="00EA33D8" w:rsidRPr="001A4780" w14:paraId="15FCC307" w14:textId="77777777" w:rsidTr="00AA6519">
        <w:tc>
          <w:tcPr>
            <w:tcW w:w="942" w:type="pct"/>
            <w:shd w:val="clear" w:color="auto" w:fill="auto"/>
            <w:vAlign w:val="center"/>
          </w:tcPr>
          <w:p w14:paraId="4A53B790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6F65FF">
              <w:rPr>
                <w:b/>
                <w:sz w:val="20"/>
              </w:rPr>
              <w:t>conditionsScoring</w:t>
            </w:r>
          </w:p>
        </w:tc>
        <w:tc>
          <w:tcPr>
            <w:tcW w:w="934" w:type="pct"/>
            <w:shd w:val="clear" w:color="auto" w:fill="auto"/>
          </w:tcPr>
          <w:p w14:paraId="08B5F871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4808B47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10FFC932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3FD62ABA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1631F7D1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CB0632B" w14:textId="77777777" w:rsidTr="00AA6519">
        <w:tc>
          <w:tcPr>
            <w:tcW w:w="942" w:type="pct"/>
            <w:shd w:val="clear" w:color="auto" w:fill="auto"/>
            <w:vAlign w:val="center"/>
          </w:tcPr>
          <w:p w14:paraId="1CD29C91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6CD22EB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F65FF">
              <w:rPr>
                <w:sz w:val="20"/>
              </w:rPr>
              <w:t>conditionScoring</w:t>
            </w:r>
          </w:p>
        </w:tc>
        <w:tc>
          <w:tcPr>
            <w:tcW w:w="142" w:type="pct"/>
            <w:shd w:val="clear" w:color="auto" w:fill="auto"/>
          </w:tcPr>
          <w:p w14:paraId="16C16CB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157445B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8A2DE16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F65FF">
              <w:rPr>
                <w:sz w:val="20"/>
              </w:rPr>
              <w:t>Оценка предложения участника по отдельному критерию оценки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0B2EC7B7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EA33D8" w:rsidRPr="001A4780" w14:paraId="5E8C4E93" w14:textId="77777777" w:rsidTr="00AA6519">
        <w:tc>
          <w:tcPr>
            <w:tcW w:w="942" w:type="pct"/>
            <w:shd w:val="clear" w:color="auto" w:fill="auto"/>
            <w:vAlign w:val="center"/>
          </w:tcPr>
          <w:p w14:paraId="35D91820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6F65FF">
              <w:rPr>
                <w:b/>
                <w:sz w:val="20"/>
              </w:rPr>
              <w:t>conditionScoring</w:t>
            </w:r>
          </w:p>
        </w:tc>
        <w:tc>
          <w:tcPr>
            <w:tcW w:w="934" w:type="pct"/>
            <w:shd w:val="clear" w:color="auto" w:fill="auto"/>
          </w:tcPr>
          <w:p w14:paraId="647F639B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061D254D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272CB55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7935B78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1CCF7A1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259AA7F" w14:textId="77777777" w:rsidTr="00AA6519">
        <w:tc>
          <w:tcPr>
            <w:tcW w:w="942" w:type="pct"/>
            <w:vMerge w:val="restart"/>
            <w:shd w:val="clear" w:color="auto" w:fill="auto"/>
            <w:vAlign w:val="center"/>
          </w:tcPr>
          <w:p w14:paraId="47AF456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934" w:type="pct"/>
            <w:shd w:val="clear" w:color="auto" w:fill="auto"/>
          </w:tcPr>
          <w:p w14:paraId="2A065EC1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F65FF">
              <w:rPr>
                <w:sz w:val="20"/>
              </w:rPr>
              <w:t>cost</w:t>
            </w:r>
            <w:proofErr w:type="gramStart"/>
            <w:r w:rsidRPr="006F65FF">
              <w:rPr>
                <w:sz w:val="20"/>
              </w:rPr>
              <w:t>С</w:t>
            </w:r>
            <w:proofErr w:type="gramEnd"/>
            <w:r w:rsidRPr="006F65FF">
              <w:rPr>
                <w:sz w:val="20"/>
              </w:rPr>
              <w:t>riterion</w:t>
            </w:r>
          </w:p>
        </w:tc>
        <w:tc>
          <w:tcPr>
            <w:tcW w:w="142" w:type="pct"/>
            <w:shd w:val="clear" w:color="auto" w:fill="auto"/>
          </w:tcPr>
          <w:p w14:paraId="516DDFE3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F32F62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1195B0E" w14:textId="0D8C38B5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82F55">
              <w:rPr>
                <w:sz w:val="20"/>
              </w:rPr>
              <w:t>Стоимостной</w:t>
            </w:r>
            <w:proofErr w:type="gramEnd"/>
            <w:r w:rsidRPr="00382F55">
              <w:rPr>
                <w:sz w:val="20"/>
              </w:rPr>
              <w:t xml:space="preserve"> критерий оценки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24C706B9" w14:textId="6B251672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153ABD1" w14:textId="77777777" w:rsidTr="00AA6519">
        <w:tc>
          <w:tcPr>
            <w:tcW w:w="942" w:type="pct"/>
            <w:vMerge/>
            <w:shd w:val="clear" w:color="auto" w:fill="auto"/>
            <w:vAlign w:val="center"/>
          </w:tcPr>
          <w:p w14:paraId="44EE81F5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CFC7A36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F65FF">
              <w:rPr>
                <w:sz w:val="20"/>
              </w:rPr>
              <w:t>qualitative</w:t>
            </w:r>
            <w:proofErr w:type="gramStart"/>
            <w:r w:rsidRPr="006F65FF">
              <w:rPr>
                <w:sz w:val="20"/>
              </w:rPr>
              <w:t>С</w:t>
            </w:r>
            <w:proofErr w:type="gramEnd"/>
            <w:r w:rsidRPr="006F65FF">
              <w:rPr>
                <w:sz w:val="20"/>
              </w:rPr>
              <w:t>riterion</w:t>
            </w:r>
          </w:p>
        </w:tc>
        <w:tc>
          <w:tcPr>
            <w:tcW w:w="142" w:type="pct"/>
            <w:shd w:val="clear" w:color="auto" w:fill="auto"/>
          </w:tcPr>
          <w:p w14:paraId="4CE92ACE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81BFBB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5494CEB5" w14:textId="576825AF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82F55">
              <w:rPr>
                <w:sz w:val="20"/>
              </w:rPr>
              <w:t>Качественный (нестоимостной) критерий оценки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6BCAE22C" w14:textId="08DB0A54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267F8" w:rsidRPr="001A4780" w14:paraId="059910C1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22D2A1E2" w14:textId="3DC6A594" w:rsidR="005267F8" w:rsidRPr="00382F55" w:rsidRDefault="005267F8" w:rsidP="005267F8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proofErr w:type="gramStart"/>
            <w:r w:rsidRPr="00382F55">
              <w:rPr>
                <w:b/>
                <w:sz w:val="20"/>
              </w:rPr>
              <w:t>Стоимостной</w:t>
            </w:r>
            <w:proofErr w:type="gramEnd"/>
            <w:r w:rsidRPr="00382F55">
              <w:rPr>
                <w:b/>
                <w:sz w:val="20"/>
              </w:rPr>
              <w:t xml:space="preserve"> критерий оценки</w:t>
            </w:r>
          </w:p>
        </w:tc>
      </w:tr>
      <w:tr w:rsidR="005267F8" w:rsidRPr="001A4780" w14:paraId="0D10F286" w14:textId="77777777" w:rsidTr="00AA6519">
        <w:tc>
          <w:tcPr>
            <w:tcW w:w="942" w:type="pct"/>
            <w:shd w:val="clear" w:color="auto" w:fill="auto"/>
            <w:vAlign w:val="center"/>
          </w:tcPr>
          <w:p w14:paraId="5C2471B0" w14:textId="77777777" w:rsidR="005267F8" w:rsidRPr="006C6D44" w:rsidRDefault="005267F8" w:rsidP="005267F8">
            <w:pPr>
              <w:spacing w:before="0" w:after="0"/>
              <w:rPr>
                <w:b/>
                <w:sz w:val="20"/>
              </w:rPr>
            </w:pPr>
            <w:r w:rsidRPr="003368C2">
              <w:rPr>
                <w:b/>
                <w:sz w:val="20"/>
              </w:rPr>
              <w:t>cost</w:t>
            </w:r>
            <w:proofErr w:type="gramStart"/>
            <w:r w:rsidRPr="003368C2">
              <w:rPr>
                <w:b/>
                <w:sz w:val="20"/>
              </w:rPr>
              <w:t>С</w:t>
            </w:r>
            <w:proofErr w:type="gramEnd"/>
            <w:r w:rsidRPr="003368C2">
              <w:rPr>
                <w:b/>
                <w:sz w:val="20"/>
              </w:rPr>
              <w:t>riterion</w:t>
            </w:r>
          </w:p>
        </w:tc>
        <w:tc>
          <w:tcPr>
            <w:tcW w:w="934" w:type="pct"/>
            <w:shd w:val="clear" w:color="auto" w:fill="auto"/>
          </w:tcPr>
          <w:p w14:paraId="7D2A41E7" w14:textId="77777777" w:rsidR="005267F8" w:rsidRPr="00996FC5" w:rsidRDefault="005267F8" w:rsidP="005267F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592F3A5F" w14:textId="77777777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03DF274E" w14:textId="77777777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22F3982E" w14:textId="7777777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7621E311" w14:textId="7777777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267F8" w:rsidRPr="001A4780" w14:paraId="33C85460" w14:textId="77777777" w:rsidTr="00AA6519">
        <w:tc>
          <w:tcPr>
            <w:tcW w:w="942" w:type="pct"/>
            <w:shd w:val="clear" w:color="auto" w:fill="auto"/>
            <w:vAlign w:val="center"/>
          </w:tcPr>
          <w:p w14:paraId="5E34AF02" w14:textId="77777777" w:rsidR="005267F8" w:rsidRPr="006C6D44" w:rsidRDefault="005267F8" w:rsidP="005267F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62ABFA3" w14:textId="77777777" w:rsidR="005267F8" w:rsidRPr="00996FC5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criterionCode</w:t>
            </w:r>
          </w:p>
        </w:tc>
        <w:tc>
          <w:tcPr>
            <w:tcW w:w="142" w:type="pct"/>
            <w:shd w:val="clear" w:color="auto" w:fill="auto"/>
          </w:tcPr>
          <w:p w14:paraId="510696DF" w14:textId="77777777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4D6CDDE" w14:textId="77777777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3FA483DB" w14:textId="77777777" w:rsidR="005267F8" w:rsidRPr="00575F5E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Код критерия</w:t>
            </w:r>
          </w:p>
          <w:p w14:paraId="256349F8" w14:textId="77777777" w:rsidR="005267F8" w:rsidRPr="00D31E1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CP - Цена контракта.</w:t>
            </w:r>
          </w:p>
          <w:p w14:paraId="6D1967AA" w14:textId="77777777" w:rsidR="005267F8" w:rsidRPr="00D31E1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MC - Расходы на эксплуатацию и ремонт товаров, использование результатов работ.</w:t>
            </w:r>
          </w:p>
          <w:p w14:paraId="02AAC3EC" w14:textId="77777777" w:rsidR="005267F8" w:rsidRPr="00D31E1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TC - Стоимость жизненного цикла товара или созданного в результате выполнения работы объекта.</w:t>
            </w:r>
          </w:p>
          <w:p w14:paraId="6C2ADC12" w14:textId="77777777" w:rsidR="005267F8" w:rsidRPr="00D31E1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EN - Предложение о сумме соответствующих расходов заказчика, которые заказчик осуществит или понесет по энергосервисному контракту.</w:t>
            </w:r>
          </w:p>
          <w:p w14:paraId="4349863E" w14:textId="77777777" w:rsidR="005267F8" w:rsidRPr="00D31E1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QF - Качественные, функциональные и экологические характеристики объекта закупки.</w:t>
            </w:r>
          </w:p>
          <w:p w14:paraId="76AFD1E9" w14:textId="7777777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lastRenderedPageBreak/>
              <w:t>QO - Квалификация участников закупки, в том числе наличие у них финансовых ресурсов, на праве собственности или ином законном основании оборудования и других материальных ресурсов, опыта работы, связанного с предметом контракта, и деловой репутации, специалистов и иных работников определенного уровня</w:t>
            </w:r>
          </w:p>
        </w:tc>
        <w:tc>
          <w:tcPr>
            <w:tcW w:w="1304" w:type="pct"/>
            <w:shd w:val="clear" w:color="auto" w:fill="auto"/>
          </w:tcPr>
          <w:p w14:paraId="5214CC3B" w14:textId="77777777" w:rsidR="005267F8" w:rsidRPr="00D31E14" w:rsidRDefault="005267F8" w:rsidP="005267F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>Допустимые значения</w:t>
            </w:r>
            <w:r w:rsidRPr="00D31E14">
              <w:rPr>
                <w:sz w:val="20"/>
              </w:rPr>
              <w:t>:</w:t>
            </w:r>
          </w:p>
          <w:p w14:paraId="02EBE58E" w14:textId="77777777" w:rsidR="005267F8" w:rsidRPr="00D31E1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CP </w:t>
            </w:r>
          </w:p>
          <w:p w14:paraId="2ED21E34" w14:textId="77777777" w:rsidR="005267F8" w:rsidRPr="00D31E1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MC </w:t>
            </w:r>
          </w:p>
          <w:p w14:paraId="4DDD6B69" w14:textId="77777777" w:rsidR="005267F8" w:rsidRPr="00D31E1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TC </w:t>
            </w:r>
          </w:p>
          <w:p w14:paraId="426E86AB" w14:textId="77777777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EN </w:t>
            </w:r>
          </w:p>
          <w:p w14:paraId="25311AB3" w14:textId="77777777" w:rsidR="005267F8" w:rsidRDefault="005267F8" w:rsidP="005267F8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D31E14">
              <w:rPr>
                <w:sz w:val="20"/>
              </w:rPr>
              <w:t>QF</w:t>
            </w:r>
          </w:p>
          <w:p w14:paraId="67DA10ED" w14:textId="7777777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QO</w:t>
            </w:r>
          </w:p>
        </w:tc>
      </w:tr>
      <w:tr w:rsidR="005267F8" w:rsidRPr="001A4780" w14:paraId="05E6BFCC" w14:textId="77777777" w:rsidTr="00AA6519">
        <w:tc>
          <w:tcPr>
            <w:tcW w:w="942" w:type="pct"/>
            <w:shd w:val="clear" w:color="auto" w:fill="auto"/>
            <w:vAlign w:val="center"/>
          </w:tcPr>
          <w:p w14:paraId="2E91108A" w14:textId="77777777" w:rsidR="005267F8" w:rsidRPr="006C6D44" w:rsidRDefault="005267F8" w:rsidP="005267F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E3452F4" w14:textId="77777777" w:rsidR="005267F8" w:rsidRPr="00996FC5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score</w:t>
            </w:r>
          </w:p>
        </w:tc>
        <w:tc>
          <w:tcPr>
            <w:tcW w:w="142" w:type="pct"/>
            <w:shd w:val="clear" w:color="auto" w:fill="auto"/>
          </w:tcPr>
          <w:p w14:paraId="085F25CC" w14:textId="77777777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539BDB4" w14:textId="439F6AB6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532F7DE1" w14:textId="7777777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без учёта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5FFCF242" w14:textId="7777777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CC6BB7">
              <w:rPr>
                <w:sz w:val="20"/>
              </w:rPr>
              <w:t>(-)?\d+(\.\d{1,2})?</w:t>
            </w:r>
          </w:p>
        </w:tc>
      </w:tr>
      <w:tr w:rsidR="005267F8" w:rsidRPr="001A4780" w14:paraId="31F9D5E1" w14:textId="77777777" w:rsidTr="00AA6519">
        <w:tc>
          <w:tcPr>
            <w:tcW w:w="942" w:type="pct"/>
            <w:shd w:val="clear" w:color="auto" w:fill="auto"/>
            <w:vAlign w:val="center"/>
          </w:tcPr>
          <w:p w14:paraId="0058A538" w14:textId="77777777" w:rsidR="005267F8" w:rsidRPr="006C6D44" w:rsidRDefault="005267F8" w:rsidP="005267F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3C6F9FB" w14:textId="77777777" w:rsidR="005267F8" w:rsidRPr="00996FC5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normedScore</w:t>
            </w:r>
          </w:p>
        </w:tc>
        <w:tc>
          <w:tcPr>
            <w:tcW w:w="142" w:type="pct"/>
            <w:shd w:val="clear" w:color="auto" w:fill="auto"/>
          </w:tcPr>
          <w:p w14:paraId="63710B91" w14:textId="77777777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02D5ABCC" w14:textId="55CD8EEC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5A2C56B9" w14:textId="7777777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с учётом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7207D817" w14:textId="7777777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CC6BB7">
              <w:rPr>
                <w:sz w:val="20"/>
              </w:rPr>
              <w:t>(-)?\d+(\.\d{1,2})?</w:t>
            </w:r>
          </w:p>
        </w:tc>
      </w:tr>
      <w:tr w:rsidR="005267F8" w:rsidRPr="001A4780" w14:paraId="42CBBE0C" w14:textId="77777777" w:rsidTr="00AA6519">
        <w:tc>
          <w:tcPr>
            <w:tcW w:w="942" w:type="pct"/>
            <w:shd w:val="clear" w:color="auto" w:fill="auto"/>
            <w:vAlign w:val="center"/>
          </w:tcPr>
          <w:p w14:paraId="1B7DD1A9" w14:textId="77777777" w:rsidR="005267F8" w:rsidRPr="006C6D44" w:rsidRDefault="005267F8" w:rsidP="005267F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4E0FF69" w14:textId="2A4C3D97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value</w:t>
            </w:r>
          </w:p>
        </w:tc>
        <w:tc>
          <w:tcPr>
            <w:tcW w:w="142" w:type="pct"/>
            <w:shd w:val="clear" w:color="auto" w:fill="auto"/>
          </w:tcPr>
          <w:p w14:paraId="06B32FC5" w14:textId="49E387D2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233C5D21" w14:textId="49F0E686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5DCD762E" w14:textId="4429E67A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Значимость критерия в процентах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04" w:type="pct"/>
            <w:vMerge w:val="restart"/>
            <w:shd w:val="clear" w:color="auto" w:fill="auto"/>
            <w:vAlign w:val="center"/>
          </w:tcPr>
          <w:p w14:paraId="2E3BAF95" w14:textId="7F930703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загрузке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поля игнорируются, используется для печатной формы протокола.</w:t>
            </w:r>
          </w:p>
        </w:tc>
      </w:tr>
      <w:tr w:rsidR="005267F8" w:rsidRPr="001A4780" w14:paraId="3BA9EBA0" w14:textId="77777777" w:rsidTr="00AA6519">
        <w:tc>
          <w:tcPr>
            <w:tcW w:w="942" w:type="pct"/>
            <w:shd w:val="clear" w:color="auto" w:fill="auto"/>
            <w:vAlign w:val="center"/>
          </w:tcPr>
          <w:p w14:paraId="14763861" w14:textId="77777777" w:rsidR="005267F8" w:rsidRPr="006C6D44" w:rsidRDefault="005267F8" w:rsidP="005267F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65DA62D" w14:textId="1853F2A6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21BCC406" w14:textId="67909BC0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1B8CC15" w14:textId="31B3FF99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097A1A6C" w14:textId="20D195B3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Дополнительная информация о содержании и порядке оценки по критерию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04" w:type="pct"/>
            <w:vMerge/>
            <w:shd w:val="clear" w:color="auto" w:fill="auto"/>
          </w:tcPr>
          <w:p w14:paraId="2C545E14" w14:textId="786204F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267F8" w:rsidRPr="001A4780" w14:paraId="59136AFE" w14:textId="77777777" w:rsidTr="00AA6519">
        <w:tc>
          <w:tcPr>
            <w:tcW w:w="942" w:type="pct"/>
            <w:shd w:val="clear" w:color="auto" w:fill="auto"/>
            <w:vAlign w:val="center"/>
          </w:tcPr>
          <w:p w14:paraId="2955026A" w14:textId="77777777" w:rsidR="005267F8" w:rsidRPr="006C6D44" w:rsidRDefault="005267F8" w:rsidP="005267F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D4A5DD9" w14:textId="7159419C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limit</w:t>
            </w:r>
          </w:p>
        </w:tc>
        <w:tc>
          <w:tcPr>
            <w:tcW w:w="142" w:type="pct"/>
            <w:shd w:val="clear" w:color="auto" w:fill="auto"/>
          </w:tcPr>
          <w:p w14:paraId="68FF104B" w14:textId="0836FA95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C20EB82" w14:textId="4037D1D0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328" w:type="pct"/>
            <w:shd w:val="clear" w:color="auto" w:fill="auto"/>
          </w:tcPr>
          <w:p w14:paraId="35F7A109" w14:textId="04220CAE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Предельное значение показателя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04" w:type="pct"/>
            <w:vMerge/>
            <w:shd w:val="clear" w:color="auto" w:fill="auto"/>
          </w:tcPr>
          <w:p w14:paraId="77E9A2B1" w14:textId="60CCCB28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267F8" w:rsidRPr="001A4780" w14:paraId="4A6EB399" w14:textId="77777777" w:rsidTr="00AA6519">
        <w:tc>
          <w:tcPr>
            <w:tcW w:w="942" w:type="pct"/>
            <w:shd w:val="clear" w:color="auto" w:fill="auto"/>
            <w:vAlign w:val="center"/>
          </w:tcPr>
          <w:p w14:paraId="32814FEE" w14:textId="77777777" w:rsidR="005267F8" w:rsidRPr="006C6D44" w:rsidRDefault="005267F8" w:rsidP="005267F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5E430B5" w14:textId="125FD1F2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measurementOrder</w:t>
            </w:r>
          </w:p>
        </w:tc>
        <w:tc>
          <w:tcPr>
            <w:tcW w:w="142" w:type="pct"/>
            <w:shd w:val="clear" w:color="auto" w:fill="auto"/>
          </w:tcPr>
          <w:p w14:paraId="3E2D6207" w14:textId="0105FE8B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E166AF3" w14:textId="5E02D4DD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4DD9BA2D" w14:textId="77777777" w:rsidR="005267F8" w:rsidRPr="003D62E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Порядок оценки по показателю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  <w:r w:rsidRPr="003D62E4">
              <w:rPr>
                <w:sz w:val="20"/>
              </w:rPr>
              <w:t>:</w:t>
            </w:r>
          </w:p>
          <w:p w14:paraId="34C83FC4" w14:textId="77777777" w:rsidR="005267F8" w:rsidRPr="003D62E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F - лучшим условием исполнения контракта является наибольшее значение,</w:t>
            </w:r>
          </w:p>
          <w:p w14:paraId="01431FDE" w14:textId="77777777" w:rsidR="005267F8" w:rsidRPr="003D62E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 - лучшим условием исполнения контракта является наименьшее значение,</w:t>
            </w:r>
          </w:p>
          <w:p w14:paraId="6D11E642" w14:textId="072A3D13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O - оценка производится по шкале оценки или другому порядку, указанному в документации</w:t>
            </w:r>
          </w:p>
        </w:tc>
        <w:tc>
          <w:tcPr>
            <w:tcW w:w="1304" w:type="pct"/>
            <w:vMerge/>
            <w:shd w:val="clear" w:color="auto" w:fill="auto"/>
          </w:tcPr>
          <w:p w14:paraId="62BB6716" w14:textId="424D4BEC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267F8" w:rsidRPr="001A4780" w14:paraId="21BAA026" w14:textId="77777777" w:rsidTr="00AA6519">
        <w:tc>
          <w:tcPr>
            <w:tcW w:w="942" w:type="pct"/>
            <w:shd w:val="clear" w:color="auto" w:fill="auto"/>
            <w:vAlign w:val="center"/>
          </w:tcPr>
          <w:p w14:paraId="45664E03" w14:textId="77777777" w:rsidR="005267F8" w:rsidRPr="006C6D44" w:rsidRDefault="005267F8" w:rsidP="005267F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0CBA1A9" w14:textId="4497943B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offer</w:t>
            </w:r>
          </w:p>
        </w:tc>
        <w:tc>
          <w:tcPr>
            <w:tcW w:w="142" w:type="pct"/>
            <w:shd w:val="clear" w:color="auto" w:fill="auto"/>
          </w:tcPr>
          <w:p w14:paraId="1F057855" w14:textId="061E74AD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2FE6279A" w14:textId="596ED123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328" w:type="pct"/>
            <w:shd w:val="clear" w:color="auto" w:fill="auto"/>
          </w:tcPr>
          <w:p w14:paraId="2B8A124E" w14:textId="13AA65A9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Предложение участника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6AED03E0" w14:textId="703356A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267F8" w:rsidRPr="001A4780" w14:paraId="4264A234" w14:textId="77777777" w:rsidTr="00AA6519">
        <w:tc>
          <w:tcPr>
            <w:tcW w:w="942" w:type="pct"/>
            <w:shd w:val="clear" w:color="auto" w:fill="auto"/>
            <w:vAlign w:val="center"/>
          </w:tcPr>
          <w:p w14:paraId="0147B35C" w14:textId="77777777" w:rsidR="005267F8" w:rsidRPr="006C6D44" w:rsidRDefault="005267F8" w:rsidP="005267F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6B8821A" w14:textId="5B2F9E5F" w:rsidR="005267F8" w:rsidRPr="00D31E1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5B474F">
              <w:rPr>
                <w:sz w:val="20"/>
              </w:rPr>
              <w:t>spelledOffer</w:t>
            </w:r>
          </w:p>
        </w:tc>
        <w:tc>
          <w:tcPr>
            <w:tcW w:w="142" w:type="pct"/>
            <w:shd w:val="clear" w:color="auto" w:fill="auto"/>
          </w:tcPr>
          <w:p w14:paraId="5F63E354" w14:textId="4CDB9022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615088D" w14:textId="1E35383A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3FF5C670" w14:textId="7ABAD4AB" w:rsidR="005267F8" w:rsidRPr="00D31E1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5B474F">
              <w:rPr>
                <w:sz w:val="20"/>
              </w:rPr>
              <w:t>Предложение участник</w:t>
            </w:r>
            <w:r>
              <w:rPr>
                <w:sz w:val="20"/>
              </w:rPr>
              <w:t>а прописью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52CA9FE3" w14:textId="7777777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267F8" w:rsidRPr="001A4780" w14:paraId="11856544" w14:textId="77777777" w:rsidTr="00AA6519">
        <w:tc>
          <w:tcPr>
            <w:tcW w:w="942" w:type="pct"/>
            <w:shd w:val="clear" w:color="auto" w:fill="auto"/>
            <w:vAlign w:val="center"/>
          </w:tcPr>
          <w:p w14:paraId="79D311B1" w14:textId="77777777" w:rsidR="005267F8" w:rsidRPr="006C6D44" w:rsidRDefault="005267F8" w:rsidP="005267F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15AA80A" w14:textId="071A7BE6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7DED6178" w14:textId="1E0FD78F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6C130A2" w14:textId="60CD5AD8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0C736A08" w14:textId="372B2171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Дополнительная информация о предложении участника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42B76AB4" w14:textId="7777777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267F8" w:rsidRPr="001A4780" w14:paraId="3B742079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261980EF" w14:textId="53F371A2" w:rsidR="005267F8" w:rsidRPr="00382F55" w:rsidRDefault="005267F8" w:rsidP="005267F8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382F55">
              <w:rPr>
                <w:b/>
                <w:sz w:val="20"/>
              </w:rPr>
              <w:t>Качественный (нестоимостной) критерий оценки</w:t>
            </w:r>
          </w:p>
        </w:tc>
      </w:tr>
      <w:tr w:rsidR="005267F8" w:rsidRPr="001A4780" w14:paraId="48F1FD0C" w14:textId="77777777" w:rsidTr="00AA6519">
        <w:tc>
          <w:tcPr>
            <w:tcW w:w="942" w:type="pct"/>
            <w:shd w:val="clear" w:color="auto" w:fill="auto"/>
            <w:vAlign w:val="center"/>
          </w:tcPr>
          <w:p w14:paraId="710E9F04" w14:textId="77777777" w:rsidR="005267F8" w:rsidRPr="006C6D44" w:rsidRDefault="005267F8" w:rsidP="005267F8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qualitative</w:t>
            </w:r>
            <w:proofErr w:type="gramStart"/>
            <w:r w:rsidRPr="00186B33">
              <w:rPr>
                <w:b/>
                <w:sz w:val="20"/>
              </w:rPr>
              <w:t>С</w:t>
            </w:r>
            <w:proofErr w:type="gramEnd"/>
            <w:r w:rsidRPr="00186B33">
              <w:rPr>
                <w:b/>
                <w:sz w:val="20"/>
              </w:rPr>
              <w:t>riterion</w:t>
            </w:r>
          </w:p>
        </w:tc>
        <w:tc>
          <w:tcPr>
            <w:tcW w:w="934" w:type="pct"/>
            <w:shd w:val="clear" w:color="auto" w:fill="auto"/>
          </w:tcPr>
          <w:p w14:paraId="58F74D38" w14:textId="77777777" w:rsidR="005267F8" w:rsidRPr="00996FC5" w:rsidRDefault="005267F8" w:rsidP="005267F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225A456C" w14:textId="77777777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7C25FF2C" w14:textId="77777777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58BB2B00" w14:textId="7777777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1F6D8E1F" w14:textId="7777777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405F9" w:rsidRPr="001A4780" w14:paraId="22A71A39" w14:textId="77777777" w:rsidTr="00AA6519">
        <w:tc>
          <w:tcPr>
            <w:tcW w:w="942" w:type="pct"/>
            <w:vMerge w:val="restart"/>
            <w:shd w:val="clear" w:color="auto" w:fill="auto"/>
            <w:vAlign w:val="center"/>
          </w:tcPr>
          <w:p w14:paraId="0685A1A2" w14:textId="3C7266FD" w:rsidR="00B405F9" w:rsidRPr="006C6D44" w:rsidRDefault="00B405F9" w:rsidP="005267F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934" w:type="pct"/>
            <w:shd w:val="clear" w:color="auto" w:fill="auto"/>
          </w:tcPr>
          <w:p w14:paraId="4F968962" w14:textId="6437E8FE" w:rsidR="00B405F9" w:rsidRPr="00996FC5" w:rsidRDefault="00B405F9" w:rsidP="00F563C4">
            <w:pPr>
              <w:spacing w:before="0" w:after="0"/>
              <w:ind w:firstLine="51"/>
              <w:rPr>
                <w:sz w:val="20"/>
              </w:rPr>
            </w:pPr>
            <w:r w:rsidRPr="00186B33">
              <w:rPr>
                <w:sz w:val="20"/>
              </w:rPr>
              <w:t>indicator</w:t>
            </w:r>
          </w:p>
        </w:tc>
        <w:tc>
          <w:tcPr>
            <w:tcW w:w="142" w:type="pct"/>
            <w:shd w:val="clear" w:color="auto" w:fill="auto"/>
          </w:tcPr>
          <w:p w14:paraId="5D216405" w14:textId="77777777" w:rsidR="00B405F9" w:rsidRDefault="00B405F9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6506F17A" w14:textId="77777777" w:rsidR="00B405F9" w:rsidRDefault="00B405F9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566AB11B" w14:textId="77777777" w:rsidR="00B405F9" w:rsidRDefault="00B405F9" w:rsidP="005267F8">
            <w:pPr>
              <w:spacing w:before="0" w:after="0"/>
              <w:ind w:firstLine="51"/>
              <w:rPr>
                <w:sz w:val="20"/>
              </w:rPr>
            </w:pPr>
            <w:r w:rsidRPr="00186B33">
              <w:rPr>
                <w:sz w:val="20"/>
              </w:rPr>
              <w:t>Показатель критерия оценки</w:t>
            </w:r>
          </w:p>
        </w:tc>
        <w:tc>
          <w:tcPr>
            <w:tcW w:w="1304" w:type="pct"/>
            <w:shd w:val="clear" w:color="auto" w:fill="auto"/>
          </w:tcPr>
          <w:p w14:paraId="56194634" w14:textId="77777777" w:rsidR="00B405F9" w:rsidRDefault="00B405F9" w:rsidP="005267F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B405F9" w:rsidRPr="001A4780" w14:paraId="1A0DC38C" w14:textId="77777777" w:rsidTr="00AA6519">
        <w:tc>
          <w:tcPr>
            <w:tcW w:w="942" w:type="pct"/>
            <w:vMerge/>
            <w:shd w:val="clear" w:color="auto" w:fill="auto"/>
            <w:vAlign w:val="center"/>
          </w:tcPr>
          <w:p w14:paraId="1B5F0731" w14:textId="77777777" w:rsidR="00B405F9" w:rsidRPr="006C6D44" w:rsidRDefault="00B405F9" w:rsidP="00B405F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7A3ADA8" w14:textId="24B2A201" w:rsidR="00B405F9" w:rsidRPr="00186B33" w:rsidRDefault="00B405F9" w:rsidP="00B405F9">
            <w:pPr>
              <w:spacing w:before="0" w:after="0"/>
              <w:ind w:firstLine="51"/>
              <w:rPr>
                <w:sz w:val="20"/>
              </w:rPr>
            </w:pPr>
            <w:r w:rsidRPr="00483986">
              <w:rPr>
                <w:sz w:val="20"/>
              </w:rPr>
              <w:t>criterionScoring</w:t>
            </w:r>
          </w:p>
        </w:tc>
        <w:tc>
          <w:tcPr>
            <w:tcW w:w="142" w:type="pct"/>
            <w:shd w:val="clear" w:color="auto" w:fill="auto"/>
          </w:tcPr>
          <w:p w14:paraId="4D49CB1D" w14:textId="73FDCE5C" w:rsidR="00B405F9" w:rsidRDefault="00B405F9" w:rsidP="00B405F9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3020382" w14:textId="6AE2A2FE" w:rsidR="00B405F9" w:rsidRDefault="00B405F9" w:rsidP="00B405F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1F4D6241" w14:textId="1393E8FB" w:rsidR="00B405F9" w:rsidRPr="00186B33" w:rsidRDefault="00B405F9" w:rsidP="00B405F9">
            <w:pPr>
              <w:spacing w:before="0" w:after="0"/>
              <w:ind w:firstLine="51"/>
              <w:rPr>
                <w:sz w:val="20"/>
              </w:rPr>
            </w:pPr>
            <w:r w:rsidRPr="00483986">
              <w:rPr>
                <w:sz w:val="20"/>
              </w:rPr>
              <w:t>Критерий оценки (для качественных критериев без показателей)</w:t>
            </w:r>
          </w:p>
        </w:tc>
        <w:tc>
          <w:tcPr>
            <w:tcW w:w="1304" w:type="pct"/>
            <w:shd w:val="clear" w:color="auto" w:fill="auto"/>
          </w:tcPr>
          <w:p w14:paraId="76BF0AC9" w14:textId="2C5D9EA8" w:rsidR="00B405F9" w:rsidRDefault="00B405F9" w:rsidP="00B405F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B405F9" w:rsidRPr="001A4780" w14:paraId="304C9D33" w14:textId="77777777" w:rsidTr="00AA6519">
        <w:tc>
          <w:tcPr>
            <w:tcW w:w="942" w:type="pct"/>
            <w:shd w:val="clear" w:color="auto" w:fill="auto"/>
            <w:vAlign w:val="center"/>
          </w:tcPr>
          <w:p w14:paraId="6DD2CC1A" w14:textId="77777777" w:rsidR="00B405F9" w:rsidRPr="006C6D44" w:rsidRDefault="00B405F9" w:rsidP="00B405F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AED011F" w14:textId="77777777" w:rsidR="00B405F9" w:rsidRPr="00351964" w:rsidRDefault="00B405F9" w:rsidP="00B405F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criterionCode</w:t>
            </w:r>
          </w:p>
        </w:tc>
        <w:tc>
          <w:tcPr>
            <w:tcW w:w="142" w:type="pct"/>
            <w:shd w:val="clear" w:color="auto" w:fill="auto"/>
          </w:tcPr>
          <w:p w14:paraId="0150EFE3" w14:textId="77D10399" w:rsidR="00B405F9" w:rsidRPr="0087617C" w:rsidRDefault="00B405F9" w:rsidP="00B405F9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90F80FA" w14:textId="2883F068" w:rsidR="00B405F9" w:rsidRPr="0087617C" w:rsidRDefault="00B405F9" w:rsidP="00B405F9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02D3C26E" w14:textId="464D88BA" w:rsidR="00B405F9" w:rsidRPr="0077733C" w:rsidRDefault="00B405F9" w:rsidP="00B405F9">
            <w:pPr>
              <w:spacing w:before="0" w:after="0"/>
              <w:ind w:firstLine="51"/>
              <w:rPr>
                <w:sz w:val="20"/>
              </w:rPr>
            </w:pPr>
            <w:r w:rsidRPr="0077733C">
              <w:rPr>
                <w:sz w:val="20"/>
              </w:rPr>
              <w:t>Код критерия:</w:t>
            </w:r>
          </w:p>
          <w:p w14:paraId="10D69925" w14:textId="77777777" w:rsidR="00B405F9" w:rsidRPr="0077733C" w:rsidRDefault="00B405F9" w:rsidP="00B405F9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CP - Цена контракта.</w:t>
            </w:r>
          </w:p>
          <w:p w14:paraId="13BDCB7E" w14:textId="77777777" w:rsidR="00B405F9" w:rsidRPr="0077733C" w:rsidRDefault="00B405F9" w:rsidP="00B405F9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 xml:space="preserve">MC - Расходы на </w:t>
            </w:r>
            <w:r w:rsidRPr="0077733C">
              <w:rPr>
                <w:color w:val="000000"/>
                <w:sz w:val="20"/>
                <w:highlight w:val="white"/>
              </w:rPr>
              <w:lastRenderedPageBreak/>
              <w:t>эксплуатацию и ремонт товаров, использование результатов работ.</w:t>
            </w:r>
          </w:p>
          <w:p w14:paraId="73346598" w14:textId="77777777" w:rsidR="00B405F9" w:rsidRPr="0077733C" w:rsidRDefault="00B405F9" w:rsidP="00B405F9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TC - Стоимость жизненного цикла товара или созданного в результате выполнения работы объекта.</w:t>
            </w:r>
          </w:p>
          <w:p w14:paraId="3C2A5EFC" w14:textId="77777777" w:rsidR="00B405F9" w:rsidRPr="0077733C" w:rsidRDefault="00B405F9" w:rsidP="00B405F9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EN - Предложение о сумме соответствующих расходов заказчика, которые заказчик осуществит или понесет по энергосервисному контракту.</w:t>
            </w:r>
          </w:p>
          <w:p w14:paraId="408AB4DA" w14:textId="77777777" w:rsidR="00B405F9" w:rsidRPr="0077733C" w:rsidRDefault="00B405F9" w:rsidP="00B405F9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QF - Качественные, функциональные и экологические характеристики объекта закупки.</w:t>
            </w:r>
          </w:p>
          <w:p w14:paraId="2448D7BA" w14:textId="77777777" w:rsidR="00B405F9" w:rsidRPr="0077733C" w:rsidRDefault="00B405F9" w:rsidP="00B405F9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7733C">
              <w:rPr>
                <w:color w:val="000000"/>
                <w:sz w:val="20"/>
                <w:highlight w:val="white"/>
              </w:rPr>
              <w:t>QO - Квалификация участников закупки, в том числе наличие у них финансовых ресурсов, на праве собственности или ином законном основании оборудования и других материальных ресурсов, опыта работы, связанного с предметом контракта, и деловой репутации, специалистов и иных работников определенного уровня</w:t>
            </w:r>
          </w:p>
        </w:tc>
        <w:tc>
          <w:tcPr>
            <w:tcW w:w="1304" w:type="pct"/>
            <w:vMerge w:val="restart"/>
            <w:shd w:val="clear" w:color="auto" w:fill="auto"/>
          </w:tcPr>
          <w:p w14:paraId="1988CDD1" w14:textId="5C58040C" w:rsidR="00B405F9" w:rsidRPr="003804BF" w:rsidRDefault="00B405F9" w:rsidP="00B405F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 xml:space="preserve">При загрузке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поля игнорируются, используется для печатной формы </w:t>
            </w:r>
            <w:r>
              <w:rPr>
                <w:sz w:val="20"/>
              </w:rPr>
              <w:lastRenderedPageBreak/>
              <w:t>протокола.</w:t>
            </w:r>
          </w:p>
        </w:tc>
      </w:tr>
      <w:tr w:rsidR="00B405F9" w:rsidRPr="001A4780" w14:paraId="1FE2F441" w14:textId="77777777" w:rsidTr="00AA6519">
        <w:tc>
          <w:tcPr>
            <w:tcW w:w="942" w:type="pct"/>
            <w:shd w:val="clear" w:color="auto" w:fill="auto"/>
            <w:vAlign w:val="center"/>
          </w:tcPr>
          <w:p w14:paraId="063771F1" w14:textId="77777777" w:rsidR="00B405F9" w:rsidRPr="006C6D44" w:rsidRDefault="00B405F9" w:rsidP="00B405F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81AD7CF" w14:textId="77777777" w:rsidR="00B405F9" w:rsidRPr="00351964" w:rsidRDefault="00B405F9" w:rsidP="00B405F9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58D5EEF3" w14:textId="77777777" w:rsidR="00B405F9" w:rsidRPr="0087617C" w:rsidRDefault="00B405F9" w:rsidP="00B405F9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23CB672" w14:textId="77777777" w:rsidR="00B405F9" w:rsidRPr="0087617C" w:rsidRDefault="00B405F9" w:rsidP="00B405F9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0E3008E9" w14:textId="77777777" w:rsidR="00B405F9" w:rsidRPr="00351964" w:rsidRDefault="00B405F9" w:rsidP="00B405F9">
            <w:pPr>
              <w:spacing w:before="0" w:after="0"/>
              <w:ind w:firstLine="51"/>
              <w:rPr>
                <w:sz w:val="20"/>
              </w:rPr>
            </w:pPr>
            <w:r w:rsidRPr="0077733C">
              <w:rPr>
                <w:sz w:val="20"/>
              </w:rPr>
              <w:t>Дополнительная информация о содержании и порядке оценки по критерию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63D28FC9" w14:textId="77777777" w:rsidR="00B405F9" w:rsidRPr="003804BF" w:rsidRDefault="00B405F9" w:rsidP="00B405F9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405F9" w:rsidRPr="001A4780" w14:paraId="7F3211D6" w14:textId="77777777" w:rsidTr="00AA6519">
        <w:tc>
          <w:tcPr>
            <w:tcW w:w="942" w:type="pct"/>
            <w:shd w:val="clear" w:color="auto" w:fill="auto"/>
            <w:vAlign w:val="center"/>
          </w:tcPr>
          <w:p w14:paraId="60C11A1C" w14:textId="77777777" w:rsidR="00B405F9" w:rsidRPr="006C6D44" w:rsidRDefault="00B405F9" w:rsidP="00B405F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B137C5C" w14:textId="77777777" w:rsidR="00B405F9" w:rsidRPr="0077733C" w:rsidRDefault="00B405F9" w:rsidP="00B405F9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value</w:t>
            </w:r>
          </w:p>
        </w:tc>
        <w:tc>
          <w:tcPr>
            <w:tcW w:w="142" w:type="pct"/>
            <w:shd w:val="clear" w:color="auto" w:fill="auto"/>
          </w:tcPr>
          <w:p w14:paraId="6596CD9B" w14:textId="77777777" w:rsidR="00B405F9" w:rsidRPr="0087617C" w:rsidRDefault="00B405F9" w:rsidP="00B405F9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55A9AA2" w14:textId="5CF039E2" w:rsidR="00B405F9" w:rsidRPr="00382F55" w:rsidRDefault="00B405F9" w:rsidP="00B405F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5FEB2532" w14:textId="77777777" w:rsidR="00B405F9" w:rsidRPr="00351964" w:rsidRDefault="00B405F9" w:rsidP="00B405F9">
            <w:pPr>
              <w:spacing w:before="0" w:after="0"/>
              <w:ind w:firstLine="51"/>
              <w:rPr>
                <w:sz w:val="20"/>
              </w:rPr>
            </w:pPr>
            <w:r w:rsidRPr="0077733C">
              <w:rPr>
                <w:sz w:val="20"/>
              </w:rPr>
              <w:t>Значимость критерия в процентах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5AFEE207" w14:textId="77777777" w:rsidR="00B405F9" w:rsidRPr="0077733C" w:rsidRDefault="00B405F9" w:rsidP="00B405F9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B6741" w:rsidRPr="001A4780" w14:paraId="43F1E0B2" w14:textId="77777777" w:rsidTr="00AA6519">
        <w:tc>
          <w:tcPr>
            <w:tcW w:w="942" w:type="pct"/>
            <w:shd w:val="clear" w:color="auto" w:fill="auto"/>
            <w:vAlign w:val="center"/>
          </w:tcPr>
          <w:p w14:paraId="52EBF5F0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146D027" w14:textId="384523B6" w:rsidR="002B6741" w:rsidRDefault="002B6741" w:rsidP="002B6741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6A3ABA">
              <w:rPr>
                <w:sz w:val="20"/>
                <w:lang w:val="en-US"/>
              </w:rPr>
              <w:t>score</w:t>
            </w:r>
          </w:p>
        </w:tc>
        <w:tc>
          <w:tcPr>
            <w:tcW w:w="142" w:type="pct"/>
            <w:shd w:val="clear" w:color="auto" w:fill="auto"/>
          </w:tcPr>
          <w:p w14:paraId="54AC4B72" w14:textId="4F77BF6E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0D7481A" w14:textId="3FF7AF49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0DF5F8AC" w14:textId="1C0C5292" w:rsidR="002B6741" w:rsidRPr="0077733C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6A3ABA">
              <w:rPr>
                <w:sz w:val="20"/>
              </w:rPr>
              <w:t>Оценка без учёта значимости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30518F44" w14:textId="77777777" w:rsidR="002B6741" w:rsidRPr="0077733C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B6741" w:rsidRPr="001A4780" w14:paraId="33D3196F" w14:textId="77777777" w:rsidTr="00AA6519">
        <w:tc>
          <w:tcPr>
            <w:tcW w:w="942" w:type="pct"/>
            <w:shd w:val="clear" w:color="auto" w:fill="auto"/>
            <w:vAlign w:val="center"/>
          </w:tcPr>
          <w:p w14:paraId="3EE34324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F93946B" w14:textId="77777777" w:rsidR="002B6741" w:rsidRPr="00E06C85" w:rsidRDefault="002B6741" w:rsidP="002B6741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77733C">
              <w:rPr>
                <w:sz w:val="20"/>
              </w:rPr>
              <w:t>normedScore</w:t>
            </w:r>
          </w:p>
        </w:tc>
        <w:tc>
          <w:tcPr>
            <w:tcW w:w="142" w:type="pct"/>
            <w:shd w:val="clear" w:color="auto" w:fill="auto"/>
          </w:tcPr>
          <w:p w14:paraId="4BB1ACA1" w14:textId="77777777" w:rsidR="002B6741" w:rsidRPr="0087617C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7A387B92" w14:textId="43BA6E96" w:rsidR="002B6741" w:rsidRPr="0087617C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63E97D22" w14:textId="278325FB" w:rsidR="002B6741" w:rsidRPr="00351964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E06C85">
              <w:rPr>
                <w:sz w:val="20"/>
              </w:rPr>
              <w:t xml:space="preserve">Оценка критерия с учётом значимости 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0F726D2D" w14:textId="77777777" w:rsidR="002B6741" w:rsidRPr="00E06C85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B6741" w:rsidRPr="001A4780" w14:paraId="1C0AC598" w14:textId="77777777" w:rsidTr="00AA6519">
        <w:tc>
          <w:tcPr>
            <w:tcW w:w="942" w:type="pct"/>
            <w:shd w:val="clear" w:color="auto" w:fill="auto"/>
            <w:vAlign w:val="center"/>
          </w:tcPr>
          <w:p w14:paraId="4483991B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7957C3A" w14:textId="1587B32B" w:rsidR="002B6741" w:rsidRPr="00E06C85" w:rsidRDefault="002B6741" w:rsidP="002B6741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limit</w:t>
            </w:r>
          </w:p>
        </w:tc>
        <w:tc>
          <w:tcPr>
            <w:tcW w:w="142" w:type="pct"/>
            <w:shd w:val="clear" w:color="auto" w:fill="auto"/>
          </w:tcPr>
          <w:p w14:paraId="0CCB6144" w14:textId="77777777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715F16E9" w14:textId="77777777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328" w:type="pct"/>
            <w:shd w:val="clear" w:color="auto" w:fill="auto"/>
          </w:tcPr>
          <w:p w14:paraId="67FEE519" w14:textId="77777777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E06C85">
              <w:rPr>
                <w:sz w:val="20"/>
              </w:rPr>
              <w:t>Предельное значение критерия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38A7E50C" w14:textId="77777777" w:rsidR="002B6741" w:rsidRPr="00CC092C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B6741" w:rsidRPr="001A4780" w14:paraId="487C84A5" w14:textId="77777777" w:rsidTr="00AA6519">
        <w:tc>
          <w:tcPr>
            <w:tcW w:w="942" w:type="pct"/>
            <w:shd w:val="clear" w:color="auto" w:fill="auto"/>
            <w:vAlign w:val="center"/>
          </w:tcPr>
          <w:p w14:paraId="1C7BB00B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01D4760" w14:textId="5A9E8C4B" w:rsidR="002B6741" w:rsidRDefault="002B6741" w:rsidP="002B6741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703AE5">
              <w:rPr>
                <w:sz w:val="20"/>
                <w:lang w:val="en-US"/>
              </w:rPr>
              <w:t>criterionHaveIndicator</w:t>
            </w:r>
          </w:p>
        </w:tc>
        <w:tc>
          <w:tcPr>
            <w:tcW w:w="142" w:type="pct"/>
            <w:shd w:val="clear" w:color="auto" w:fill="auto"/>
          </w:tcPr>
          <w:p w14:paraId="0E47FC41" w14:textId="0F78F809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AA4FCF0" w14:textId="2ED01C21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328" w:type="pct"/>
            <w:shd w:val="clear" w:color="auto" w:fill="auto"/>
          </w:tcPr>
          <w:p w14:paraId="26886D4A" w14:textId="00D3F3EF" w:rsidR="002B6741" w:rsidRPr="00E06C85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703AE5">
              <w:rPr>
                <w:sz w:val="20"/>
              </w:rPr>
              <w:t>Наличие показателей у критерия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5AD56B26" w14:textId="77777777" w:rsidR="002B6741" w:rsidRPr="00CC092C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B6741" w:rsidRPr="001A4780" w14:paraId="7AA2794A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4B2236F0" w14:textId="1FD03F5B" w:rsidR="002B6741" w:rsidRPr="00B405F9" w:rsidRDefault="002B6741" w:rsidP="002B6741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B405F9">
              <w:rPr>
                <w:b/>
                <w:sz w:val="20"/>
              </w:rPr>
              <w:t>Показатель критерия оценки</w:t>
            </w:r>
          </w:p>
        </w:tc>
      </w:tr>
      <w:tr w:rsidR="002B6741" w:rsidRPr="001A4780" w14:paraId="69AFAF4B" w14:textId="77777777" w:rsidTr="00AA6519">
        <w:tc>
          <w:tcPr>
            <w:tcW w:w="942" w:type="pct"/>
            <w:shd w:val="clear" w:color="auto" w:fill="auto"/>
            <w:vAlign w:val="center"/>
          </w:tcPr>
          <w:p w14:paraId="7FA5D4AB" w14:textId="4FF24B10" w:rsidR="002B6741" w:rsidRPr="006C6D44" w:rsidRDefault="002B6741" w:rsidP="00F563C4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indicator</w:t>
            </w:r>
          </w:p>
        </w:tc>
        <w:tc>
          <w:tcPr>
            <w:tcW w:w="934" w:type="pct"/>
            <w:shd w:val="clear" w:color="auto" w:fill="auto"/>
          </w:tcPr>
          <w:p w14:paraId="17DCADC4" w14:textId="77777777" w:rsidR="002B6741" w:rsidRPr="00996FC5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0803059C" w14:textId="77777777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76FAD722" w14:textId="77777777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101C2CAA" w14:textId="77777777" w:rsidR="002B6741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23EA2C3C" w14:textId="77777777" w:rsidR="002B6741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B6741" w:rsidRPr="001A4780" w14:paraId="7F793B11" w14:textId="77777777" w:rsidTr="00AA6519">
        <w:tc>
          <w:tcPr>
            <w:tcW w:w="942" w:type="pct"/>
            <w:shd w:val="clear" w:color="auto" w:fill="auto"/>
            <w:vAlign w:val="center"/>
          </w:tcPr>
          <w:p w14:paraId="13E4C49D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A5771E2" w14:textId="77777777" w:rsidR="002B6741" w:rsidRPr="00996FC5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186B33">
              <w:rPr>
                <w:sz w:val="20"/>
              </w:rPr>
              <w:t>indicatorCode</w:t>
            </w:r>
          </w:p>
        </w:tc>
        <w:tc>
          <w:tcPr>
            <w:tcW w:w="142" w:type="pct"/>
            <w:shd w:val="clear" w:color="auto" w:fill="auto"/>
          </w:tcPr>
          <w:p w14:paraId="17B8C372" w14:textId="77777777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262EA5D0" w14:textId="77777777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669BD548" w14:textId="77777777" w:rsidR="002B6741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 xml:space="preserve">Код </w:t>
            </w:r>
            <w:r>
              <w:rPr>
                <w:sz w:val="20"/>
              </w:rPr>
              <w:t>показателя</w:t>
            </w:r>
          </w:p>
        </w:tc>
        <w:tc>
          <w:tcPr>
            <w:tcW w:w="1304" w:type="pct"/>
            <w:shd w:val="clear" w:color="auto" w:fill="auto"/>
          </w:tcPr>
          <w:p w14:paraId="03521842" w14:textId="77777777" w:rsidR="002B6741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55FCBC48" w14:textId="77777777" w:rsidTr="00AA6519">
        <w:tc>
          <w:tcPr>
            <w:tcW w:w="942" w:type="pct"/>
            <w:shd w:val="clear" w:color="auto" w:fill="auto"/>
            <w:vAlign w:val="center"/>
          </w:tcPr>
          <w:p w14:paraId="68DC09FD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C78279E" w14:textId="1D368925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F563C4">
              <w:rPr>
                <w:sz w:val="20"/>
              </w:rPr>
              <w:t>indicatorScoring</w:t>
            </w:r>
          </w:p>
        </w:tc>
        <w:tc>
          <w:tcPr>
            <w:tcW w:w="142" w:type="pct"/>
            <w:shd w:val="clear" w:color="auto" w:fill="auto"/>
          </w:tcPr>
          <w:p w14:paraId="0894CA25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F1B9694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06C7AE3" w14:textId="50380C3C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t xml:space="preserve"> </w:t>
            </w:r>
            <w:r w:rsidRPr="00F563C4">
              <w:rPr>
                <w:sz w:val="20"/>
              </w:rPr>
              <w:t>Оценки по показателю критерия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0CB34F7A" w14:textId="216C9D1D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2B6741" w:rsidRPr="001A4780" w14:paraId="3AA10E4D" w14:textId="77777777" w:rsidTr="00AA6519">
        <w:tc>
          <w:tcPr>
            <w:tcW w:w="942" w:type="pct"/>
            <w:shd w:val="clear" w:color="auto" w:fill="auto"/>
            <w:vAlign w:val="center"/>
          </w:tcPr>
          <w:p w14:paraId="5BD00280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5FCDB5D" w14:textId="77777777" w:rsidR="002B6741" w:rsidRPr="00996FC5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score</w:t>
            </w:r>
          </w:p>
        </w:tc>
        <w:tc>
          <w:tcPr>
            <w:tcW w:w="142" w:type="pct"/>
            <w:shd w:val="clear" w:color="auto" w:fill="auto"/>
          </w:tcPr>
          <w:p w14:paraId="60786A15" w14:textId="77777777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68A85AB" w14:textId="16BB7F0A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984813">
              <w:rPr>
                <w:sz w:val="20"/>
                <w:lang w:val="en-US"/>
              </w:rPr>
              <w:t>N(</w:t>
            </w:r>
            <w:r>
              <w:rPr>
                <w:sz w:val="20"/>
                <w:lang w:val="en-US"/>
              </w:rPr>
              <w:t>5</w:t>
            </w:r>
            <w:r w:rsidRPr="00984813">
              <w:rPr>
                <w:sz w:val="20"/>
                <w:lang w:val="en-US"/>
              </w:rPr>
              <w:t>,</w:t>
            </w:r>
            <w:r>
              <w:rPr>
                <w:sz w:val="20"/>
                <w:lang w:val="en-US"/>
              </w:rPr>
              <w:t>2</w:t>
            </w:r>
            <w:r w:rsidRPr="00984813">
              <w:rPr>
                <w:sz w:val="20"/>
                <w:lang w:val="en-US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0B36A307" w14:textId="77777777" w:rsidR="002B6741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без учёта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4A18F5F8" w14:textId="7679DF31" w:rsidR="002B6741" w:rsidRPr="00382F55" w:rsidRDefault="002B6741" w:rsidP="002B6741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2B6741" w:rsidRPr="001A4780" w14:paraId="421F2111" w14:textId="77777777" w:rsidTr="00AA6519">
        <w:tc>
          <w:tcPr>
            <w:tcW w:w="942" w:type="pct"/>
            <w:shd w:val="clear" w:color="auto" w:fill="auto"/>
            <w:vAlign w:val="center"/>
          </w:tcPr>
          <w:p w14:paraId="4FAE6654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09893DB" w14:textId="77777777" w:rsidR="002B6741" w:rsidRPr="00996FC5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normedScore</w:t>
            </w:r>
          </w:p>
        </w:tc>
        <w:tc>
          <w:tcPr>
            <w:tcW w:w="142" w:type="pct"/>
            <w:shd w:val="clear" w:color="auto" w:fill="auto"/>
          </w:tcPr>
          <w:p w14:paraId="286D359E" w14:textId="77777777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00AEA806" w14:textId="11E2008E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984813">
              <w:rPr>
                <w:sz w:val="20"/>
                <w:lang w:val="en-US"/>
              </w:rPr>
              <w:t>N(</w:t>
            </w:r>
            <w:r>
              <w:rPr>
                <w:sz w:val="20"/>
                <w:lang w:val="en-US"/>
              </w:rPr>
              <w:t>5</w:t>
            </w:r>
            <w:r w:rsidRPr="00984813">
              <w:rPr>
                <w:sz w:val="20"/>
                <w:lang w:val="en-US"/>
              </w:rPr>
              <w:t>,</w:t>
            </w:r>
            <w:r>
              <w:rPr>
                <w:sz w:val="20"/>
                <w:lang w:val="en-US"/>
              </w:rPr>
              <w:t>2</w:t>
            </w:r>
            <w:r w:rsidRPr="00984813">
              <w:rPr>
                <w:sz w:val="20"/>
                <w:lang w:val="en-US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47709571" w14:textId="77777777" w:rsidR="002B6741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с учётом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4521F0C9" w14:textId="1B68E143" w:rsidR="002B6741" w:rsidRPr="00382F55" w:rsidRDefault="002B6741" w:rsidP="002B6741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2B6741" w:rsidRPr="001A4780" w14:paraId="192C06B0" w14:textId="77777777" w:rsidTr="00AA6519">
        <w:tc>
          <w:tcPr>
            <w:tcW w:w="942" w:type="pct"/>
            <w:shd w:val="clear" w:color="auto" w:fill="auto"/>
            <w:vAlign w:val="center"/>
          </w:tcPr>
          <w:p w14:paraId="2BEF2A3B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133E75D" w14:textId="1E61926B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142" w:type="pct"/>
            <w:shd w:val="clear" w:color="auto" w:fill="auto"/>
          </w:tcPr>
          <w:p w14:paraId="0F3F8AAB" w14:textId="203ACA2C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3B77839" w14:textId="0A6AAF69" w:rsidR="002B6741" w:rsidRPr="00984813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008BDBBB" w14:textId="39D8162D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CC092C">
              <w:rPr>
                <w:sz w:val="20"/>
              </w:rPr>
              <w:t>Наименование показателя (для печатной формы)</w:t>
            </w:r>
          </w:p>
        </w:tc>
        <w:tc>
          <w:tcPr>
            <w:tcW w:w="1304" w:type="pct"/>
            <w:vMerge w:val="restart"/>
            <w:shd w:val="clear" w:color="auto" w:fill="auto"/>
            <w:vAlign w:val="center"/>
          </w:tcPr>
          <w:p w14:paraId="1079512E" w14:textId="174D2358" w:rsidR="002B6741" w:rsidRPr="00CC092C" w:rsidRDefault="002B6741" w:rsidP="002B6741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загрузке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поля игнорируются, используется для печатной формы протокола.</w:t>
            </w:r>
          </w:p>
        </w:tc>
      </w:tr>
      <w:tr w:rsidR="002B6741" w:rsidRPr="001A4780" w14:paraId="29ACA809" w14:textId="77777777" w:rsidTr="00AA6519">
        <w:tc>
          <w:tcPr>
            <w:tcW w:w="942" w:type="pct"/>
            <w:shd w:val="clear" w:color="auto" w:fill="auto"/>
            <w:vAlign w:val="center"/>
          </w:tcPr>
          <w:p w14:paraId="2E627B8C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32A6B6D" w14:textId="37C8F42D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value</w:t>
            </w:r>
          </w:p>
        </w:tc>
        <w:tc>
          <w:tcPr>
            <w:tcW w:w="142" w:type="pct"/>
            <w:shd w:val="clear" w:color="auto" w:fill="auto"/>
          </w:tcPr>
          <w:p w14:paraId="5D67E599" w14:textId="334C45A1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75E016D7" w14:textId="66C4577F" w:rsidR="002B6741" w:rsidRPr="00984813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30D92467" w14:textId="03975CCA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Значимость критерия в процентах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vMerge/>
            <w:shd w:val="clear" w:color="auto" w:fill="auto"/>
          </w:tcPr>
          <w:p w14:paraId="15564548" w14:textId="77777777" w:rsidR="002B6741" w:rsidRPr="00CC092C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B6741" w:rsidRPr="001A4780" w14:paraId="7FEF11F5" w14:textId="77777777" w:rsidTr="00AA6519">
        <w:tc>
          <w:tcPr>
            <w:tcW w:w="942" w:type="pct"/>
            <w:shd w:val="clear" w:color="auto" w:fill="auto"/>
            <w:vAlign w:val="center"/>
          </w:tcPr>
          <w:p w14:paraId="7E0FC76E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E62B781" w14:textId="60CF6216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6C26A31B" w14:textId="0EF2C262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14C3B72" w14:textId="1217DBA8" w:rsidR="002B6741" w:rsidRPr="00984813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049148FA" w14:textId="38527C65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Дополнительная информация о содержании и порядке оценки по критерию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vMerge/>
            <w:shd w:val="clear" w:color="auto" w:fill="auto"/>
          </w:tcPr>
          <w:p w14:paraId="54A95A03" w14:textId="77777777" w:rsidR="002B6741" w:rsidRPr="00382F55" w:rsidRDefault="002B6741" w:rsidP="002B6741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2B6741" w:rsidRPr="001A4780" w14:paraId="43E809F5" w14:textId="77777777" w:rsidTr="00AA6519">
        <w:tc>
          <w:tcPr>
            <w:tcW w:w="942" w:type="pct"/>
            <w:shd w:val="clear" w:color="auto" w:fill="auto"/>
            <w:vAlign w:val="center"/>
          </w:tcPr>
          <w:p w14:paraId="75B65F51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073ACC5" w14:textId="4F7B09A7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limit</w:t>
            </w:r>
          </w:p>
        </w:tc>
        <w:tc>
          <w:tcPr>
            <w:tcW w:w="142" w:type="pct"/>
            <w:shd w:val="clear" w:color="auto" w:fill="auto"/>
          </w:tcPr>
          <w:p w14:paraId="20B7F5A2" w14:textId="3E2E3923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C570943" w14:textId="0E52DC05" w:rsidR="002B6741" w:rsidRPr="00984813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328" w:type="pct"/>
            <w:shd w:val="clear" w:color="auto" w:fill="auto"/>
          </w:tcPr>
          <w:p w14:paraId="420B3F22" w14:textId="1BCF594D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Предельное значение показателя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vMerge/>
            <w:shd w:val="clear" w:color="auto" w:fill="auto"/>
          </w:tcPr>
          <w:p w14:paraId="4481D57E" w14:textId="77777777" w:rsidR="002B6741" w:rsidRPr="00CC092C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B6741" w:rsidRPr="001A4780" w14:paraId="16E2DFE4" w14:textId="77777777" w:rsidTr="00AA6519">
        <w:tc>
          <w:tcPr>
            <w:tcW w:w="942" w:type="pct"/>
            <w:shd w:val="clear" w:color="auto" w:fill="auto"/>
            <w:vAlign w:val="center"/>
          </w:tcPr>
          <w:p w14:paraId="5B4C98D8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49086F0" w14:textId="7CA19C43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measurementOrder</w:t>
            </w:r>
          </w:p>
        </w:tc>
        <w:tc>
          <w:tcPr>
            <w:tcW w:w="142" w:type="pct"/>
            <w:shd w:val="clear" w:color="auto" w:fill="auto"/>
          </w:tcPr>
          <w:p w14:paraId="57957150" w14:textId="5EF4A682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B28F8E2" w14:textId="6AA49FEB" w:rsidR="002B6741" w:rsidRPr="00984813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4897DA47" w14:textId="77777777" w:rsidR="002B6741" w:rsidRPr="003D62E4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Порядок оценки по показателю</w:t>
            </w:r>
            <w:r w:rsidRPr="00CC092C">
              <w:rPr>
                <w:sz w:val="20"/>
              </w:rPr>
              <w:t xml:space="preserve"> (для печатной формы)</w:t>
            </w:r>
            <w:r w:rsidRPr="003D62E4">
              <w:rPr>
                <w:sz w:val="20"/>
              </w:rPr>
              <w:t>:</w:t>
            </w:r>
          </w:p>
          <w:p w14:paraId="049DC2D1" w14:textId="77777777" w:rsidR="002B6741" w:rsidRPr="003D62E4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F - лучшим условием исполнения контракта является наибольшее значение,</w:t>
            </w:r>
          </w:p>
          <w:p w14:paraId="33478A6B" w14:textId="77777777" w:rsidR="002B6741" w:rsidRPr="003D62E4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 - лучшим условием исполнения контракта является наименьшее значение,</w:t>
            </w:r>
          </w:p>
          <w:p w14:paraId="0DE0C262" w14:textId="5A95F114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O - оценка производится по шкале оценки или другому порядку, указанному в документации</w:t>
            </w:r>
          </w:p>
        </w:tc>
        <w:tc>
          <w:tcPr>
            <w:tcW w:w="1304" w:type="pct"/>
            <w:vMerge/>
            <w:shd w:val="clear" w:color="auto" w:fill="auto"/>
          </w:tcPr>
          <w:p w14:paraId="028DD9A2" w14:textId="77777777" w:rsidR="002B6741" w:rsidRPr="00CC092C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B6741" w:rsidRPr="001A4780" w14:paraId="2B0F6080" w14:textId="77777777" w:rsidTr="00AA6519">
        <w:tc>
          <w:tcPr>
            <w:tcW w:w="942" w:type="pct"/>
            <w:shd w:val="clear" w:color="auto" w:fill="auto"/>
            <w:vAlign w:val="center"/>
          </w:tcPr>
          <w:p w14:paraId="034F7618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A72196A" w14:textId="454E6DAC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offer</w:t>
            </w:r>
          </w:p>
        </w:tc>
        <w:tc>
          <w:tcPr>
            <w:tcW w:w="142" w:type="pct"/>
            <w:shd w:val="clear" w:color="auto" w:fill="auto"/>
          </w:tcPr>
          <w:p w14:paraId="2645AECF" w14:textId="6CD23E6B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5A5007A0" w14:textId="58B16E07" w:rsidR="002B6741" w:rsidRPr="00984813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328" w:type="pct"/>
            <w:shd w:val="clear" w:color="auto" w:fill="auto"/>
          </w:tcPr>
          <w:p w14:paraId="4B416974" w14:textId="29D6F6C2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Предложение участника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2777694C" w14:textId="77777777" w:rsidR="002B6741" w:rsidRPr="00CC092C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B6741" w:rsidRPr="001A4780" w14:paraId="1DA42175" w14:textId="77777777" w:rsidTr="00AA6519">
        <w:tc>
          <w:tcPr>
            <w:tcW w:w="942" w:type="pct"/>
            <w:shd w:val="clear" w:color="auto" w:fill="auto"/>
            <w:vAlign w:val="center"/>
          </w:tcPr>
          <w:p w14:paraId="75A19032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225CCB8" w14:textId="36C53FC0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0F2B80BE" w14:textId="482B8955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2F6C0F5" w14:textId="494060E3" w:rsidR="002B6741" w:rsidRPr="00984813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1F5538DE" w14:textId="45D1CA98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Дополнительная информация о предложении участника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23736987" w14:textId="77777777" w:rsidR="002B6741" w:rsidRPr="00CC092C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0662A429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29F71162" w14:textId="2781F9A4" w:rsidR="00F563C4" w:rsidRPr="00CC092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563C4">
              <w:rPr>
                <w:b/>
                <w:sz w:val="20"/>
              </w:rPr>
              <w:t>Оценки по показателю критерия</w:t>
            </w:r>
          </w:p>
        </w:tc>
      </w:tr>
      <w:tr w:rsidR="00F563C4" w:rsidRPr="001A4780" w14:paraId="4A7C412D" w14:textId="77777777" w:rsidTr="00AA6519">
        <w:tc>
          <w:tcPr>
            <w:tcW w:w="942" w:type="pct"/>
            <w:shd w:val="clear" w:color="auto" w:fill="auto"/>
            <w:vAlign w:val="center"/>
          </w:tcPr>
          <w:p w14:paraId="2FABE5AB" w14:textId="5A396DC0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indicatorScoring</w:t>
            </w:r>
          </w:p>
        </w:tc>
        <w:tc>
          <w:tcPr>
            <w:tcW w:w="934" w:type="pct"/>
            <w:shd w:val="clear" w:color="auto" w:fill="auto"/>
          </w:tcPr>
          <w:p w14:paraId="7096AC62" w14:textId="77777777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5F600E95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031C4206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6E1D9620" w14:textId="77777777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00154171" w14:textId="77777777" w:rsidR="00F563C4" w:rsidRPr="00CC092C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6836BEEB" w14:textId="77777777" w:rsidTr="00AA6519">
        <w:tc>
          <w:tcPr>
            <w:tcW w:w="942" w:type="pct"/>
            <w:shd w:val="clear" w:color="auto" w:fill="auto"/>
            <w:vAlign w:val="center"/>
          </w:tcPr>
          <w:p w14:paraId="3B2C783A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40D2B61" w14:textId="68344327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protocolCommissionMember</w:t>
            </w:r>
          </w:p>
        </w:tc>
        <w:tc>
          <w:tcPr>
            <w:tcW w:w="142" w:type="pct"/>
            <w:shd w:val="clear" w:color="auto" w:fill="auto"/>
          </w:tcPr>
          <w:p w14:paraId="7845E7B3" w14:textId="3801184B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2CD6B876" w14:textId="1D0DC905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46F5937" w14:textId="34E57B24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Член комиссии, осуществляющий оценку</w:t>
            </w:r>
          </w:p>
        </w:tc>
        <w:tc>
          <w:tcPr>
            <w:tcW w:w="1304" w:type="pct"/>
            <w:shd w:val="clear" w:color="auto" w:fill="auto"/>
          </w:tcPr>
          <w:p w14:paraId="7EBE5E5B" w14:textId="77777777" w:rsidR="00F563C4" w:rsidRPr="00CC092C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181CDA03" w14:textId="77777777" w:rsidTr="00AA6519">
        <w:tc>
          <w:tcPr>
            <w:tcW w:w="942" w:type="pct"/>
            <w:shd w:val="clear" w:color="auto" w:fill="auto"/>
            <w:vAlign w:val="center"/>
          </w:tcPr>
          <w:p w14:paraId="1CE53284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FCFB2B2" w14:textId="62B1E200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score</w:t>
            </w:r>
          </w:p>
        </w:tc>
        <w:tc>
          <w:tcPr>
            <w:tcW w:w="142" w:type="pct"/>
            <w:shd w:val="clear" w:color="auto" w:fill="auto"/>
          </w:tcPr>
          <w:p w14:paraId="7E0707BD" w14:textId="5D38169B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EC0DCE3" w14:textId="4BC814C5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(5</w:t>
            </w:r>
            <w:r>
              <w:rPr>
                <w:sz w:val="20"/>
                <w:lang w:val="en-US"/>
              </w:rPr>
              <w:t>,</w:t>
            </w:r>
            <w:r w:rsidRPr="002613A1">
              <w:rPr>
                <w:sz w:val="20"/>
              </w:rPr>
              <w:t>2)</w:t>
            </w:r>
          </w:p>
        </w:tc>
        <w:tc>
          <w:tcPr>
            <w:tcW w:w="1328" w:type="pct"/>
            <w:shd w:val="clear" w:color="auto" w:fill="auto"/>
          </w:tcPr>
          <w:p w14:paraId="77E6DAC9" w14:textId="55D1A8F3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без учёта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6E6447A1" w14:textId="77777777" w:rsidR="00F563C4" w:rsidRPr="00CC092C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4DCC6FB2" w14:textId="77777777" w:rsidTr="00AA6519">
        <w:tc>
          <w:tcPr>
            <w:tcW w:w="942" w:type="pct"/>
            <w:shd w:val="clear" w:color="auto" w:fill="auto"/>
            <w:vAlign w:val="center"/>
          </w:tcPr>
          <w:p w14:paraId="398B4EBA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0580B24" w14:textId="674B54E2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normedScore</w:t>
            </w:r>
          </w:p>
        </w:tc>
        <w:tc>
          <w:tcPr>
            <w:tcW w:w="142" w:type="pct"/>
            <w:shd w:val="clear" w:color="auto" w:fill="auto"/>
          </w:tcPr>
          <w:p w14:paraId="3CB02830" w14:textId="50043D70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4D02978C" w14:textId="4DB5DBA3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5,2</w:t>
            </w:r>
            <w:r w:rsidRPr="002613A1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777CB517" w14:textId="54B7CFE9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с учётом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063C2E64" w14:textId="77777777" w:rsidR="00F563C4" w:rsidRPr="00CC092C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3CFF08FB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3F445F0B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368C2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F563C4" w:rsidRPr="001A4780" w14:paraId="48C0D6A8" w14:textId="77777777" w:rsidTr="00AA6519">
        <w:tc>
          <w:tcPr>
            <w:tcW w:w="942" w:type="pct"/>
            <w:shd w:val="clear" w:color="auto" w:fill="auto"/>
            <w:vAlign w:val="center"/>
          </w:tcPr>
          <w:p w14:paraId="1F0852D0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3368C2">
              <w:rPr>
                <w:b/>
                <w:sz w:val="20"/>
              </w:rPr>
              <w:t>protocolCommissionMember</w:t>
            </w:r>
          </w:p>
        </w:tc>
        <w:tc>
          <w:tcPr>
            <w:tcW w:w="934" w:type="pct"/>
            <w:shd w:val="clear" w:color="auto" w:fill="auto"/>
          </w:tcPr>
          <w:p w14:paraId="1D5DAFEF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2E332A68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7BEEB5AA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0FBC2B74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40DBBBCF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2860D863" w14:textId="77777777" w:rsidTr="00AA6519">
        <w:tc>
          <w:tcPr>
            <w:tcW w:w="942" w:type="pct"/>
            <w:shd w:val="clear" w:color="auto" w:fill="auto"/>
            <w:vAlign w:val="center"/>
          </w:tcPr>
          <w:p w14:paraId="28F7B86F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26B4627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memberNumber</w:t>
            </w:r>
          </w:p>
        </w:tc>
        <w:tc>
          <w:tcPr>
            <w:tcW w:w="142" w:type="pct"/>
            <w:shd w:val="clear" w:color="auto" w:fill="auto"/>
          </w:tcPr>
          <w:p w14:paraId="286F191E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49234A4C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69E61A80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Порядковый номер члена комиссии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3B9398FC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009E9C0F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47180C59" w14:textId="26DF4F84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483986">
              <w:rPr>
                <w:b/>
                <w:sz w:val="20"/>
              </w:rPr>
              <w:t>Критерий оценки (для качественных критериев без показателей)</w:t>
            </w:r>
          </w:p>
        </w:tc>
      </w:tr>
      <w:tr w:rsidR="00F563C4" w:rsidRPr="001A4780" w14:paraId="154F2C2C" w14:textId="77777777" w:rsidTr="00AA6519">
        <w:tc>
          <w:tcPr>
            <w:tcW w:w="942" w:type="pct"/>
            <w:shd w:val="clear" w:color="auto" w:fill="auto"/>
            <w:vAlign w:val="center"/>
          </w:tcPr>
          <w:p w14:paraId="5FD5AA3D" w14:textId="5FFA5038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483986">
              <w:rPr>
                <w:b/>
                <w:sz w:val="20"/>
              </w:rPr>
              <w:t>criterionScoring</w:t>
            </w:r>
          </w:p>
        </w:tc>
        <w:tc>
          <w:tcPr>
            <w:tcW w:w="934" w:type="pct"/>
            <w:shd w:val="clear" w:color="auto" w:fill="auto"/>
          </w:tcPr>
          <w:p w14:paraId="22F0C83F" w14:textId="77777777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0A3ECEEA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26949910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2DC0BB2D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55D9884F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5894705E" w14:textId="77777777" w:rsidTr="00AA6519">
        <w:tc>
          <w:tcPr>
            <w:tcW w:w="942" w:type="pct"/>
            <w:shd w:val="clear" w:color="auto" w:fill="auto"/>
            <w:vAlign w:val="center"/>
          </w:tcPr>
          <w:p w14:paraId="330AC0A8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E8DB21E" w14:textId="20E4694F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protocolCommissionMember</w:t>
            </w:r>
          </w:p>
        </w:tc>
        <w:tc>
          <w:tcPr>
            <w:tcW w:w="142" w:type="pct"/>
            <w:shd w:val="clear" w:color="auto" w:fill="auto"/>
          </w:tcPr>
          <w:p w14:paraId="5CF6EE81" w14:textId="75A8C3ED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828C141" w14:textId="66715F32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1E8A8DCB" w14:textId="265DE3FF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Член комиссии, осуществляющий оценку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446E5A8B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17F12C02" w14:textId="77777777" w:rsidTr="00AA6519">
        <w:tc>
          <w:tcPr>
            <w:tcW w:w="942" w:type="pct"/>
            <w:shd w:val="clear" w:color="auto" w:fill="auto"/>
            <w:vAlign w:val="center"/>
          </w:tcPr>
          <w:p w14:paraId="51A7B93D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A7A3300" w14:textId="7B007783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score</w:t>
            </w:r>
          </w:p>
        </w:tc>
        <w:tc>
          <w:tcPr>
            <w:tcW w:w="142" w:type="pct"/>
            <w:shd w:val="clear" w:color="auto" w:fill="auto"/>
          </w:tcPr>
          <w:p w14:paraId="2D0358AC" w14:textId="5BF5E08A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46D97DF" w14:textId="02B3E308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(5</w:t>
            </w:r>
            <w:r>
              <w:rPr>
                <w:sz w:val="20"/>
                <w:lang w:val="en-US"/>
              </w:rPr>
              <w:t>,</w:t>
            </w:r>
            <w:r w:rsidRPr="002613A1">
              <w:rPr>
                <w:sz w:val="20"/>
              </w:rPr>
              <w:t>2)</w:t>
            </w:r>
          </w:p>
        </w:tc>
        <w:tc>
          <w:tcPr>
            <w:tcW w:w="1328" w:type="pct"/>
            <w:shd w:val="clear" w:color="auto" w:fill="auto"/>
          </w:tcPr>
          <w:p w14:paraId="2B683A9A" w14:textId="4A1955AA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без учёта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589CF1B2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143D0BF8" w14:textId="77777777" w:rsidTr="00AA6519">
        <w:tc>
          <w:tcPr>
            <w:tcW w:w="942" w:type="pct"/>
            <w:shd w:val="clear" w:color="auto" w:fill="auto"/>
            <w:vAlign w:val="center"/>
          </w:tcPr>
          <w:p w14:paraId="5CD12B7E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F7E72BD" w14:textId="48F83799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normedScore</w:t>
            </w:r>
          </w:p>
        </w:tc>
        <w:tc>
          <w:tcPr>
            <w:tcW w:w="142" w:type="pct"/>
            <w:shd w:val="clear" w:color="auto" w:fill="auto"/>
          </w:tcPr>
          <w:p w14:paraId="1104A111" w14:textId="7579B515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9A3CBEF" w14:textId="5924D1ED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5,2</w:t>
            </w:r>
            <w:r w:rsidRPr="002613A1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1BD389F6" w14:textId="74964F21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с учётом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1D6058D8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7EAAE92D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3BC7E50D" w14:textId="6F23DAC1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368C2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F563C4" w:rsidRPr="001A4780" w14:paraId="6BB3B1A9" w14:textId="77777777" w:rsidTr="00AA6519">
        <w:tc>
          <w:tcPr>
            <w:tcW w:w="942" w:type="pct"/>
            <w:shd w:val="clear" w:color="auto" w:fill="auto"/>
            <w:vAlign w:val="center"/>
          </w:tcPr>
          <w:p w14:paraId="30FC0C51" w14:textId="0D9FBD5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3368C2">
              <w:rPr>
                <w:b/>
                <w:sz w:val="20"/>
              </w:rPr>
              <w:t>protocolCommissionMember</w:t>
            </w:r>
          </w:p>
        </w:tc>
        <w:tc>
          <w:tcPr>
            <w:tcW w:w="934" w:type="pct"/>
            <w:shd w:val="clear" w:color="auto" w:fill="auto"/>
          </w:tcPr>
          <w:p w14:paraId="50715631" w14:textId="77777777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27047CAE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722FE1BF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31F4419E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02860D2A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38AC297B" w14:textId="77777777" w:rsidTr="00AA6519">
        <w:tc>
          <w:tcPr>
            <w:tcW w:w="942" w:type="pct"/>
            <w:shd w:val="clear" w:color="auto" w:fill="auto"/>
            <w:vAlign w:val="center"/>
          </w:tcPr>
          <w:p w14:paraId="67B3A372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1923157" w14:textId="442F7D62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memberNumber</w:t>
            </w:r>
          </w:p>
        </w:tc>
        <w:tc>
          <w:tcPr>
            <w:tcW w:w="142" w:type="pct"/>
            <w:shd w:val="clear" w:color="auto" w:fill="auto"/>
          </w:tcPr>
          <w:p w14:paraId="107BCA26" w14:textId="6CE9FD14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806CAE0" w14:textId="679ED85B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37A1E09F" w14:textId="53DF1112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Порядковый номер члена комиссии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5833074E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6643BA3B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265A0377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86B33">
              <w:rPr>
                <w:b/>
                <w:sz w:val="20"/>
              </w:rPr>
              <w:t xml:space="preserve">Признание открытого конкурса </w:t>
            </w:r>
            <w:proofErr w:type="gramStart"/>
            <w:r w:rsidRPr="00186B33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F563C4" w:rsidRPr="001A4780" w14:paraId="3EF24108" w14:textId="77777777" w:rsidTr="00AA6519">
        <w:tc>
          <w:tcPr>
            <w:tcW w:w="942" w:type="pct"/>
            <w:shd w:val="clear" w:color="auto" w:fill="auto"/>
            <w:vAlign w:val="center"/>
          </w:tcPr>
          <w:p w14:paraId="4F4C46A5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934" w:type="pct"/>
            <w:shd w:val="clear" w:color="auto" w:fill="auto"/>
          </w:tcPr>
          <w:p w14:paraId="3C3F0048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57FAA9EA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46555517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52AE4073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01EB679A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49916FEB" w14:textId="77777777" w:rsidTr="00AA6519">
        <w:tc>
          <w:tcPr>
            <w:tcW w:w="942" w:type="pct"/>
            <w:shd w:val="clear" w:color="auto" w:fill="auto"/>
            <w:vAlign w:val="center"/>
          </w:tcPr>
          <w:p w14:paraId="6EB5B1B0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B6E9F5A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142" w:type="pct"/>
            <w:shd w:val="clear" w:color="auto" w:fill="auto"/>
          </w:tcPr>
          <w:p w14:paraId="6DE4279E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64D0D620" w14:textId="0574FA32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328" w:type="pct"/>
            <w:shd w:val="clear" w:color="auto" w:fill="auto"/>
          </w:tcPr>
          <w:p w14:paraId="3AB381E3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04" w:type="pct"/>
            <w:shd w:val="clear" w:color="auto" w:fill="auto"/>
          </w:tcPr>
          <w:p w14:paraId="138AA966" w14:textId="01EC539D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 xml:space="preserve">возможность указания для соответствующего </w:t>
            </w:r>
            <w:r w:rsidRPr="00F34726">
              <w:rPr>
                <w:sz w:val="20"/>
              </w:rPr>
              <w:lastRenderedPageBreak/>
              <w:t>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F563C4" w:rsidRPr="001A4780" w14:paraId="1E58AE2B" w14:textId="77777777" w:rsidTr="00AA6519">
        <w:tc>
          <w:tcPr>
            <w:tcW w:w="942" w:type="pct"/>
            <w:shd w:val="clear" w:color="auto" w:fill="auto"/>
            <w:vAlign w:val="center"/>
          </w:tcPr>
          <w:p w14:paraId="6B7F573F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F42F3AA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142" w:type="pct"/>
            <w:shd w:val="clear" w:color="auto" w:fill="auto"/>
          </w:tcPr>
          <w:p w14:paraId="168A8A44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5BE70D72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328" w:type="pct"/>
            <w:shd w:val="clear" w:color="auto" w:fill="auto"/>
          </w:tcPr>
          <w:p w14:paraId="49FBB7D6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04" w:type="pct"/>
            <w:shd w:val="clear" w:color="auto" w:fill="auto"/>
          </w:tcPr>
          <w:p w14:paraId="58C87C62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4107374D" w14:textId="77777777" w:rsidTr="00AA6519">
        <w:tc>
          <w:tcPr>
            <w:tcW w:w="942" w:type="pct"/>
            <w:shd w:val="clear" w:color="auto" w:fill="auto"/>
            <w:vAlign w:val="center"/>
          </w:tcPr>
          <w:p w14:paraId="4B1E770B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AC9CF83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142" w:type="pct"/>
            <w:shd w:val="clear" w:color="auto" w:fill="auto"/>
          </w:tcPr>
          <w:p w14:paraId="5B2AD1B8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14BC66B9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328" w:type="pct"/>
            <w:shd w:val="clear" w:color="auto" w:fill="auto"/>
          </w:tcPr>
          <w:p w14:paraId="1ABD89BF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04" w:type="pct"/>
            <w:shd w:val="clear" w:color="auto" w:fill="auto"/>
          </w:tcPr>
          <w:p w14:paraId="745A2340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3FE42ED2" w14:textId="77777777" w:rsidTr="00AA6519">
        <w:tc>
          <w:tcPr>
            <w:tcW w:w="942" w:type="pct"/>
            <w:shd w:val="clear" w:color="auto" w:fill="auto"/>
            <w:vAlign w:val="center"/>
          </w:tcPr>
          <w:p w14:paraId="4CE151C6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B0AF9BC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142" w:type="pct"/>
            <w:shd w:val="clear" w:color="auto" w:fill="auto"/>
          </w:tcPr>
          <w:p w14:paraId="6F1B9535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10381276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5228E440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04" w:type="pct"/>
            <w:shd w:val="clear" w:color="auto" w:fill="auto"/>
          </w:tcPr>
          <w:p w14:paraId="05C94B9D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166669C7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71F4C36B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55F9CEB0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6B7B28A6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4143A6FB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014B64CA" w14:textId="77777777" w:rsidR="00F563C4" w:rsidRPr="007F73D1" w:rsidRDefault="00F563C4" w:rsidP="00F563C4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6ED36C07" w14:textId="44665434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68769B1C" w14:textId="5F46C4A2" w:rsidR="00234758" w:rsidRDefault="00234758" w:rsidP="009D1964">
      <w:pPr>
        <w:pStyle w:val="20"/>
        <w:numPr>
          <w:ilvl w:val="0"/>
          <w:numId w:val="54"/>
        </w:numPr>
      </w:pPr>
      <w:bookmarkStart w:id="18" w:name="_Toc390789690"/>
      <w:r w:rsidRPr="00234758">
        <w:t xml:space="preserve">Протокол рассмотрения единственной заявки в ОК-ОУ </w:t>
      </w:r>
      <w:r>
        <w:t>(открытом конкурсе с ограниченным участием)</w:t>
      </w:r>
      <w:bookmarkEnd w:id="18"/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4"/>
        <w:gridCol w:w="1530"/>
        <w:gridCol w:w="415"/>
        <w:gridCol w:w="975"/>
        <w:gridCol w:w="2908"/>
        <w:gridCol w:w="2852"/>
      </w:tblGrid>
      <w:tr w:rsidR="00234758" w:rsidRPr="001A4780" w14:paraId="1F947A6F" w14:textId="77777777" w:rsidTr="00AA6519">
        <w:trPr>
          <w:tblHeader/>
        </w:trPr>
        <w:tc>
          <w:tcPr>
            <w:tcW w:w="755" w:type="pct"/>
            <w:shd w:val="clear" w:color="auto" w:fill="D9D9D9"/>
            <w:hideMark/>
          </w:tcPr>
          <w:p w14:paraId="29296A00" w14:textId="77777777" w:rsidR="00234758" w:rsidRPr="00724833" w:rsidRDefault="00234758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8" w:type="pct"/>
            <w:shd w:val="clear" w:color="auto" w:fill="D9D9D9"/>
            <w:hideMark/>
          </w:tcPr>
          <w:p w14:paraId="34D439E6" w14:textId="77777777" w:rsidR="00234758" w:rsidRPr="00724833" w:rsidRDefault="00234758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3" w:type="pct"/>
            <w:shd w:val="clear" w:color="auto" w:fill="D9D9D9"/>
            <w:hideMark/>
          </w:tcPr>
          <w:p w14:paraId="4CBDF35D" w14:textId="77777777" w:rsidR="00234758" w:rsidRPr="00724833" w:rsidRDefault="00234758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7" w:type="pct"/>
            <w:shd w:val="clear" w:color="auto" w:fill="D9D9D9"/>
            <w:hideMark/>
          </w:tcPr>
          <w:p w14:paraId="2E2E0337" w14:textId="77777777" w:rsidR="00234758" w:rsidRPr="00724833" w:rsidRDefault="00234758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2" w:type="pct"/>
            <w:shd w:val="clear" w:color="auto" w:fill="D9D9D9"/>
            <w:hideMark/>
          </w:tcPr>
          <w:p w14:paraId="363E12F2" w14:textId="77777777" w:rsidR="00234758" w:rsidRPr="00724833" w:rsidRDefault="00234758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6" w:type="pct"/>
            <w:shd w:val="clear" w:color="auto" w:fill="D9D9D9"/>
            <w:hideMark/>
          </w:tcPr>
          <w:p w14:paraId="0669B013" w14:textId="77777777" w:rsidR="00234758" w:rsidRPr="00724833" w:rsidRDefault="00234758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234758" w:rsidRPr="001A4780" w14:paraId="3F7610E1" w14:textId="77777777" w:rsidTr="004A5F56">
        <w:tc>
          <w:tcPr>
            <w:tcW w:w="5000" w:type="pct"/>
            <w:gridSpan w:val="6"/>
            <w:shd w:val="clear" w:color="auto" w:fill="auto"/>
          </w:tcPr>
          <w:p w14:paraId="1E29AA46" w14:textId="6B614D46" w:rsidR="00234758" w:rsidRPr="00724833" w:rsidRDefault="00234758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234758">
              <w:rPr>
                <w:b/>
                <w:sz w:val="20"/>
              </w:rPr>
              <w:t>Протокол рассмотрения единственной заявки в ОК-ОУ</w:t>
            </w:r>
          </w:p>
        </w:tc>
      </w:tr>
      <w:tr w:rsidR="00234758" w:rsidRPr="001A4780" w14:paraId="47574D92" w14:textId="77777777" w:rsidTr="00AA6519">
        <w:tc>
          <w:tcPr>
            <w:tcW w:w="755" w:type="pct"/>
            <w:shd w:val="clear" w:color="auto" w:fill="auto"/>
            <w:hideMark/>
          </w:tcPr>
          <w:p w14:paraId="2F724C39" w14:textId="7D19FC20" w:rsidR="00234758" w:rsidRPr="00AF4AE2" w:rsidRDefault="00234758" w:rsidP="00207380">
            <w:pPr>
              <w:spacing w:before="0" w:after="0"/>
              <w:rPr>
                <w:b/>
                <w:sz w:val="20"/>
                <w:lang w:val="en-US"/>
              </w:rPr>
            </w:pPr>
            <w:r w:rsidRPr="00234758">
              <w:rPr>
                <w:b/>
                <w:sz w:val="20"/>
                <w:lang w:val="en-US"/>
              </w:rPr>
              <w:t>protocolOKOUSingleApp</w:t>
            </w:r>
          </w:p>
        </w:tc>
        <w:tc>
          <w:tcPr>
            <w:tcW w:w="748" w:type="pct"/>
            <w:shd w:val="clear" w:color="auto" w:fill="auto"/>
            <w:hideMark/>
          </w:tcPr>
          <w:p w14:paraId="4EE3014B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  <w:hideMark/>
          </w:tcPr>
          <w:p w14:paraId="75B58B3C" w14:textId="77777777" w:rsidR="00234758" w:rsidRPr="00724833" w:rsidRDefault="00234758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  <w:hideMark/>
          </w:tcPr>
          <w:p w14:paraId="50AB79B4" w14:textId="77777777" w:rsidR="00234758" w:rsidRPr="00724833" w:rsidRDefault="00234758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hideMark/>
          </w:tcPr>
          <w:p w14:paraId="5D68C070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  <w:hideMark/>
          </w:tcPr>
          <w:p w14:paraId="16AB5E8F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234758" w:rsidRPr="001A4780" w14:paraId="7C85F031" w14:textId="77777777" w:rsidTr="00AA6519">
        <w:tc>
          <w:tcPr>
            <w:tcW w:w="755" w:type="pct"/>
            <w:shd w:val="clear" w:color="auto" w:fill="auto"/>
          </w:tcPr>
          <w:p w14:paraId="7B47A7A9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6F8057E" w14:textId="77777777" w:rsidR="00234758" w:rsidRPr="00351BEA" w:rsidRDefault="00234758" w:rsidP="00207380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3" w:type="pct"/>
            <w:shd w:val="clear" w:color="auto" w:fill="auto"/>
          </w:tcPr>
          <w:p w14:paraId="73F7796E" w14:textId="77777777" w:rsidR="00234758" w:rsidRPr="00351BEA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7FA55D0" w14:textId="77777777" w:rsidR="00234758" w:rsidRPr="001A4780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59BAF922" w14:textId="77777777" w:rsidR="00234758" w:rsidRPr="001A4780" w:rsidRDefault="00234758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6" w:type="pct"/>
            <w:shd w:val="clear" w:color="auto" w:fill="auto"/>
          </w:tcPr>
          <w:p w14:paraId="1DEB83EA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6F306539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2EA824E8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lastRenderedPageBreak/>
              <w:t>4.1</w:t>
            </w:r>
          </w:p>
          <w:p w14:paraId="039CB306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2D8C9F62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06CB40E8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604CC748" w14:textId="3CCB7780" w:rsidR="00435CBC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</w:t>
            </w:r>
            <w:r w:rsidR="005C6213">
              <w:rPr>
                <w:sz w:val="20"/>
              </w:rPr>
              <w:t>,6.1,6.2</w:t>
            </w:r>
          </w:p>
        </w:tc>
      </w:tr>
      <w:tr w:rsidR="00234758" w:rsidRPr="001A4780" w14:paraId="6D284817" w14:textId="77777777" w:rsidTr="00AA6519">
        <w:tc>
          <w:tcPr>
            <w:tcW w:w="755" w:type="pct"/>
            <w:shd w:val="clear" w:color="auto" w:fill="auto"/>
          </w:tcPr>
          <w:p w14:paraId="395C7C3D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C171457" w14:textId="77777777" w:rsidR="00234758" w:rsidRPr="001176A0" w:rsidRDefault="00234758" w:rsidP="00207380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0C7421D4" w14:textId="77777777" w:rsidR="00234758" w:rsidRPr="00C85B91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E427BC9" w14:textId="77777777" w:rsidR="00234758" w:rsidRPr="00C85B91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3793A995" w14:textId="0D587568" w:rsidR="00234758" w:rsidRPr="00724833" w:rsidRDefault="00234758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6" w:type="pct"/>
            <w:shd w:val="clear" w:color="auto" w:fill="auto"/>
          </w:tcPr>
          <w:p w14:paraId="36DD919F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234758" w:rsidRPr="001A4780" w14:paraId="157B8CF1" w14:textId="77777777" w:rsidTr="00AA6519">
        <w:tc>
          <w:tcPr>
            <w:tcW w:w="755" w:type="pct"/>
            <w:shd w:val="clear" w:color="auto" w:fill="auto"/>
          </w:tcPr>
          <w:p w14:paraId="3D629790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A5D36DF" w14:textId="77777777" w:rsidR="00234758" w:rsidRPr="00400017" w:rsidRDefault="00234758" w:rsidP="0020738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3" w:type="pct"/>
            <w:shd w:val="clear" w:color="auto" w:fill="auto"/>
          </w:tcPr>
          <w:p w14:paraId="350ECE65" w14:textId="77777777" w:rsidR="00234758" w:rsidRPr="00400017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410DA2D" w14:textId="77777777" w:rsidR="00234758" w:rsidRPr="00400017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2" w:type="pct"/>
            <w:shd w:val="clear" w:color="auto" w:fill="auto"/>
          </w:tcPr>
          <w:p w14:paraId="658EAFE3" w14:textId="77777777" w:rsidR="00234758" w:rsidRPr="00400017" w:rsidRDefault="00234758" w:rsidP="0020738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6" w:type="pct"/>
            <w:shd w:val="clear" w:color="auto" w:fill="auto"/>
          </w:tcPr>
          <w:p w14:paraId="2DFE7281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234758" w:rsidRPr="001A4780" w14:paraId="6696333E" w14:textId="77777777" w:rsidTr="00AA6519">
        <w:tc>
          <w:tcPr>
            <w:tcW w:w="755" w:type="pct"/>
            <w:shd w:val="clear" w:color="auto" w:fill="auto"/>
          </w:tcPr>
          <w:p w14:paraId="3FDAB75E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4B9655E" w14:textId="77777777" w:rsidR="00234758" w:rsidRPr="00400017" w:rsidRDefault="00234758" w:rsidP="0020738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3" w:type="pct"/>
            <w:shd w:val="clear" w:color="auto" w:fill="auto"/>
          </w:tcPr>
          <w:p w14:paraId="1772A749" w14:textId="77777777" w:rsidR="00234758" w:rsidRPr="00400017" w:rsidRDefault="00234758" w:rsidP="00207380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48850B8" w14:textId="77777777" w:rsidR="00234758" w:rsidRPr="00400017" w:rsidRDefault="00234758" w:rsidP="00207380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1C8D7B56" w14:textId="77777777" w:rsidR="00234758" w:rsidRPr="00400017" w:rsidRDefault="00234758" w:rsidP="0020738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6" w:type="pct"/>
            <w:shd w:val="clear" w:color="auto" w:fill="auto"/>
          </w:tcPr>
          <w:p w14:paraId="7AC15992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234758" w:rsidRPr="001A4780" w14:paraId="6CA194A6" w14:textId="77777777" w:rsidTr="00AA6519">
        <w:tc>
          <w:tcPr>
            <w:tcW w:w="755" w:type="pct"/>
            <w:shd w:val="clear" w:color="auto" w:fill="auto"/>
          </w:tcPr>
          <w:p w14:paraId="2B38BF72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B153DCC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3" w:type="pct"/>
            <w:shd w:val="clear" w:color="auto" w:fill="auto"/>
          </w:tcPr>
          <w:p w14:paraId="38F09C98" w14:textId="77777777" w:rsidR="00234758" w:rsidRPr="00724833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01B432C3" w14:textId="77777777" w:rsidR="00234758" w:rsidRPr="008D298C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790C1783" w14:textId="77777777" w:rsidR="00234758" w:rsidRPr="00C85B91" w:rsidRDefault="00234758" w:rsidP="00207380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6" w:type="pct"/>
            <w:shd w:val="clear" w:color="auto" w:fill="auto"/>
          </w:tcPr>
          <w:p w14:paraId="5FEEF107" w14:textId="77777777" w:rsidR="00234758" w:rsidRPr="00C85B91" w:rsidRDefault="00234758" w:rsidP="00207380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234758" w:rsidRPr="001A4780" w14:paraId="29B3087E" w14:textId="77777777" w:rsidTr="00AA6519">
        <w:tc>
          <w:tcPr>
            <w:tcW w:w="755" w:type="pct"/>
            <w:shd w:val="clear" w:color="auto" w:fill="auto"/>
          </w:tcPr>
          <w:p w14:paraId="0DD08EDB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5052647" w14:textId="77777777" w:rsidR="00234758" w:rsidRPr="002A7A10" w:rsidRDefault="00234758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3" w:type="pct"/>
            <w:shd w:val="clear" w:color="auto" w:fill="auto"/>
          </w:tcPr>
          <w:p w14:paraId="019A268C" w14:textId="77777777" w:rsidR="00234758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1C5778B" w14:textId="77777777" w:rsidR="00234758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5F87C931" w14:textId="77777777" w:rsidR="00234758" w:rsidRPr="00997F9C" w:rsidRDefault="00234758" w:rsidP="00207380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6" w:type="pct"/>
            <w:shd w:val="clear" w:color="auto" w:fill="auto"/>
          </w:tcPr>
          <w:p w14:paraId="773E3CE5" w14:textId="77777777" w:rsidR="00234758" w:rsidRPr="00C85B91" w:rsidRDefault="00234758" w:rsidP="00207380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234758" w:rsidRPr="001A4780" w14:paraId="1D1E4C26" w14:textId="77777777" w:rsidTr="00AA6519">
        <w:tc>
          <w:tcPr>
            <w:tcW w:w="755" w:type="pct"/>
            <w:shd w:val="clear" w:color="auto" w:fill="auto"/>
          </w:tcPr>
          <w:p w14:paraId="54598172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8C7CAAF" w14:textId="77777777" w:rsidR="00234758" w:rsidRPr="002A7A10" w:rsidRDefault="00234758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3" w:type="pct"/>
            <w:shd w:val="clear" w:color="auto" w:fill="auto"/>
          </w:tcPr>
          <w:p w14:paraId="73B74E00" w14:textId="77777777" w:rsidR="00234758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A383934" w14:textId="77777777" w:rsidR="00234758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39F76C9D" w14:textId="77777777" w:rsidR="00234758" w:rsidRPr="00997F9C" w:rsidRDefault="00234758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6" w:type="pct"/>
            <w:shd w:val="clear" w:color="auto" w:fill="auto"/>
          </w:tcPr>
          <w:p w14:paraId="640E8C03" w14:textId="77777777" w:rsidR="00234758" w:rsidRPr="002A7A10" w:rsidRDefault="00234758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234758" w:rsidRPr="001A4780" w14:paraId="6FD274C9" w14:textId="77777777" w:rsidTr="00AA6519">
        <w:tc>
          <w:tcPr>
            <w:tcW w:w="755" w:type="pct"/>
            <w:shd w:val="clear" w:color="auto" w:fill="auto"/>
          </w:tcPr>
          <w:p w14:paraId="2E5C075A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B92CE5B" w14:textId="77777777" w:rsidR="00234758" w:rsidRPr="002A7A10" w:rsidRDefault="00234758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3" w:type="pct"/>
            <w:shd w:val="clear" w:color="auto" w:fill="auto"/>
          </w:tcPr>
          <w:p w14:paraId="6A03378C" w14:textId="77777777" w:rsidR="00234758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876E26F" w14:textId="77777777" w:rsidR="00234758" w:rsidRPr="002A7A10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23D9775F" w14:textId="77777777" w:rsidR="00234758" w:rsidRPr="002A7A10" w:rsidRDefault="00234758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6" w:type="pct"/>
            <w:shd w:val="clear" w:color="auto" w:fill="auto"/>
          </w:tcPr>
          <w:p w14:paraId="68C53015" w14:textId="77777777" w:rsidR="00234758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234758" w:rsidRPr="001A4780" w14:paraId="0AF96A12" w14:textId="77777777" w:rsidTr="00AA6519">
        <w:tc>
          <w:tcPr>
            <w:tcW w:w="755" w:type="pct"/>
            <w:shd w:val="clear" w:color="auto" w:fill="auto"/>
          </w:tcPr>
          <w:p w14:paraId="77D73715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6690868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3" w:type="pct"/>
            <w:shd w:val="clear" w:color="auto" w:fill="auto"/>
          </w:tcPr>
          <w:p w14:paraId="56744749" w14:textId="53C57667" w:rsidR="00234758" w:rsidRPr="00724833" w:rsidRDefault="000E70BD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5DF9CA0" w14:textId="77777777" w:rsidR="00234758" w:rsidRPr="00C85B91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2E888F8D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6" w:type="pct"/>
            <w:shd w:val="clear" w:color="auto" w:fill="auto"/>
          </w:tcPr>
          <w:p w14:paraId="47F7DD81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234758" w:rsidRPr="001A4780" w14:paraId="0D329B2C" w14:textId="77777777" w:rsidTr="00AA6519">
        <w:tc>
          <w:tcPr>
            <w:tcW w:w="755" w:type="pct"/>
            <w:shd w:val="clear" w:color="auto" w:fill="auto"/>
          </w:tcPr>
          <w:p w14:paraId="1D66DD9A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E50251B" w14:textId="77777777" w:rsidR="00234758" w:rsidRPr="001176A0" w:rsidRDefault="00234758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3" w:type="pct"/>
            <w:shd w:val="clear" w:color="auto" w:fill="auto"/>
          </w:tcPr>
          <w:p w14:paraId="33AC2D37" w14:textId="77777777" w:rsidR="00234758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F4F577E" w14:textId="77777777" w:rsidR="00234758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51DC65AC" w14:textId="77777777" w:rsidR="00234758" w:rsidRPr="00C85B91" w:rsidRDefault="00234758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6" w:type="pct"/>
            <w:shd w:val="clear" w:color="auto" w:fill="auto"/>
          </w:tcPr>
          <w:p w14:paraId="0F355CB7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234758" w:rsidRPr="001A4780" w14:paraId="453742D7" w14:textId="77777777" w:rsidTr="00AA6519">
        <w:tc>
          <w:tcPr>
            <w:tcW w:w="755" w:type="pct"/>
            <w:shd w:val="clear" w:color="auto" w:fill="auto"/>
          </w:tcPr>
          <w:p w14:paraId="69778D6C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A79490B" w14:textId="77777777" w:rsidR="00234758" w:rsidRPr="002A7A10" w:rsidRDefault="00234758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3" w:type="pct"/>
            <w:shd w:val="clear" w:color="auto" w:fill="auto"/>
          </w:tcPr>
          <w:p w14:paraId="09F3F88D" w14:textId="77777777" w:rsidR="00234758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F92EC9F" w14:textId="77777777" w:rsidR="00234758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728C80D3" w14:textId="77777777" w:rsidR="00234758" w:rsidRDefault="00234758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6" w:type="pct"/>
            <w:shd w:val="clear" w:color="auto" w:fill="auto"/>
          </w:tcPr>
          <w:p w14:paraId="1337229B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234758" w:rsidRPr="001A4780" w14:paraId="58B65A56" w14:textId="77777777" w:rsidTr="00AA6519">
        <w:tc>
          <w:tcPr>
            <w:tcW w:w="755" w:type="pct"/>
            <w:shd w:val="clear" w:color="auto" w:fill="auto"/>
          </w:tcPr>
          <w:p w14:paraId="740C0439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C0B01E9" w14:textId="5A0E56F3" w:rsidR="00234758" w:rsidRPr="002A7A10" w:rsidRDefault="00234758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3" w:type="pct"/>
            <w:shd w:val="clear" w:color="auto" w:fill="auto"/>
          </w:tcPr>
          <w:p w14:paraId="1D54FD39" w14:textId="77777777" w:rsidR="00234758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0832250" w14:textId="77777777" w:rsidR="00234758" w:rsidRPr="002A7A10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1C83028" w14:textId="77777777" w:rsidR="00234758" w:rsidRPr="00C85B91" w:rsidRDefault="00234758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6" w:type="pct"/>
            <w:shd w:val="clear" w:color="auto" w:fill="auto"/>
          </w:tcPr>
          <w:p w14:paraId="17EC20E3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234758" w:rsidRPr="001A4780" w14:paraId="597E60B7" w14:textId="77777777" w:rsidTr="00AA6519">
        <w:tc>
          <w:tcPr>
            <w:tcW w:w="755" w:type="pct"/>
            <w:shd w:val="clear" w:color="auto" w:fill="auto"/>
          </w:tcPr>
          <w:p w14:paraId="66B48615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688C299" w14:textId="77777777" w:rsidR="00234758" w:rsidRPr="001176A0" w:rsidRDefault="00234758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3" w:type="pct"/>
            <w:shd w:val="clear" w:color="auto" w:fill="auto"/>
          </w:tcPr>
          <w:p w14:paraId="379E41CC" w14:textId="77777777" w:rsidR="00234758" w:rsidRPr="00C85B91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D4EFD42" w14:textId="77777777" w:rsidR="00234758" w:rsidRPr="00C85B91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A56B81F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6" w:type="pct"/>
            <w:shd w:val="clear" w:color="auto" w:fill="auto"/>
          </w:tcPr>
          <w:p w14:paraId="1BE273BA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000DABED" w14:textId="77777777" w:rsidTr="00AA6519">
        <w:tc>
          <w:tcPr>
            <w:tcW w:w="755" w:type="pct"/>
            <w:shd w:val="clear" w:color="auto" w:fill="auto"/>
          </w:tcPr>
          <w:p w14:paraId="484EC526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10EE12E8" w14:textId="2778ACAB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1858086E" w14:textId="14AC2943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44815A4" w14:textId="3E8F21DE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5C72F876" w14:textId="440A7FFB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33A68F27" w14:textId="28C3E063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41B2B670" w14:textId="17CE8C95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234758" w:rsidRPr="001A4780" w14:paraId="398A628C" w14:textId="77777777" w:rsidTr="00AA6519">
        <w:tc>
          <w:tcPr>
            <w:tcW w:w="755" w:type="pct"/>
            <w:shd w:val="clear" w:color="auto" w:fill="auto"/>
          </w:tcPr>
          <w:p w14:paraId="60512485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3F2EC91" w14:textId="77777777" w:rsidR="00234758" w:rsidRPr="001176A0" w:rsidRDefault="00234758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3" w:type="pct"/>
            <w:shd w:val="clear" w:color="auto" w:fill="auto"/>
          </w:tcPr>
          <w:p w14:paraId="396A3FE2" w14:textId="77777777" w:rsidR="00234758" w:rsidRPr="00C85B91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C218656" w14:textId="77777777" w:rsidR="00234758" w:rsidRPr="00C85B91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D2B64C9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6" w:type="pct"/>
            <w:shd w:val="clear" w:color="auto" w:fill="auto"/>
          </w:tcPr>
          <w:p w14:paraId="34C6612A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234758" w:rsidRPr="001A4780" w14:paraId="166DFE13" w14:textId="77777777" w:rsidTr="00AA6519">
        <w:tc>
          <w:tcPr>
            <w:tcW w:w="755" w:type="pct"/>
            <w:shd w:val="clear" w:color="auto" w:fill="auto"/>
          </w:tcPr>
          <w:p w14:paraId="0CF369FB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13582D8" w14:textId="77777777" w:rsidR="00234758" w:rsidRPr="00C85B91" w:rsidRDefault="00234758" w:rsidP="00207380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3" w:type="pct"/>
            <w:shd w:val="clear" w:color="auto" w:fill="auto"/>
          </w:tcPr>
          <w:p w14:paraId="2CE98F4E" w14:textId="77777777" w:rsidR="00234758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72B8053" w14:textId="77777777" w:rsidR="00234758" w:rsidRPr="002A7A10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AE6B396" w14:textId="77777777" w:rsidR="00234758" w:rsidRPr="00C85B91" w:rsidRDefault="00234758" w:rsidP="00207380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7F846D9C" w14:textId="77777777" w:rsidR="00234758" w:rsidRPr="009B4637" w:rsidRDefault="00234758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234758" w:rsidRPr="001A4780" w14:paraId="579460A1" w14:textId="77777777" w:rsidTr="00AA6519">
        <w:tc>
          <w:tcPr>
            <w:tcW w:w="755" w:type="pct"/>
            <w:shd w:val="clear" w:color="auto" w:fill="auto"/>
          </w:tcPr>
          <w:p w14:paraId="14B8D0E2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1322780" w14:textId="77777777" w:rsidR="00234758" w:rsidRPr="00C85B91" w:rsidRDefault="00234758" w:rsidP="0020738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3" w:type="pct"/>
            <w:shd w:val="clear" w:color="auto" w:fill="auto"/>
          </w:tcPr>
          <w:p w14:paraId="4C221238" w14:textId="77777777" w:rsidR="00234758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221DB70" w14:textId="77777777" w:rsidR="00234758" w:rsidRPr="002A7A10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7EC4382" w14:textId="77777777" w:rsidR="00234758" w:rsidRPr="00C85B91" w:rsidRDefault="00234758" w:rsidP="0020738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6" w:type="pct"/>
            <w:shd w:val="clear" w:color="auto" w:fill="auto"/>
          </w:tcPr>
          <w:p w14:paraId="3DE6BAAD" w14:textId="77777777" w:rsidR="00234758" w:rsidRPr="009B4637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234758" w:rsidRPr="001A4780" w14:paraId="739B14EE" w14:textId="77777777" w:rsidTr="00AA6519">
        <w:tc>
          <w:tcPr>
            <w:tcW w:w="755" w:type="pct"/>
            <w:shd w:val="clear" w:color="auto" w:fill="auto"/>
          </w:tcPr>
          <w:p w14:paraId="724BDBE6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33FF778" w14:textId="77777777" w:rsidR="00234758" w:rsidRPr="00BB6995" w:rsidRDefault="00234758" w:rsidP="0020738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3" w:type="pct"/>
            <w:shd w:val="clear" w:color="auto" w:fill="auto"/>
          </w:tcPr>
          <w:p w14:paraId="2805AC9C" w14:textId="77777777" w:rsidR="00234758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CBB935E" w14:textId="77777777" w:rsidR="00234758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3116DEA" w14:textId="77777777" w:rsidR="00234758" w:rsidRPr="00BB6995" w:rsidRDefault="00234758" w:rsidP="0020738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6" w:type="pct"/>
            <w:shd w:val="clear" w:color="auto" w:fill="auto"/>
          </w:tcPr>
          <w:p w14:paraId="0EB29216" w14:textId="77777777" w:rsidR="00234758" w:rsidRPr="009B4637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234758" w:rsidRPr="001A4780" w14:paraId="46589877" w14:textId="77777777" w:rsidTr="00AA6519">
        <w:tc>
          <w:tcPr>
            <w:tcW w:w="755" w:type="pct"/>
            <w:shd w:val="clear" w:color="auto" w:fill="auto"/>
          </w:tcPr>
          <w:p w14:paraId="1F7EDE7B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129DD70" w14:textId="77777777" w:rsidR="00234758" w:rsidRPr="00C85B91" w:rsidRDefault="00234758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3" w:type="pct"/>
            <w:shd w:val="clear" w:color="auto" w:fill="auto"/>
          </w:tcPr>
          <w:p w14:paraId="1E20F9D7" w14:textId="77777777" w:rsidR="00234758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21D7303" w14:textId="77777777" w:rsidR="00234758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6ED225FC" w14:textId="77777777" w:rsidR="00234758" w:rsidRPr="00C85B91" w:rsidRDefault="00234758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6" w:type="pct"/>
            <w:shd w:val="clear" w:color="auto" w:fill="auto"/>
          </w:tcPr>
          <w:p w14:paraId="0F0823F8" w14:textId="77777777" w:rsidR="00234758" w:rsidRPr="009B4637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234758" w:rsidRPr="001A4780" w14:paraId="5F3C8B62" w14:textId="77777777" w:rsidTr="00AA6519">
        <w:tc>
          <w:tcPr>
            <w:tcW w:w="755" w:type="pct"/>
            <w:shd w:val="clear" w:color="auto" w:fill="auto"/>
          </w:tcPr>
          <w:p w14:paraId="4FDDEFFC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04C7FD3" w14:textId="77777777" w:rsidR="00234758" w:rsidRPr="00575F5E" w:rsidRDefault="00234758" w:rsidP="00207380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3" w:type="pct"/>
            <w:shd w:val="clear" w:color="auto" w:fill="auto"/>
          </w:tcPr>
          <w:p w14:paraId="61D07CFE" w14:textId="77777777" w:rsidR="00234758" w:rsidRPr="00D43778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6581715" w14:textId="77777777" w:rsidR="00234758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C7A4F4E" w14:textId="77777777" w:rsidR="00234758" w:rsidRPr="00C85B91" w:rsidRDefault="00234758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</w:t>
            </w:r>
            <w:r>
              <w:rPr>
                <w:sz w:val="20"/>
              </w:rPr>
              <w:t>ы</w:t>
            </w:r>
            <w:r w:rsidRPr="00D43778">
              <w:rPr>
                <w:sz w:val="20"/>
              </w:rPr>
              <w:t xml:space="preserve"> протокола</w:t>
            </w:r>
          </w:p>
        </w:tc>
        <w:tc>
          <w:tcPr>
            <w:tcW w:w="1396" w:type="pct"/>
            <w:shd w:val="clear" w:color="auto" w:fill="auto"/>
          </w:tcPr>
          <w:p w14:paraId="0B41328A" w14:textId="77777777" w:rsidR="00234758" w:rsidRPr="009B4637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2F713214" w14:textId="77777777" w:rsidTr="00AA6519">
        <w:tc>
          <w:tcPr>
            <w:tcW w:w="755" w:type="pct"/>
            <w:shd w:val="clear" w:color="auto" w:fill="auto"/>
          </w:tcPr>
          <w:p w14:paraId="79282C8A" w14:textId="77777777" w:rsidR="00CC092C" w:rsidRPr="00724833" w:rsidRDefault="00CC092C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54199DB" w14:textId="1D6D6DC5" w:rsidR="00CC092C" w:rsidRPr="00D43778" w:rsidRDefault="00CC092C" w:rsidP="00207380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foundationProtocol</w:t>
            </w:r>
          </w:p>
        </w:tc>
        <w:tc>
          <w:tcPr>
            <w:tcW w:w="203" w:type="pct"/>
            <w:shd w:val="clear" w:color="auto" w:fill="auto"/>
          </w:tcPr>
          <w:p w14:paraId="10B81372" w14:textId="0A18D066" w:rsidR="00CC092C" w:rsidRDefault="00CC092C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0CEA854" w14:textId="74FF8483" w:rsidR="00CC092C" w:rsidRDefault="00CC092C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31C3C91" w14:textId="098B7CEB" w:rsidR="00CC092C" w:rsidRPr="00D43778" w:rsidRDefault="00CC092C" w:rsidP="00207380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Реквизиты предыдущего протокола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3D4C33EF" w14:textId="48E1686C" w:rsidR="00CC092C" w:rsidRPr="009B4637" w:rsidRDefault="00CC092C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8C3322" w:rsidRPr="001A4780" w14:paraId="3A0118B0" w14:textId="77777777" w:rsidTr="004A5F56">
        <w:tc>
          <w:tcPr>
            <w:tcW w:w="5000" w:type="pct"/>
            <w:gridSpan w:val="6"/>
            <w:shd w:val="clear" w:color="auto" w:fill="auto"/>
          </w:tcPr>
          <w:p w14:paraId="30BC11BC" w14:textId="77777777" w:rsidR="008C3322" w:rsidRPr="00D43778" w:rsidRDefault="008C3322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8C3322" w:rsidRPr="001A4780" w14:paraId="26B3BA6C" w14:textId="77777777" w:rsidTr="00AA6519">
        <w:tc>
          <w:tcPr>
            <w:tcW w:w="755" w:type="pct"/>
            <w:shd w:val="clear" w:color="auto" w:fill="auto"/>
          </w:tcPr>
          <w:p w14:paraId="571CE50A" w14:textId="732A9EBC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 w:rsidR="00B8557A"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8" w:type="pct"/>
            <w:shd w:val="clear" w:color="auto" w:fill="auto"/>
          </w:tcPr>
          <w:p w14:paraId="0A8B86F4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5C4FBB6" w14:textId="77777777" w:rsidR="008C3322" w:rsidRDefault="008C3322" w:rsidP="0020738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0F92A05" w14:textId="77777777" w:rsidR="008C3322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1CDBE6F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0D0F8025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7F6CD44B" w14:textId="77777777" w:rsidTr="00AA6519">
        <w:tc>
          <w:tcPr>
            <w:tcW w:w="755" w:type="pct"/>
            <w:shd w:val="clear" w:color="auto" w:fill="auto"/>
          </w:tcPr>
          <w:p w14:paraId="580396CD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CBD20F3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3" w:type="pct"/>
            <w:shd w:val="clear" w:color="auto" w:fill="auto"/>
          </w:tcPr>
          <w:p w14:paraId="1EA5C207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8113F6A" w14:textId="77777777" w:rsidR="008C3322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28BA9A2E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6" w:type="pct"/>
            <w:shd w:val="clear" w:color="auto" w:fill="auto"/>
          </w:tcPr>
          <w:p w14:paraId="19B993EE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2E089989" w14:textId="77777777" w:rsidTr="00AA6519">
        <w:tc>
          <w:tcPr>
            <w:tcW w:w="755" w:type="pct"/>
            <w:shd w:val="clear" w:color="auto" w:fill="auto"/>
          </w:tcPr>
          <w:p w14:paraId="0D19425A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D1328FA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3" w:type="pct"/>
            <w:shd w:val="clear" w:color="auto" w:fill="auto"/>
          </w:tcPr>
          <w:p w14:paraId="0317ADBB" w14:textId="77777777" w:rsidR="008C3322" w:rsidRDefault="008C3322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3E70872C" w14:textId="77777777" w:rsidR="008C3322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DFE6B37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6" w:type="pct"/>
            <w:shd w:val="clear" w:color="auto" w:fill="auto"/>
          </w:tcPr>
          <w:p w14:paraId="246411B9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10726FEB" w14:textId="77777777" w:rsidTr="00AA6519">
        <w:tc>
          <w:tcPr>
            <w:tcW w:w="755" w:type="pct"/>
            <w:shd w:val="clear" w:color="auto" w:fill="auto"/>
          </w:tcPr>
          <w:p w14:paraId="1AF6E082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C0F9680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3" w:type="pct"/>
            <w:shd w:val="clear" w:color="auto" w:fill="auto"/>
          </w:tcPr>
          <w:p w14:paraId="4D0D539D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34D80D5" w14:textId="77777777" w:rsidR="008C3322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1F543A35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6" w:type="pct"/>
            <w:shd w:val="clear" w:color="auto" w:fill="auto"/>
          </w:tcPr>
          <w:p w14:paraId="7D49BA06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478EF722" w14:textId="77777777" w:rsidTr="00AA6519">
        <w:tc>
          <w:tcPr>
            <w:tcW w:w="755" w:type="pct"/>
            <w:shd w:val="clear" w:color="auto" w:fill="auto"/>
          </w:tcPr>
          <w:p w14:paraId="113C47E4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09EAE2C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728CBE99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C78F403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6735D74D" w14:textId="77777777" w:rsidR="008C3322" w:rsidRPr="00D43778" w:rsidRDefault="008C3322" w:rsidP="00207380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6" w:type="pct"/>
            <w:shd w:val="clear" w:color="auto" w:fill="auto"/>
          </w:tcPr>
          <w:p w14:paraId="1791985D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212E0ACF" w14:textId="77777777" w:rsidTr="004A5F56">
        <w:tc>
          <w:tcPr>
            <w:tcW w:w="5000" w:type="pct"/>
            <w:gridSpan w:val="6"/>
            <w:shd w:val="clear" w:color="auto" w:fill="auto"/>
          </w:tcPr>
          <w:p w14:paraId="52ABBAE7" w14:textId="77777777" w:rsidR="008C3322" w:rsidRPr="00D43778" w:rsidRDefault="008C3322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8C3322" w:rsidRPr="001A4780" w14:paraId="5F8274D0" w14:textId="77777777" w:rsidTr="00AA6519">
        <w:tc>
          <w:tcPr>
            <w:tcW w:w="755" w:type="pct"/>
            <w:shd w:val="clear" w:color="auto" w:fill="auto"/>
          </w:tcPr>
          <w:p w14:paraId="7E616756" w14:textId="77777777" w:rsidR="008C3322" w:rsidRPr="00D43778" w:rsidRDefault="008C3322" w:rsidP="00207380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8" w:type="pct"/>
            <w:shd w:val="clear" w:color="auto" w:fill="auto"/>
          </w:tcPr>
          <w:p w14:paraId="79C63AA9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4C55F4E" w14:textId="77777777" w:rsidR="008C3322" w:rsidRDefault="008C3322" w:rsidP="0020738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2E5FB31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2BE2680F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27BED873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0914F7D3" w14:textId="77777777" w:rsidTr="00AA6519">
        <w:tc>
          <w:tcPr>
            <w:tcW w:w="755" w:type="pct"/>
            <w:shd w:val="clear" w:color="auto" w:fill="auto"/>
          </w:tcPr>
          <w:p w14:paraId="2AC842E1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FBA7A1E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3" w:type="pct"/>
            <w:shd w:val="clear" w:color="auto" w:fill="auto"/>
          </w:tcPr>
          <w:p w14:paraId="0FEBBC93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1AE078D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C64963E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6" w:type="pct"/>
            <w:shd w:val="clear" w:color="auto" w:fill="auto"/>
          </w:tcPr>
          <w:p w14:paraId="69E4C98C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8C3322" w:rsidRPr="001A4780" w14:paraId="6AF1D12D" w14:textId="77777777" w:rsidTr="00AA6519">
        <w:tc>
          <w:tcPr>
            <w:tcW w:w="755" w:type="pct"/>
            <w:shd w:val="clear" w:color="auto" w:fill="auto"/>
          </w:tcPr>
          <w:p w14:paraId="047405B7" w14:textId="77777777" w:rsidR="008C3322" w:rsidRPr="00D43778" w:rsidRDefault="008C3322" w:rsidP="00207380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8" w:type="pct"/>
            <w:shd w:val="clear" w:color="auto" w:fill="auto"/>
          </w:tcPr>
          <w:p w14:paraId="720BE976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E08459C" w14:textId="77777777" w:rsidR="008C3322" w:rsidRDefault="008C3322" w:rsidP="0020738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2E63412C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30C8041C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045278D2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458AF017" w14:textId="77777777" w:rsidTr="00AA6519">
        <w:tc>
          <w:tcPr>
            <w:tcW w:w="755" w:type="pct"/>
            <w:shd w:val="clear" w:color="auto" w:fill="auto"/>
          </w:tcPr>
          <w:p w14:paraId="59F290B9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9A70045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3" w:type="pct"/>
            <w:shd w:val="clear" w:color="auto" w:fill="auto"/>
          </w:tcPr>
          <w:p w14:paraId="26C22299" w14:textId="77777777" w:rsidR="008C3322" w:rsidRDefault="008C3322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0B5FEA9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60F739E9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6" w:type="pct"/>
            <w:shd w:val="clear" w:color="auto" w:fill="auto"/>
          </w:tcPr>
          <w:p w14:paraId="07759968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6B1E61E3" w14:textId="77777777" w:rsidTr="00AA6519">
        <w:tc>
          <w:tcPr>
            <w:tcW w:w="755" w:type="pct"/>
            <w:shd w:val="clear" w:color="auto" w:fill="auto"/>
          </w:tcPr>
          <w:p w14:paraId="7E297CDE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8A83AAD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3" w:type="pct"/>
            <w:shd w:val="clear" w:color="auto" w:fill="auto"/>
          </w:tcPr>
          <w:p w14:paraId="08DFB33A" w14:textId="77777777" w:rsidR="008C3322" w:rsidRDefault="008C3322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8EB6A47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4A58CDBB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6" w:type="pct"/>
            <w:shd w:val="clear" w:color="auto" w:fill="auto"/>
          </w:tcPr>
          <w:p w14:paraId="4BD951A7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50FF6227" w14:textId="77777777" w:rsidTr="00AA6519">
        <w:tc>
          <w:tcPr>
            <w:tcW w:w="755" w:type="pct"/>
            <w:shd w:val="clear" w:color="auto" w:fill="auto"/>
          </w:tcPr>
          <w:p w14:paraId="079E22BA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8A6E434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3" w:type="pct"/>
            <w:shd w:val="clear" w:color="auto" w:fill="auto"/>
          </w:tcPr>
          <w:p w14:paraId="158D864B" w14:textId="77777777" w:rsidR="008C3322" w:rsidRDefault="008C3322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165B832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665844E8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6" w:type="pct"/>
            <w:shd w:val="clear" w:color="auto" w:fill="auto"/>
          </w:tcPr>
          <w:p w14:paraId="635863F4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65518614" w14:textId="77777777" w:rsidTr="00AA6519">
        <w:tc>
          <w:tcPr>
            <w:tcW w:w="755" w:type="pct"/>
            <w:shd w:val="clear" w:color="auto" w:fill="auto"/>
          </w:tcPr>
          <w:p w14:paraId="70655C30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B8E9E76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3" w:type="pct"/>
            <w:shd w:val="clear" w:color="auto" w:fill="auto"/>
          </w:tcPr>
          <w:p w14:paraId="29620CD4" w14:textId="77777777" w:rsidR="008C3322" w:rsidRDefault="008C3322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192F383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6D94C1E7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6" w:type="pct"/>
            <w:shd w:val="clear" w:color="auto" w:fill="auto"/>
          </w:tcPr>
          <w:p w14:paraId="7EDFA889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798E6A22" w14:textId="77777777" w:rsidTr="00AA6519">
        <w:tc>
          <w:tcPr>
            <w:tcW w:w="755" w:type="pct"/>
            <w:shd w:val="clear" w:color="auto" w:fill="auto"/>
          </w:tcPr>
          <w:p w14:paraId="0391A647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5A4B2AF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3" w:type="pct"/>
            <w:shd w:val="clear" w:color="auto" w:fill="auto"/>
          </w:tcPr>
          <w:p w14:paraId="1A67A297" w14:textId="77777777" w:rsidR="008C3322" w:rsidRDefault="008C3322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4D54B7B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5BD723E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6" w:type="pct"/>
            <w:shd w:val="clear" w:color="auto" w:fill="auto"/>
          </w:tcPr>
          <w:p w14:paraId="5FD49614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4AE7F04D" w14:textId="77777777" w:rsidTr="004A5F56">
        <w:tc>
          <w:tcPr>
            <w:tcW w:w="5000" w:type="pct"/>
            <w:gridSpan w:val="6"/>
            <w:shd w:val="clear" w:color="auto" w:fill="auto"/>
          </w:tcPr>
          <w:p w14:paraId="678A97A1" w14:textId="77777777" w:rsidR="008C3322" w:rsidRPr="00D43778" w:rsidRDefault="008C3322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8C3322" w:rsidRPr="001A4780" w14:paraId="35D4C59D" w14:textId="77777777" w:rsidTr="00AA6519">
        <w:tc>
          <w:tcPr>
            <w:tcW w:w="755" w:type="pct"/>
            <w:shd w:val="clear" w:color="auto" w:fill="auto"/>
          </w:tcPr>
          <w:p w14:paraId="3EFA9AA1" w14:textId="77777777" w:rsidR="008C3322" w:rsidRPr="00D43778" w:rsidRDefault="008C3322" w:rsidP="00207380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8" w:type="pct"/>
            <w:shd w:val="clear" w:color="auto" w:fill="auto"/>
          </w:tcPr>
          <w:p w14:paraId="2F0AF878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2EACF3C" w14:textId="77777777" w:rsidR="008C3322" w:rsidRDefault="008C3322" w:rsidP="0020738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51D211E" w14:textId="77777777" w:rsidR="008C3322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98C3A17" w14:textId="77777777" w:rsidR="008C3322" w:rsidRDefault="008C3322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39D550E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5C9C8E67" w14:textId="77777777" w:rsidTr="00AA6519">
        <w:tc>
          <w:tcPr>
            <w:tcW w:w="755" w:type="pct"/>
            <w:shd w:val="clear" w:color="auto" w:fill="auto"/>
          </w:tcPr>
          <w:p w14:paraId="3EADF579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2AEE9D7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7B4DB07F" w14:textId="77777777" w:rsidR="008C3322" w:rsidRDefault="008C3322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E78FEB5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32D04849" w14:textId="77777777" w:rsidR="008C3322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6" w:type="pct"/>
            <w:shd w:val="clear" w:color="auto" w:fill="auto"/>
          </w:tcPr>
          <w:p w14:paraId="7B71ECF6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410D2ED7" w14:textId="77777777" w:rsidTr="00AA6519">
        <w:tc>
          <w:tcPr>
            <w:tcW w:w="755" w:type="pct"/>
            <w:shd w:val="clear" w:color="auto" w:fill="auto"/>
          </w:tcPr>
          <w:p w14:paraId="7D0FFAFA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91C48CC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7D219D3C" w14:textId="77777777" w:rsidR="008C3322" w:rsidRPr="00655FB3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D9A12EB" w14:textId="77777777" w:rsidR="008C3322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6AD4681B" w14:textId="77777777" w:rsidR="008C3322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6" w:type="pct"/>
            <w:shd w:val="clear" w:color="auto" w:fill="auto"/>
          </w:tcPr>
          <w:p w14:paraId="71AAD07D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216E31F8" w14:textId="77777777" w:rsidTr="00AA6519">
        <w:tc>
          <w:tcPr>
            <w:tcW w:w="755" w:type="pct"/>
            <w:shd w:val="clear" w:color="auto" w:fill="auto"/>
          </w:tcPr>
          <w:p w14:paraId="31CAC972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B9EDE00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3" w:type="pct"/>
            <w:shd w:val="clear" w:color="auto" w:fill="auto"/>
          </w:tcPr>
          <w:p w14:paraId="28B779B2" w14:textId="77777777" w:rsidR="008C3322" w:rsidRPr="00655FB3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1C47762" w14:textId="77777777" w:rsidR="008C3322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0924BCA7" w14:textId="77777777" w:rsidR="008C3322" w:rsidRDefault="008C3322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6" w:type="pct"/>
            <w:shd w:val="clear" w:color="auto" w:fill="auto"/>
          </w:tcPr>
          <w:p w14:paraId="6166022C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254573" w14:paraId="0FAAA794" w14:textId="77777777" w:rsidTr="004A5F56">
        <w:tc>
          <w:tcPr>
            <w:tcW w:w="5000" w:type="pct"/>
            <w:gridSpan w:val="6"/>
            <w:shd w:val="clear" w:color="auto" w:fill="auto"/>
          </w:tcPr>
          <w:p w14:paraId="1B7FC4B9" w14:textId="77777777" w:rsidR="008C3322" w:rsidRPr="00254573" w:rsidRDefault="008C3322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8C3322" w:rsidRPr="001A4780" w14:paraId="22A781B0" w14:textId="77777777" w:rsidTr="00AA6519">
        <w:tc>
          <w:tcPr>
            <w:tcW w:w="755" w:type="pct"/>
            <w:shd w:val="clear" w:color="auto" w:fill="auto"/>
            <w:vAlign w:val="center"/>
          </w:tcPr>
          <w:p w14:paraId="20EB9F5A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0A4CF739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5B4E9AC" w14:textId="77777777" w:rsidR="008C3322" w:rsidRPr="00724833" w:rsidRDefault="008C3322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48754C84" w14:textId="77777777" w:rsidR="008C3322" w:rsidRPr="00724833" w:rsidRDefault="008C3322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57054668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006AF78D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</w:tr>
      <w:tr w:rsidR="008C3322" w:rsidRPr="001A4780" w14:paraId="420B29B6" w14:textId="77777777" w:rsidTr="00AA6519">
        <w:tc>
          <w:tcPr>
            <w:tcW w:w="755" w:type="pct"/>
            <w:shd w:val="clear" w:color="auto" w:fill="auto"/>
            <w:vAlign w:val="center"/>
          </w:tcPr>
          <w:p w14:paraId="0F270FE3" w14:textId="77777777" w:rsidR="008C3322" w:rsidRPr="00E45768" w:rsidRDefault="008C3322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899395D" w14:textId="77777777" w:rsidR="008C3322" w:rsidRPr="00E45768" w:rsidRDefault="008C3322" w:rsidP="00207380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3" w:type="pct"/>
            <w:shd w:val="clear" w:color="auto" w:fill="auto"/>
          </w:tcPr>
          <w:p w14:paraId="593A8854" w14:textId="77777777" w:rsidR="008C3322" w:rsidRPr="00E45768" w:rsidRDefault="008C3322" w:rsidP="00207380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58CD116" w14:textId="77777777" w:rsidR="008C3322" w:rsidRPr="00E45768" w:rsidRDefault="008C3322" w:rsidP="00207380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63E1946" w14:textId="77777777" w:rsidR="008C3322" w:rsidRPr="00E45768" w:rsidRDefault="008C3322" w:rsidP="00207380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475C7BEE" w14:textId="77777777" w:rsidR="008C3322" w:rsidRPr="00E45768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2D59AFA4" w14:textId="77777777" w:rsidTr="00AA6519">
        <w:tc>
          <w:tcPr>
            <w:tcW w:w="755" w:type="pct"/>
            <w:shd w:val="clear" w:color="auto" w:fill="auto"/>
            <w:vAlign w:val="center"/>
          </w:tcPr>
          <w:p w14:paraId="414BF333" w14:textId="77777777" w:rsidR="008C3322" w:rsidRPr="00E45768" w:rsidRDefault="008C3322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9BDBB54" w14:textId="77777777" w:rsidR="008C3322" w:rsidRPr="00E45768" w:rsidRDefault="008C3322" w:rsidP="00207380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3" w:type="pct"/>
            <w:shd w:val="clear" w:color="auto" w:fill="auto"/>
          </w:tcPr>
          <w:p w14:paraId="1EC84A27" w14:textId="77777777" w:rsidR="008C3322" w:rsidRPr="00E45768" w:rsidRDefault="008C3322" w:rsidP="00207380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04D17C55" w14:textId="77777777" w:rsidR="008C3322" w:rsidRPr="00E45768" w:rsidRDefault="008C3322" w:rsidP="00207380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39B8B43" w14:textId="40ACFE15" w:rsidR="008C3322" w:rsidRPr="00E45768" w:rsidRDefault="002D1F4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8C3322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313A86FF" w14:textId="77777777" w:rsidR="008C3322" w:rsidRPr="00E45768" w:rsidRDefault="008C3322" w:rsidP="00207380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8C3322" w:rsidRPr="00254573" w14:paraId="677B464F" w14:textId="77777777" w:rsidTr="004A5F56">
        <w:tc>
          <w:tcPr>
            <w:tcW w:w="5000" w:type="pct"/>
            <w:gridSpan w:val="6"/>
            <w:shd w:val="clear" w:color="auto" w:fill="auto"/>
          </w:tcPr>
          <w:p w14:paraId="64B3F999" w14:textId="479C417F" w:rsidR="008C3322" w:rsidRPr="00254573" w:rsidRDefault="002D1F44" w:rsidP="00207380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8C3322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8C3322" w:rsidRPr="001A4780" w14:paraId="1B6A576F" w14:textId="77777777" w:rsidTr="00AA6519">
        <w:tc>
          <w:tcPr>
            <w:tcW w:w="755" w:type="pct"/>
            <w:shd w:val="clear" w:color="auto" w:fill="auto"/>
            <w:vAlign w:val="center"/>
          </w:tcPr>
          <w:p w14:paraId="7F453BD5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1E15533E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327248D" w14:textId="77777777" w:rsidR="008C3322" w:rsidRPr="006C6D44" w:rsidRDefault="008C3322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FB20372" w14:textId="77777777" w:rsidR="008C3322" w:rsidRPr="006C6D44" w:rsidRDefault="008C3322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6B3B1E87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560F1375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</w:tr>
      <w:tr w:rsidR="008C3322" w:rsidRPr="001A4780" w14:paraId="49CD572B" w14:textId="77777777" w:rsidTr="00AA6519">
        <w:tc>
          <w:tcPr>
            <w:tcW w:w="755" w:type="pct"/>
            <w:shd w:val="clear" w:color="auto" w:fill="auto"/>
            <w:vAlign w:val="center"/>
          </w:tcPr>
          <w:p w14:paraId="59A8EE53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0CBDE6A" w14:textId="77777777" w:rsidR="008C3322" w:rsidRPr="003804BF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</w:tcPr>
          <w:p w14:paraId="68205070" w14:textId="77777777" w:rsidR="008C3322" w:rsidRPr="003804BF" w:rsidRDefault="008C3322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ABAC0EA" w14:textId="77777777" w:rsidR="008C3322" w:rsidRPr="003804BF" w:rsidRDefault="008C3322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29879DE3" w14:textId="5089851F" w:rsidR="008C3322" w:rsidRPr="003804BF" w:rsidRDefault="002D1F4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6" w:type="pct"/>
            <w:shd w:val="clear" w:color="auto" w:fill="auto"/>
          </w:tcPr>
          <w:p w14:paraId="52C0CEE0" w14:textId="77777777" w:rsidR="008C3322" w:rsidRPr="003804BF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8C3322" w:rsidRPr="001B3D35" w14:paraId="42C28E06" w14:textId="77777777" w:rsidTr="004A5F56">
        <w:tc>
          <w:tcPr>
            <w:tcW w:w="5000" w:type="pct"/>
            <w:gridSpan w:val="6"/>
            <w:shd w:val="clear" w:color="auto" w:fill="auto"/>
          </w:tcPr>
          <w:p w14:paraId="6595E6C2" w14:textId="77777777" w:rsidR="008C3322" w:rsidRPr="00655FB3" w:rsidRDefault="008C3322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8C3322" w:rsidRPr="001A4780" w14:paraId="198A2C08" w14:textId="77777777" w:rsidTr="00AA6519">
        <w:tc>
          <w:tcPr>
            <w:tcW w:w="755" w:type="pct"/>
            <w:shd w:val="clear" w:color="auto" w:fill="auto"/>
            <w:vAlign w:val="center"/>
          </w:tcPr>
          <w:p w14:paraId="3CCF4516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8" w:type="pct"/>
            <w:shd w:val="clear" w:color="auto" w:fill="auto"/>
          </w:tcPr>
          <w:p w14:paraId="769A2CB6" w14:textId="77777777" w:rsidR="008C3322" w:rsidRPr="003804BF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3B24C83" w14:textId="77777777" w:rsidR="008C3322" w:rsidRPr="003804BF" w:rsidRDefault="008C3322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3A2E03F3" w14:textId="77777777" w:rsidR="008C3322" w:rsidRPr="003804BF" w:rsidRDefault="008C3322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125A4A43" w14:textId="77777777" w:rsidR="008C3322" w:rsidRPr="003804BF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2CDF9CAC" w14:textId="77777777" w:rsidR="008C3322" w:rsidRPr="003804BF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34F4CB3B" w14:textId="77777777" w:rsidTr="00AA6519">
        <w:tc>
          <w:tcPr>
            <w:tcW w:w="755" w:type="pct"/>
            <w:shd w:val="clear" w:color="auto" w:fill="auto"/>
            <w:vAlign w:val="center"/>
          </w:tcPr>
          <w:p w14:paraId="64C7F590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6247A2A" w14:textId="77777777" w:rsidR="008C3322" w:rsidRPr="003804BF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3" w:type="pct"/>
            <w:shd w:val="clear" w:color="auto" w:fill="auto"/>
          </w:tcPr>
          <w:p w14:paraId="206F89D5" w14:textId="77777777" w:rsidR="008C3322" w:rsidRPr="00B07477" w:rsidRDefault="008C3322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2076B6B" w14:textId="77777777" w:rsidR="008C3322" w:rsidRPr="00B07477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1B0ED2C" w14:textId="77777777" w:rsidR="008C3322" w:rsidRPr="003804BF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6" w:type="pct"/>
            <w:shd w:val="clear" w:color="auto" w:fill="auto"/>
          </w:tcPr>
          <w:p w14:paraId="1B8769DC" w14:textId="77777777" w:rsidR="008C3322" w:rsidRPr="003804BF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7E67F247" w14:textId="77777777" w:rsidTr="00AA6519">
        <w:tc>
          <w:tcPr>
            <w:tcW w:w="755" w:type="pct"/>
            <w:shd w:val="clear" w:color="auto" w:fill="auto"/>
            <w:vAlign w:val="center"/>
          </w:tcPr>
          <w:p w14:paraId="2E2553A7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906F080" w14:textId="77777777" w:rsidR="008C3322" w:rsidRPr="00B07477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3" w:type="pct"/>
            <w:shd w:val="clear" w:color="auto" w:fill="auto"/>
          </w:tcPr>
          <w:p w14:paraId="4A455F9A" w14:textId="77777777" w:rsidR="008C3322" w:rsidRPr="002B372D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2716F82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34CFC2E4" w14:textId="77777777" w:rsidR="008C3322" w:rsidRPr="00B07477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6" w:type="pct"/>
            <w:shd w:val="clear" w:color="auto" w:fill="auto"/>
          </w:tcPr>
          <w:p w14:paraId="6540B4E0" w14:textId="42E710C3" w:rsidR="008C3322" w:rsidRPr="00655FB3" w:rsidRDefault="00CC3755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8C3322" w:rsidRPr="001A4780" w14:paraId="7F146EE2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74C68620" w14:textId="77777777" w:rsidR="008C3322" w:rsidRPr="009968C5" w:rsidRDefault="008C3322" w:rsidP="00207380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8C3322" w:rsidRPr="001A4780" w14:paraId="6AC0FC28" w14:textId="77777777" w:rsidTr="00AA6519">
        <w:tc>
          <w:tcPr>
            <w:tcW w:w="755" w:type="pct"/>
            <w:shd w:val="clear" w:color="auto" w:fill="auto"/>
          </w:tcPr>
          <w:p w14:paraId="4DEEDEA5" w14:textId="77777777" w:rsidR="008C3322" w:rsidRPr="009968C5" w:rsidRDefault="008C3322" w:rsidP="00207380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8" w:type="pct"/>
            <w:shd w:val="clear" w:color="auto" w:fill="auto"/>
          </w:tcPr>
          <w:p w14:paraId="5FE0343C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740C8E6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4B67F6FF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6E7B6D80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1024B1AD" w14:textId="77777777" w:rsidR="008C3322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27A000FE" w14:textId="77777777" w:rsidTr="00AA6519">
        <w:tc>
          <w:tcPr>
            <w:tcW w:w="755" w:type="pct"/>
            <w:shd w:val="clear" w:color="auto" w:fill="auto"/>
            <w:vAlign w:val="center"/>
          </w:tcPr>
          <w:p w14:paraId="08968139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0E81065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3" w:type="pct"/>
            <w:shd w:val="clear" w:color="auto" w:fill="auto"/>
          </w:tcPr>
          <w:p w14:paraId="31C9BE5F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3990786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40C25E52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6" w:type="pct"/>
            <w:shd w:val="clear" w:color="auto" w:fill="auto"/>
          </w:tcPr>
          <w:p w14:paraId="7BA943EE" w14:textId="77777777" w:rsidR="008C3322" w:rsidRDefault="008C3322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38FDABE7" w14:textId="77777777" w:rsidTr="00AA6519">
        <w:tc>
          <w:tcPr>
            <w:tcW w:w="755" w:type="pct"/>
            <w:shd w:val="clear" w:color="auto" w:fill="auto"/>
            <w:vAlign w:val="center"/>
          </w:tcPr>
          <w:p w14:paraId="4D0AA523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C6E213C" w14:textId="2176D54A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shd w:val="clear" w:color="auto" w:fill="auto"/>
          </w:tcPr>
          <w:p w14:paraId="17FDB565" w14:textId="67F5B255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B2498D0" w14:textId="1529C091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46075B73" w14:textId="44285790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6" w:type="pct"/>
            <w:shd w:val="clear" w:color="auto" w:fill="auto"/>
          </w:tcPr>
          <w:p w14:paraId="4876A757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0AFE8528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234C163B" w14:textId="61470D1F" w:rsidR="00AA6519" w:rsidRDefault="00AA6519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8C3322" w:rsidRPr="001A4780" w14:paraId="6606B20B" w14:textId="77777777" w:rsidTr="00AA6519">
        <w:tc>
          <w:tcPr>
            <w:tcW w:w="755" w:type="pct"/>
            <w:shd w:val="clear" w:color="auto" w:fill="auto"/>
            <w:vAlign w:val="center"/>
          </w:tcPr>
          <w:p w14:paraId="4052C998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30CA456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3" w:type="pct"/>
            <w:shd w:val="clear" w:color="auto" w:fill="auto"/>
          </w:tcPr>
          <w:p w14:paraId="57094218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9397E2B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4DA9FD3B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6" w:type="pct"/>
            <w:shd w:val="clear" w:color="auto" w:fill="auto"/>
          </w:tcPr>
          <w:p w14:paraId="0D649076" w14:textId="77777777" w:rsidR="008C3322" w:rsidRDefault="008C3322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8C3322" w:rsidRPr="001A4780" w14:paraId="614742EE" w14:textId="77777777" w:rsidTr="00AA6519">
        <w:tc>
          <w:tcPr>
            <w:tcW w:w="755" w:type="pct"/>
            <w:shd w:val="clear" w:color="auto" w:fill="auto"/>
            <w:vAlign w:val="center"/>
          </w:tcPr>
          <w:p w14:paraId="29E92C29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14FE467" w14:textId="77777777" w:rsidR="008C3322" w:rsidRPr="001A4780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3" w:type="pct"/>
            <w:shd w:val="clear" w:color="auto" w:fill="auto"/>
          </w:tcPr>
          <w:p w14:paraId="20FA3683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A09F311" w14:textId="77777777" w:rsidR="008C3322" w:rsidRPr="001A4780" w:rsidRDefault="008C3322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2ABEA4D9" w14:textId="77777777" w:rsidR="008C3322" w:rsidRPr="001A4780" w:rsidRDefault="008C3322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6" w:type="pct"/>
            <w:shd w:val="clear" w:color="auto" w:fill="auto"/>
          </w:tcPr>
          <w:p w14:paraId="6EC6F238" w14:textId="77777777" w:rsidR="008C3322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18D57004" w14:textId="77777777" w:rsidTr="00AA6519">
        <w:tc>
          <w:tcPr>
            <w:tcW w:w="755" w:type="pct"/>
            <w:shd w:val="clear" w:color="auto" w:fill="auto"/>
            <w:vAlign w:val="center"/>
          </w:tcPr>
          <w:p w14:paraId="05DF9695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DA077BE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3" w:type="pct"/>
            <w:shd w:val="clear" w:color="auto" w:fill="auto"/>
          </w:tcPr>
          <w:p w14:paraId="401E94E8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0435CDF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634ED9FC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6" w:type="pct"/>
            <w:shd w:val="clear" w:color="auto" w:fill="auto"/>
          </w:tcPr>
          <w:p w14:paraId="630D85DE" w14:textId="77777777" w:rsidR="008C3322" w:rsidRDefault="008C3322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8C3322" w:rsidRPr="001A4780" w14:paraId="11C7A020" w14:textId="77777777" w:rsidTr="00AA6519">
        <w:tc>
          <w:tcPr>
            <w:tcW w:w="755" w:type="pct"/>
            <w:shd w:val="clear" w:color="auto" w:fill="auto"/>
            <w:vAlign w:val="center"/>
          </w:tcPr>
          <w:p w14:paraId="4F36FF2D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BE84442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3" w:type="pct"/>
            <w:shd w:val="clear" w:color="auto" w:fill="auto"/>
          </w:tcPr>
          <w:p w14:paraId="688F4275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AF58255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2" w:type="pct"/>
            <w:shd w:val="clear" w:color="auto" w:fill="auto"/>
          </w:tcPr>
          <w:p w14:paraId="1795CC13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6" w:type="pct"/>
            <w:shd w:val="clear" w:color="auto" w:fill="auto"/>
          </w:tcPr>
          <w:p w14:paraId="68C2BC88" w14:textId="77777777" w:rsidR="008C3322" w:rsidRDefault="008C3322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8C3322" w:rsidRPr="001A4780" w14:paraId="3504FFED" w14:textId="77777777" w:rsidTr="00AA6519">
        <w:tc>
          <w:tcPr>
            <w:tcW w:w="755" w:type="pct"/>
            <w:shd w:val="clear" w:color="auto" w:fill="auto"/>
            <w:vAlign w:val="center"/>
          </w:tcPr>
          <w:p w14:paraId="3256A2A0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0A9940A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3" w:type="pct"/>
            <w:shd w:val="clear" w:color="auto" w:fill="auto"/>
          </w:tcPr>
          <w:p w14:paraId="44A11B26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39B60A3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2AD73345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6" w:type="pct"/>
            <w:shd w:val="clear" w:color="auto" w:fill="auto"/>
          </w:tcPr>
          <w:p w14:paraId="1CD6A0AE" w14:textId="77777777" w:rsidR="008C3322" w:rsidRDefault="008C3322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70DEF90B" w14:textId="77777777" w:rsidR="008C3322" w:rsidRDefault="008C3322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8C3322" w:rsidRPr="001A4780" w14:paraId="5DE7D603" w14:textId="77777777" w:rsidTr="00AA6519">
        <w:tc>
          <w:tcPr>
            <w:tcW w:w="755" w:type="pct"/>
            <w:shd w:val="clear" w:color="auto" w:fill="auto"/>
            <w:vAlign w:val="center"/>
          </w:tcPr>
          <w:p w14:paraId="1BDAF45A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9DCDE96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3" w:type="pct"/>
            <w:shd w:val="clear" w:color="auto" w:fill="auto"/>
          </w:tcPr>
          <w:p w14:paraId="6953FBAD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5EB1E39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37F34CA5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6" w:type="pct"/>
            <w:shd w:val="clear" w:color="auto" w:fill="auto"/>
          </w:tcPr>
          <w:p w14:paraId="0BD02AEA" w14:textId="77777777" w:rsidR="008C3322" w:rsidRDefault="008C3322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4C0B05BC" w14:textId="77777777" w:rsidR="008C3322" w:rsidRDefault="008C3322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</w:t>
            </w:r>
            <w:r>
              <w:rPr>
                <w:sz w:val="20"/>
              </w:rPr>
              <w:lastRenderedPageBreak/>
              <w:t>системы. При приеме игнорируется.</w:t>
            </w:r>
          </w:p>
        </w:tc>
      </w:tr>
      <w:tr w:rsidR="008C3322" w:rsidRPr="001A4780" w14:paraId="76AE19FE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220A0D54" w14:textId="4744096E" w:rsidR="008C3322" w:rsidRDefault="00F643A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lastRenderedPageBreak/>
              <w:t>Информация о прикрепленных документах</w:t>
            </w:r>
          </w:p>
        </w:tc>
      </w:tr>
      <w:tr w:rsidR="008C3322" w:rsidRPr="001A4780" w14:paraId="309BDA6F" w14:textId="77777777" w:rsidTr="00AA6519">
        <w:tc>
          <w:tcPr>
            <w:tcW w:w="755" w:type="pct"/>
            <w:shd w:val="clear" w:color="auto" w:fill="auto"/>
            <w:vAlign w:val="center"/>
          </w:tcPr>
          <w:p w14:paraId="1028143F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6C9D68CF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6DCAC8AE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1781A23D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6339CEB5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3BBBD9B5" w14:textId="77777777" w:rsidR="008C3322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516F0B8F" w14:textId="77777777" w:rsidTr="00AA6519">
        <w:tc>
          <w:tcPr>
            <w:tcW w:w="755" w:type="pct"/>
            <w:shd w:val="clear" w:color="auto" w:fill="auto"/>
            <w:vAlign w:val="center"/>
          </w:tcPr>
          <w:p w14:paraId="66179A75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328D54F2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7300849A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5EC0D17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BBF2303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6EAF2D70" w14:textId="77777777" w:rsidR="008C3322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8C3322" w:rsidRPr="001A4780" w14:paraId="6458C62D" w14:textId="77777777" w:rsidTr="00AA6519">
        <w:tc>
          <w:tcPr>
            <w:tcW w:w="755" w:type="pct"/>
            <w:shd w:val="clear" w:color="auto" w:fill="auto"/>
            <w:vAlign w:val="center"/>
          </w:tcPr>
          <w:p w14:paraId="2C1B601E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31431958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76301284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2D435215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0AB0BA56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38E92C64" w14:textId="77777777" w:rsidR="008C3322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0CC89C3E" w14:textId="77777777" w:rsidTr="00AA6519">
        <w:tc>
          <w:tcPr>
            <w:tcW w:w="755" w:type="pct"/>
            <w:shd w:val="clear" w:color="auto" w:fill="auto"/>
            <w:vAlign w:val="center"/>
          </w:tcPr>
          <w:p w14:paraId="3CB7A1FC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BCE2121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5DD9CDFF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7C095C5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023E49C9" w14:textId="4B54268E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2AA165BC" w14:textId="77777777" w:rsidR="008C3322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5A51F04D" w14:textId="77777777" w:rsidTr="00AA6519">
        <w:tc>
          <w:tcPr>
            <w:tcW w:w="755" w:type="pct"/>
            <w:shd w:val="clear" w:color="auto" w:fill="auto"/>
            <w:vAlign w:val="center"/>
          </w:tcPr>
          <w:p w14:paraId="071EB0D2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F7227E7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1971AAED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38B7100D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61EFA746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41F11F7E" w14:textId="77777777" w:rsidR="008C3322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F59D44D" w14:textId="77777777" w:rsidTr="00AA6519">
        <w:tc>
          <w:tcPr>
            <w:tcW w:w="755" w:type="pct"/>
            <w:shd w:val="clear" w:color="auto" w:fill="auto"/>
            <w:vAlign w:val="center"/>
          </w:tcPr>
          <w:p w14:paraId="251AA229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9CBC87A" w14:textId="7C8E34AC" w:rsidR="00B80981" w:rsidRPr="00E87917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69D6B208" w14:textId="768799C0" w:rsidR="00B80981" w:rsidRPr="00E87917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6C78C235" w14:textId="4B2250E9" w:rsidR="00B80981" w:rsidRPr="00E87917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6FBF5B45" w14:textId="7E86E5B7" w:rsidR="00B80981" w:rsidRPr="00E87917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1B1D5530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30A7EFA" w14:textId="77777777" w:rsidTr="00AA6519">
        <w:tc>
          <w:tcPr>
            <w:tcW w:w="755" w:type="pct"/>
            <w:shd w:val="clear" w:color="auto" w:fill="auto"/>
            <w:vAlign w:val="center"/>
          </w:tcPr>
          <w:p w14:paraId="147C9769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AC95E08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6A2905F0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2D5A865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19AA0D3A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2BCA1814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B263883" w14:textId="77777777" w:rsidTr="00AA6519">
        <w:tc>
          <w:tcPr>
            <w:tcW w:w="755" w:type="pct"/>
            <w:vMerge w:val="restart"/>
            <w:shd w:val="clear" w:color="auto" w:fill="auto"/>
            <w:vAlign w:val="center"/>
          </w:tcPr>
          <w:p w14:paraId="44B5E9C7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11D6508A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65DC6F0F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549D83BD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39D3DC14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0FAEACC2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EB6C61D" w14:textId="77777777" w:rsidTr="00AA6519">
        <w:tc>
          <w:tcPr>
            <w:tcW w:w="755" w:type="pct"/>
            <w:vMerge/>
            <w:shd w:val="clear" w:color="auto" w:fill="auto"/>
            <w:vAlign w:val="center"/>
          </w:tcPr>
          <w:p w14:paraId="4452CF9C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7F35B3B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0DFFABD2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246F5269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5DB945AF" w14:textId="271E738C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27B3259D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11677DB" w14:textId="77777777" w:rsidTr="00AA6519">
        <w:tc>
          <w:tcPr>
            <w:tcW w:w="755" w:type="pct"/>
            <w:vMerge/>
            <w:shd w:val="clear" w:color="auto" w:fill="auto"/>
            <w:vAlign w:val="center"/>
          </w:tcPr>
          <w:p w14:paraId="64DB0459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142C4EA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3" w:type="pct"/>
            <w:shd w:val="clear" w:color="auto" w:fill="auto"/>
          </w:tcPr>
          <w:p w14:paraId="39892524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D62B1A4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2E45B912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6" w:type="pct"/>
            <w:shd w:val="clear" w:color="auto" w:fill="auto"/>
          </w:tcPr>
          <w:p w14:paraId="43D9AEDF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B80981" w:rsidRPr="001A4780" w14:paraId="4D3E825D" w14:textId="77777777" w:rsidTr="00AA6519">
        <w:tc>
          <w:tcPr>
            <w:tcW w:w="755" w:type="pct"/>
            <w:shd w:val="clear" w:color="auto" w:fill="auto"/>
            <w:vAlign w:val="center"/>
          </w:tcPr>
          <w:p w14:paraId="2600D40B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8D3686A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315969C0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E3AA9EA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3B955491" w14:textId="46C4C3E3" w:rsidR="00B80981" w:rsidRPr="00655FB3" w:rsidRDefault="002D1F4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B80981">
              <w:rPr>
                <w:sz w:val="20"/>
              </w:rPr>
              <w:t xml:space="preserve">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6ADA215B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98FCE1B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721C0F9C" w14:textId="059BBC33" w:rsidR="00B80981" w:rsidRDefault="002D1F44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B80981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B80981" w:rsidRPr="001A4780" w14:paraId="663716B5" w14:textId="77777777" w:rsidTr="00AA6519">
        <w:tc>
          <w:tcPr>
            <w:tcW w:w="755" w:type="pct"/>
            <w:shd w:val="clear" w:color="auto" w:fill="auto"/>
            <w:vAlign w:val="center"/>
          </w:tcPr>
          <w:p w14:paraId="5CE2B401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00206E2C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772F3F5C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6A9EA129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629989F8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374ED466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A066BA2" w14:textId="77777777" w:rsidTr="00AA6519">
        <w:tc>
          <w:tcPr>
            <w:tcW w:w="755" w:type="pct"/>
            <w:shd w:val="clear" w:color="auto" w:fill="auto"/>
            <w:vAlign w:val="center"/>
          </w:tcPr>
          <w:p w14:paraId="6A6F0CCC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414ACF4B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6DFF3A46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36B7AF3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D58AF4A" w14:textId="428FB71C" w:rsidR="00B80981" w:rsidRPr="00655FB3" w:rsidRDefault="002D1F4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4E49A331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B80981" w:rsidRPr="001A4780" w14:paraId="273463C9" w14:textId="77777777" w:rsidTr="00AA6519">
        <w:tc>
          <w:tcPr>
            <w:tcW w:w="755" w:type="pct"/>
            <w:shd w:val="clear" w:color="auto" w:fill="auto"/>
            <w:vAlign w:val="center"/>
          </w:tcPr>
          <w:p w14:paraId="635C2813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617A5544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2D25EEEA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234B5F5A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1D95B918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13EA8671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3510AB7" w14:textId="77777777" w:rsidTr="00AA6519">
        <w:tc>
          <w:tcPr>
            <w:tcW w:w="755" w:type="pct"/>
            <w:shd w:val="clear" w:color="auto" w:fill="auto"/>
            <w:vAlign w:val="center"/>
          </w:tcPr>
          <w:p w14:paraId="1FE4DB7B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9C4BFC6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7BFDCA58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524893BE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4558D0F1" w14:textId="5CF31B53" w:rsidR="00B80981" w:rsidRPr="00655FB3" w:rsidRDefault="002D1F4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6" w:type="pct"/>
            <w:shd w:val="clear" w:color="auto" w:fill="auto"/>
          </w:tcPr>
          <w:p w14:paraId="7B547D1F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B80981" w:rsidRPr="001A4780" w14:paraId="4C31F4B8" w14:textId="77777777" w:rsidTr="004A5F56">
        <w:tc>
          <w:tcPr>
            <w:tcW w:w="5000" w:type="pct"/>
            <w:gridSpan w:val="6"/>
            <w:shd w:val="clear" w:color="auto" w:fill="auto"/>
          </w:tcPr>
          <w:p w14:paraId="07150373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B80981" w:rsidRPr="001A4780" w14:paraId="7724AFBB" w14:textId="77777777" w:rsidTr="00AA6519">
        <w:tc>
          <w:tcPr>
            <w:tcW w:w="755" w:type="pct"/>
            <w:shd w:val="clear" w:color="auto" w:fill="auto"/>
          </w:tcPr>
          <w:p w14:paraId="33861B8C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8" w:type="pct"/>
            <w:shd w:val="clear" w:color="auto" w:fill="auto"/>
          </w:tcPr>
          <w:p w14:paraId="3ADBA87F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17DBD36D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674AB46B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37F85313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</w:tcPr>
          <w:p w14:paraId="4C97D073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57FE62C8" w14:textId="77777777" w:rsidTr="00AA6519">
        <w:tc>
          <w:tcPr>
            <w:tcW w:w="755" w:type="pct"/>
            <w:shd w:val="clear" w:color="auto" w:fill="auto"/>
          </w:tcPr>
          <w:p w14:paraId="55767E9C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DE4133E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3" w:type="pct"/>
            <w:shd w:val="clear" w:color="auto" w:fill="auto"/>
          </w:tcPr>
          <w:p w14:paraId="71C312ED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3BA1365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7486E8EC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6" w:type="pct"/>
            <w:shd w:val="clear" w:color="auto" w:fill="auto"/>
          </w:tcPr>
          <w:p w14:paraId="76A2A0C3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0D27077" w14:textId="77777777" w:rsidTr="00AA6519">
        <w:tc>
          <w:tcPr>
            <w:tcW w:w="755" w:type="pct"/>
            <w:shd w:val="clear" w:color="auto" w:fill="auto"/>
          </w:tcPr>
          <w:p w14:paraId="55207BEE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5A3F3B2B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3" w:type="pct"/>
            <w:shd w:val="clear" w:color="auto" w:fill="auto"/>
          </w:tcPr>
          <w:p w14:paraId="46CDB511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CA81BD9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38414965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6" w:type="pct"/>
            <w:shd w:val="clear" w:color="auto" w:fill="auto"/>
          </w:tcPr>
          <w:p w14:paraId="3BA9814E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302149A3" w14:textId="77777777" w:rsidTr="00AA6519">
        <w:tc>
          <w:tcPr>
            <w:tcW w:w="755" w:type="pct"/>
            <w:shd w:val="clear" w:color="auto" w:fill="auto"/>
          </w:tcPr>
          <w:p w14:paraId="54316AFB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6E212A7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29F240A0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DA5F731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7308EE10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6" w:type="pct"/>
            <w:shd w:val="clear" w:color="auto" w:fill="auto"/>
          </w:tcPr>
          <w:p w14:paraId="38A1BECB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4671AC9" w14:textId="77777777" w:rsidTr="00AA6519">
        <w:tc>
          <w:tcPr>
            <w:tcW w:w="755" w:type="pct"/>
            <w:shd w:val="clear" w:color="auto" w:fill="auto"/>
          </w:tcPr>
          <w:p w14:paraId="0812CE88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489E27D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48C2C042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2567E90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B424B4D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6" w:type="pct"/>
            <w:shd w:val="clear" w:color="auto" w:fill="auto"/>
          </w:tcPr>
          <w:p w14:paraId="394FC5E1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326F273" w14:textId="77777777" w:rsidTr="004A5F56">
        <w:tc>
          <w:tcPr>
            <w:tcW w:w="5000" w:type="pct"/>
            <w:gridSpan w:val="6"/>
            <w:shd w:val="clear" w:color="auto" w:fill="auto"/>
          </w:tcPr>
          <w:p w14:paraId="427B66E3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B80981" w:rsidRPr="001A4780" w14:paraId="1F130580" w14:textId="77777777" w:rsidTr="00AA6519">
        <w:tc>
          <w:tcPr>
            <w:tcW w:w="755" w:type="pct"/>
            <w:shd w:val="clear" w:color="auto" w:fill="auto"/>
          </w:tcPr>
          <w:p w14:paraId="582FF367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8" w:type="pct"/>
            <w:shd w:val="clear" w:color="auto" w:fill="auto"/>
          </w:tcPr>
          <w:p w14:paraId="42999727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94879C1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C7398A3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9B36F8B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03CB0888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D93581B" w14:textId="77777777" w:rsidTr="00AA6519">
        <w:tc>
          <w:tcPr>
            <w:tcW w:w="755" w:type="pct"/>
            <w:vMerge w:val="restart"/>
            <w:shd w:val="clear" w:color="auto" w:fill="auto"/>
            <w:vAlign w:val="center"/>
          </w:tcPr>
          <w:p w14:paraId="37C6CCE7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60AF85BE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3" w:type="pct"/>
            <w:shd w:val="clear" w:color="auto" w:fill="auto"/>
          </w:tcPr>
          <w:p w14:paraId="48AAC355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A1470A4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D321878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6" w:type="pct"/>
            <w:shd w:val="clear" w:color="auto" w:fill="auto"/>
          </w:tcPr>
          <w:p w14:paraId="65E1AC14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782EC6F" w14:textId="77777777" w:rsidTr="00AA6519">
        <w:tc>
          <w:tcPr>
            <w:tcW w:w="755" w:type="pct"/>
            <w:vMerge/>
            <w:shd w:val="clear" w:color="auto" w:fill="auto"/>
          </w:tcPr>
          <w:p w14:paraId="38A7B94F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57CD9B4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3" w:type="pct"/>
            <w:shd w:val="clear" w:color="auto" w:fill="auto"/>
          </w:tcPr>
          <w:p w14:paraId="71B8853C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EDC4D80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4960755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6" w:type="pct"/>
            <w:shd w:val="clear" w:color="auto" w:fill="auto"/>
          </w:tcPr>
          <w:p w14:paraId="3AA42DEF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FD58A30" w14:textId="77777777" w:rsidTr="00AA6519">
        <w:tc>
          <w:tcPr>
            <w:tcW w:w="755" w:type="pct"/>
            <w:vMerge/>
            <w:shd w:val="clear" w:color="auto" w:fill="auto"/>
          </w:tcPr>
          <w:p w14:paraId="04B54A86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9F8B53F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3" w:type="pct"/>
            <w:shd w:val="clear" w:color="auto" w:fill="auto"/>
          </w:tcPr>
          <w:p w14:paraId="154DFF11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C3EE619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40E2C64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6" w:type="pct"/>
            <w:shd w:val="clear" w:color="auto" w:fill="auto"/>
          </w:tcPr>
          <w:p w14:paraId="6EC9D3F7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2F4C49D" w14:textId="77777777" w:rsidTr="00AA6519">
        <w:tc>
          <w:tcPr>
            <w:tcW w:w="755" w:type="pct"/>
            <w:vMerge/>
            <w:shd w:val="clear" w:color="auto" w:fill="auto"/>
          </w:tcPr>
          <w:p w14:paraId="4E233D03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8E8734F" w14:textId="182A946F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89C61A9" w14:textId="348D2723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325B6092" w14:textId="26234820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6948226" w14:textId="3292C85F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A51E617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341A7A0" w14:textId="77777777" w:rsidTr="004A5F56">
        <w:tc>
          <w:tcPr>
            <w:tcW w:w="5000" w:type="pct"/>
            <w:gridSpan w:val="6"/>
            <w:shd w:val="clear" w:color="auto" w:fill="auto"/>
          </w:tcPr>
          <w:p w14:paraId="3327A715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B80981" w:rsidRPr="001A4780" w14:paraId="019A862D" w14:textId="77777777" w:rsidTr="00AA6519">
        <w:tc>
          <w:tcPr>
            <w:tcW w:w="755" w:type="pct"/>
            <w:shd w:val="clear" w:color="auto" w:fill="auto"/>
          </w:tcPr>
          <w:p w14:paraId="58C8542E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8" w:type="pct"/>
            <w:shd w:val="clear" w:color="auto" w:fill="auto"/>
          </w:tcPr>
          <w:p w14:paraId="18524540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737683E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13A6CAA6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0B8F7A8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301A818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1440A07" w14:textId="77777777" w:rsidTr="00AA6519">
        <w:tc>
          <w:tcPr>
            <w:tcW w:w="755" w:type="pct"/>
            <w:shd w:val="clear" w:color="auto" w:fill="auto"/>
          </w:tcPr>
          <w:p w14:paraId="201A290B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6A5436C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3" w:type="pct"/>
            <w:shd w:val="clear" w:color="auto" w:fill="auto"/>
          </w:tcPr>
          <w:p w14:paraId="2D183C99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5D977D0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52D62790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6" w:type="pct"/>
            <w:shd w:val="clear" w:color="auto" w:fill="auto"/>
          </w:tcPr>
          <w:p w14:paraId="7CB89BF5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F64A5E8" w14:textId="77777777" w:rsidTr="004A5F56">
        <w:tc>
          <w:tcPr>
            <w:tcW w:w="5000" w:type="pct"/>
            <w:gridSpan w:val="6"/>
            <w:shd w:val="clear" w:color="auto" w:fill="auto"/>
          </w:tcPr>
          <w:p w14:paraId="3A418A55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B80981" w:rsidRPr="001A4780" w14:paraId="24ACD025" w14:textId="77777777" w:rsidTr="00AA6519">
        <w:tc>
          <w:tcPr>
            <w:tcW w:w="755" w:type="pct"/>
            <w:shd w:val="clear" w:color="auto" w:fill="auto"/>
          </w:tcPr>
          <w:p w14:paraId="533DBCFA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8" w:type="pct"/>
            <w:shd w:val="clear" w:color="auto" w:fill="auto"/>
          </w:tcPr>
          <w:p w14:paraId="02879ADD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74CD42C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49746531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15AE50A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67117B1C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595EDF7" w14:textId="77777777" w:rsidTr="00AA6519">
        <w:tc>
          <w:tcPr>
            <w:tcW w:w="755" w:type="pct"/>
            <w:vMerge w:val="restart"/>
            <w:shd w:val="clear" w:color="auto" w:fill="auto"/>
            <w:vAlign w:val="center"/>
          </w:tcPr>
          <w:p w14:paraId="14B9CF4B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37523E66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3" w:type="pct"/>
            <w:shd w:val="clear" w:color="auto" w:fill="auto"/>
          </w:tcPr>
          <w:p w14:paraId="693093D6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07A46F35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A4AFE66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6" w:type="pct"/>
            <w:shd w:val="clear" w:color="auto" w:fill="auto"/>
          </w:tcPr>
          <w:p w14:paraId="3A0E6719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383694D" w14:textId="77777777" w:rsidTr="00AA6519">
        <w:tc>
          <w:tcPr>
            <w:tcW w:w="755" w:type="pct"/>
            <w:vMerge/>
            <w:shd w:val="clear" w:color="auto" w:fill="auto"/>
          </w:tcPr>
          <w:p w14:paraId="73D70C4C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BFFAB35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3" w:type="pct"/>
            <w:shd w:val="clear" w:color="auto" w:fill="auto"/>
          </w:tcPr>
          <w:p w14:paraId="3A57E3CD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8CAF741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D7C52E6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6" w:type="pct"/>
            <w:shd w:val="clear" w:color="auto" w:fill="auto"/>
          </w:tcPr>
          <w:p w14:paraId="25853D0A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845579E" w14:textId="77777777" w:rsidTr="004A5F56">
        <w:tc>
          <w:tcPr>
            <w:tcW w:w="5000" w:type="pct"/>
            <w:gridSpan w:val="6"/>
            <w:shd w:val="clear" w:color="auto" w:fill="auto"/>
          </w:tcPr>
          <w:p w14:paraId="636B5915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B80981" w:rsidRPr="001A4780" w14:paraId="51438205" w14:textId="77777777" w:rsidTr="00AA6519">
        <w:tc>
          <w:tcPr>
            <w:tcW w:w="755" w:type="pct"/>
            <w:shd w:val="clear" w:color="auto" w:fill="auto"/>
          </w:tcPr>
          <w:p w14:paraId="073F0BD6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8" w:type="pct"/>
            <w:shd w:val="clear" w:color="auto" w:fill="auto"/>
          </w:tcPr>
          <w:p w14:paraId="18B5D681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2F2CA77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74DE22B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51EA422B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22F94E74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AFCBB61" w14:textId="77777777" w:rsidTr="00AA6519">
        <w:tc>
          <w:tcPr>
            <w:tcW w:w="755" w:type="pct"/>
            <w:shd w:val="clear" w:color="auto" w:fill="auto"/>
          </w:tcPr>
          <w:p w14:paraId="25DFD767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7575F3D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3" w:type="pct"/>
            <w:shd w:val="clear" w:color="auto" w:fill="auto"/>
          </w:tcPr>
          <w:p w14:paraId="0DED7251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9474804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2" w:type="pct"/>
            <w:shd w:val="clear" w:color="auto" w:fill="auto"/>
          </w:tcPr>
          <w:p w14:paraId="6EA2C34D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6" w:type="pct"/>
            <w:shd w:val="clear" w:color="auto" w:fill="auto"/>
          </w:tcPr>
          <w:p w14:paraId="752B58DB" w14:textId="77495B45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B80981" w:rsidRPr="001A4780" w14:paraId="5EC2F652" w14:textId="77777777" w:rsidTr="00AA6519">
        <w:tc>
          <w:tcPr>
            <w:tcW w:w="755" w:type="pct"/>
            <w:shd w:val="clear" w:color="auto" w:fill="auto"/>
          </w:tcPr>
          <w:p w14:paraId="6CAD286A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9F462D8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3" w:type="pct"/>
            <w:shd w:val="clear" w:color="auto" w:fill="auto"/>
          </w:tcPr>
          <w:p w14:paraId="3F80C75E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A6D4541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2" w:type="pct"/>
            <w:shd w:val="clear" w:color="auto" w:fill="auto"/>
          </w:tcPr>
          <w:p w14:paraId="5D069BDD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6" w:type="pct"/>
            <w:shd w:val="clear" w:color="auto" w:fill="auto"/>
          </w:tcPr>
          <w:p w14:paraId="6196518A" w14:textId="5584777F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B80981" w:rsidRPr="001A4780" w14:paraId="74C21CD0" w14:textId="77777777" w:rsidTr="00AA6519">
        <w:tc>
          <w:tcPr>
            <w:tcW w:w="755" w:type="pct"/>
            <w:shd w:val="clear" w:color="auto" w:fill="auto"/>
          </w:tcPr>
          <w:p w14:paraId="787083CC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F7D2B6A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3" w:type="pct"/>
            <w:shd w:val="clear" w:color="auto" w:fill="auto"/>
          </w:tcPr>
          <w:p w14:paraId="4FF73030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900817F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2" w:type="pct"/>
            <w:shd w:val="clear" w:color="auto" w:fill="auto"/>
          </w:tcPr>
          <w:p w14:paraId="0374B9BC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6" w:type="pct"/>
            <w:shd w:val="clear" w:color="auto" w:fill="auto"/>
          </w:tcPr>
          <w:p w14:paraId="3006178C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4EDAA8EF" w14:textId="77777777" w:rsidTr="00AA6519">
        <w:tc>
          <w:tcPr>
            <w:tcW w:w="755" w:type="pct"/>
            <w:shd w:val="clear" w:color="auto" w:fill="auto"/>
          </w:tcPr>
          <w:p w14:paraId="0579F13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227F84A" w14:textId="16A40C1F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3" w:type="pct"/>
            <w:shd w:val="clear" w:color="auto" w:fill="auto"/>
          </w:tcPr>
          <w:p w14:paraId="426D0DE4" w14:textId="2E71D0F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CBAC9F4" w14:textId="5F6B379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54E28595" w14:textId="2F3FEF0D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112B8D5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7BF0A5E" w14:textId="77777777" w:rsidTr="00AA6519">
        <w:tc>
          <w:tcPr>
            <w:tcW w:w="755" w:type="pct"/>
            <w:shd w:val="clear" w:color="auto" w:fill="auto"/>
          </w:tcPr>
          <w:p w14:paraId="5A13AFC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04BA689" w14:textId="42C287BC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31409A8E" w14:textId="3BDE121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67609B0" w14:textId="51699BB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495E5F15" w14:textId="5B8738EE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447280A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7BFEAF8" w14:textId="77777777" w:rsidTr="004A5F56">
        <w:tc>
          <w:tcPr>
            <w:tcW w:w="5000" w:type="pct"/>
            <w:gridSpan w:val="6"/>
            <w:shd w:val="clear" w:color="auto" w:fill="auto"/>
          </w:tcPr>
          <w:p w14:paraId="55D8584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5ED59F59" w14:textId="77777777" w:rsidTr="00AA6519">
        <w:tc>
          <w:tcPr>
            <w:tcW w:w="755" w:type="pct"/>
            <w:shd w:val="clear" w:color="auto" w:fill="auto"/>
          </w:tcPr>
          <w:p w14:paraId="48A60F0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8" w:type="pct"/>
            <w:shd w:val="clear" w:color="auto" w:fill="auto"/>
          </w:tcPr>
          <w:p w14:paraId="259A43D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A29B5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1D1CF9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BA81B7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B3296F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40BAFB3" w14:textId="77777777" w:rsidTr="00AA6519">
        <w:tc>
          <w:tcPr>
            <w:tcW w:w="755" w:type="pct"/>
            <w:shd w:val="clear" w:color="auto" w:fill="auto"/>
          </w:tcPr>
          <w:p w14:paraId="444F06A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6BF0F0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3" w:type="pct"/>
            <w:shd w:val="clear" w:color="auto" w:fill="auto"/>
          </w:tcPr>
          <w:p w14:paraId="0AB081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077D02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7F7A458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6" w:type="pct"/>
            <w:shd w:val="clear" w:color="auto" w:fill="auto"/>
          </w:tcPr>
          <w:p w14:paraId="10CB586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9FCC09B" w14:textId="77777777" w:rsidTr="00AA6519">
        <w:tc>
          <w:tcPr>
            <w:tcW w:w="755" w:type="pct"/>
            <w:shd w:val="clear" w:color="auto" w:fill="auto"/>
          </w:tcPr>
          <w:p w14:paraId="2F60540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D84368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3" w:type="pct"/>
            <w:shd w:val="clear" w:color="auto" w:fill="auto"/>
          </w:tcPr>
          <w:p w14:paraId="742CDC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81E31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395D1347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6" w:type="pct"/>
            <w:shd w:val="clear" w:color="auto" w:fill="auto"/>
          </w:tcPr>
          <w:p w14:paraId="42B94B4E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598AD83C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3E965B07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292EDE3B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06104A3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4A2686A0" w14:textId="77777777" w:rsidTr="00AA6519">
        <w:tc>
          <w:tcPr>
            <w:tcW w:w="755" w:type="pct"/>
            <w:shd w:val="clear" w:color="auto" w:fill="auto"/>
          </w:tcPr>
          <w:p w14:paraId="3075C7D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1811CB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3" w:type="pct"/>
            <w:shd w:val="clear" w:color="auto" w:fill="auto"/>
          </w:tcPr>
          <w:p w14:paraId="413656A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CA6AF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2" w:type="pct"/>
            <w:shd w:val="clear" w:color="auto" w:fill="auto"/>
          </w:tcPr>
          <w:p w14:paraId="0197D33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6" w:type="pct"/>
            <w:shd w:val="clear" w:color="auto" w:fill="auto"/>
          </w:tcPr>
          <w:p w14:paraId="388E678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6790BA8" w14:textId="77777777" w:rsidTr="00AA6519">
        <w:tc>
          <w:tcPr>
            <w:tcW w:w="755" w:type="pct"/>
            <w:shd w:val="clear" w:color="auto" w:fill="auto"/>
          </w:tcPr>
          <w:p w14:paraId="4307929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48FD5B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6D05C68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19E4A7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009A8E4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6" w:type="pct"/>
            <w:shd w:val="clear" w:color="auto" w:fill="auto"/>
          </w:tcPr>
          <w:p w14:paraId="4450AF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352E008" w14:textId="77777777" w:rsidTr="00AA6519">
        <w:tc>
          <w:tcPr>
            <w:tcW w:w="755" w:type="pct"/>
            <w:shd w:val="clear" w:color="auto" w:fill="auto"/>
          </w:tcPr>
          <w:p w14:paraId="4CC1100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591FC1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3" w:type="pct"/>
            <w:shd w:val="clear" w:color="auto" w:fill="auto"/>
          </w:tcPr>
          <w:p w14:paraId="6C810D1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DE02C8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2" w:type="pct"/>
            <w:shd w:val="clear" w:color="auto" w:fill="auto"/>
          </w:tcPr>
          <w:p w14:paraId="0C193CF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6" w:type="pct"/>
            <w:shd w:val="clear" w:color="auto" w:fill="auto"/>
          </w:tcPr>
          <w:p w14:paraId="3F43B3B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D44B22E" w14:textId="77777777" w:rsidTr="004A5F56">
        <w:tc>
          <w:tcPr>
            <w:tcW w:w="5000" w:type="pct"/>
            <w:gridSpan w:val="6"/>
            <w:shd w:val="clear" w:color="auto" w:fill="auto"/>
          </w:tcPr>
          <w:p w14:paraId="3D69573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205AB092" w14:textId="77777777" w:rsidTr="00AA6519">
        <w:tc>
          <w:tcPr>
            <w:tcW w:w="755" w:type="pct"/>
            <w:shd w:val="clear" w:color="auto" w:fill="auto"/>
          </w:tcPr>
          <w:p w14:paraId="1F743B3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8" w:type="pct"/>
            <w:shd w:val="clear" w:color="auto" w:fill="auto"/>
          </w:tcPr>
          <w:p w14:paraId="4910A92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F357CB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61FEE3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A716A9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C122D2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5E84442" w14:textId="77777777" w:rsidTr="00AA6519">
        <w:tc>
          <w:tcPr>
            <w:tcW w:w="755" w:type="pct"/>
            <w:shd w:val="clear" w:color="auto" w:fill="auto"/>
          </w:tcPr>
          <w:p w14:paraId="5234997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6F1696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3" w:type="pct"/>
            <w:shd w:val="clear" w:color="auto" w:fill="auto"/>
          </w:tcPr>
          <w:p w14:paraId="3665DD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CFEAAF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50F129C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6" w:type="pct"/>
            <w:shd w:val="clear" w:color="auto" w:fill="auto"/>
          </w:tcPr>
          <w:p w14:paraId="4EDCC11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47396C" w14:textId="77777777" w:rsidTr="00AA6519">
        <w:tc>
          <w:tcPr>
            <w:tcW w:w="755" w:type="pct"/>
            <w:shd w:val="clear" w:color="auto" w:fill="auto"/>
          </w:tcPr>
          <w:p w14:paraId="3A8F549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7AD230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3" w:type="pct"/>
            <w:shd w:val="clear" w:color="auto" w:fill="auto"/>
          </w:tcPr>
          <w:p w14:paraId="3825E59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0E68D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2" w:type="pct"/>
            <w:shd w:val="clear" w:color="auto" w:fill="auto"/>
          </w:tcPr>
          <w:p w14:paraId="47D3376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6" w:type="pct"/>
            <w:shd w:val="clear" w:color="auto" w:fill="auto"/>
          </w:tcPr>
          <w:p w14:paraId="0D01E1F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0DEC5BC" w14:textId="77777777" w:rsidTr="00AA6519">
        <w:tc>
          <w:tcPr>
            <w:tcW w:w="755" w:type="pct"/>
            <w:shd w:val="clear" w:color="auto" w:fill="auto"/>
          </w:tcPr>
          <w:p w14:paraId="7372928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D6C9BB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1A9E7E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D63A40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0298C1B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6" w:type="pct"/>
            <w:shd w:val="clear" w:color="auto" w:fill="auto"/>
          </w:tcPr>
          <w:p w14:paraId="394C582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816ABD" w14:textId="77777777" w:rsidTr="00AA6519">
        <w:tc>
          <w:tcPr>
            <w:tcW w:w="755" w:type="pct"/>
            <w:shd w:val="clear" w:color="auto" w:fill="auto"/>
          </w:tcPr>
          <w:p w14:paraId="3D54878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EE1064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3" w:type="pct"/>
            <w:shd w:val="clear" w:color="auto" w:fill="auto"/>
          </w:tcPr>
          <w:p w14:paraId="49BB051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6BF5D2F" w14:textId="659CEC2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1666AA6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6" w:type="pct"/>
            <w:shd w:val="clear" w:color="auto" w:fill="auto"/>
          </w:tcPr>
          <w:p w14:paraId="7BA3A1C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FF48A46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519C304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4A5F56" w:rsidRPr="001A4780" w14:paraId="162AF9AA" w14:textId="77777777" w:rsidTr="00AA6519">
        <w:tc>
          <w:tcPr>
            <w:tcW w:w="755" w:type="pct"/>
            <w:shd w:val="clear" w:color="auto" w:fill="auto"/>
            <w:vAlign w:val="center"/>
          </w:tcPr>
          <w:p w14:paraId="13699D03" w14:textId="77777777" w:rsidR="004A5F56" w:rsidRPr="00575F5E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8" w:type="pct"/>
            <w:shd w:val="clear" w:color="auto" w:fill="auto"/>
          </w:tcPr>
          <w:p w14:paraId="55B9400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EDB02E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730AF2A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60C5E0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2380904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6C31A3C" w14:textId="77777777" w:rsidTr="00AA6519">
        <w:tc>
          <w:tcPr>
            <w:tcW w:w="755" w:type="pct"/>
            <w:shd w:val="clear" w:color="auto" w:fill="auto"/>
            <w:vAlign w:val="center"/>
          </w:tcPr>
          <w:p w14:paraId="09B89F64" w14:textId="77777777" w:rsidR="004A5F56" w:rsidRPr="003039E5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AC76E6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203" w:type="pct"/>
            <w:shd w:val="clear" w:color="auto" w:fill="auto"/>
          </w:tcPr>
          <w:p w14:paraId="1FE2822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FA75F1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2F6EDA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396" w:type="pct"/>
            <w:shd w:val="clear" w:color="auto" w:fill="auto"/>
          </w:tcPr>
          <w:p w14:paraId="3608481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74700C91" w14:textId="77777777" w:rsidTr="00AA6519">
        <w:tc>
          <w:tcPr>
            <w:tcW w:w="755" w:type="pct"/>
            <w:shd w:val="clear" w:color="auto" w:fill="auto"/>
            <w:vAlign w:val="center"/>
          </w:tcPr>
          <w:p w14:paraId="35D25540" w14:textId="77777777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8" w:type="pct"/>
            <w:shd w:val="clear" w:color="auto" w:fill="auto"/>
          </w:tcPr>
          <w:p w14:paraId="611D4FD7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C8CD1E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15D93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DE567F7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64D2576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07FAD73" w14:textId="77777777" w:rsidTr="00AA6519">
        <w:tc>
          <w:tcPr>
            <w:tcW w:w="755" w:type="pct"/>
            <w:shd w:val="clear" w:color="auto" w:fill="auto"/>
            <w:vAlign w:val="center"/>
          </w:tcPr>
          <w:p w14:paraId="099F041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46C07D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3" w:type="pct"/>
            <w:shd w:val="clear" w:color="auto" w:fill="auto"/>
          </w:tcPr>
          <w:p w14:paraId="2F76CDFB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BC8D319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625759C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96" w:type="pct"/>
            <w:shd w:val="clear" w:color="auto" w:fill="auto"/>
          </w:tcPr>
          <w:p w14:paraId="4C1BC5C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0073AEE" w14:textId="77777777" w:rsidTr="00AA6519">
        <w:tc>
          <w:tcPr>
            <w:tcW w:w="755" w:type="pct"/>
            <w:shd w:val="clear" w:color="auto" w:fill="auto"/>
            <w:vAlign w:val="center"/>
          </w:tcPr>
          <w:p w14:paraId="1D2DF12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689B0AD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3" w:type="pct"/>
            <w:shd w:val="clear" w:color="auto" w:fill="auto"/>
          </w:tcPr>
          <w:p w14:paraId="6B4B9D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EDAFB9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1F24A3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0716C81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2D4739F1" w14:textId="77777777" w:rsidTr="00AA6519">
        <w:tc>
          <w:tcPr>
            <w:tcW w:w="755" w:type="pct"/>
            <w:shd w:val="clear" w:color="auto" w:fill="auto"/>
            <w:vAlign w:val="center"/>
          </w:tcPr>
          <w:p w14:paraId="006C79C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C87AAEB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  <w:lang w:val="en-US"/>
              </w:rPr>
              <w:t>contractMulti</w:t>
            </w:r>
          </w:p>
        </w:tc>
        <w:tc>
          <w:tcPr>
            <w:tcW w:w="203" w:type="pct"/>
            <w:shd w:val="clear" w:color="auto" w:fill="auto"/>
          </w:tcPr>
          <w:p w14:paraId="5BB4CFF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29C01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5EB43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Право заключения контракта с несколькими участниками закупки</w:t>
            </w:r>
          </w:p>
        </w:tc>
        <w:tc>
          <w:tcPr>
            <w:tcW w:w="1396" w:type="pct"/>
            <w:shd w:val="clear" w:color="auto" w:fill="auto"/>
          </w:tcPr>
          <w:p w14:paraId="5D7D5C3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31BC575" w14:textId="77777777" w:rsidTr="00AA6519">
        <w:tc>
          <w:tcPr>
            <w:tcW w:w="755" w:type="pct"/>
            <w:shd w:val="clear" w:color="auto" w:fill="auto"/>
            <w:vAlign w:val="center"/>
          </w:tcPr>
          <w:p w14:paraId="2086A07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7C73E90" w14:textId="467BD9C7" w:rsidR="004A5F56" w:rsidRPr="00D0382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</w:t>
            </w:r>
          </w:p>
        </w:tc>
        <w:tc>
          <w:tcPr>
            <w:tcW w:w="203" w:type="pct"/>
            <w:shd w:val="clear" w:color="auto" w:fill="auto"/>
          </w:tcPr>
          <w:p w14:paraId="61B7F6C6" w14:textId="77777777" w:rsidR="004A5F56" w:rsidRPr="00994B5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982E9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E3D84AB" w14:textId="7DDF984C" w:rsidR="004A5F56" w:rsidRPr="0023475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Заявка</w:t>
            </w:r>
          </w:p>
        </w:tc>
        <w:tc>
          <w:tcPr>
            <w:tcW w:w="1396" w:type="pct"/>
            <w:shd w:val="clear" w:color="auto" w:fill="auto"/>
          </w:tcPr>
          <w:p w14:paraId="79176F7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9A2C04B" w14:textId="77777777" w:rsidTr="00AA6519">
        <w:tc>
          <w:tcPr>
            <w:tcW w:w="755" w:type="pct"/>
            <w:shd w:val="clear" w:color="auto" w:fill="auto"/>
            <w:vAlign w:val="center"/>
          </w:tcPr>
          <w:p w14:paraId="2B72C6D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D42D575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3" w:type="pct"/>
            <w:shd w:val="clear" w:color="auto" w:fill="auto"/>
          </w:tcPr>
          <w:p w14:paraId="3803E1E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7FEA3F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EE4883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6" w:type="pct"/>
            <w:shd w:val="clear" w:color="auto" w:fill="auto"/>
          </w:tcPr>
          <w:p w14:paraId="304B08F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1191DC4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03B7E6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205976">
              <w:rPr>
                <w:b/>
                <w:sz w:val="20"/>
              </w:rPr>
              <w:t>Право заключения контракта с несколькими участниками закупки</w:t>
            </w:r>
          </w:p>
        </w:tc>
      </w:tr>
      <w:tr w:rsidR="004A5F56" w:rsidRPr="001A4780" w14:paraId="1FFC1B6D" w14:textId="77777777" w:rsidTr="00AA6519">
        <w:tc>
          <w:tcPr>
            <w:tcW w:w="755" w:type="pct"/>
            <w:shd w:val="clear" w:color="auto" w:fill="auto"/>
            <w:vAlign w:val="center"/>
          </w:tcPr>
          <w:p w14:paraId="7B97B46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205976">
              <w:rPr>
                <w:b/>
                <w:sz w:val="20"/>
                <w:lang w:val="en-US"/>
              </w:rPr>
              <w:t>contractMulti</w:t>
            </w:r>
          </w:p>
        </w:tc>
        <w:tc>
          <w:tcPr>
            <w:tcW w:w="748" w:type="pct"/>
            <w:shd w:val="clear" w:color="auto" w:fill="auto"/>
          </w:tcPr>
          <w:p w14:paraId="05F0C936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163BE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6A8C98E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ED30986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12127A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24B8F04" w14:textId="77777777" w:rsidTr="00AA6519">
        <w:tc>
          <w:tcPr>
            <w:tcW w:w="755" w:type="pct"/>
            <w:shd w:val="clear" w:color="auto" w:fill="auto"/>
            <w:vAlign w:val="center"/>
          </w:tcPr>
          <w:p w14:paraId="25B4D69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598A52A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contractCount</w:t>
            </w:r>
          </w:p>
        </w:tc>
        <w:tc>
          <w:tcPr>
            <w:tcW w:w="203" w:type="pct"/>
            <w:shd w:val="clear" w:color="auto" w:fill="auto"/>
          </w:tcPr>
          <w:p w14:paraId="6C04F4F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53707E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7B3787D4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Количество контрактов</w:t>
            </w:r>
          </w:p>
        </w:tc>
        <w:tc>
          <w:tcPr>
            <w:tcW w:w="1396" w:type="pct"/>
            <w:shd w:val="clear" w:color="auto" w:fill="auto"/>
          </w:tcPr>
          <w:p w14:paraId="1C62B87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6FBC6B" w14:textId="77777777" w:rsidTr="004A5F56">
        <w:tc>
          <w:tcPr>
            <w:tcW w:w="5000" w:type="pct"/>
            <w:gridSpan w:val="6"/>
            <w:shd w:val="clear" w:color="auto" w:fill="auto"/>
          </w:tcPr>
          <w:p w14:paraId="77BA4180" w14:textId="628BA035" w:rsidR="004A5F56" w:rsidRPr="0023475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</w:t>
            </w:r>
            <w:r>
              <w:rPr>
                <w:b/>
                <w:sz w:val="20"/>
              </w:rPr>
              <w:t>а</w:t>
            </w:r>
          </w:p>
        </w:tc>
      </w:tr>
      <w:tr w:rsidR="004A5F56" w:rsidRPr="001A4780" w14:paraId="7732A70D" w14:textId="77777777" w:rsidTr="00AA6519">
        <w:tc>
          <w:tcPr>
            <w:tcW w:w="755" w:type="pct"/>
            <w:shd w:val="clear" w:color="auto" w:fill="auto"/>
            <w:vAlign w:val="center"/>
          </w:tcPr>
          <w:p w14:paraId="2C5B23C8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8" w:type="pct"/>
            <w:shd w:val="clear" w:color="auto" w:fill="auto"/>
          </w:tcPr>
          <w:p w14:paraId="3F7875C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B4BA0D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6F657B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339BDC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931666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03F1112" w14:textId="77777777" w:rsidTr="00AA6519">
        <w:tc>
          <w:tcPr>
            <w:tcW w:w="755" w:type="pct"/>
            <w:shd w:val="clear" w:color="auto" w:fill="auto"/>
            <w:vAlign w:val="center"/>
          </w:tcPr>
          <w:p w14:paraId="6D3FA6E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DF34F5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3" w:type="pct"/>
            <w:shd w:val="clear" w:color="auto" w:fill="auto"/>
          </w:tcPr>
          <w:p w14:paraId="3A3707C8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C325B52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2" w:type="pct"/>
            <w:shd w:val="clear" w:color="auto" w:fill="auto"/>
          </w:tcPr>
          <w:p w14:paraId="62E6468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6" w:type="pct"/>
            <w:shd w:val="clear" w:color="auto" w:fill="auto"/>
          </w:tcPr>
          <w:p w14:paraId="372DB9D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8654474" w14:textId="77777777" w:rsidTr="00AA6519">
        <w:tc>
          <w:tcPr>
            <w:tcW w:w="755" w:type="pct"/>
            <w:shd w:val="clear" w:color="auto" w:fill="auto"/>
            <w:vAlign w:val="center"/>
          </w:tcPr>
          <w:p w14:paraId="3E7EC09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FAE8392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3" w:type="pct"/>
            <w:shd w:val="clear" w:color="auto" w:fill="auto"/>
          </w:tcPr>
          <w:p w14:paraId="04FA4C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1521F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169CC185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6" w:type="pct"/>
            <w:shd w:val="clear" w:color="auto" w:fill="auto"/>
          </w:tcPr>
          <w:p w14:paraId="16B8BE3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E1DBB6" w14:textId="77777777" w:rsidTr="00AA6519">
        <w:tc>
          <w:tcPr>
            <w:tcW w:w="755" w:type="pct"/>
            <w:shd w:val="clear" w:color="auto" w:fill="auto"/>
            <w:vAlign w:val="center"/>
          </w:tcPr>
          <w:p w14:paraId="6FFFEA2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7C60BF1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3" w:type="pct"/>
            <w:shd w:val="clear" w:color="auto" w:fill="auto"/>
          </w:tcPr>
          <w:p w14:paraId="13C5047B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084993B1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9B398D6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Сведения об участнике</w:t>
            </w:r>
          </w:p>
        </w:tc>
        <w:tc>
          <w:tcPr>
            <w:tcW w:w="1396" w:type="pct"/>
            <w:shd w:val="clear" w:color="auto" w:fill="auto"/>
          </w:tcPr>
          <w:p w14:paraId="49FB11A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6145374" w14:textId="77777777" w:rsidTr="00AA6519">
        <w:tc>
          <w:tcPr>
            <w:tcW w:w="755" w:type="pct"/>
            <w:shd w:val="clear" w:color="auto" w:fill="auto"/>
            <w:vAlign w:val="center"/>
          </w:tcPr>
          <w:p w14:paraId="56B6A1F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771750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admissionResults</w:t>
            </w:r>
          </w:p>
        </w:tc>
        <w:tc>
          <w:tcPr>
            <w:tcW w:w="203" w:type="pct"/>
            <w:shd w:val="clear" w:color="auto" w:fill="auto"/>
          </w:tcPr>
          <w:p w14:paraId="16A43D28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5CADB4F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24C2CE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Решение каждого члена комиссии о допуске (отклонении) заявок на участие в конкурсе</w:t>
            </w:r>
          </w:p>
        </w:tc>
        <w:tc>
          <w:tcPr>
            <w:tcW w:w="1396" w:type="pct"/>
            <w:shd w:val="clear" w:color="auto" w:fill="auto"/>
          </w:tcPr>
          <w:p w14:paraId="7F62A30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EB768AF" w14:textId="77777777" w:rsidTr="00AA6519">
        <w:tc>
          <w:tcPr>
            <w:tcW w:w="755" w:type="pct"/>
            <w:shd w:val="clear" w:color="auto" w:fill="auto"/>
            <w:vAlign w:val="center"/>
          </w:tcPr>
          <w:p w14:paraId="54D246C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1F3397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admittedInfo</w:t>
            </w:r>
          </w:p>
        </w:tc>
        <w:tc>
          <w:tcPr>
            <w:tcW w:w="203" w:type="pct"/>
            <w:shd w:val="clear" w:color="auto" w:fill="auto"/>
          </w:tcPr>
          <w:p w14:paraId="0AF10C10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C687643" w14:textId="5C7DE985" w:rsidR="004A5F56" w:rsidRPr="0023475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E8DC7E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Информация о допуске заявки</w:t>
            </w:r>
          </w:p>
        </w:tc>
        <w:tc>
          <w:tcPr>
            <w:tcW w:w="1396" w:type="pct"/>
            <w:shd w:val="clear" w:color="auto" w:fill="auto"/>
          </w:tcPr>
          <w:p w14:paraId="1039A68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53B538C" w14:textId="77777777" w:rsidTr="00AA6519">
        <w:tc>
          <w:tcPr>
            <w:tcW w:w="755" w:type="pct"/>
            <w:shd w:val="clear" w:color="auto" w:fill="auto"/>
            <w:vAlign w:val="center"/>
          </w:tcPr>
          <w:p w14:paraId="3E817F2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8F7EA2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D62E4">
              <w:rPr>
                <w:sz w:val="20"/>
              </w:rPr>
              <w:t>с</w:t>
            </w:r>
            <w:proofErr w:type="gramEnd"/>
            <w:r w:rsidRPr="003D62E4">
              <w:rPr>
                <w:sz w:val="20"/>
              </w:rPr>
              <w:t>orrespondencies</w:t>
            </w:r>
          </w:p>
        </w:tc>
        <w:tc>
          <w:tcPr>
            <w:tcW w:w="203" w:type="pct"/>
            <w:shd w:val="clear" w:color="auto" w:fill="auto"/>
          </w:tcPr>
          <w:p w14:paraId="29DE1AE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8BBEA9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C244DD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396" w:type="pct"/>
            <w:shd w:val="clear" w:color="auto" w:fill="auto"/>
          </w:tcPr>
          <w:p w14:paraId="47CA416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4305268" w14:textId="77777777" w:rsidTr="00AA6519">
        <w:tc>
          <w:tcPr>
            <w:tcW w:w="755" w:type="pct"/>
            <w:shd w:val="clear" w:color="auto" w:fill="auto"/>
            <w:vAlign w:val="center"/>
          </w:tcPr>
          <w:p w14:paraId="01F8790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448AEFB" w14:textId="0ADA81AF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3" w:type="pct"/>
            <w:shd w:val="clear" w:color="auto" w:fill="auto"/>
          </w:tcPr>
          <w:p w14:paraId="636DA30F" w14:textId="7BADBBE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015590F" w14:textId="530DDED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22" w:type="pct"/>
            <w:shd w:val="clear" w:color="auto" w:fill="auto"/>
          </w:tcPr>
          <w:p w14:paraId="4E06496C" w14:textId="562A9CD2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96" w:type="pct"/>
            <w:shd w:val="clear" w:color="auto" w:fill="auto"/>
          </w:tcPr>
          <w:p w14:paraId="623B9E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AE7DAC2" w14:textId="77777777" w:rsidTr="00AA6519">
        <w:tc>
          <w:tcPr>
            <w:tcW w:w="755" w:type="pct"/>
            <w:shd w:val="clear" w:color="auto" w:fill="auto"/>
            <w:vAlign w:val="center"/>
          </w:tcPr>
          <w:p w14:paraId="403B01F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2C7D8AB" w14:textId="3BCEFF6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offerPrice</w:t>
            </w:r>
          </w:p>
        </w:tc>
        <w:tc>
          <w:tcPr>
            <w:tcW w:w="203" w:type="pct"/>
            <w:shd w:val="clear" w:color="auto" w:fill="auto"/>
          </w:tcPr>
          <w:p w14:paraId="37CFF3D6" w14:textId="0F28E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FCA18CE" w14:textId="2F4479E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21</w:t>
            </w:r>
            <w:r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47267C4A" w14:textId="71064DB0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11A33">
              <w:rPr>
                <w:sz w:val="20"/>
              </w:rPr>
              <w:t>Предложение участника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2A7AFA7A" w14:textId="19DF5BE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1319146E" w14:textId="77777777" w:rsidTr="00AA6519">
        <w:tc>
          <w:tcPr>
            <w:tcW w:w="755" w:type="pct"/>
            <w:shd w:val="clear" w:color="auto" w:fill="auto"/>
            <w:vAlign w:val="center"/>
          </w:tcPr>
          <w:p w14:paraId="1D5B892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BAA62CE" w14:textId="28D5E6F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spelledOfferPrice</w:t>
            </w:r>
          </w:p>
        </w:tc>
        <w:tc>
          <w:tcPr>
            <w:tcW w:w="203" w:type="pct"/>
            <w:shd w:val="clear" w:color="auto" w:fill="auto"/>
          </w:tcPr>
          <w:p w14:paraId="329D6269" w14:textId="310A6C1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AD52D5C" w14:textId="77E1B0C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711523">
              <w:rPr>
                <w:sz w:val="20"/>
              </w:rPr>
              <w:t>(1-2000)</w:t>
            </w:r>
          </w:p>
        </w:tc>
        <w:tc>
          <w:tcPr>
            <w:tcW w:w="1422" w:type="pct"/>
            <w:shd w:val="clear" w:color="auto" w:fill="auto"/>
          </w:tcPr>
          <w:p w14:paraId="3F3A0CBF" w14:textId="2848B1BE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Предлагаемая цена пропись</w:t>
            </w:r>
            <w:proofErr w:type="gramStart"/>
            <w:r w:rsidRPr="00711523">
              <w:rPr>
                <w:sz w:val="20"/>
              </w:rPr>
              <w:t>ю(</w:t>
            </w:r>
            <w:proofErr w:type="gramEnd"/>
            <w:r w:rsidRPr="00711523">
              <w:rPr>
                <w:sz w:val="20"/>
              </w:rPr>
              <w:t>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3107CB90" w14:textId="07D796E0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047B1AA4" w14:textId="77777777" w:rsidTr="00AA6519">
        <w:tc>
          <w:tcPr>
            <w:tcW w:w="755" w:type="pct"/>
            <w:shd w:val="clear" w:color="auto" w:fill="auto"/>
            <w:vAlign w:val="center"/>
          </w:tcPr>
          <w:p w14:paraId="4C3B459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8EA9924" w14:textId="74C3C279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unconsidered</w:t>
            </w:r>
          </w:p>
        </w:tc>
        <w:tc>
          <w:tcPr>
            <w:tcW w:w="203" w:type="pct"/>
            <w:shd w:val="clear" w:color="auto" w:fill="auto"/>
          </w:tcPr>
          <w:p w14:paraId="7B01C348" w14:textId="1508978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0DAD8CC2" w14:textId="05A96AA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55FD9BA8" w14:textId="4F6DA8B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Заявка не рассмотрена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7D496A2C" w14:textId="3CEE4DB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4FB0484C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2D37C5E9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4A5F56" w:rsidRPr="001A4780" w14:paraId="4D019230" w14:textId="77777777" w:rsidTr="00AA6519">
        <w:tc>
          <w:tcPr>
            <w:tcW w:w="755" w:type="pct"/>
            <w:shd w:val="clear" w:color="auto" w:fill="auto"/>
            <w:vAlign w:val="center"/>
          </w:tcPr>
          <w:p w14:paraId="38D25E7B" w14:textId="77777777" w:rsidR="004A5F56" w:rsidRPr="008271DF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8" w:type="pct"/>
            <w:shd w:val="clear" w:color="auto" w:fill="auto"/>
          </w:tcPr>
          <w:p w14:paraId="797F6A7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824A3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209AEB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25C294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4A8062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BF76B7" w14:textId="77777777" w:rsidTr="00AA6519">
        <w:tc>
          <w:tcPr>
            <w:tcW w:w="755" w:type="pct"/>
            <w:shd w:val="clear" w:color="auto" w:fill="auto"/>
            <w:vAlign w:val="center"/>
          </w:tcPr>
          <w:p w14:paraId="50520ADC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677887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203" w:type="pct"/>
            <w:shd w:val="clear" w:color="auto" w:fill="auto"/>
          </w:tcPr>
          <w:p w14:paraId="62BA2DD1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B7C91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4F24E6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396" w:type="pct"/>
            <w:shd w:val="clear" w:color="auto" w:fill="auto"/>
          </w:tcPr>
          <w:p w14:paraId="2EB577B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73DC3427" w14:textId="77777777" w:rsidTr="00AA6519">
        <w:tc>
          <w:tcPr>
            <w:tcW w:w="755" w:type="pct"/>
            <w:shd w:val="clear" w:color="auto" w:fill="auto"/>
            <w:vAlign w:val="center"/>
          </w:tcPr>
          <w:p w14:paraId="0639F0EC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8" w:type="pct"/>
            <w:shd w:val="clear" w:color="auto" w:fill="auto"/>
          </w:tcPr>
          <w:p w14:paraId="77DC482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8C9F14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563960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233E05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4B32B87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4132C41" w14:textId="77777777" w:rsidTr="00AA6519">
        <w:tc>
          <w:tcPr>
            <w:tcW w:w="755" w:type="pct"/>
            <w:shd w:val="clear" w:color="auto" w:fill="auto"/>
          </w:tcPr>
          <w:p w14:paraId="61C9A47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FB7637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3" w:type="pct"/>
            <w:shd w:val="clear" w:color="auto" w:fill="auto"/>
          </w:tcPr>
          <w:p w14:paraId="096EA35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47D30C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2" w:type="pct"/>
            <w:shd w:val="clear" w:color="auto" w:fill="auto"/>
          </w:tcPr>
          <w:p w14:paraId="01C4F28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96" w:type="pct"/>
            <w:shd w:val="clear" w:color="auto" w:fill="auto"/>
          </w:tcPr>
          <w:p w14:paraId="7B99BDC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650A4B0" w14:textId="77777777" w:rsidTr="00AA6519">
        <w:tc>
          <w:tcPr>
            <w:tcW w:w="755" w:type="pct"/>
            <w:shd w:val="clear" w:color="auto" w:fill="auto"/>
          </w:tcPr>
          <w:p w14:paraId="7E958EA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A8EA31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3" w:type="pct"/>
            <w:shd w:val="clear" w:color="auto" w:fill="auto"/>
          </w:tcPr>
          <w:p w14:paraId="5D137DF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FD3AFE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070F84C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6" w:type="pct"/>
            <w:shd w:val="clear" w:color="auto" w:fill="auto"/>
          </w:tcPr>
          <w:p w14:paraId="7965ED6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C65B3B9" w14:textId="77777777" w:rsidTr="00AA6519">
        <w:tc>
          <w:tcPr>
            <w:tcW w:w="755" w:type="pct"/>
            <w:shd w:val="clear" w:color="auto" w:fill="auto"/>
          </w:tcPr>
          <w:p w14:paraId="6ECAD6E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76A3CD2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3" w:type="pct"/>
            <w:shd w:val="clear" w:color="auto" w:fill="auto"/>
          </w:tcPr>
          <w:p w14:paraId="05037FC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249F1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19BAE20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6" w:type="pct"/>
            <w:shd w:val="clear" w:color="auto" w:fill="auto"/>
          </w:tcPr>
          <w:p w14:paraId="317EE6B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293537D" w14:textId="77777777" w:rsidTr="00AA6519">
        <w:tc>
          <w:tcPr>
            <w:tcW w:w="755" w:type="pct"/>
            <w:shd w:val="clear" w:color="auto" w:fill="auto"/>
          </w:tcPr>
          <w:p w14:paraId="14ACB7B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110DCE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3" w:type="pct"/>
            <w:shd w:val="clear" w:color="auto" w:fill="auto"/>
          </w:tcPr>
          <w:p w14:paraId="3EF708D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61C180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ED25CD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6" w:type="pct"/>
            <w:shd w:val="clear" w:color="auto" w:fill="auto"/>
          </w:tcPr>
          <w:p w14:paraId="073FB87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272042F" w14:textId="77777777" w:rsidTr="00AA6519">
        <w:tc>
          <w:tcPr>
            <w:tcW w:w="755" w:type="pct"/>
            <w:shd w:val="clear" w:color="auto" w:fill="auto"/>
          </w:tcPr>
          <w:p w14:paraId="58F6C21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D80EAD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3" w:type="pct"/>
            <w:shd w:val="clear" w:color="auto" w:fill="auto"/>
          </w:tcPr>
          <w:p w14:paraId="25BDDE9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01158A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shd w:val="clear" w:color="auto" w:fill="auto"/>
          </w:tcPr>
          <w:p w14:paraId="34835DB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6" w:type="pct"/>
            <w:shd w:val="clear" w:color="auto" w:fill="auto"/>
          </w:tcPr>
          <w:p w14:paraId="2EAF9EF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D5C5171" w14:textId="77777777" w:rsidTr="00AA6519">
        <w:tc>
          <w:tcPr>
            <w:tcW w:w="755" w:type="pct"/>
            <w:shd w:val="clear" w:color="auto" w:fill="auto"/>
          </w:tcPr>
          <w:p w14:paraId="0B17372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14AA750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3" w:type="pct"/>
            <w:shd w:val="clear" w:color="auto" w:fill="auto"/>
          </w:tcPr>
          <w:p w14:paraId="6A5791E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C857CB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shd w:val="clear" w:color="auto" w:fill="auto"/>
          </w:tcPr>
          <w:p w14:paraId="680EA05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6" w:type="pct"/>
            <w:shd w:val="clear" w:color="auto" w:fill="auto"/>
          </w:tcPr>
          <w:p w14:paraId="14293ED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B1A01D2" w14:textId="77777777" w:rsidTr="00AA6519">
        <w:tc>
          <w:tcPr>
            <w:tcW w:w="755" w:type="pct"/>
            <w:shd w:val="clear" w:color="auto" w:fill="auto"/>
          </w:tcPr>
          <w:p w14:paraId="29AD0A4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6E7048C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3" w:type="pct"/>
            <w:shd w:val="clear" w:color="auto" w:fill="auto"/>
          </w:tcPr>
          <w:p w14:paraId="64A4748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417131F" w14:textId="48732A2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544548F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6" w:type="pct"/>
            <w:shd w:val="clear" w:color="auto" w:fill="auto"/>
          </w:tcPr>
          <w:p w14:paraId="010C976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15EE720" w14:textId="77777777" w:rsidTr="00AA6519">
        <w:tc>
          <w:tcPr>
            <w:tcW w:w="755" w:type="pct"/>
            <w:shd w:val="clear" w:color="auto" w:fill="auto"/>
          </w:tcPr>
          <w:p w14:paraId="0FC4AB3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6E9E8D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3" w:type="pct"/>
            <w:shd w:val="clear" w:color="auto" w:fill="auto"/>
          </w:tcPr>
          <w:p w14:paraId="5696B4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E9E6DF8" w14:textId="0524A17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4EEDBF7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6" w:type="pct"/>
            <w:shd w:val="clear" w:color="auto" w:fill="auto"/>
          </w:tcPr>
          <w:p w14:paraId="11D772E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2E82BAA" w14:textId="77777777" w:rsidTr="00AA6519">
        <w:tc>
          <w:tcPr>
            <w:tcW w:w="755" w:type="pct"/>
            <w:shd w:val="clear" w:color="auto" w:fill="auto"/>
          </w:tcPr>
          <w:p w14:paraId="00D571B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17796BE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3" w:type="pct"/>
            <w:shd w:val="clear" w:color="auto" w:fill="auto"/>
          </w:tcPr>
          <w:p w14:paraId="282E3E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1129E4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24F6FB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6" w:type="pct"/>
            <w:shd w:val="clear" w:color="auto" w:fill="auto"/>
          </w:tcPr>
          <w:p w14:paraId="0C7D6DC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B168703" w14:textId="77777777" w:rsidTr="00AA6519">
        <w:tc>
          <w:tcPr>
            <w:tcW w:w="755" w:type="pct"/>
            <w:shd w:val="clear" w:color="auto" w:fill="auto"/>
          </w:tcPr>
          <w:p w14:paraId="5FDFF0D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D271C5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3" w:type="pct"/>
            <w:shd w:val="clear" w:color="auto" w:fill="auto"/>
          </w:tcPr>
          <w:p w14:paraId="5076B38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4D158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1E474F8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6" w:type="pct"/>
            <w:shd w:val="clear" w:color="auto" w:fill="auto"/>
          </w:tcPr>
          <w:p w14:paraId="30C3300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52AE48B" w14:textId="77777777" w:rsidTr="00AA6519">
        <w:tc>
          <w:tcPr>
            <w:tcW w:w="755" w:type="pct"/>
            <w:shd w:val="clear" w:color="auto" w:fill="auto"/>
          </w:tcPr>
          <w:p w14:paraId="3A464B5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35C52CD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3" w:type="pct"/>
            <w:shd w:val="clear" w:color="auto" w:fill="auto"/>
          </w:tcPr>
          <w:p w14:paraId="6856CF1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55441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6C55840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6" w:type="pct"/>
            <w:shd w:val="clear" w:color="auto" w:fill="auto"/>
          </w:tcPr>
          <w:p w14:paraId="27B63C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39A113E" w14:textId="77777777" w:rsidTr="00AA6519">
        <w:tc>
          <w:tcPr>
            <w:tcW w:w="755" w:type="pct"/>
            <w:shd w:val="clear" w:color="auto" w:fill="auto"/>
          </w:tcPr>
          <w:p w14:paraId="298E5AD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5540131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3" w:type="pct"/>
            <w:shd w:val="clear" w:color="auto" w:fill="auto"/>
          </w:tcPr>
          <w:p w14:paraId="162864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691DC6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4C1F57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6" w:type="pct"/>
            <w:shd w:val="clear" w:color="auto" w:fill="auto"/>
          </w:tcPr>
          <w:p w14:paraId="5FF20AE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EB24555" w14:textId="77777777" w:rsidTr="00AA6519">
        <w:tc>
          <w:tcPr>
            <w:tcW w:w="755" w:type="pct"/>
            <w:shd w:val="clear" w:color="auto" w:fill="auto"/>
          </w:tcPr>
          <w:p w14:paraId="28946DF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748" w:type="pct"/>
            <w:shd w:val="clear" w:color="auto" w:fill="auto"/>
          </w:tcPr>
          <w:p w14:paraId="614C3D0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3" w:type="pct"/>
            <w:shd w:val="clear" w:color="auto" w:fill="auto"/>
          </w:tcPr>
          <w:p w14:paraId="44CF1A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82A27D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2" w:type="pct"/>
            <w:shd w:val="clear" w:color="auto" w:fill="auto"/>
          </w:tcPr>
          <w:p w14:paraId="6448859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6" w:type="pct"/>
            <w:shd w:val="clear" w:color="auto" w:fill="auto"/>
          </w:tcPr>
          <w:p w14:paraId="4D396A5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2C203FF" w14:textId="77777777" w:rsidTr="00AA6519">
        <w:tc>
          <w:tcPr>
            <w:tcW w:w="755" w:type="pct"/>
            <w:shd w:val="clear" w:color="auto" w:fill="auto"/>
          </w:tcPr>
          <w:p w14:paraId="081A95A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7EEC4EA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3" w:type="pct"/>
            <w:shd w:val="clear" w:color="auto" w:fill="auto"/>
          </w:tcPr>
          <w:p w14:paraId="4A9364B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38AC155" w14:textId="695210E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4D2783F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6" w:type="pct"/>
            <w:shd w:val="clear" w:color="auto" w:fill="auto"/>
          </w:tcPr>
          <w:p w14:paraId="7FFF5D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A7E59A7" w14:textId="77777777" w:rsidTr="00AA6519">
        <w:tc>
          <w:tcPr>
            <w:tcW w:w="755" w:type="pct"/>
            <w:shd w:val="clear" w:color="auto" w:fill="auto"/>
          </w:tcPr>
          <w:p w14:paraId="681FED0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BD529D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3" w:type="pct"/>
            <w:shd w:val="clear" w:color="auto" w:fill="auto"/>
          </w:tcPr>
          <w:p w14:paraId="2BB411F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6216B1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2" w:type="pct"/>
            <w:shd w:val="clear" w:color="auto" w:fill="auto"/>
          </w:tcPr>
          <w:p w14:paraId="3B1767EB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0BFA6C2E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2114D0F8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36A16CAC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69D2CD4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96" w:type="pct"/>
            <w:shd w:val="clear" w:color="auto" w:fill="auto"/>
          </w:tcPr>
          <w:p w14:paraId="571967D1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04B0AD06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08EA6878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23B67A4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1F6B17AC" w14:textId="77777777" w:rsidTr="004A5F56">
        <w:tc>
          <w:tcPr>
            <w:tcW w:w="5000" w:type="pct"/>
            <w:gridSpan w:val="6"/>
            <w:shd w:val="clear" w:color="auto" w:fill="auto"/>
          </w:tcPr>
          <w:p w14:paraId="4C421D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5BD02A7C" w14:textId="77777777" w:rsidTr="00AA6519">
        <w:tc>
          <w:tcPr>
            <w:tcW w:w="755" w:type="pct"/>
            <w:shd w:val="clear" w:color="auto" w:fill="auto"/>
          </w:tcPr>
          <w:p w14:paraId="6A77EF4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8" w:type="pct"/>
            <w:shd w:val="clear" w:color="auto" w:fill="auto"/>
          </w:tcPr>
          <w:p w14:paraId="1622A5A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4A398F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1D488B9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031F700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</w:tcPr>
          <w:p w14:paraId="681A80E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CCB1AAF" w14:textId="77777777" w:rsidTr="00AA6519">
        <w:tc>
          <w:tcPr>
            <w:tcW w:w="755" w:type="pct"/>
            <w:shd w:val="clear" w:color="auto" w:fill="auto"/>
          </w:tcPr>
          <w:p w14:paraId="5BFABE9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3D6ECE7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3" w:type="pct"/>
            <w:shd w:val="clear" w:color="auto" w:fill="auto"/>
          </w:tcPr>
          <w:p w14:paraId="5EF3B81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6EA5D2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2804018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6" w:type="pct"/>
            <w:shd w:val="clear" w:color="auto" w:fill="auto"/>
          </w:tcPr>
          <w:p w14:paraId="3CBC3F0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F27D603" w14:textId="77777777" w:rsidTr="00AA6519">
        <w:tc>
          <w:tcPr>
            <w:tcW w:w="755" w:type="pct"/>
            <w:shd w:val="clear" w:color="auto" w:fill="auto"/>
          </w:tcPr>
          <w:p w14:paraId="36CB59F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3246D03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3" w:type="pct"/>
            <w:shd w:val="clear" w:color="auto" w:fill="auto"/>
          </w:tcPr>
          <w:p w14:paraId="61ADA6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DD9F11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2" w:type="pct"/>
            <w:shd w:val="clear" w:color="auto" w:fill="auto"/>
          </w:tcPr>
          <w:p w14:paraId="0D01EE3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6" w:type="pct"/>
            <w:shd w:val="clear" w:color="auto" w:fill="auto"/>
          </w:tcPr>
          <w:p w14:paraId="1E1CBA6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1FC795A" w14:textId="77777777" w:rsidTr="004A5F56">
        <w:tc>
          <w:tcPr>
            <w:tcW w:w="5000" w:type="pct"/>
            <w:gridSpan w:val="6"/>
            <w:shd w:val="clear" w:color="auto" w:fill="auto"/>
          </w:tcPr>
          <w:p w14:paraId="464A0DB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46A081FE" w14:textId="77777777" w:rsidTr="00AA6519">
        <w:tc>
          <w:tcPr>
            <w:tcW w:w="755" w:type="pct"/>
            <w:shd w:val="clear" w:color="auto" w:fill="auto"/>
          </w:tcPr>
          <w:p w14:paraId="6DC825B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8" w:type="pct"/>
            <w:shd w:val="clear" w:color="auto" w:fill="auto"/>
          </w:tcPr>
          <w:p w14:paraId="325AF9C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672C1D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227D66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3FDBA91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</w:tcPr>
          <w:p w14:paraId="68F2D34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29ACD2E2" w14:textId="77777777" w:rsidTr="00AA6519">
        <w:tc>
          <w:tcPr>
            <w:tcW w:w="755" w:type="pct"/>
            <w:shd w:val="clear" w:color="auto" w:fill="auto"/>
          </w:tcPr>
          <w:p w14:paraId="16A7CB6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3E324DD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3" w:type="pct"/>
            <w:shd w:val="clear" w:color="auto" w:fill="auto"/>
          </w:tcPr>
          <w:p w14:paraId="2AE0DF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0FE7A2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2" w:type="pct"/>
            <w:shd w:val="clear" w:color="auto" w:fill="auto"/>
          </w:tcPr>
          <w:p w14:paraId="445A7C6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6" w:type="pct"/>
            <w:shd w:val="clear" w:color="auto" w:fill="auto"/>
          </w:tcPr>
          <w:p w14:paraId="5E637C8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A8B70FF" w14:textId="77777777" w:rsidTr="00AA6519">
        <w:tc>
          <w:tcPr>
            <w:tcW w:w="755" w:type="pct"/>
            <w:shd w:val="clear" w:color="auto" w:fill="auto"/>
          </w:tcPr>
          <w:p w14:paraId="6622F66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6653A02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3" w:type="pct"/>
            <w:shd w:val="clear" w:color="auto" w:fill="auto"/>
          </w:tcPr>
          <w:p w14:paraId="31334CF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81B4E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2" w:type="pct"/>
            <w:shd w:val="clear" w:color="auto" w:fill="auto"/>
          </w:tcPr>
          <w:p w14:paraId="6A8F4CA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6" w:type="pct"/>
            <w:shd w:val="clear" w:color="auto" w:fill="auto"/>
          </w:tcPr>
          <w:p w14:paraId="167B7D8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3C7CC09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7F7F5AB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4A5F56" w:rsidRPr="001A4780" w14:paraId="70C8A493" w14:textId="77777777" w:rsidTr="00AA6519">
        <w:tc>
          <w:tcPr>
            <w:tcW w:w="755" w:type="pct"/>
            <w:shd w:val="clear" w:color="auto" w:fill="auto"/>
            <w:vAlign w:val="center"/>
          </w:tcPr>
          <w:p w14:paraId="32EB5F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proofErr w:type="gramStart"/>
            <w:r w:rsidRPr="00351964">
              <w:rPr>
                <w:b/>
                <w:sz w:val="20"/>
              </w:rPr>
              <w:t>с</w:t>
            </w:r>
            <w:proofErr w:type="gramEnd"/>
            <w:r w:rsidRPr="00351964">
              <w:rPr>
                <w:b/>
                <w:sz w:val="20"/>
              </w:rPr>
              <w:t>orrespondencies</w:t>
            </w:r>
          </w:p>
        </w:tc>
        <w:tc>
          <w:tcPr>
            <w:tcW w:w="748" w:type="pct"/>
            <w:shd w:val="clear" w:color="auto" w:fill="auto"/>
          </w:tcPr>
          <w:p w14:paraId="0ACA99E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97DFD5F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16DD492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3D809B3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09CF4CF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00BEE3E" w14:textId="77777777" w:rsidTr="00AA6519">
        <w:tc>
          <w:tcPr>
            <w:tcW w:w="755" w:type="pct"/>
            <w:shd w:val="clear" w:color="auto" w:fill="auto"/>
            <w:vAlign w:val="center"/>
          </w:tcPr>
          <w:p w14:paraId="5C5E9D7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4CC37C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203" w:type="pct"/>
            <w:shd w:val="clear" w:color="auto" w:fill="auto"/>
          </w:tcPr>
          <w:p w14:paraId="19837FD8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4CC32B2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8C1BD7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0B8E60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28B89848" w14:textId="77777777" w:rsidTr="00AA6519">
        <w:tc>
          <w:tcPr>
            <w:tcW w:w="755" w:type="pct"/>
            <w:shd w:val="clear" w:color="auto" w:fill="auto"/>
            <w:vAlign w:val="center"/>
          </w:tcPr>
          <w:p w14:paraId="14BFA934" w14:textId="77777777" w:rsidR="004A5F56" w:rsidRPr="00351964" w:rsidRDefault="004A5F56" w:rsidP="004A5F56">
            <w:pPr>
              <w:spacing w:before="0" w:after="0"/>
              <w:rPr>
                <w:b/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748" w:type="pct"/>
            <w:shd w:val="clear" w:color="auto" w:fill="auto"/>
          </w:tcPr>
          <w:p w14:paraId="17CAD9E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C172F1D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00775976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7DAFA2E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608BFF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9CECFFB" w14:textId="77777777" w:rsidTr="00AA6519">
        <w:tc>
          <w:tcPr>
            <w:tcW w:w="755" w:type="pct"/>
            <w:shd w:val="clear" w:color="auto" w:fill="auto"/>
            <w:vAlign w:val="center"/>
          </w:tcPr>
          <w:p w14:paraId="4CB6D52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D1D031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203" w:type="pct"/>
            <w:shd w:val="clear" w:color="auto" w:fill="auto"/>
          </w:tcPr>
          <w:p w14:paraId="7D0BE709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CAB3D21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6054F46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96" w:type="pct"/>
            <w:shd w:val="clear" w:color="auto" w:fill="auto"/>
          </w:tcPr>
          <w:p w14:paraId="362FFB7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8335F3B" w14:textId="77777777" w:rsidTr="00AA6519">
        <w:tc>
          <w:tcPr>
            <w:tcW w:w="755" w:type="pct"/>
            <w:vMerge w:val="restart"/>
            <w:shd w:val="clear" w:color="auto" w:fill="auto"/>
            <w:vAlign w:val="center"/>
          </w:tcPr>
          <w:p w14:paraId="3E0DC28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30EC6F9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203" w:type="pct"/>
            <w:shd w:val="clear" w:color="auto" w:fill="auto"/>
          </w:tcPr>
          <w:p w14:paraId="7980BBD4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AB2B005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417A15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96" w:type="pct"/>
            <w:shd w:val="clear" w:color="auto" w:fill="auto"/>
          </w:tcPr>
          <w:p w14:paraId="69951AD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AE0B1F0" w14:textId="77777777" w:rsidTr="00AA6519">
        <w:tc>
          <w:tcPr>
            <w:tcW w:w="755" w:type="pct"/>
            <w:vMerge/>
            <w:shd w:val="clear" w:color="auto" w:fill="auto"/>
            <w:vAlign w:val="center"/>
          </w:tcPr>
          <w:p w14:paraId="05D92BF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778217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203" w:type="pct"/>
            <w:shd w:val="clear" w:color="auto" w:fill="auto"/>
          </w:tcPr>
          <w:p w14:paraId="56A85BF8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3DD2A77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6B2C3E4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96" w:type="pct"/>
            <w:shd w:val="clear" w:color="auto" w:fill="auto"/>
          </w:tcPr>
          <w:p w14:paraId="3311BF3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8BED1E2" w14:textId="77777777" w:rsidTr="00AA6519">
        <w:tc>
          <w:tcPr>
            <w:tcW w:w="755" w:type="pct"/>
            <w:shd w:val="clear" w:color="auto" w:fill="auto"/>
            <w:vAlign w:val="center"/>
          </w:tcPr>
          <w:p w14:paraId="291716AF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5CE10E3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3" w:type="pct"/>
            <w:shd w:val="clear" w:color="auto" w:fill="auto"/>
          </w:tcPr>
          <w:p w14:paraId="7D6AC2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3A495F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22" w:type="pct"/>
            <w:shd w:val="clear" w:color="auto" w:fill="auto"/>
          </w:tcPr>
          <w:p w14:paraId="5C19113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96" w:type="pct"/>
            <w:shd w:val="clear" w:color="auto" w:fill="auto"/>
          </w:tcPr>
          <w:p w14:paraId="48B5926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BD0B0EB" w14:textId="77777777" w:rsidTr="004A5F56">
        <w:tc>
          <w:tcPr>
            <w:tcW w:w="5000" w:type="pct"/>
            <w:gridSpan w:val="6"/>
            <w:shd w:val="clear" w:color="auto" w:fill="auto"/>
          </w:tcPr>
          <w:p w14:paraId="4B86C2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4A5F56" w:rsidRPr="001A4780" w14:paraId="14D60759" w14:textId="77777777" w:rsidTr="00AA6519">
        <w:tc>
          <w:tcPr>
            <w:tcW w:w="755" w:type="pct"/>
            <w:shd w:val="clear" w:color="auto" w:fill="auto"/>
          </w:tcPr>
          <w:p w14:paraId="601FE29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748" w:type="pct"/>
            <w:shd w:val="clear" w:color="auto" w:fill="auto"/>
          </w:tcPr>
          <w:p w14:paraId="42439B2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6A530FE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A554EB8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35B9EFD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933D74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363F01" w14:textId="77777777" w:rsidTr="00AA6519">
        <w:tc>
          <w:tcPr>
            <w:tcW w:w="755" w:type="pct"/>
            <w:shd w:val="clear" w:color="auto" w:fill="auto"/>
          </w:tcPr>
          <w:p w14:paraId="71E4AB4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C8BF41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3" w:type="pct"/>
            <w:shd w:val="clear" w:color="auto" w:fill="auto"/>
          </w:tcPr>
          <w:p w14:paraId="501F4D99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BF0D88C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41B0574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396" w:type="pct"/>
            <w:shd w:val="clear" w:color="auto" w:fill="auto"/>
          </w:tcPr>
          <w:p w14:paraId="25108E7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BBEAF1C" w14:textId="77777777" w:rsidTr="00AA6519">
        <w:tc>
          <w:tcPr>
            <w:tcW w:w="755" w:type="pct"/>
            <w:shd w:val="clear" w:color="auto" w:fill="auto"/>
          </w:tcPr>
          <w:p w14:paraId="471BBFB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E9590D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1AE34488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BC8CB82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422" w:type="pct"/>
            <w:shd w:val="clear" w:color="auto" w:fill="auto"/>
          </w:tcPr>
          <w:p w14:paraId="0133F34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396" w:type="pct"/>
            <w:shd w:val="clear" w:color="auto" w:fill="auto"/>
          </w:tcPr>
          <w:p w14:paraId="41079A7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84B1841" w14:textId="77777777" w:rsidTr="00AA6519">
        <w:tc>
          <w:tcPr>
            <w:tcW w:w="755" w:type="pct"/>
            <w:shd w:val="clear" w:color="auto" w:fill="auto"/>
          </w:tcPr>
          <w:p w14:paraId="3D50BA9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D12D82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203" w:type="pct"/>
            <w:shd w:val="clear" w:color="auto" w:fill="auto"/>
          </w:tcPr>
          <w:p w14:paraId="36FBD4FF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626F946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N(100)</w:t>
            </w:r>
          </w:p>
        </w:tc>
        <w:tc>
          <w:tcPr>
            <w:tcW w:w="1422" w:type="pct"/>
            <w:shd w:val="clear" w:color="auto" w:fill="auto"/>
          </w:tcPr>
          <w:p w14:paraId="5035ECF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Величина (преимущества)</w:t>
            </w:r>
          </w:p>
        </w:tc>
        <w:tc>
          <w:tcPr>
            <w:tcW w:w="1396" w:type="pct"/>
            <w:shd w:val="clear" w:color="auto" w:fill="auto"/>
          </w:tcPr>
          <w:p w14:paraId="3FCF8C6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1CAF31E" w14:textId="77777777" w:rsidTr="004A5F56">
        <w:tc>
          <w:tcPr>
            <w:tcW w:w="5000" w:type="pct"/>
            <w:gridSpan w:val="6"/>
            <w:shd w:val="clear" w:color="auto" w:fill="auto"/>
          </w:tcPr>
          <w:p w14:paraId="13EE233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Требование</w:t>
            </w:r>
          </w:p>
        </w:tc>
      </w:tr>
      <w:tr w:rsidR="004A5F56" w:rsidRPr="001A4780" w14:paraId="0F31DF88" w14:textId="77777777" w:rsidTr="00AA6519">
        <w:tc>
          <w:tcPr>
            <w:tcW w:w="755" w:type="pct"/>
            <w:shd w:val="clear" w:color="auto" w:fill="auto"/>
          </w:tcPr>
          <w:p w14:paraId="51DD877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748" w:type="pct"/>
            <w:shd w:val="clear" w:color="auto" w:fill="auto"/>
          </w:tcPr>
          <w:p w14:paraId="3AA2913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9AA7CB2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C7E8098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4C182F7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6E0F55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139E82" w14:textId="77777777" w:rsidTr="00AA6519">
        <w:tc>
          <w:tcPr>
            <w:tcW w:w="755" w:type="pct"/>
            <w:shd w:val="clear" w:color="auto" w:fill="auto"/>
          </w:tcPr>
          <w:p w14:paraId="075929B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2A22BF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3" w:type="pct"/>
            <w:shd w:val="clear" w:color="auto" w:fill="auto"/>
          </w:tcPr>
          <w:p w14:paraId="227E994D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DCBD346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3F750D0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396" w:type="pct"/>
            <w:shd w:val="clear" w:color="auto" w:fill="auto"/>
          </w:tcPr>
          <w:p w14:paraId="0881B54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F7910ED" w14:textId="77777777" w:rsidTr="00AA6519">
        <w:tc>
          <w:tcPr>
            <w:tcW w:w="755" w:type="pct"/>
            <w:shd w:val="clear" w:color="auto" w:fill="auto"/>
          </w:tcPr>
          <w:p w14:paraId="52B4D2E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E0B63CB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16006353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27EF354E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1EDCB61F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396" w:type="pct"/>
            <w:shd w:val="clear" w:color="auto" w:fill="auto"/>
          </w:tcPr>
          <w:p w14:paraId="1443935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662130A" w14:textId="77777777" w:rsidTr="00AA6519">
        <w:tc>
          <w:tcPr>
            <w:tcW w:w="755" w:type="pct"/>
            <w:shd w:val="clear" w:color="auto" w:fill="auto"/>
          </w:tcPr>
          <w:p w14:paraId="628B5280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5E8E2D3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203" w:type="pct"/>
            <w:shd w:val="clear" w:color="auto" w:fill="auto"/>
          </w:tcPr>
          <w:p w14:paraId="225288D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357EE2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6F573BE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396" w:type="pct"/>
            <w:shd w:val="clear" w:color="auto" w:fill="auto"/>
          </w:tcPr>
          <w:p w14:paraId="00A21DE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799181F" w14:textId="77777777" w:rsidTr="004A5F56">
        <w:tc>
          <w:tcPr>
            <w:tcW w:w="5000" w:type="pct"/>
            <w:gridSpan w:val="6"/>
            <w:shd w:val="clear" w:color="auto" w:fill="auto"/>
          </w:tcPr>
          <w:p w14:paraId="727AAF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7E965A68" w14:textId="77777777" w:rsidTr="00AA6519">
        <w:tc>
          <w:tcPr>
            <w:tcW w:w="755" w:type="pct"/>
            <w:shd w:val="clear" w:color="auto" w:fill="auto"/>
          </w:tcPr>
          <w:p w14:paraId="773F5E3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8" w:type="pct"/>
            <w:shd w:val="clear" w:color="auto" w:fill="auto"/>
          </w:tcPr>
          <w:p w14:paraId="550E2E9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1C1EED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697F28F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4E52E78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</w:tcPr>
          <w:p w14:paraId="5D897D3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3C63C52" w14:textId="77777777" w:rsidTr="00AA6519">
        <w:tc>
          <w:tcPr>
            <w:tcW w:w="755" w:type="pct"/>
            <w:shd w:val="clear" w:color="auto" w:fill="auto"/>
          </w:tcPr>
          <w:p w14:paraId="6917526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3EC0EE3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3" w:type="pct"/>
            <w:shd w:val="clear" w:color="auto" w:fill="auto"/>
          </w:tcPr>
          <w:p w14:paraId="0A809C8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3020F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012167B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6" w:type="pct"/>
            <w:shd w:val="clear" w:color="auto" w:fill="auto"/>
          </w:tcPr>
          <w:p w14:paraId="7994FD4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E4458EB" w14:textId="77777777" w:rsidTr="00AA6519">
        <w:tc>
          <w:tcPr>
            <w:tcW w:w="755" w:type="pct"/>
            <w:shd w:val="clear" w:color="auto" w:fill="auto"/>
          </w:tcPr>
          <w:p w14:paraId="4704FC3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54CAF6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3" w:type="pct"/>
            <w:shd w:val="clear" w:color="auto" w:fill="auto"/>
          </w:tcPr>
          <w:p w14:paraId="09F30CE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C4353C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4DF30E2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6" w:type="pct"/>
            <w:shd w:val="clear" w:color="auto" w:fill="auto"/>
          </w:tcPr>
          <w:p w14:paraId="0071F15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75908FB" w14:textId="77777777" w:rsidTr="00AA6519">
        <w:tc>
          <w:tcPr>
            <w:tcW w:w="755" w:type="pct"/>
            <w:shd w:val="clear" w:color="auto" w:fill="auto"/>
          </w:tcPr>
          <w:p w14:paraId="0F13FFB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D452A3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3" w:type="pct"/>
            <w:shd w:val="clear" w:color="auto" w:fill="auto"/>
          </w:tcPr>
          <w:p w14:paraId="31715A4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4A24E1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419BCD0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6" w:type="pct"/>
            <w:shd w:val="clear" w:color="auto" w:fill="auto"/>
          </w:tcPr>
          <w:p w14:paraId="111616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CA676DB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4DBA3C41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Решение каждого члена комиссии о допуске (отклонении) заявок на участие в конкурсе</w:t>
            </w:r>
          </w:p>
        </w:tc>
      </w:tr>
      <w:tr w:rsidR="004A5F56" w:rsidRPr="001A4780" w14:paraId="76FBA233" w14:textId="77777777" w:rsidTr="00AA6519">
        <w:tc>
          <w:tcPr>
            <w:tcW w:w="755" w:type="pct"/>
            <w:shd w:val="clear" w:color="auto" w:fill="auto"/>
          </w:tcPr>
          <w:p w14:paraId="192AA952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admissionResults</w:t>
            </w:r>
          </w:p>
        </w:tc>
        <w:tc>
          <w:tcPr>
            <w:tcW w:w="748" w:type="pct"/>
            <w:shd w:val="clear" w:color="auto" w:fill="auto"/>
          </w:tcPr>
          <w:p w14:paraId="14AE68B6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1F3D14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01AF7AD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440938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0C454F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5D0EDA" w14:textId="77777777" w:rsidTr="00AA6519">
        <w:tc>
          <w:tcPr>
            <w:tcW w:w="755" w:type="pct"/>
            <w:shd w:val="clear" w:color="auto" w:fill="auto"/>
            <w:vAlign w:val="center"/>
          </w:tcPr>
          <w:p w14:paraId="2E8A7A0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17785C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</w:t>
            </w:r>
          </w:p>
        </w:tc>
        <w:tc>
          <w:tcPr>
            <w:tcW w:w="203" w:type="pct"/>
            <w:shd w:val="clear" w:color="auto" w:fill="auto"/>
          </w:tcPr>
          <w:p w14:paraId="31530D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A3D107A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3AE021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7594250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355E7909" w14:textId="77777777" w:rsidTr="00AA6519">
        <w:tc>
          <w:tcPr>
            <w:tcW w:w="755" w:type="pct"/>
            <w:shd w:val="clear" w:color="auto" w:fill="auto"/>
            <w:vAlign w:val="center"/>
          </w:tcPr>
          <w:p w14:paraId="400F9989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admissionResult</w:t>
            </w:r>
          </w:p>
        </w:tc>
        <w:tc>
          <w:tcPr>
            <w:tcW w:w="748" w:type="pct"/>
            <w:shd w:val="clear" w:color="auto" w:fill="auto"/>
          </w:tcPr>
          <w:p w14:paraId="3181FC87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2C1A6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3A0F06B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6D81ACA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22C9DE3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8137639" w14:textId="77777777" w:rsidTr="00AA6519">
        <w:tc>
          <w:tcPr>
            <w:tcW w:w="755" w:type="pct"/>
            <w:shd w:val="clear" w:color="auto" w:fill="auto"/>
            <w:vAlign w:val="center"/>
          </w:tcPr>
          <w:p w14:paraId="045629B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889E920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F2BAC">
              <w:rPr>
                <w:sz w:val="20"/>
              </w:rPr>
              <w:t>protocolCommiss</w:t>
            </w:r>
            <w:r w:rsidRPr="004F2BAC">
              <w:rPr>
                <w:sz w:val="20"/>
              </w:rPr>
              <w:lastRenderedPageBreak/>
              <w:t>ionMember</w:t>
            </w:r>
          </w:p>
        </w:tc>
        <w:tc>
          <w:tcPr>
            <w:tcW w:w="203" w:type="pct"/>
            <w:shd w:val="clear" w:color="auto" w:fill="auto"/>
          </w:tcPr>
          <w:p w14:paraId="5DC1669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lastRenderedPageBreak/>
              <w:t>О</w:t>
            </w:r>
          </w:p>
        </w:tc>
        <w:tc>
          <w:tcPr>
            <w:tcW w:w="477" w:type="pct"/>
            <w:shd w:val="clear" w:color="auto" w:fill="auto"/>
          </w:tcPr>
          <w:p w14:paraId="5F887867" w14:textId="77777777" w:rsidR="004A5F56" w:rsidRPr="003A73E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17FFC4F" w14:textId="77777777" w:rsidR="004A5F56" w:rsidRPr="003A73E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4F2BAC">
              <w:rPr>
                <w:sz w:val="20"/>
              </w:rPr>
              <w:t xml:space="preserve">Член </w:t>
            </w:r>
            <w:r>
              <w:rPr>
                <w:sz w:val="20"/>
              </w:rPr>
              <w:t xml:space="preserve">комиссии, </w:t>
            </w:r>
            <w:r>
              <w:rPr>
                <w:sz w:val="20"/>
              </w:rPr>
              <w:lastRenderedPageBreak/>
              <w:t>осуществляющий оценку</w:t>
            </w:r>
          </w:p>
        </w:tc>
        <w:tc>
          <w:tcPr>
            <w:tcW w:w="1396" w:type="pct"/>
            <w:shd w:val="clear" w:color="auto" w:fill="auto"/>
          </w:tcPr>
          <w:p w14:paraId="75FF23F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99AB966" w14:textId="77777777" w:rsidTr="00AA6519">
        <w:tc>
          <w:tcPr>
            <w:tcW w:w="755" w:type="pct"/>
            <w:shd w:val="clear" w:color="auto" w:fill="auto"/>
            <w:vAlign w:val="center"/>
          </w:tcPr>
          <w:p w14:paraId="7DAB4B1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F6C77C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203" w:type="pct"/>
            <w:shd w:val="clear" w:color="auto" w:fill="auto"/>
          </w:tcPr>
          <w:p w14:paraId="6F3C505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7E29F7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22" w:type="pct"/>
            <w:shd w:val="clear" w:color="auto" w:fill="auto"/>
          </w:tcPr>
          <w:p w14:paraId="4C0BDF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Флаг допуска</w:t>
            </w:r>
          </w:p>
        </w:tc>
        <w:tc>
          <w:tcPr>
            <w:tcW w:w="1396" w:type="pct"/>
            <w:shd w:val="clear" w:color="auto" w:fill="auto"/>
          </w:tcPr>
          <w:p w14:paraId="7E792C0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0028081" w14:textId="77777777" w:rsidTr="00AA6519">
        <w:tc>
          <w:tcPr>
            <w:tcW w:w="755" w:type="pct"/>
            <w:shd w:val="clear" w:color="auto" w:fill="auto"/>
            <w:vAlign w:val="center"/>
          </w:tcPr>
          <w:p w14:paraId="0FC7420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A3C63A0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3" w:type="pct"/>
            <w:shd w:val="clear" w:color="auto" w:fill="auto"/>
          </w:tcPr>
          <w:p w14:paraId="29C6D89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C705FDD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E1A8BE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96" w:type="pct"/>
            <w:shd w:val="clear" w:color="auto" w:fill="auto"/>
          </w:tcPr>
          <w:p w14:paraId="2B762F5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C39267B" w14:textId="77777777" w:rsidTr="004A5F56">
        <w:tc>
          <w:tcPr>
            <w:tcW w:w="5000" w:type="pct"/>
            <w:gridSpan w:val="6"/>
            <w:shd w:val="clear" w:color="auto" w:fill="auto"/>
          </w:tcPr>
          <w:p w14:paraId="2B08D0A5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4A5F56" w:rsidRPr="001A4780" w14:paraId="76DF261E" w14:textId="77777777" w:rsidTr="00AA6519">
        <w:tc>
          <w:tcPr>
            <w:tcW w:w="755" w:type="pct"/>
            <w:shd w:val="clear" w:color="auto" w:fill="auto"/>
            <w:vAlign w:val="center"/>
          </w:tcPr>
          <w:p w14:paraId="0785FCAD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protocolCommissionMember</w:t>
            </w:r>
          </w:p>
        </w:tc>
        <w:tc>
          <w:tcPr>
            <w:tcW w:w="748" w:type="pct"/>
            <w:shd w:val="clear" w:color="auto" w:fill="auto"/>
          </w:tcPr>
          <w:p w14:paraId="3A3B30F8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BD275C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23FE464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6CDA5DC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104D0C5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F223FBF" w14:textId="77777777" w:rsidTr="00AA6519">
        <w:tc>
          <w:tcPr>
            <w:tcW w:w="755" w:type="pct"/>
            <w:shd w:val="clear" w:color="auto" w:fill="auto"/>
            <w:vAlign w:val="center"/>
          </w:tcPr>
          <w:p w14:paraId="69C635C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40AB856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3" w:type="pct"/>
            <w:shd w:val="clear" w:color="auto" w:fill="auto"/>
          </w:tcPr>
          <w:p w14:paraId="5A4EA44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6019E0D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571913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6" w:type="pct"/>
            <w:shd w:val="clear" w:color="auto" w:fill="auto"/>
          </w:tcPr>
          <w:p w14:paraId="7801262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FFE06A7" w14:textId="77777777" w:rsidTr="004A5F56">
        <w:tc>
          <w:tcPr>
            <w:tcW w:w="5000" w:type="pct"/>
            <w:gridSpan w:val="6"/>
            <w:shd w:val="clear" w:color="auto" w:fill="auto"/>
          </w:tcPr>
          <w:p w14:paraId="3FF4737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6B31FA3A" w14:textId="77777777" w:rsidTr="00AA6519">
        <w:tc>
          <w:tcPr>
            <w:tcW w:w="755" w:type="pct"/>
            <w:shd w:val="clear" w:color="auto" w:fill="auto"/>
            <w:vAlign w:val="center"/>
          </w:tcPr>
          <w:p w14:paraId="6F520284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8" w:type="pct"/>
            <w:shd w:val="clear" w:color="auto" w:fill="auto"/>
          </w:tcPr>
          <w:p w14:paraId="38377797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2F3BC7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B90F3B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22E1D9C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4D6D0A5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621F9DE" w14:textId="77777777" w:rsidTr="00AA6519">
        <w:tc>
          <w:tcPr>
            <w:tcW w:w="755" w:type="pct"/>
            <w:shd w:val="clear" w:color="auto" w:fill="auto"/>
            <w:vAlign w:val="center"/>
          </w:tcPr>
          <w:p w14:paraId="7759685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C05F488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3" w:type="pct"/>
            <w:shd w:val="clear" w:color="auto" w:fill="auto"/>
          </w:tcPr>
          <w:p w14:paraId="4B82CE29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42BE30B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2B2094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6" w:type="pct"/>
            <w:shd w:val="clear" w:color="auto" w:fill="auto"/>
          </w:tcPr>
          <w:p w14:paraId="131A61A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13E90D2" w14:textId="77777777" w:rsidTr="00AA6519">
        <w:tc>
          <w:tcPr>
            <w:tcW w:w="755" w:type="pct"/>
            <w:shd w:val="clear" w:color="auto" w:fill="auto"/>
            <w:vAlign w:val="center"/>
          </w:tcPr>
          <w:p w14:paraId="107BB98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58A3275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3" w:type="pct"/>
            <w:shd w:val="clear" w:color="auto" w:fill="auto"/>
          </w:tcPr>
          <w:p w14:paraId="51BEA35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98D55F1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5E26B2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6" w:type="pct"/>
            <w:shd w:val="clear" w:color="auto" w:fill="auto"/>
          </w:tcPr>
          <w:p w14:paraId="0D96E79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D10AC56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0846BEC1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3D6A26DF" w14:textId="77777777" w:rsidTr="00AA6519">
        <w:tc>
          <w:tcPr>
            <w:tcW w:w="755" w:type="pct"/>
            <w:shd w:val="clear" w:color="auto" w:fill="auto"/>
          </w:tcPr>
          <w:p w14:paraId="23B017E4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8" w:type="pct"/>
            <w:shd w:val="clear" w:color="auto" w:fill="auto"/>
          </w:tcPr>
          <w:p w14:paraId="35914598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127A1C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0876F7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56F5AB6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29BC71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1EB8EAC" w14:textId="77777777" w:rsidTr="00AA6519">
        <w:tc>
          <w:tcPr>
            <w:tcW w:w="755" w:type="pct"/>
            <w:shd w:val="clear" w:color="auto" w:fill="auto"/>
            <w:vAlign w:val="center"/>
          </w:tcPr>
          <w:p w14:paraId="2C621A3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A93BA31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205AD55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7B69DBA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13CDDAD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6" w:type="pct"/>
            <w:shd w:val="clear" w:color="auto" w:fill="auto"/>
          </w:tcPr>
          <w:p w14:paraId="5B511DA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92DFCEE" w14:textId="77777777" w:rsidTr="00AA6519">
        <w:tc>
          <w:tcPr>
            <w:tcW w:w="755" w:type="pct"/>
            <w:shd w:val="clear" w:color="auto" w:fill="auto"/>
            <w:vAlign w:val="center"/>
          </w:tcPr>
          <w:p w14:paraId="54CD31C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EFA87B6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4C353FB6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1DA06DB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2" w:type="pct"/>
            <w:shd w:val="clear" w:color="auto" w:fill="auto"/>
          </w:tcPr>
          <w:p w14:paraId="1445BBF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6" w:type="pct"/>
            <w:shd w:val="clear" w:color="auto" w:fill="auto"/>
          </w:tcPr>
          <w:p w14:paraId="5248428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A834F6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344D0AE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7617C">
              <w:rPr>
                <w:b/>
                <w:sz w:val="20"/>
              </w:rPr>
              <w:t>Информация о допуске заявки</w:t>
            </w:r>
          </w:p>
        </w:tc>
      </w:tr>
      <w:tr w:rsidR="004A5F56" w:rsidRPr="001A4780" w14:paraId="7BE75B67" w14:textId="77777777" w:rsidTr="00AA6519">
        <w:tc>
          <w:tcPr>
            <w:tcW w:w="755" w:type="pct"/>
            <w:shd w:val="clear" w:color="auto" w:fill="auto"/>
            <w:vAlign w:val="center"/>
          </w:tcPr>
          <w:p w14:paraId="72046A3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7617C">
              <w:rPr>
                <w:b/>
                <w:sz w:val="20"/>
              </w:rPr>
              <w:t>admittedInfo</w:t>
            </w:r>
          </w:p>
        </w:tc>
        <w:tc>
          <w:tcPr>
            <w:tcW w:w="748" w:type="pct"/>
            <w:shd w:val="clear" w:color="auto" w:fill="auto"/>
          </w:tcPr>
          <w:p w14:paraId="2E6B2682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FB105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253FC7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AC324A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4B61A44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620B013" w14:textId="77777777" w:rsidTr="00AA6519">
        <w:tc>
          <w:tcPr>
            <w:tcW w:w="755" w:type="pct"/>
            <w:vMerge w:val="restart"/>
            <w:shd w:val="clear" w:color="auto" w:fill="auto"/>
            <w:vAlign w:val="center"/>
          </w:tcPr>
          <w:p w14:paraId="75AA800A" w14:textId="77777777" w:rsidR="004A5F56" w:rsidRPr="00382F55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из узла</w:t>
            </w:r>
          </w:p>
        </w:tc>
        <w:tc>
          <w:tcPr>
            <w:tcW w:w="748" w:type="pct"/>
            <w:shd w:val="clear" w:color="auto" w:fill="auto"/>
          </w:tcPr>
          <w:p w14:paraId="28FF08FA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3" w:type="pct"/>
            <w:shd w:val="clear" w:color="auto" w:fill="auto"/>
          </w:tcPr>
          <w:p w14:paraId="5B0836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527C06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10E0D6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96" w:type="pct"/>
            <w:shd w:val="clear" w:color="auto" w:fill="auto"/>
          </w:tcPr>
          <w:p w14:paraId="532539A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D563C9B" w14:textId="77777777" w:rsidTr="00AA6519">
        <w:tc>
          <w:tcPr>
            <w:tcW w:w="755" w:type="pct"/>
            <w:vMerge/>
            <w:shd w:val="clear" w:color="auto" w:fill="auto"/>
            <w:vAlign w:val="center"/>
          </w:tcPr>
          <w:p w14:paraId="3F0FB9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95B5CBB" w14:textId="31D6D156" w:rsidR="004A5F56" w:rsidRPr="000D38ED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admitted</w:t>
            </w:r>
          </w:p>
        </w:tc>
        <w:tc>
          <w:tcPr>
            <w:tcW w:w="203" w:type="pct"/>
            <w:shd w:val="clear" w:color="auto" w:fill="auto"/>
          </w:tcPr>
          <w:p w14:paraId="21016A4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E56A7F7" w14:textId="6F772D6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6D7692D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Оценка заявки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78EBE8FD" w14:textId="5019B246" w:rsidR="004A5F56" w:rsidRPr="000D38E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Допустимо только указание значения </w:t>
            </w:r>
            <w:r>
              <w:rPr>
                <w:sz w:val="20"/>
                <w:lang w:val="en-US"/>
              </w:rPr>
              <w:t>true</w:t>
            </w:r>
          </w:p>
        </w:tc>
      </w:tr>
      <w:tr w:rsidR="004A5F56" w:rsidRPr="001A4780" w14:paraId="13ECDF05" w14:textId="77777777" w:rsidTr="004A5F56">
        <w:tc>
          <w:tcPr>
            <w:tcW w:w="5000" w:type="pct"/>
            <w:gridSpan w:val="6"/>
            <w:shd w:val="clear" w:color="auto" w:fill="auto"/>
          </w:tcPr>
          <w:p w14:paraId="593651C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33D5146F" w14:textId="77777777" w:rsidTr="00AA6519">
        <w:tc>
          <w:tcPr>
            <w:tcW w:w="755" w:type="pct"/>
            <w:shd w:val="clear" w:color="auto" w:fill="auto"/>
            <w:vAlign w:val="center"/>
          </w:tcPr>
          <w:p w14:paraId="0134897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8" w:type="pct"/>
            <w:shd w:val="clear" w:color="auto" w:fill="auto"/>
          </w:tcPr>
          <w:p w14:paraId="578ACBCF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2B9B0C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28BF627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5130399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421ED4C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947810" w14:textId="77777777" w:rsidTr="00AA6519">
        <w:tc>
          <w:tcPr>
            <w:tcW w:w="755" w:type="pct"/>
            <w:shd w:val="clear" w:color="auto" w:fill="auto"/>
            <w:vAlign w:val="center"/>
          </w:tcPr>
          <w:p w14:paraId="107DA6C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F7368C5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3" w:type="pct"/>
            <w:shd w:val="clear" w:color="auto" w:fill="auto"/>
          </w:tcPr>
          <w:p w14:paraId="498736E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35297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291E4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62071A9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7EF12A0" w14:textId="77777777" w:rsidTr="00AA6519">
        <w:tc>
          <w:tcPr>
            <w:tcW w:w="755" w:type="pct"/>
            <w:shd w:val="clear" w:color="auto" w:fill="auto"/>
            <w:vAlign w:val="center"/>
          </w:tcPr>
          <w:p w14:paraId="6BCEC9C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7202B43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3" w:type="pct"/>
            <w:shd w:val="clear" w:color="auto" w:fill="auto"/>
          </w:tcPr>
          <w:p w14:paraId="2828A44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3A33D4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7164358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2C669F0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9C3A8CF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29AA6A7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59F12D00" w14:textId="77777777" w:rsidTr="00AA6519">
        <w:tc>
          <w:tcPr>
            <w:tcW w:w="755" w:type="pct"/>
            <w:shd w:val="clear" w:color="auto" w:fill="auto"/>
          </w:tcPr>
          <w:p w14:paraId="322FC28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8" w:type="pct"/>
            <w:shd w:val="clear" w:color="auto" w:fill="auto"/>
          </w:tcPr>
          <w:p w14:paraId="6D475B49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585E4F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5CADFC0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9AB3F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59A2E9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17E4DD3" w14:textId="77777777" w:rsidTr="00AA6519">
        <w:tc>
          <w:tcPr>
            <w:tcW w:w="755" w:type="pct"/>
            <w:shd w:val="clear" w:color="auto" w:fill="auto"/>
            <w:vAlign w:val="center"/>
          </w:tcPr>
          <w:p w14:paraId="145841A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8DC5A2C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587C190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BD939F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4790E44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1C92A98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BEBBC28" w14:textId="77777777" w:rsidTr="00AA6519">
        <w:tc>
          <w:tcPr>
            <w:tcW w:w="755" w:type="pct"/>
            <w:shd w:val="clear" w:color="auto" w:fill="auto"/>
            <w:vAlign w:val="center"/>
          </w:tcPr>
          <w:p w14:paraId="257C70D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200E19C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66DBF5C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F71113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2" w:type="pct"/>
            <w:shd w:val="clear" w:color="auto" w:fill="auto"/>
          </w:tcPr>
          <w:p w14:paraId="4FAF163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0AF5348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9266CF2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1881084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86B33">
              <w:rPr>
                <w:b/>
                <w:sz w:val="20"/>
              </w:rPr>
              <w:t xml:space="preserve">Признание открытого конкурса </w:t>
            </w:r>
            <w:proofErr w:type="gramStart"/>
            <w:r w:rsidRPr="00186B33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7D4D95E9" w14:textId="77777777" w:rsidTr="00AA6519">
        <w:tc>
          <w:tcPr>
            <w:tcW w:w="755" w:type="pct"/>
            <w:shd w:val="clear" w:color="auto" w:fill="auto"/>
            <w:vAlign w:val="center"/>
          </w:tcPr>
          <w:p w14:paraId="422E56C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748" w:type="pct"/>
            <w:shd w:val="clear" w:color="auto" w:fill="auto"/>
          </w:tcPr>
          <w:p w14:paraId="06C317F6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57AF6C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595A3C4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5C6958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5E62546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D8F51E4" w14:textId="77777777" w:rsidTr="00AA6519">
        <w:tc>
          <w:tcPr>
            <w:tcW w:w="755" w:type="pct"/>
            <w:shd w:val="clear" w:color="auto" w:fill="auto"/>
            <w:vAlign w:val="center"/>
          </w:tcPr>
          <w:p w14:paraId="247D145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D8126E3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3" w:type="pct"/>
            <w:shd w:val="clear" w:color="auto" w:fill="auto"/>
          </w:tcPr>
          <w:p w14:paraId="0EBDCC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26A65C1" w14:textId="441DA8B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2" w:type="pct"/>
            <w:shd w:val="clear" w:color="auto" w:fill="auto"/>
          </w:tcPr>
          <w:p w14:paraId="66CE5A8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6" w:type="pct"/>
            <w:shd w:val="clear" w:color="auto" w:fill="auto"/>
          </w:tcPr>
          <w:p w14:paraId="1574D154" w14:textId="62505BF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08A67196" w14:textId="77777777" w:rsidTr="00AA6519">
        <w:tc>
          <w:tcPr>
            <w:tcW w:w="755" w:type="pct"/>
            <w:shd w:val="clear" w:color="auto" w:fill="auto"/>
            <w:vAlign w:val="center"/>
          </w:tcPr>
          <w:p w14:paraId="3E45718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920BF0E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3" w:type="pct"/>
            <w:shd w:val="clear" w:color="auto" w:fill="auto"/>
          </w:tcPr>
          <w:p w14:paraId="484E37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BAE6B8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6D60399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6" w:type="pct"/>
            <w:shd w:val="clear" w:color="auto" w:fill="auto"/>
          </w:tcPr>
          <w:p w14:paraId="1F8D3E9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86D63F" w14:textId="77777777" w:rsidTr="00AA6519">
        <w:tc>
          <w:tcPr>
            <w:tcW w:w="755" w:type="pct"/>
            <w:shd w:val="clear" w:color="auto" w:fill="auto"/>
            <w:vAlign w:val="center"/>
          </w:tcPr>
          <w:p w14:paraId="7460355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9EB7777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4952EBD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0D2F831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72C58C6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6" w:type="pct"/>
            <w:shd w:val="clear" w:color="auto" w:fill="auto"/>
          </w:tcPr>
          <w:p w14:paraId="1FA762D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B54ACBF" w14:textId="77777777" w:rsidTr="00AA6519">
        <w:tc>
          <w:tcPr>
            <w:tcW w:w="755" w:type="pct"/>
            <w:shd w:val="clear" w:color="auto" w:fill="auto"/>
            <w:vAlign w:val="center"/>
          </w:tcPr>
          <w:p w14:paraId="16D6256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06687B6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</w:tcPr>
          <w:p w14:paraId="6871250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7A6B4E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31767AE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6" w:type="pct"/>
            <w:shd w:val="clear" w:color="auto" w:fill="auto"/>
          </w:tcPr>
          <w:p w14:paraId="2954BA5E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327E7D91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</w:t>
            </w:r>
            <w:r w:rsidRPr="008E30C0">
              <w:rPr>
                <w:sz w:val="20"/>
              </w:rPr>
              <w:lastRenderedPageBreak/>
              <w:t>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39A40037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63A8FDF8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6523F194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24B918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067B1BFC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2EF7967B" w14:textId="3BED4DD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5373DB0A" w14:textId="0AB2EB82" w:rsidR="00574878" w:rsidRDefault="00574878" w:rsidP="009D1964">
      <w:pPr>
        <w:pStyle w:val="20"/>
        <w:numPr>
          <w:ilvl w:val="0"/>
          <w:numId w:val="54"/>
        </w:numPr>
      </w:pPr>
      <w:bookmarkStart w:id="19" w:name="_Toc390789691"/>
      <w:r w:rsidRPr="00F22CFC">
        <w:lastRenderedPageBreak/>
        <w:t xml:space="preserve">Протокол вскрытия конвертов и открытия доступа к электронным документам </w:t>
      </w:r>
      <w:r>
        <w:t xml:space="preserve">первоначальных </w:t>
      </w:r>
      <w:r w:rsidRPr="00F22CFC">
        <w:t>заявок участников в ОК-</w:t>
      </w:r>
      <w:r>
        <w:t>Д</w:t>
      </w:r>
      <w:r w:rsidRPr="00F22CFC">
        <w:t xml:space="preserve"> </w:t>
      </w:r>
      <w:r>
        <w:t>(двухэтапном конкурсе)</w:t>
      </w:r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5"/>
        <w:gridCol w:w="10"/>
        <w:gridCol w:w="1521"/>
        <w:gridCol w:w="8"/>
        <w:gridCol w:w="415"/>
        <w:gridCol w:w="977"/>
        <w:gridCol w:w="2908"/>
        <w:gridCol w:w="2850"/>
      </w:tblGrid>
      <w:tr w:rsidR="00574878" w:rsidRPr="001A4780" w14:paraId="262DC17D" w14:textId="77777777" w:rsidTr="00AA6519">
        <w:trPr>
          <w:tblHeader/>
        </w:trPr>
        <w:tc>
          <w:tcPr>
            <w:tcW w:w="750" w:type="pct"/>
            <w:shd w:val="clear" w:color="auto" w:fill="D9D9D9"/>
            <w:hideMark/>
          </w:tcPr>
          <w:p w14:paraId="1EA6E4F4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gridSpan w:val="2"/>
            <w:shd w:val="clear" w:color="auto" w:fill="D9D9D9"/>
            <w:hideMark/>
          </w:tcPr>
          <w:p w14:paraId="03AA2D2D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gridSpan w:val="2"/>
            <w:shd w:val="clear" w:color="auto" w:fill="D9D9D9"/>
            <w:hideMark/>
          </w:tcPr>
          <w:p w14:paraId="3293C43B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8" w:type="pct"/>
            <w:shd w:val="clear" w:color="auto" w:fill="D9D9D9"/>
            <w:hideMark/>
          </w:tcPr>
          <w:p w14:paraId="69DBDDB4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1" w:type="pct"/>
            <w:shd w:val="clear" w:color="auto" w:fill="D9D9D9"/>
            <w:hideMark/>
          </w:tcPr>
          <w:p w14:paraId="32D52D2A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5" w:type="pct"/>
            <w:shd w:val="clear" w:color="auto" w:fill="D9D9D9"/>
            <w:hideMark/>
          </w:tcPr>
          <w:p w14:paraId="373277E1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574878" w:rsidRPr="001A4780" w14:paraId="658A3942" w14:textId="77777777" w:rsidTr="00AA6519">
        <w:tc>
          <w:tcPr>
            <w:tcW w:w="4996" w:type="pct"/>
            <w:gridSpan w:val="8"/>
            <w:shd w:val="clear" w:color="auto" w:fill="auto"/>
          </w:tcPr>
          <w:p w14:paraId="4464AE94" w14:textId="20D0D0C8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F22CFC">
              <w:rPr>
                <w:b/>
                <w:sz w:val="20"/>
              </w:rPr>
              <w:t xml:space="preserve">Протокол вскрытия конвертов и открытия доступа к электронным документам </w:t>
            </w:r>
            <w:r w:rsidRPr="00CB0018">
              <w:rPr>
                <w:b/>
                <w:sz w:val="20"/>
              </w:rPr>
              <w:t>первоначальных</w:t>
            </w:r>
            <w:r>
              <w:t xml:space="preserve"> </w:t>
            </w:r>
            <w:r w:rsidRPr="00F22CFC">
              <w:rPr>
                <w:b/>
                <w:sz w:val="20"/>
              </w:rPr>
              <w:t>заявок участников в ОК-</w:t>
            </w:r>
            <w:r>
              <w:rPr>
                <w:b/>
                <w:sz w:val="20"/>
              </w:rPr>
              <w:t>Д</w:t>
            </w:r>
          </w:p>
        </w:tc>
      </w:tr>
      <w:tr w:rsidR="00574878" w:rsidRPr="001A4780" w14:paraId="6AC110D4" w14:textId="77777777" w:rsidTr="00AA6519">
        <w:tc>
          <w:tcPr>
            <w:tcW w:w="750" w:type="pct"/>
            <w:shd w:val="clear" w:color="auto" w:fill="auto"/>
            <w:hideMark/>
          </w:tcPr>
          <w:p w14:paraId="02C37C7C" w14:textId="524311FA" w:rsidR="00574878" w:rsidRPr="00AF4AE2" w:rsidRDefault="00574878" w:rsidP="00574878">
            <w:pPr>
              <w:spacing w:before="0" w:after="0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protocolOKD</w:t>
            </w:r>
            <w:r w:rsidRPr="00F22CFC">
              <w:rPr>
                <w:b/>
                <w:sz w:val="20"/>
                <w:lang w:val="en-US"/>
              </w:rPr>
              <w:t>1</w:t>
            </w:r>
          </w:p>
        </w:tc>
        <w:tc>
          <w:tcPr>
            <w:tcW w:w="749" w:type="pct"/>
            <w:gridSpan w:val="2"/>
            <w:shd w:val="clear" w:color="auto" w:fill="auto"/>
            <w:hideMark/>
          </w:tcPr>
          <w:p w14:paraId="208B5CE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  <w:hideMark/>
          </w:tcPr>
          <w:p w14:paraId="1D785BDF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  <w:hideMark/>
          </w:tcPr>
          <w:p w14:paraId="2D6942D8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hideMark/>
          </w:tcPr>
          <w:p w14:paraId="3A36213A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5" w:type="pct"/>
            <w:shd w:val="clear" w:color="auto" w:fill="auto"/>
            <w:hideMark/>
          </w:tcPr>
          <w:p w14:paraId="49A56FD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574878" w:rsidRPr="001A4780" w14:paraId="74306E23" w14:textId="77777777" w:rsidTr="00AA6519">
        <w:tc>
          <w:tcPr>
            <w:tcW w:w="750" w:type="pct"/>
            <w:shd w:val="clear" w:color="auto" w:fill="auto"/>
          </w:tcPr>
          <w:p w14:paraId="0BAF80EA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6F15A10" w14:textId="77777777" w:rsidR="00574878" w:rsidRPr="00351BEA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418F579" w14:textId="77777777" w:rsidR="00574878" w:rsidRPr="00351BEA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C8DFEBE" w14:textId="77777777" w:rsidR="00574878" w:rsidRPr="001A478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4E72AC6B" w14:textId="77777777" w:rsidR="00574878" w:rsidRPr="001A478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5" w:type="pct"/>
            <w:shd w:val="clear" w:color="auto" w:fill="auto"/>
          </w:tcPr>
          <w:p w14:paraId="141B06C3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6BDF0FF9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6774B8F1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03E7EE90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73B7CB33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6CFB48E7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792DFC2E" w14:textId="725194BB" w:rsidR="00574878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</w:t>
            </w:r>
            <w:r w:rsidR="005C6213">
              <w:rPr>
                <w:sz w:val="20"/>
              </w:rPr>
              <w:t>,6.1,6.2</w:t>
            </w:r>
          </w:p>
        </w:tc>
      </w:tr>
      <w:tr w:rsidR="00574878" w:rsidRPr="001A4780" w14:paraId="70970AD6" w14:textId="77777777" w:rsidTr="00AA6519">
        <w:tc>
          <w:tcPr>
            <w:tcW w:w="750" w:type="pct"/>
            <w:shd w:val="clear" w:color="auto" w:fill="auto"/>
          </w:tcPr>
          <w:p w14:paraId="00FE3778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3A2A8B9" w14:textId="77777777" w:rsidR="00574878" w:rsidRPr="001176A0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22F888B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495F879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386A3674" w14:textId="2AD9995A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5" w:type="pct"/>
            <w:shd w:val="clear" w:color="auto" w:fill="auto"/>
          </w:tcPr>
          <w:p w14:paraId="5DB7D5EF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7484479" w14:textId="77777777" w:rsidTr="00AA6519">
        <w:tc>
          <w:tcPr>
            <w:tcW w:w="750" w:type="pct"/>
            <w:shd w:val="clear" w:color="auto" w:fill="auto"/>
          </w:tcPr>
          <w:p w14:paraId="6D87ABDA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8D8AAA2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B16B3A2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0F64331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1" w:type="pct"/>
            <w:shd w:val="clear" w:color="auto" w:fill="auto"/>
          </w:tcPr>
          <w:p w14:paraId="727C7382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5" w:type="pct"/>
            <w:shd w:val="clear" w:color="auto" w:fill="auto"/>
          </w:tcPr>
          <w:p w14:paraId="2B6831B9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3FB2EB0" w14:textId="77777777" w:rsidTr="00AA6519">
        <w:tc>
          <w:tcPr>
            <w:tcW w:w="750" w:type="pct"/>
            <w:shd w:val="clear" w:color="auto" w:fill="auto"/>
          </w:tcPr>
          <w:p w14:paraId="0A77ADA0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C4C9A88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1D13138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159F4B5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130D828C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5" w:type="pct"/>
            <w:shd w:val="clear" w:color="auto" w:fill="auto"/>
          </w:tcPr>
          <w:p w14:paraId="0855F095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574878" w:rsidRPr="001A4780" w14:paraId="4FEB3045" w14:textId="77777777" w:rsidTr="00AA6519">
        <w:tc>
          <w:tcPr>
            <w:tcW w:w="750" w:type="pct"/>
            <w:shd w:val="clear" w:color="auto" w:fill="auto"/>
          </w:tcPr>
          <w:p w14:paraId="363AF65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F0A6B96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DCE2180" w14:textId="77777777" w:rsidR="00574878" w:rsidRPr="00724833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7E7F456" w14:textId="77777777" w:rsidR="00574878" w:rsidRPr="008D298C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689529A2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5" w:type="pct"/>
            <w:shd w:val="clear" w:color="auto" w:fill="auto"/>
          </w:tcPr>
          <w:p w14:paraId="3D6B1401" w14:textId="77777777" w:rsidR="00574878" w:rsidRPr="00C85B91" w:rsidRDefault="00574878" w:rsidP="00574878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74878" w:rsidRPr="001A4780" w14:paraId="60458E04" w14:textId="77777777" w:rsidTr="00AA6519">
        <w:tc>
          <w:tcPr>
            <w:tcW w:w="750" w:type="pct"/>
            <w:shd w:val="clear" w:color="auto" w:fill="auto"/>
          </w:tcPr>
          <w:p w14:paraId="0CA7B2F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88976CA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C9EDAAD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5382100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7556C41B" w14:textId="77777777" w:rsidR="00574878" w:rsidRPr="00997F9C" w:rsidRDefault="00574878" w:rsidP="00574878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5" w:type="pct"/>
            <w:shd w:val="clear" w:color="auto" w:fill="auto"/>
          </w:tcPr>
          <w:p w14:paraId="1CAE281C" w14:textId="77777777" w:rsidR="00574878" w:rsidRPr="00C85B91" w:rsidRDefault="00574878" w:rsidP="00574878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74878" w:rsidRPr="001A4780" w14:paraId="3FEC34CE" w14:textId="77777777" w:rsidTr="00AA6519">
        <w:tc>
          <w:tcPr>
            <w:tcW w:w="750" w:type="pct"/>
            <w:shd w:val="clear" w:color="auto" w:fill="auto"/>
          </w:tcPr>
          <w:p w14:paraId="6766131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1F7E2FA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</w:t>
            </w:r>
            <w:r w:rsidRPr="002A7A10">
              <w:rPr>
                <w:sz w:val="20"/>
              </w:rPr>
              <w:lastRenderedPageBreak/>
              <w:t>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DCB6770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lastRenderedPageBreak/>
              <w:t>Н</w:t>
            </w:r>
          </w:p>
        </w:tc>
        <w:tc>
          <w:tcPr>
            <w:tcW w:w="478" w:type="pct"/>
            <w:shd w:val="clear" w:color="auto" w:fill="auto"/>
          </w:tcPr>
          <w:p w14:paraId="6F4C0CA0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538D4744" w14:textId="77777777" w:rsidR="00574878" w:rsidRPr="00997F9C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5" w:type="pct"/>
            <w:shd w:val="clear" w:color="auto" w:fill="auto"/>
          </w:tcPr>
          <w:p w14:paraId="6DF3E02E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 xml:space="preserve">в случае внесения </w:t>
            </w:r>
            <w:r w:rsidRPr="002A7A10">
              <w:rPr>
                <w:sz w:val="20"/>
              </w:rPr>
              <w:lastRenderedPageBreak/>
              <w:t>изменений</w:t>
            </w:r>
          </w:p>
        </w:tc>
      </w:tr>
      <w:tr w:rsidR="00574878" w:rsidRPr="001A4780" w14:paraId="666BD022" w14:textId="77777777" w:rsidTr="00AA6519">
        <w:tc>
          <w:tcPr>
            <w:tcW w:w="750" w:type="pct"/>
            <w:shd w:val="clear" w:color="auto" w:fill="auto"/>
          </w:tcPr>
          <w:p w14:paraId="63B2927C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4AA7C1B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B680894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11DD767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00DD68C2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5" w:type="pct"/>
            <w:shd w:val="clear" w:color="auto" w:fill="auto"/>
          </w:tcPr>
          <w:p w14:paraId="490881E3" w14:textId="77777777" w:rsidR="00574878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7003D0F" w14:textId="77777777" w:rsidTr="00AA6519">
        <w:tc>
          <w:tcPr>
            <w:tcW w:w="750" w:type="pct"/>
            <w:shd w:val="clear" w:color="auto" w:fill="auto"/>
          </w:tcPr>
          <w:p w14:paraId="511C988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113FCEF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6DB35C5" w14:textId="77777777" w:rsidR="00574878" w:rsidRPr="00724833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2AA6AFC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7ED703A9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5" w:type="pct"/>
            <w:shd w:val="clear" w:color="auto" w:fill="auto"/>
          </w:tcPr>
          <w:p w14:paraId="19B45A7D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29EE81C" w14:textId="77777777" w:rsidTr="00AA6519">
        <w:tc>
          <w:tcPr>
            <w:tcW w:w="750" w:type="pct"/>
            <w:shd w:val="clear" w:color="auto" w:fill="auto"/>
          </w:tcPr>
          <w:p w14:paraId="1F33458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CFE7CFF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A0E0447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6C6CFC4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341D5FFB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5" w:type="pct"/>
            <w:shd w:val="clear" w:color="auto" w:fill="auto"/>
          </w:tcPr>
          <w:p w14:paraId="65F7E87D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3864869" w14:textId="77777777" w:rsidTr="00AA6519">
        <w:tc>
          <w:tcPr>
            <w:tcW w:w="750" w:type="pct"/>
            <w:shd w:val="clear" w:color="auto" w:fill="auto"/>
          </w:tcPr>
          <w:p w14:paraId="553B7F2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68A7E58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A1DDB1F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66C1659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4BA1FEE4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5" w:type="pct"/>
            <w:shd w:val="clear" w:color="auto" w:fill="auto"/>
          </w:tcPr>
          <w:p w14:paraId="20BC5143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EDD11FA" w14:textId="77777777" w:rsidTr="00AA6519">
        <w:tc>
          <w:tcPr>
            <w:tcW w:w="750" w:type="pct"/>
            <w:shd w:val="clear" w:color="auto" w:fill="auto"/>
          </w:tcPr>
          <w:p w14:paraId="0194D28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55CDADC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644F9A6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F2A1E6F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DDE6CF4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5" w:type="pct"/>
            <w:shd w:val="clear" w:color="auto" w:fill="auto"/>
          </w:tcPr>
          <w:p w14:paraId="1906A462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34B1D70" w14:textId="77777777" w:rsidTr="00AA6519">
        <w:tc>
          <w:tcPr>
            <w:tcW w:w="750" w:type="pct"/>
            <w:shd w:val="clear" w:color="auto" w:fill="auto"/>
          </w:tcPr>
          <w:p w14:paraId="72077D8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466CE54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0627C9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231177E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05F35F0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5" w:type="pct"/>
            <w:shd w:val="clear" w:color="auto" w:fill="auto"/>
          </w:tcPr>
          <w:p w14:paraId="2FA4E0A6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19F55F4F" w14:textId="77777777" w:rsidTr="00AA6519">
        <w:tc>
          <w:tcPr>
            <w:tcW w:w="750" w:type="pct"/>
            <w:shd w:val="clear" w:color="auto" w:fill="auto"/>
          </w:tcPr>
          <w:p w14:paraId="25FA77E6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14D673F8" w14:textId="7AB01316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22BBA87" w14:textId="579F9897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29F80D1" w14:textId="42D286A8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1C1DBF7A" w14:textId="65477E48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6673BFD0" w14:textId="1E744021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3C4764DE" w14:textId="01928195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574878" w:rsidRPr="001A4780" w14:paraId="125C7610" w14:textId="77777777" w:rsidTr="00AA6519">
        <w:tc>
          <w:tcPr>
            <w:tcW w:w="750" w:type="pct"/>
            <w:shd w:val="clear" w:color="auto" w:fill="auto"/>
          </w:tcPr>
          <w:p w14:paraId="53B5496C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CCE981D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CAE6F3E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5AEE8E24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CCFD525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5" w:type="pct"/>
            <w:shd w:val="clear" w:color="auto" w:fill="auto"/>
          </w:tcPr>
          <w:p w14:paraId="1C30ACA8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42D5FC7" w14:textId="77777777" w:rsidTr="00AA6519">
        <w:tc>
          <w:tcPr>
            <w:tcW w:w="750" w:type="pct"/>
            <w:shd w:val="clear" w:color="auto" w:fill="auto"/>
          </w:tcPr>
          <w:p w14:paraId="0029ECC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36E35A9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60D6F49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C73120C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58817A0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5" w:type="pct"/>
            <w:shd w:val="clear" w:color="auto" w:fill="auto"/>
          </w:tcPr>
          <w:p w14:paraId="50FF109E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74878" w:rsidRPr="001A4780" w14:paraId="4E559389" w14:textId="77777777" w:rsidTr="00AA6519">
        <w:tc>
          <w:tcPr>
            <w:tcW w:w="750" w:type="pct"/>
            <w:shd w:val="clear" w:color="auto" w:fill="auto"/>
          </w:tcPr>
          <w:p w14:paraId="3BC0421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9B43C4D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7A4EE7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5931FA90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D664FE2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5" w:type="pct"/>
            <w:shd w:val="clear" w:color="auto" w:fill="auto"/>
          </w:tcPr>
          <w:p w14:paraId="09138EAF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75D8B8E" w14:textId="77777777" w:rsidTr="00AA6519">
        <w:tc>
          <w:tcPr>
            <w:tcW w:w="750" w:type="pct"/>
            <w:shd w:val="clear" w:color="auto" w:fill="auto"/>
          </w:tcPr>
          <w:p w14:paraId="4409BEF1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4EF0B07" w14:textId="77777777" w:rsidR="00574878" w:rsidRPr="00BB6995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186DF77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E379C7D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67B5375" w14:textId="77777777" w:rsidR="00574878" w:rsidRPr="00BB6995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5" w:type="pct"/>
            <w:shd w:val="clear" w:color="auto" w:fill="auto"/>
          </w:tcPr>
          <w:p w14:paraId="043D8680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E712852" w14:textId="77777777" w:rsidTr="00AA6519">
        <w:tc>
          <w:tcPr>
            <w:tcW w:w="750" w:type="pct"/>
            <w:shd w:val="clear" w:color="auto" w:fill="auto"/>
          </w:tcPr>
          <w:p w14:paraId="6ABFA31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4E1C29D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3F3DF84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DD2CD07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4B106BF8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5" w:type="pct"/>
            <w:shd w:val="clear" w:color="auto" w:fill="auto"/>
          </w:tcPr>
          <w:p w14:paraId="500AEE9F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3104433" w14:textId="77777777" w:rsidTr="00AA6519">
        <w:tc>
          <w:tcPr>
            <w:tcW w:w="750" w:type="pct"/>
            <w:shd w:val="clear" w:color="auto" w:fill="auto"/>
          </w:tcPr>
          <w:p w14:paraId="6624B478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92C41E7" w14:textId="77777777" w:rsidR="00574878" w:rsidRPr="00575F5E" w:rsidRDefault="00574878" w:rsidP="00574878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1E8FA62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1DA55AD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01579AF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</w:t>
            </w:r>
            <w:r>
              <w:rPr>
                <w:sz w:val="20"/>
              </w:rPr>
              <w:t>ы</w:t>
            </w:r>
            <w:r w:rsidRPr="00D43778">
              <w:rPr>
                <w:sz w:val="20"/>
              </w:rPr>
              <w:t xml:space="preserve"> протокола</w:t>
            </w:r>
          </w:p>
        </w:tc>
        <w:tc>
          <w:tcPr>
            <w:tcW w:w="1395" w:type="pct"/>
            <w:shd w:val="clear" w:color="auto" w:fill="auto"/>
          </w:tcPr>
          <w:p w14:paraId="42E9EC05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D3A7E" w:rsidRPr="005D3A7E" w14:paraId="6EBC5E02" w14:textId="77777777" w:rsidTr="00AA6519">
        <w:tc>
          <w:tcPr>
            <w:tcW w:w="750" w:type="pct"/>
            <w:shd w:val="clear" w:color="auto" w:fill="auto"/>
          </w:tcPr>
          <w:p w14:paraId="67B39612" w14:textId="77777777" w:rsidR="005D3A7E" w:rsidRPr="00724833" w:rsidRDefault="005D3A7E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F91116B" w14:textId="45A21A0E" w:rsidR="005D3A7E" w:rsidRPr="00D43778" w:rsidRDefault="005D3A7E" w:rsidP="00574878">
            <w:pPr>
              <w:spacing w:before="0" w:after="0"/>
              <w:rPr>
                <w:sz w:val="20"/>
              </w:rPr>
            </w:pPr>
            <w:r w:rsidRPr="005D3A7E">
              <w:rPr>
                <w:sz w:val="20"/>
              </w:rPr>
              <w:t>isPrequalification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B5630C1" w14:textId="03426CDC" w:rsidR="005D3A7E" w:rsidRPr="005D3A7E" w:rsidRDefault="005D3A7E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49931C2" w14:textId="2656E7B4" w:rsidR="005D3A7E" w:rsidRDefault="005D3A7E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2416AA8F" w14:textId="23C7DEDA" w:rsidR="005D3A7E" w:rsidRPr="005D3A7E" w:rsidRDefault="005D3A7E" w:rsidP="00574878">
            <w:pPr>
              <w:spacing w:before="0" w:after="0"/>
              <w:rPr>
                <w:sz w:val="20"/>
              </w:rPr>
            </w:pPr>
            <w:r w:rsidRPr="005D3A7E">
              <w:rPr>
                <w:sz w:val="20"/>
              </w:rPr>
              <w:t>Предквалифиционный отбор (для печатной формы)</w:t>
            </w:r>
          </w:p>
        </w:tc>
        <w:tc>
          <w:tcPr>
            <w:tcW w:w="1395" w:type="pct"/>
            <w:shd w:val="clear" w:color="auto" w:fill="auto"/>
          </w:tcPr>
          <w:p w14:paraId="1499E394" w14:textId="4076BD3E" w:rsidR="005D3A7E" w:rsidRPr="005D3A7E" w:rsidRDefault="005D3A7E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74878" w:rsidRPr="001A4780" w14:paraId="3F267542" w14:textId="77777777" w:rsidTr="00AA6519">
        <w:tc>
          <w:tcPr>
            <w:tcW w:w="4996" w:type="pct"/>
            <w:gridSpan w:val="8"/>
            <w:shd w:val="clear" w:color="auto" w:fill="auto"/>
          </w:tcPr>
          <w:p w14:paraId="42151DD6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574878" w:rsidRPr="001A4780" w14:paraId="311ECCF0" w14:textId="77777777" w:rsidTr="00AA6519">
        <w:tc>
          <w:tcPr>
            <w:tcW w:w="750" w:type="pct"/>
            <w:shd w:val="clear" w:color="auto" w:fill="auto"/>
          </w:tcPr>
          <w:p w14:paraId="416D28A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3BCCFE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D7FBC56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86901AA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F71A91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36713C30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1F387D7" w14:textId="77777777" w:rsidTr="00AA6519">
        <w:tc>
          <w:tcPr>
            <w:tcW w:w="750" w:type="pct"/>
            <w:shd w:val="clear" w:color="auto" w:fill="auto"/>
          </w:tcPr>
          <w:p w14:paraId="05A8E251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AFEE9B6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058AC01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4CB87BE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4F2354A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5" w:type="pct"/>
            <w:shd w:val="clear" w:color="auto" w:fill="auto"/>
          </w:tcPr>
          <w:p w14:paraId="197328DE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3286605" w14:textId="77777777" w:rsidTr="00AA6519">
        <w:tc>
          <w:tcPr>
            <w:tcW w:w="750" w:type="pct"/>
            <w:shd w:val="clear" w:color="auto" w:fill="auto"/>
          </w:tcPr>
          <w:p w14:paraId="26AF2FFA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9D060D0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A1EE0FB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DA9D9B8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8124E33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5" w:type="pct"/>
            <w:shd w:val="clear" w:color="auto" w:fill="auto"/>
          </w:tcPr>
          <w:p w14:paraId="414EB2A6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A11F8CD" w14:textId="77777777" w:rsidTr="00AA6519">
        <w:tc>
          <w:tcPr>
            <w:tcW w:w="750" w:type="pct"/>
            <w:shd w:val="clear" w:color="auto" w:fill="auto"/>
          </w:tcPr>
          <w:p w14:paraId="3FDE8DE1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7F5D631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D270466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CE0746E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39DF5C5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5" w:type="pct"/>
            <w:shd w:val="clear" w:color="auto" w:fill="auto"/>
          </w:tcPr>
          <w:p w14:paraId="48E6D1F8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1FCEF24" w14:textId="77777777" w:rsidTr="00AA6519">
        <w:tc>
          <w:tcPr>
            <w:tcW w:w="750" w:type="pct"/>
            <w:shd w:val="clear" w:color="auto" w:fill="auto"/>
          </w:tcPr>
          <w:p w14:paraId="7E82A4EA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4FD9A0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0B8D8F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64280A4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104DD751" w14:textId="77777777" w:rsidR="00574878" w:rsidRPr="00D43778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5" w:type="pct"/>
            <w:shd w:val="clear" w:color="auto" w:fill="auto"/>
          </w:tcPr>
          <w:p w14:paraId="1549F9B2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2010234" w14:textId="77777777" w:rsidTr="00AA6519">
        <w:tc>
          <w:tcPr>
            <w:tcW w:w="4996" w:type="pct"/>
            <w:gridSpan w:val="8"/>
            <w:shd w:val="clear" w:color="auto" w:fill="auto"/>
          </w:tcPr>
          <w:p w14:paraId="6F6F0ADF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574878" w:rsidRPr="001A4780" w14:paraId="7799F038" w14:textId="77777777" w:rsidTr="00AA6519">
        <w:tc>
          <w:tcPr>
            <w:tcW w:w="750" w:type="pct"/>
            <w:shd w:val="clear" w:color="auto" w:fill="auto"/>
          </w:tcPr>
          <w:p w14:paraId="4BBE3BAA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C03BA21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60867DF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B858E5B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2DB329AD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4D52ABE9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92BEF82" w14:textId="77777777" w:rsidTr="00AA6519">
        <w:tc>
          <w:tcPr>
            <w:tcW w:w="750" w:type="pct"/>
            <w:shd w:val="clear" w:color="auto" w:fill="auto"/>
          </w:tcPr>
          <w:p w14:paraId="67A187B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AE106A6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5C8CF7E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3CCEFA9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8130CE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5" w:type="pct"/>
            <w:shd w:val="clear" w:color="auto" w:fill="auto"/>
          </w:tcPr>
          <w:p w14:paraId="1DE2999D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5F370E51" w14:textId="77777777" w:rsidTr="00AA6519">
        <w:tc>
          <w:tcPr>
            <w:tcW w:w="750" w:type="pct"/>
            <w:shd w:val="clear" w:color="auto" w:fill="auto"/>
          </w:tcPr>
          <w:p w14:paraId="45900F0A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29DD10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B6967BE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5BDA835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67EADE54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38603DFE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F7C3A7E" w14:textId="77777777" w:rsidTr="00AA6519">
        <w:tc>
          <w:tcPr>
            <w:tcW w:w="750" w:type="pct"/>
            <w:shd w:val="clear" w:color="auto" w:fill="auto"/>
          </w:tcPr>
          <w:p w14:paraId="5E2D197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3377EA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3023632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6E5BCC4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36874FD7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5" w:type="pct"/>
            <w:shd w:val="clear" w:color="auto" w:fill="auto"/>
          </w:tcPr>
          <w:p w14:paraId="000EB682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1A350B4" w14:textId="77777777" w:rsidTr="00AA6519">
        <w:tc>
          <w:tcPr>
            <w:tcW w:w="750" w:type="pct"/>
            <w:shd w:val="clear" w:color="auto" w:fill="auto"/>
          </w:tcPr>
          <w:p w14:paraId="6BDCE67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4833469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87E624F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38E3315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314AAA49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5" w:type="pct"/>
            <w:shd w:val="clear" w:color="auto" w:fill="auto"/>
          </w:tcPr>
          <w:p w14:paraId="18737D87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545EE50" w14:textId="77777777" w:rsidTr="00AA6519">
        <w:tc>
          <w:tcPr>
            <w:tcW w:w="750" w:type="pct"/>
            <w:shd w:val="clear" w:color="auto" w:fill="auto"/>
          </w:tcPr>
          <w:p w14:paraId="115BC6C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8E4D141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D3C56BF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ED8B6B4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7AE5DEA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5" w:type="pct"/>
            <w:shd w:val="clear" w:color="auto" w:fill="auto"/>
          </w:tcPr>
          <w:p w14:paraId="5F9B562D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77B1095" w14:textId="77777777" w:rsidTr="00AA6519">
        <w:tc>
          <w:tcPr>
            <w:tcW w:w="750" w:type="pct"/>
            <w:shd w:val="clear" w:color="auto" w:fill="auto"/>
          </w:tcPr>
          <w:p w14:paraId="46D4577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B2C595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F6CCBD4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BD460B4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3D8EA751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5" w:type="pct"/>
            <w:shd w:val="clear" w:color="auto" w:fill="auto"/>
          </w:tcPr>
          <w:p w14:paraId="24B5A4AC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47BE0E4" w14:textId="77777777" w:rsidTr="00AA6519">
        <w:tc>
          <w:tcPr>
            <w:tcW w:w="750" w:type="pct"/>
            <w:shd w:val="clear" w:color="auto" w:fill="auto"/>
          </w:tcPr>
          <w:p w14:paraId="7738038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AEB9B3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BADA880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0262073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1B7AF78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5" w:type="pct"/>
            <w:shd w:val="clear" w:color="auto" w:fill="auto"/>
          </w:tcPr>
          <w:p w14:paraId="5ED38AAC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49D2A70" w14:textId="77777777" w:rsidTr="00AA6519">
        <w:tc>
          <w:tcPr>
            <w:tcW w:w="4996" w:type="pct"/>
            <w:gridSpan w:val="8"/>
            <w:shd w:val="clear" w:color="auto" w:fill="auto"/>
          </w:tcPr>
          <w:p w14:paraId="4F6F870F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574878" w:rsidRPr="001A4780" w14:paraId="430C612C" w14:textId="77777777" w:rsidTr="00AA6519">
        <w:tc>
          <w:tcPr>
            <w:tcW w:w="750" w:type="pct"/>
            <w:shd w:val="clear" w:color="auto" w:fill="auto"/>
          </w:tcPr>
          <w:p w14:paraId="1C71B1F4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0C4980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10871AD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BFDB15E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E8A53D8" w14:textId="77777777" w:rsidR="005748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0BBF4024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7E78B2D" w14:textId="77777777" w:rsidTr="00AA6519">
        <w:tc>
          <w:tcPr>
            <w:tcW w:w="750" w:type="pct"/>
            <w:shd w:val="clear" w:color="auto" w:fill="auto"/>
          </w:tcPr>
          <w:p w14:paraId="4CF8A26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97A7BCA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AEBEDB0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80A7C22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454926A7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5" w:type="pct"/>
            <w:shd w:val="clear" w:color="auto" w:fill="auto"/>
          </w:tcPr>
          <w:p w14:paraId="225CA9B7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F8AC120" w14:textId="77777777" w:rsidTr="00AA6519">
        <w:tc>
          <w:tcPr>
            <w:tcW w:w="750" w:type="pct"/>
            <w:shd w:val="clear" w:color="auto" w:fill="auto"/>
          </w:tcPr>
          <w:p w14:paraId="68D311F1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464272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13F3D38" w14:textId="77777777" w:rsidR="00574878" w:rsidRPr="00655FB3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21C4158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5103A90E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5" w:type="pct"/>
            <w:shd w:val="clear" w:color="auto" w:fill="auto"/>
          </w:tcPr>
          <w:p w14:paraId="147960FF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71F0FE7" w14:textId="77777777" w:rsidTr="00AA6519">
        <w:tc>
          <w:tcPr>
            <w:tcW w:w="750" w:type="pct"/>
            <w:shd w:val="clear" w:color="auto" w:fill="auto"/>
          </w:tcPr>
          <w:p w14:paraId="591F9BBA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CA603C4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7EB3DD5" w14:textId="77777777" w:rsidR="00574878" w:rsidRPr="00655FB3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6B00719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7A0D0127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5" w:type="pct"/>
            <w:shd w:val="clear" w:color="auto" w:fill="auto"/>
          </w:tcPr>
          <w:p w14:paraId="5FF22269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254573" w14:paraId="1E7C3B28" w14:textId="77777777" w:rsidTr="00AA6519">
        <w:tc>
          <w:tcPr>
            <w:tcW w:w="4996" w:type="pct"/>
            <w:gridSpan w:val="8"/>
            <w:shd w:val="clear" w:color="auto" w:fill="auto"/>
          </w:tcPr>
          <w:p w14:paraId="2DB1F121" w14:textId="77777777" w:rsidR="00574878" w:rsidRPr="0025457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574878" w:rsidRPr="001A4780" w14:paraId="7B4D653F" w14:textId="77777777" w:rsidTr="00AA6519">
        <w:tc>
          <w:tcPr>
            <w:tcW w:w="750" w:type="pct"/>
            <w:shd w:val="clear" w:color="auto" w:fill="auto"/>
            <w:vAlign w:val="center"/>
          </w:tcPr>
          <w:p w14:paraId="1EF641E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684B029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0B08773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2F48F9A8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1D9E625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602EB7C8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</w:tr>
      <w:tr w:rsidR="00574878" w:rsidRPr="001A4780" w14:paraId="23811D5B" w14:textId="77777777" w:rsidTr="00AA6519">
        <w:tc>
          <w:tcPr>
            <w:tcW w:w="750" w:type="pct"/>
            <w:shd w:val="clear" w:color="auto" w:fill="auto"/>
            <w:vAlign w:val="center"/>
          </w:tcPr>
          <w:p w14:paraId="633209CF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1AF4802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C6A273B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F6FC63E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5E15211F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 xml:space="preserve">Ссылка для скачивания </w:t>
            </w:r>
            <w:r w:rsidRPr="00E45768">
              <w:rPr>
                <w:sz w:val="20"/>
              </w:rPr>
              <w:lastRenderedPageBreak/>
              <w:t>документа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6BA491FA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E32DDBD" w14:textId="77777777" w:rsidTr="00AA6519">
        <w:tc>
          <w:tcPr>
            <w:tcW w:w="750" w:type="pct"/>
            <w:shd w:val="clear" w:color="auto" w:fill="auto"/>
            <w:vAlign w:val="center"/>
          </w:tcPr>
          <w:p w14:paraId="2B4FF75D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5D17351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F41BDAC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581641C1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8E573E2" w14:textId="756C219B" w:rsidR="00574878" w:rsidRPr="00E45768" w:rsidRDefault="002D1F44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74878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459B9F16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74878" w:rsidRPr="00254573" w14:paraId="20E8654C" w14:textId="77777777" w:rsidTr="00AA6519">
        <w:tc>
          <w:tcPr>
            <w:tcW w:w="4996" w:type="pct"/>
            <w:gridSpan w:val="8"/>
            <w:shd w:val="clear" w:color="auto" w:fill="auto"/>
          </w:tcPr>
          <w:p w14:paraId="00719832" w14:textId="50522B12" w:rsidR="00574878" w:rsidRPr="00254573" w:rsidRDefault="002D1F44" w:rsidP="00574878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74878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574878" w:rsidRPr="001A4780" w14:paraId="05048C90" w14:textId="77777777" w:rsidTr="00AA6519">
        <w:tc>
          <w:tcPr>
            <w:tcW w:w="750" w:type="pct"/>
            <w:shd w:val="clear" w:color="auto" w:fill="auto"/>
            <w:vAlign w:val="center"/>
          </w:tcPr>
          <w:p w14:paraId="0E82D1C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4BB5A07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1DA7C32" w14:textId="77777777" w:rsidR="00574878" w:rsidRPr="006C6D44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05DB3C72" w14:textId="77777777" w:rsidR="00574878" w:rsidRPr="006C6D44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46AA905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186F686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</w:tr>
      <w:tr w:rsidR="00574878" w:rsidRPr="001A4780" w14:paraId="413CAF01" w14:textId="77777777" w:rsidTr="00AA6519">
        <w:tc>
          <w:tcPr>
            <w:tcW w:w="750" w:type="pct"/>
            <w:shd w:val="clear" w:color="auto" w:fill="auto"/>
            <w:vAlign w:val="center"/>
          </w:tcPr>
          <w:p w14:paraId="1A9127B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DAC4754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5394ACA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1F70916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5D248BCC" w14:textId="7B4B43CD" w:rsidR="00574878" w:rsidRPr="003804BF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5" w:type="pct"/>
            <w:shd w:val="clear" w:color="auto" w:fill="auto"/>
          </w:tcPr>
          <w:p w14:paraId="5E140625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574878" w:rsidRPr="001B3D35" w14:paraId="739D63F3" w14:textId="77777777" w:rsidTr="00AA6519">
        <w:tc>
          <w:tcPr>
            <w:tcW w:w="4996" w:type="pct"/>
            <w:gridSpan w:val="8"/>
            <w:shd w:val="clear" w:color="auto" w:fill="auto"/>
          </w:tcPr>
          <w:p w14:paraId="501292FA" w14:textId="77777777" w:rsidR="00574878" w:rsidRPr="00655FB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574878" w:rsidRPr="001A4780" w14:paraId="2C8B5E1B" w14:textId="77777777" w:rsidTr="00AA6519">
        <w:tc>
          <w:tcPr>
            <w:tcW w:w="750" w:type="pct"/>
            <w:shd w:val="clear" w:color="auto" w:fill="auto"/>
            <w:vAlign w:val="center"/>
          </w:tcPr>
          <w:p w14:paraId="7810470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381CB02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555E21E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0AD0834D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7C49D1BF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3700961B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584CAC0" w14:textId="77777777" w:rsidTr="00AA6519">
        <w:tc>
          <w:tcPr>
            <w:tcW w:w="750" w:type="pct"/>
            <w:shd w:val="clear" w:color="auto" w:fill="auto"/>
            <w:vAlign w:val="center"/>
          </w:tcPr>
          <w:p w14:paraId="79A5F28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E56BC4C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082AEEA" w14:textId="77777777" w:rsidR="00574878" w:rsidRPr="00B0747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07D11DE" w14:textId="77777777" w:rsidR="00574878" w:rsidRPr="00B07477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923105E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5" w:type="pct"/>
            <w:shd w:val="clear" w:color="auto" w:fill="auto"/>
          </w:tcPr>
          <w:p w14:paraId="3137D21F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BEF0139" w14:textId="77777777" w:rsidTr="00AA6519">
        <w:tc>
          <w:tcPr>
            <w:tcW w:w="750" w:type="pct"/>
            <w:shd w:val="clear" w:color="auto" w:fill="auto"/>
            <w:vAlign w:val="center"/>
          </w:tcPr>
          <w:p w14:paraId="1262F94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A01BDE1" w14:textId="77777777" w:rsidR="00574878" w:rsidRPr="00B0747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FDE5D92" w14:textId="77777777" w:rsidR="00574878" w:rsidRPr="002B372D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0B8750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F6EFA04" w14:textId="77777777" w:rsidR="00574878" w:rsidRPr="00B0747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5" w:type="pct"/>
            <w:shd w:val="clear" w:color="auto" w:fill="auto"/>
          </w:tcPr>
          <w:p w14:paraId="584A781E" w14:textId="43B09D67" w:rsidR="00574878" w:rsidRPr="00655FB3" w:rsidRDefault="00CC3755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574878" w:rsidRPr="001A4780" w14:paraId="5EB11A36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5B0EB7E1" w14:textId="77777777" w:rsidR="00574878" w:rsidRPr="009968C5" w:rsidRDefault="00574878" w:rsidP="00574878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574878" w:rsidRPr="001A4780" w14:paraId="1C7CD18E" w14:textId="77777777" w:rsidTr="00AA6519">
        <w:tc>
          <w:tcPr>
            <w:tcW w:w="750" w:type="pct"/>
            <w:shd w:val="clear" w:color="auto" w:fill="auto"/>
          </w:tcPr>
          <w:p w14:paraId="4B4783E6" w14:textId="77777777" w:rsidR="00574878" w:rsidRPr="009968C5" w:rsidRDefault="00574878" w:rsidP="00574878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19BF92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7B31F6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DC83CB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5CCDAF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3EFA1EC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A808B96" w14:textId="77777777" w:rsidTr="00AA6519">
        <w:tc>
          <w:tcPr>
            <w:tcW w:w="750" w:type="pct"/>
            <w:shd w:val="clear" w:color="auto" w:fill="auto"/>
            <w:vAlign w:val="center"/>
          </w:tcPr>
          <w:p w14:paraId="7B7FECB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5A8B77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49336A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EA4B08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0F163C8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5" w:type="pct"/>
            <w:shd w:val="clear" w:color="auto" w:fill="auto"/>
          </w:tcPr>
          <w:p w14:paraId="631C29E8" w14:textId="77777777" w:rsidR="00574878" w:rsidRDefault="00574878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38757F73" w14:textId="77777777" w:rsidTr="00AA6519">
        <w:tc>
          <w:tcPr>
            <w:tcW w:w="755" w:type="pct"/>
            <w:gridSpan w:val="2"/>
            <w:shd w:val="clear" w:color="auto" w:fill="auto"/>
            <w:vAlign w:val="center"/>
          </w:tcPr>
          <w:p w14:paraId="56C93C87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123D93E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shd w:val="clear" w:color="auto" w:fill="auto"/>
          </w:tcPr>
          <w:p w14:paraId="5751DCF7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A96C778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056F46CD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5" w:type="pct"/>
            <w:shd w:val="clear" w:color="auto" w:fill="auto"/>
          </w:tcPr>
          <w:p w14:paraId="18FBD1DC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0FAE9EEB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3913677A" w14:textId="77777777" w:rsidR="00AA6519" w:rsidRDefault="00AA6519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574878" w:rsidRPr="001A4780" w14:paraId="475FB421" w14:textId="77777777" w:rsidTr="00AA6519">
        <w:tc>
          <w:tcPr>
            <w:tcW w:w="750" w:type="pct"/>
            <w:shd w:val="clear" w:color="auto" w:fill="auto"/>
            <w:vAlign w:val="center"/>
          </w:tcPr>
          <w:p w14:paraId="4077DF5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1BF20D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C5C6A1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05FE4B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9D5A52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5" w:type="pct"/>
            <w:shd w:val="clear" w:color="auto" w:fill="auto"/>
          </w:tcPr>
          <w:p w14:paraId="042CD7C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61D78CF8" w14:textId="77777777" w:rsidTr="00AA6519">
        <w:tc>
          <w:tcPr>
            <w:tcW w:w="750" w:type="pct"/>
            <w:shd w:val="clear" w:color="auto" w:fill="auto"/>
            <w:vAlign w:val="center"/>
          </w:tcPr>
          <w:p w14:paraId="3D8E3BF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49F54BD" w14:textId="77777777" w:rsidR="00574878" w:rsidRPr="001A4780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F82A09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1588B98" w14:textId="77777777" w:rsidR="00574878" w:rsidRPr="001A4780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0CEFF08F" w14:textId="77777777" w:rsidR="00574878" w:rsidRPr="001A4780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5" w:type="pct"/>
            <w:shd w:val="clear" w:color="auto" w:fill="auto"/>
          </w:tcPr>
          <w:p w14:paraId="6BEC431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2083EC0" w14:textId="77777777" w:rsidTr="00AA6519">
        <w:tc>
          <w:tcPr>
            <w:tcW w:w="750" w:type="pct"/>
            <w:shd w:val="clear" w:color="auto" w:fill="auto"/>
            <w:vAlign w:val="center"/>
          </w:tcPr>
          <w:p w14:paraId="2547F36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45203D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96B5E1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705C7F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13D605C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5" w:type="pct"/>
            <w:shd w:val="clear" w:color="auto" w:fill="auto"/>
          </w:tcPr>
          <w:p w14:paraId="14A7BCF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574878" w:rsidRPr="001A4780" w14:paraId="0C800CAA" w14:textId="77777777" w:rsidTr="00AA6519">
        <w:tc>
          <w:tcPr>
            <w:tcW w:w="750" w:type="pct"/>
            <w:shd w:val="clear" w:color="auto" w:fill="auto"/>
            <w:vAlign w:val="center"/>
          </w:tcPr>
          <w:p w14:paraId="115BED05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EA0A52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3ED56F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32EDEC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1" w:type="pct"/>
            <w:shd w:val="clear" w:color="auto" w:fill="auto"/>
          </w:tcPr>
          <w:p w14:paraId="382490D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5" w:type="pct"/>
            <w:shd w:val="clear" w:color="auto" w:fill="auto"/>
          </w:tcPr>
          <w:p w14:paraId="6DD481A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574878" w:rsidRPr="001A4780" w14:paraId="4E14A4AC" w14:textId="77777777" w:rsidTr="00AA6519">
        <w:tc>
          <w:tcPr>
            <w:tcW w:w="750" w:type="pct"/>
            <w:shd w:val="clear" w:color="auto" w:fill="auto"/>
            <w:vAlign w:val="center"/>
          </w:tcPr>
          <w:p w14:paraId="2772936D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18E82E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33FDA1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39F656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5502C6B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5" w:type="pct"/>
            <w:shd w:val="clear" w:color="auto" w:fill="auto"/>
          </w:tcPr>
          <w:p w14:paraId="668F1DB8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1B740C9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574878" w:rsidRPr="001A4780" w14:paraId="151C9CAE" w14:textId="77777777" w:rsidTr="00AA6519">
        <w:tc>
          <w:tcPr>
            <w:tcW w:w="750" w:type="pct"/>
            <w:shd w:val="clear" w:color="auto" w:fill="auto"/>
            <w:vAlign w:val="center"/>
          </w:tcPr>
          <w:p w14:paraId="08FE38D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BD69E1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37ABA7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650E56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487CE59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5" w:type="pct"/>
            <w:shd w:val="clear" w:color="auto" w:fill="auto"/>
          </w:tcPr>
          <w:p w14:paraId="7A81083A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43259D9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574878" w:rsidRPr="001A4780" w14:paraId="4FEA7F9E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05B3705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574878" w:rsidRPr="001A4780" w14:paraId="2F3B68C0" w14:textId="77777777" w:rsidTr="00AA6519">
        <w:tc>
          <w:tcPr>
            <w:tcW w:w="750" w:type="pct"/>
            <w:shd w:val="clear" w:color="auto" w:fill="auto"/>
            <w:vAlign w:val="center"/>
          </w:tcPr>
          <w:p w14:paraId="722EB67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051A42C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B7FAC0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4BF727B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63BB608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2673456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9A06F4C" w14:textId="77777777" w:rsidTr="00AA6519">
        <w:tc>
          <w:tcPr>
            <w:tcW w:w="750" w:type="pct"/>
            <w:shd w:val="clear" w:color="auto" w:fill="auto"/>
            <w:vAlign w:val="center"/>
          </w:tcPr>
          <w:p w14:paraId="152E54C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2D775DF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75D8AE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AA596A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D91785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50C32648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4F92E717" w14:textId="77777777" w:rsidTr="00AA6519">
        <w:tc>
          <w:tcPr>
            <w:tcW w:w="750" w:type="pct"/>
            <w:shd w:val="clear" w:color="auto" w:fill="auto"/>
            <w:vAlign w:val="center"/>
          </w:tcPr>
          <w:p w14:paraId="4ADA99F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3F516D0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31D0664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22F0AF9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068D597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77AD549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C51191A" w14:textId="77777777" w:rsidTr="00AA6519">
        <w:tc>
          <w:tcPr>
            <w:tcW w:w="750" w:type="pct"/>
            <w:shd w:val="clear" w:color="auto" w:fill="auto"/>
            <w:vAlign w:val="center"/>
          </w:tcPr>
          <w:p w14:paraId="51B84D1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671A51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0D6953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326DAC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4A42444" w14:textId="0AFEFE3E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1810170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8FC7E10" w14:textId="77777777" w:rsidTr="00AA6519">
        <w:tc>
          <w:tcPr>
            <w:tcW w:w="750" w:type="pct"/>
            <w:shd w:val="clear" w:color="auto" w:fill="auto"/>
            <w:vAlign w:val="center"/>
          </w:tcPr>
          <w:p w14:paraId="0E3CC9F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D1C180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9D30A4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03E2D0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2C52E46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03100780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FDE82A8" w14:textId="77777777" w:rsidTr="00AA6519">
        <w:tc>
          <w:tcPr>
            <w:tcW w:w="750" w:type="pct"/>
            <w:shd w:val="clear" w:color="auto" w:fill="auto"/>
            <w:vAlign w:val="center"/>
          </w:tcPr>
          <w:p w14:paraId="297CE70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7B7153D" w14:textId="77777777" w:rsidR="00574878" w:rsidRPr="00E8791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5B69304" w14:textId="77777777" w:rsidR="00574878" w:rsidRPr="00E8791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832A95D" w14:textId="77777777" w:rsidR="00574878" w:rsidRPr="00E8791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5A98355E" w14:textId="77777777" w:rsidR="00574878" w:rsidRPr="00E8791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1C44362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A41FB96" w14:textId="77777777" w:rsidTr="00AA6519">
        <w:tc>
          <w:tcPr>
            <w:tcW w:w="750" w:type="pct"/>
            <w:shd w:val="clear" w:color="auto" w:fill="auto"/>
            <w:vAlign w:val="center"/>
          </w:tcPr>
          <w:p w14:paraId="164756F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9E0768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33024B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8FD23C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12522B9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755FE0DA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65A52E8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505D950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 xml:space="preserve">Допустимо </w:t>
            </w:r>
            <w:r>
              <w:rPr>
                <w:sz w:val="20"/>
              </w:rPr>
              <w:lastRenderedPageBreak/>
              <w:t>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12A871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lastRenderedPageBreak/>
              <w:t>url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78DE9A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A4A8E0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0936956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Ссылка для скачивания </w:t>
            </w:r>
            <w:r w:rsidRPr="00E87917">
              <w:rPr>
                <w:sz w:val="20"/>
              </w:rPr>
              <w:lastRenderedPageBreak/>
              <w:t>документа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0E0D7BF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BBEC2D6" w14:textId="77777777" w:rsidTr="00AA6519">
        <w:tc>
          <w:tcPr>
            <w:tcW w:w="750" w:type="pct"/>
            <w:vMerge/>
            <w:shd w:val="clear" w:color="auto" w:fill="auto"/>
            <w:vAlign w:val="center"/>
          </w:tcPr>
          <w:p w14:paraId="422B586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3EA9A1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A26532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B51B1A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28181D85" w14:textId="1CEF34DD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40313B5A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6D7576A" w14:textId="77777777" w:rsidTr="00AA6519">
        <w:tc>
          <w:tcPr>
            <w:tcW w:w="750" w:type="pct"/>
            <w:vMerge/>
            <w:shd w:val="clear" w:color="auto" w:fill="auto"/>
            <w:vAlign w:val="center"/>
          </w:tcPr>
          <w:p w14:paraId="20456F1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2C3E66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069D7F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78F694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3C6083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5" w:type="pct"/>
            <w:shd w:val="clear" w:color="auto" w:fill="auto"/>
          </w:tcPr>
          <w:p w14:paraId="7F359D0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574878" w:rsidRPr="001A4780" w14:paraId="6E94BDF4" w14:textId="77777777" w:rsidTr="00AA6519">
        <w:tc>
          <w:tcPr>
            <w:tcW w:w="750" w:type="pct"/>
            <w:shd w:val="clear" w:color="auto" w:fill="auto"/>
            <w:vAlign w:val="center"/>
          </w:tcPr>
          <w:p w14:paraId="4E4146DD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9485F7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882D6C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E778BB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0B38582F" w14:textId="11750FC1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74878">
              <w:rPr>
                <w:sz w:val="20"/>
              </w:rPr>
              <w:t xml:space="preserve"> документа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0B9BAEF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BF14FDF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5B48339F" w14:textId="52EA1164" w:rsidR="00574878" w:rsidRDefault="002D1F44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74878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574878" w:rsidRPr="001A4780" w14:paraId="2BDFBB6B" w14:textId="77777777" w:rsidTr="00AA6519">
        <w:tc>
          <w:tcPr>
            <w:tcW w:w="750" w:type="pct"/>
            <w:shd w:val="clear" w:color="auto" w:fill="auto"/>
            <w:vAlign w:val="center"/>
          </w:tcPr>
          <w:p w14:paraId="73921A8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47111BF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66B9C7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195F509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78A44B6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51EDD3B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37AE090" w14:textId="77777777" w:rsidTr="00AA6519">
        <w:tc>
          <w:tcPr>
            <w:tcW w:w="750" w:type="pct"/>
            <w:shd w:val="clear" w:color="auto" w:fill="auto"/>
            <w:vAlign w:val="center"/>
          </w:tcPr>
          <w:p w14:paraId="4125CA98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61D9F11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102472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F70C0E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3A4D23B" w14:textId="78A9FE98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5521F9D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317EA4A9" w14:textId="77777777" w:rsidTr="00AA6519">
        <w:tc>
          <w:tcPr>
            <w:tcW w:w="750" w:type="pct"/>
            <w:shd w:val="clear" w:color="auto" w:fill="auto"/>
            <w:vAlign w:val="center"/>
          </w:tcPr>
          <w:p w14:paraId="6C05A8E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302DE01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AFBA0E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5258E57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3767990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1C66DED0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F363AC6" w14:textId="77777777" w:rsidTr="00AA6519">
        <w:tc>
          <w:tcPr>
            <w:tcW w:w="750" w:type="pct"/>
            <w:shd w:val="clear" w:color="auto" w:fill="auto"/>
            <w:vAlign w:val="center"/>
          </w:tcPr>
          <w:p w14:paraId="627FABB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6EBF19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349FDA5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388F79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88EC1C7" w14:textId="5B3DA6F1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5" w:type="pct"/>
            <w:shd w:val="clear" w:color="auto" w:fill="auto"/>
          </w:tcPr>
          <w:p w14:paraId="47ACE76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574878" w:rsidRPr="001A4780" w14:paraId="4D244B2E" w14:textId="77777777" w:rsidTr="00AA6519">
        <w:tc>
          <w:tcPr>
            <w:tcW w:w="4996" w:type="pct"/>
            <w:gridSpan w:val="8"/>
            <w:shd w:val="clear" w:color="auto" w:fill="auto"/>
          </w:tcPr>
          <w:p w14:paraId="6E79AE6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574878" w:rsidRPr="001A4780" w14:paraId="5CA58643" w14:textId="77777777" w:rsidTr="00AA6519">
        <w:tc>
          <w:tcPr>
            <w:tcW w:w="750" w:type="pct"/>
            <w:shd w:val="clear" w:color="auto" w:fill="auto"/>
          </w:tcPr>
          <w:p w14:paraId="0465128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484B7A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2878AF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04EB102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48D6992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shd w:val="clear" w:color="auto" w:fill="auto"/>
          </w:tcPr>
          <w:p w14:paraId="6BBD6A5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60B64A3B" w14:textId="77777777" w:rsidTr="00AA6519">
        <w:tc>
          <w:tcPr>
            <w:tcW w:w="750" w:type="pct"/>
            <w:shd w:val="clear" w:color="auto" w:fill="auto"/>
          </w:tcPr>
          <w:p w14:paraId="551C9F8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620695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476E98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0E9CA9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640DE7E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5" w:type="pct"/>
            <w:shd w:val="clear" w:color="auto" w:fill="auto"/>
          </w:tcPr>
          <w:p w14:paraId="048796F1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9DC96E6" w14:textId="77777777" w:rsidTr="00AA6519">
        <w:tc>
          <w:tcPr>
            <w:tcW w:w="750" w:type="pct"/>
            <w:shd w:val="clear" w:color="auto" w:fill="auto"/>
          </w:tcPr>
          <w:p w14:paraId="4C4A997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4EF4B5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B2B31C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320CCC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2C5D887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5" w:type="pct"/>
            <w:shd w:val="clear" w:color="auto" w:fill="auto"/>
          </w:tcPr>
          <w:p w14:paraId="1B49660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443595A8" w14:textId="77777777" w:rsidTr="00AA6519">
        <w:tc>
          <w:tcPr>
            <w:tcW w:w="750" w:type="pct"/>
            <w:shd w:val="clear" w:color="auto" w:fill="auto"/>
          </w:tcPr>
          <w:p w14:paraId="4E95ECC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8A8F4A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4BF195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23B000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4C7E0BC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5" w:type="pct"/>
            <w:shd w:val="clear" w:color="auto" w:fill="auto"/>
          </w:tcPr>
          <w:p w14:paraId="1A9794D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7D6D83C" w14:textId="77777777" w:rsidTr="00AA6519">
        <w:tc>
          <w:tcPr>
            <w:tcW w:w="750" w:type="pct"/>
            <w:shd w:val="clear" w:color="auto" w:fill="auto"/>
          </w:tcPr>
          <w:p w14:paraId="56BB258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49C4BB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B10AB5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98A84A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210805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5" w:type="pct"/>
            <w:shd w:val="clear" w:color="auto" w:fill="auto"/>
          </w:tcPr>
          <w:p w14:paraId="0E17885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DAA2BF0" w14:textId="77777777" w:rsidTr="00AA6519">
        <w:tc>
          <w:tcPr>
            <w:tcW w:w="4996" w:type="pct"/>
            <w:gridSpan w:val="8"/>
            <w:shd w:val="clear" w:color="auto" w:fill="auto"/>
          </w:tcPr>
          <w:p w14:paraId="4832531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574878" w:rsidRPr="001A4780" w14:paraId="1988FCEB" w14:textId="77777777" w:rsidTr="00AA6519">
        <w:tc>
          <w:tcPr>
            <w:tcW w:w="750" w:type="pct"/>
            <w:shd w:val="clear" w:color="auto" w:fill="auto"/>
          </w:tcPr>
          <w:p w14:paraId="146471D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C6F8B1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E389AC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2C9568A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ADDA62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243B7F2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1622E57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375B746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A8C58C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5366BD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3D4BF2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3B5E1A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5" w:type="pct"/>
            <w:shd w:val="clear" w:color="auto" w:fill="auto"/>
          </w:tcPr>
          <w:p w14:paraId="539FB7F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1F3A500" w14:textId="77777777" w:rsidTr="00AA6519">
        <w:tc>
          <w:tcPr>
            <w:tcW w:w="750" w:type="pct"/>
            <w:vMerge/>
            <w:shd w:val="clear" w:color="auto" w:fill="auto"/>
          </w:tcPr>
          <w:p w14:paraId="1E9899B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F4EFB9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415D8F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5308BA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269D03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5" w:type="pct"/>
            <w:shd w:val="clear" w:color="auto" w:fill="auto"/>
          </w:tcPr>
          <w:p w14:paraId="2066C72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13AFA2B" w14:textId="77777777" w:rsidTr="00AA6519">
        <w:tc>
          <w:tcPr>
            <w:tcW w:w="750" w:type="pct"/>
            <w:vMerge/>
            <w:shd w:val="clear" w:color="auto" w:fill="auto"/>
          </w:tcPr>
          <w:p w14:paraId="1B0DA57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5910C4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892233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95ED49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60F9C1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5" w:type="pct"/>
            <w:shd w:val="clear" w:color="auto" w:fill="auto"/>
          </w:tcPr>
          <w:p w14:paraId="5FE437BB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0EF406E" w14:textId="77777777" w:rsidTr="00AA6519">
        <w:tc>
          <w:tcPr>
            <w:tcW w:w="750" w:type="pct"/>
            <w:vMerge/>
            <w:shd w:val="clear" w:color="auto" w:fill="auto"/>
          </w:tcPr>
          <w:p w14:paraId="5E9C196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587D08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657766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46713F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4175681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5027C64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B82628E" w14:textId="77777777" w:rsidTr="00AA6519">
        <w:tc>
          <w:tcPr>
            <w:tcW w:w="4996" w:type="pct"/>
            <w:gridSpan w:val="8"/>
            <w:shd w:val="clear" w:color="auto" w:fill="auto"/>
          </w:tcPr>
          <w:p w14:paraId="1587883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574878" w:rsidRPr="001A4780" w14:paraId="0C4B78F2" w14:textId="77777777" w:rsidTr="00AA6519">
        <w:tc>
          <w:tcPr>
            <w:tcW w:w="750" w:type="pct"/>
            <w:shd w:val="clear" w:color="auto" w:fill="auto"/>
          </w:tcPr>
          <w:p w14:paraId="240BA59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DDD9BE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9B2D04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BECE1B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99C5D5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1EB47725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F77CA8D" w14:textId="77777777" w:rsidTr="00AA6519">
        <w:tc>
          <w:tcPr>
            <w:tcW w:w="750" w:type="pct"/>
            <w:shd w:val="clear" w:color="auto" w:fill="auto"/>
          </w:tcPr>
          <w:p w14:paraId="466B9FB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9DB64C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0B7228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CB574C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84D01C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5" w:type="pct"/>
            <w:shd w:val="clear" w:color="auto" w:fill="auto"/>
          </w:tcPr>
          <w:p w14:paraId="0D4A1E44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0D85285" w14:textId="77777777" w:rsidTr="00AA6519">
        <w:tc>
          <w:tcPr>
            <w:tcW w:w="4996" w:type="pct"/>
            <w:gridSpan w:val="8"/>
            <w:shd w:val="clear" w:color="auto" w:fill="auto"/>
          </w:tcPr>
          <w:p w14:paraId="61A277B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574878" w:rsidRPr="001A4780" w14:paraId="511CF6CF" w14:textId="77777777" w:rsidTr="00AA6519">
        <w:tc>
          <w:tcPr>
            <w:tcW w:w="750" w:type="pct"/>
            <w:shd w:val="clear" w:color="auto" w:fill="auto"/>
          </w:tcPr>
          <w:p w14:paraId="75E28F6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FA37EF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E4B886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2BC9EC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923029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6F2748B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6BB23C9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5F353FB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8DAF5A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30EBFC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7E0841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B38732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5" w:type="pct"/>
            <w:shd w:val="clear" w:color="auto" w:fill="auto"/>
          </w:tcPr>
          <w:p w14:paraId="4FA637E5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676EA43" w14:textId="77777777" w:rsidTr="00AA6519">
        <w:tc>
          <w:tcPr>
            <w:tcW w:w="750" w:type="pct"/>
            <w:vMerge/>
            <w:shd w:val="clear" w:color="auto" w:fill="auto"/>
          </w:tcPr>
          <w:p w14:paraId="44589675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590E87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331D3A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992562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E00334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5" w:type="pct"/>
            <w:shd w:val="clear" w:color="auto" w:fill="auto"/>
          </w:tcPr>
          <w:p w14:paraId="48BC9A4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94B87B0" w14:textId="77777777" w:rsidTr="00AA6519">
        <w:tc>
          <w:tcPr>
            <w:tcW w:w="4996" w:type="pct"/>
            <w:gridSpan w:val="8"/>
            <w:shd w:val="clear" w:color="auto" w:fill="auto"/>
          </w:tcPr>
          <w:p w14:paraId="1B05D1B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574878" w:rsidRPr="001A4780" w14:paraId="0A851FEB" w14:textId="77777777" w:rsidTr="00AA6519">
        <w:tc>
          <w:tcPr>
            <w:tcW w:w="750" w:type="pct"/>
            <w:shd w:val="clear" w:color="auto" w:fill="auto"/>
          </w:tcPr>
          <w:p w14:paraId="71A150D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4A7232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AFC109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23155C0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577627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50092960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D4B3456" w14:textId="77777777" w:rsidTr="00AA6519">
        <w:tc>
          <w:tcPr>
            <w:tcW w:w="750" w:type="pct"/>
            <w:shd w:val="clear" w:color="auto" w:fill="auto"/>
          </w:tcPr>
          <w:p w14:paraId="30263E4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62F332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BCB574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2E1453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1" w:type="pct"/>
            <w:shd w:val="clear" w:color="auto" w:fill="auto"/>
          </w:tcPr>
          <w:p w14:paraId="772A49A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5" w:type="pct"/>
            <w:shd w:val="clear" w:color="auto" w:fill="auto"/>
          </w:tcPr>
          <w:p w14:paraId="2C58FF69" w14:textId="652B49F5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574878" w:rsidRPr="001A4780" w14:paraId="3A869437" w14:textId="77777777" w:rsidTr="00AA6519">
        <w:tc>
          <w:tcPr>
            <w:tcW w:w="750" w:type="pct"/>
            <w:shd w:val="clear" w:color="auto" w:fill="auto"/>
          </w:tcPr>
          <w:p w14:paraId="7923B53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9ECB18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862CC0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139EF6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1" w:type="pct"/>
            <w:shd w:val="clear" w:color="auto" w:fill="auto"/>
          </w:tcPr>
          <w:p w14:paraId="66A2FBF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5" w:type="pct"/>
            <w:shd w:val="clear" w:color="auto" w:fill="auto"/>
          </w:tcPr>
          <w:p w14:paraId="15AA1F7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574878" w:rsidRPr="001A4780" w14:paraId="6822547A" w14:textId="77777777" w:rsidTr="00AA6519">
        <w:tc>
          <w:tcPr>
            <w:tcW w:w="750" w:type="pct"/>
            <w:shd w:val="clear" w:color="auto" w:fill="auto"/>
          </w:tcPr>
          <w:p w14:paraId="57F0D65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D5C026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DD4FCB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EF0B7E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1" w:type="pct"/>
            <w:shd w:val="clear" w:color="auto" w:fill="auto"/>
          </w:tcPr>
          <w:p w14:paraId="03CBD93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5" w:type="pct"/>
            <w:shd w:val="clear" w:color="auto" w:fill="auto"/>
          </w:tcPr>
          <w:p w14:paraId="3E589A40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</w:t>
            </w:r>
            <w:r w:rsidRPr="006D7645">
              <w:rPr>
                <w:sz w:val="20"/>
              </w:rPr>
              <w:lastRenderedPageBreak/>
              <w:t>значением основания внесения изменений в текстовом виде</w:t>
            </w:r>
          </w:p>
        </w:tc>
      </w:tr>
      <w:tr w:rsidR="004A5F56" w:rsidRPr="001A4780" w14:paraId="5F0F6A3A" w14:textId="77777777" w:rsidTr="00AA6519">
        <w:tc>
          <w:tcPr>
            <w:tcW w:w="750" w:type="pct"/>
            <w:shd w:val="clear" w:color="auto" w:fill="auto"/>
          </w:tcPr>
          <w:p w14:paraId="6C30883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CE782C6" w14:textId="62A53368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890AE15" w14:textId="76B1FFF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17358C2" w14:textId="25B6534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2120F181" w14:textId="5EA5471F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5" w:type="pct"/>
            <w:shd w:val="clear" w:color="auto" w:fill="auto"/>
          </w:tcPr>
          <w:p w14:paraId="07DDB25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00DF9D5" w14:textId="77777777" w:rsidTr="00AA6519">
        <w:tc>
          <w:tcPr>
            <w:tcW w:w="750" w:type="pct"/>
            <w:shd w:val="clear" w:color="auto" w:fill="auto"/>
          </w:tcPr>
          <w:p w14:paraId="77A6BCD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2A67A29" w14:textId="05A64DED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7A967CF" w14:textId="5808328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9006624" w14:textId="4D8705B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3F5B22CF" w14:textId="4FF2F873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5" w:type="pct"/>
            <w:shd w:val="clear" w:color="auto" w:fill="auto"/>
          </w:tcPr>
          <w:p w14:paraId="26532DB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D82AC40" w14:textId="77777777" w:rsidTr="00AA6519">
        <w:tc>
          <w:tcPr>
            <w:tcW w:w="4996" w:type="pct"/>
            <w:gridSpan w:val="8"/>
            <w:shd w:val="clear" w:color="auto" w:fill="auto"/>
          </w:tcPr>
          <w:p w14:paraId="080FB4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538E9E33" w14:textId="77777777" w:rsidTr="00AA6519">
        <w:tc>
          <w:tcPr>
            <w:tcW w:w="750" w:type="pct"/>
            <w:shd w:val="clear" w:color="auto" w:fill="auto"/>
          </w:tcPr>
          <w:p w14:paraId="79170B8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421688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0B39E8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55D6075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EE5AF4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1C8273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61C1E0C" w14:textId="77777777" w:rsidTr="00AA6519">
        <w:tc>
          <w:tcPr>
            <w:tcW w:w="750" w:type="pct"/>
            <w:shd w:val="clear" w:color="auto" w:fill="auto"/>
          </w:tcPr>
          <w:p w14:paraId="2157F81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6D4B9C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9E909E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C2E86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0FF4D37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5" w:type="pct"/>
            <w:shd w:val="clear" w:color="auto" w:fill="auto"/>
          </w:tcPr>
          <w:p w14:paraId="3E62246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48CE524" w14:textId="77777777" w:rsidTr="00AA6519">
        <w:tc>
          <w:tcPr>
            <w:tcW w:w="750" w:type="pct"/>
            <w:shd w:val="clear" w:color="auto" w:fill="auto"/>
          </w:tcPr>
          <w:p w14:paraId="0FB991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D1EC85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0F9B79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705A00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DD83960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5" w:type="pct"/>
            <w:shd w:val="clear" w:color="auto" w:fill="auto"/>
          </w:tcPr>
          <w:p w14:paraId="6B1E1C9C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7D3C7126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12CDAEFA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77BE5D25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5D085AB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1574EDE5" w14:textId="77777777" w:rsidTr="00AA6519">
        <w:tc>
          <w:tcPr>
            <w:tcW w:w="750" w:type="pct"/>
            <w:shd w:val="clear" w:color="auto" w:fill="auto"/>
          </w:tcPr>
          <w:p w14:paraId="4C3F54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49C2B3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633F14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1BCA9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1" w:type="pct"/>
            <w:shd w:val="clear" w:color="auto" w:fill="auto"/>
          </w:tcPr>
          <w:p w14:paraId="6DB328D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5" w:type="pct"/>
            <w:shd w:val="clear" w:color="auto" w:fill="auto"/>
          </w:tcPr>
          <w:p w14:paraId="0D33C0B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E86CB33" w14:textId="77777777" w:rsidTr="00AA6519">
        <w:tc>
          <w:tcPr>
            <w:tcW w:w="750" w:type="pct"/>
            <w:shd w:val="clear" w:color="auto" w:fill="auto"/>
          </w:tcPr>
          <w:p w14:paraId="41D7339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7E434E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8CE491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CD7335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16D9D36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5" w:type="pct"/>
            <w:shd w:val="clear" w:color="auto" w:fill="auto"/>
          </w:tcPr>
          <w:p w14:paraId="3D9093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E29474C" w14:textId="77777777" w:rsidTr="00AA6519">
        <w:tc>
          <w:tcPr>
            <w:tcW w:w="750" w:type="pct"/>
            <w:shd w:val="clear" w:color="auto" w:fill="auto"/>
          </w:tcPr>
          <w:p w14:paraId="442E4BE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F22B7C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1F240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59B0FA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1" w:type="pct"/>
            <w:shd w:val="clear" w:color="auto" w:fill="auto"/>
          </w:tcPr>
          <w:p w14:paraId="18B4C03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5" w:type="pct"/>
            <w:shd w:val="clear" w:color="auto" w:fill="auto"/>
          </w:tcPr>
          <w:p w14:paraId="693F583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C0A7E3E" w14:textId="77777777" w:rsidTr="00AA6519">
        <w:tc>
          <w:tcPr>
            <w:tcW w:w="4996" w:type="pct"/>
            <w:gridSpan w:val="8"/>
            <w:shd w:val="clear" w:color="auto" w:fill="auto"/>
          </w:tcPr>
          <w:p w14:paraId="50A1035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66C2F25D" w14:textId="77777777" w:rsidTr="00AA6519">
        <w:tc>
          <w:tcPr>
            <w:tcW w:w="750" w:type="pct"/>
            <w:shd w:val="clear" w:color="auto" w:fill="auto"/>
          </w:tcPr>
          <w:p w14:paraId="4999F59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26FF00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B59447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7AA575D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8A640F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5D176D2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1AADA8B" w14:textId="77777777" w:rsidTr="00AA6519">
        <w:tc>
          <w:tcPr>
            <w:tcW w:w="750" w:type="pct"/>
            <w:shd w:val="clear" w:color="auto" w:fill="auto"/>
          </w:tcPr>
          <w:p w14:paraId="5FD8D66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CA596C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96A2C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8EF1BD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580AAF8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5" w:type="pct"/>
            <w:shd w:val="clear" w:color="auto" w:fill="auto"/>
          </w:tcPr>
          <w:p w14:paraId="2CFD04B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EAA5F37" w14:textId="77777777" w:rsidTr="00AA6519">
        <w:tc>
          <w:tcPr>
            <w:tcW w:w="750" w:type="pct"/>
            <w:shd w:val="clear" w:color="auto" w:fill="auto"/>
          </w:tcPr>
          <w:p w14:paraId="128EB5D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7E33E3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3D7BD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689A2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1" w:type="pct"/>
            <w:shd w:val="clear" w:color="auto" w:fill="auto"/>
          </w:tcPr>
          <w:p w14:paraId="1930092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5" w:type="pct"/>
            <w:shd w:val="clear" w:color="auto" w:fill="auto"/>
          </w:tcPr>
          <w:p w14:paraId="62DACAF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BE8E129" w14:textId="77777777" w:rsidTr="00AA6519">
        <w:tc>
          <w:tcPr>
            <w:tcW w:w="750" w:type="pct"/>
            <w:shd w:val="clear" w:color="auto" w:fill="auto"/>
          </w:tcPr>
          <w:p w14:paraId="6913C53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68232D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BE523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0990E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6AC8AD3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5" w:type="pct"/>
            <w:shd w:val="clear" w:color="auto" w:fill="auto"/>
          </w:tcPr>
          <w:p w14:paraId="2FA945D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956ABC0" w14:textId="77777777" w:rsidTr="00AA6519">
        <w:tc>
          <w:tcPr>
            <w:tcW w:w="750" w:type="pct"/>
            <w:shd w:val="clear" w:color="auto" w:fill="auto"/>
          </w:tcPr>
          <w:p w14:paraId="0012A12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5BC7AE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AC2E8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2569BE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7FA8B7A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5" w:type="pct"/>
            <w:shd w:val="clear" w:color="auto" w:fill="auto"/>
          </w:tcPr>
          <w:p w14:paraId="069A525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EBCC64A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3D07C92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4A5F56" w:rsidRPr="001A4780" w14:paraId="3DA904C6" w14:textId="77777777" w:rsidTr="00AA6519">
        <w:tc>
          <w:tcPr>
            <w:tcW w:w="750" w:type="pct"/>
            <w:shd w:val="clear" w:color="auto" w:fill="auto"/>
            <w:vAlign w:val="center"/>
          </w:tcPr>
          <w:p w14:paraId="5B0FFF04" w14:textId="77777777" w:rsidR="004A5F56" w:rsidRPr="00575F5E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FB7192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E4C480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F7324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F502AD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118886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7234059" w14:textId="77777777" w:rsidTr="00AA6519">
        <w:tc>
          <w:tcPr>
            <w:tcW w:w="750" w:type="pct"/>
            <w:shd w:val="clear" w:color="auto" w:fill="auto"/>
            <w:vAlign w:val="center"/>
          </w:tcPr>
          <w:p w14:paraId="1828FBA5" w14:textId="77777777" w:rsidR="004A5F56" w:rsidRPr="003039E5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74AA90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64270D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DEED9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F1B83C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395" w:type="pct"/>
            <w:shd w:val="clear" w:color="auto" w:fill="auto"/>
          </w:tcPr>
          <w:p w14:paraId="2D9A650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7E920C0A" w14:textId="77777777" w:rsidTr="00AA6519">
        <w:tc>
          <w:tcPr>
            <w:tcW w:w="750" w:type="pct"/>
            <w:shd w:val="clear" w:color="auto" w:fill="auto"/>
            <w:vAlign w:val="center"/>
          </w:tcPr>
          <w:p w14:paraId="3E6858A5" w14:textId="77777777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41D8244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B1B39C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E836CC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2F16CC2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72E60D1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DB8B8D1" w14:textId="77777777" w:rsidTr="00AA6519">
        <w:tc>
          <w:tcPr>
            <w:tcW w:w="750" w:type="pct"/>
            <w:shd w:val="clear" w:color="auto" w:fill="auto"/>
            <w:vAlign w:val="center"/>
          </w:tcPr>
          <w:p w14:paraId="43E4DB3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DBB738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B4BB6A4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2AA9F0D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66A477A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95" w:type="pct"/>
            <w:shd w:val="clear" w:color="auto" w:fill="auto"/>
          </w:tcPr>
          <w:p w14:paraId="4E8F623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DCE81BA" w14:textId="77777777" w:rsidTr="00AA6519">
        <w:tc>
          <w:tcPr>
            <w:tcW w:w="750" w:type="pct"/>
            <w:shd w:val="clear" w:color="auto" w:fill="auto"/>
            <w:vAlign w:val="center"/>
          </w:tcPr>
          <w:p w14:paraId="6297110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87510FC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E196C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060E25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FD7260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95" w:type="pct"/>
            <w:shd w:val="clear" w:color="auto" w:fill="auto"/>
          </w:tcPr>
          <w:p w14:paraId="6BDAA3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6F056A88" w14:textId="77777777" w:rsidTr="00AA6519">
        <w:tc>
          <w:tcPr>
            <w:tcW w:w="750" w:type="pct"/>
            <w:shd w:val="clear" w:color="auto" w:fill="auto"/>
            <w:vAlign w:val="center"/>
          </w:tcPr>
          <w:p w14:paraId="365387E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D9064E8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007BD">
              <w:rPr>
                <w:sz w:val="20"/>
                <w:lang w:val="en-US"/>
              </w:rPr>
              <w:t>documentRequirements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77BEB8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8076C5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FD323D5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и документы, предусмотренные документацией в составе заявки, критерии оценки заявок</w:t>
            </w:r>
          </w:p>
        </w:tc>
        <w:tc>
          <w:tcPr>
            <w:tcW w:w="1395" w:type="pct"/>
            <w:shd w:val="clear" w:color="auto" w:fill="auto"/>
          </w:tcPr>
          <w:p w14:paraId="12129C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D1DB608" w14:textId="77777777" w:rsidTr="00AA6519">
        <w:tc>
          <w:tcPr>
            <w:tcW w:w="750" w:type="pct"/>
            <w:shd w:val="clear" w:color="auto" w:fill="auto"/>
            <w:vAlign w:val="center"/>
          </w:tcPr>
          <w:p w14:paraId="0AA3E3F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C6D8D71" w14:textId="77777777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1D7F48E" w14:textId="77777777" w:rsidR="004A5F56" w:rsidRPr="007C373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4CDB0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1F9BC5B" w14:textId="77777777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395" w:type="pct"/>
            <w:shd w:val="clear" w:color="auto" w:fill="auto"/>
          </w:tcPr>
          <w:p w14:paraId="34BBA10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A8EA0A1" w14:textId="77777777" w:rsidTr="00AA6519">
        <w:tc>
          <w:tcPr>
            <w:tcW w:w="750" w:type="pct"/>
            <w:shd w:val="clear" w:color="auto" w:fill="auto"/>
            <w:vAlign w:val="center"/>
          </w:tcPr>
          <w:p w14:paraId="17DD09A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5C72C39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F84C2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48ECF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5C334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5" w:type="pct"/>
            <w:shd w:val="clear" w:color="auto" w:fill="auto"/>
          </w:tcPr>
          <w:p w14:paraId="6CC3472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938EBC6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6CB5102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C007BD">
              <w:rPr>
                <w:b/>
                <w:sz w:val="20"/>
              </w:rPr>
              <w:t>Информация и документы, предусмотренные документацией в составе заявки, критерии оценки заявок</w:t>
            </w:r>
          </w:p>
        </w:tc>
      </w:tr>
      <w:tr w:rsidR="004A5F56" w:rsidRPr="001A4780" w14:paraId="446761A7" w14:textId="77777777" w:rsidTr="00AA6519">
        <w:tc>
          <w:tcPr>
            <w:tcW w:w="750" w:type="pct"/>
            <w:shd w:val="clear" w:color="auto" w:fill="auto"/>
            <w:vAlign w:val="center"/>
          </w:tcPr>
          <w:p w14:paraId="17B9FBB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  <w:lang w:val="en-US"/>
              </w:rPr>
              <w:t>documentRequirements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4F9C3BD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CD70E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3165E36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CD115A6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6C383C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719F7AA" w14:textId="77777777" w:rsidTr="00AA6519">
        <w:tc>
          <w:tcPr>
            <w:tcW w:w="750" w:type="pct"/>
            <w:shd w:val="clear" w:color="auto" w:fill="auto"/>
            <w:vAlign w:val="center"/>
          </w:tcPr>
          <w:p w14:paraId="4D1A2F3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0913762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documentRequirement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06502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33D4E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20C4A60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и документы, предусмотренные документацией в составе заявки, критерии оценки заявок</w:t>
            </w:r>
          </w:p>
        </w:tc>
        <w:tc>
          <w:tcPr>
            <w:tcW w:w="1395" w:type="pct"/>
            <w:shd w:val="clear" w:color="auto" w:fill="auto"/>
          </w:tcPr>
          <w:p w14:paraId="3C8E387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282142F" w14:textId="77777777" w:rsidTr="00AA6519">
        <w:tc>
          <w:tcPr>
            <w:tcW w:w="750" w:type="pct"/>
            <w:shd w:val="clear" w:color="auto" w:fill="auto"/>
            <w:vAlign w:val="center"/>
          </w:tcPr>
          <w:p w14:paraId="7A3F0FF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</w:rPr>
              <w:t>documentRequirement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05392ED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1386A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6C48B03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B9DED40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34A3946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3A67508" w14:textId="77777777" w:rsidTr="00AA6519">
        <w:tc>
          <w:tcPr>
            <w:tcW w:w="750" w:type="pct"/>
            <w:shd w:val="clear" w:color="auto" w:fill="auto"/>
            <w:vAlign w:val="center"/>
          </w:tcPr>
          <w:p w14:paraId="534D08D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D592208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F7B7C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F6039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5991C650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Порядковый номер информации или документа</w:t>
            </w:r>
          </w:p>
        </w:tc>
        <w:tc>
          <w:tcPr>
            <w:tcW w:w="1395" w:type="pct"/>
            <w:shd w:val="clear" w:color="auto" w:fill="auto"/>
          </w:tcPr>
          <w:p w14:paraId="4871DFE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BACA8EC" w14:textId="77777777" w:rsidTr="00AA6519">
        <w:tc>
          <w:tcPr>
            <w:tcW w:w="750" w:type="pct"/>
            <w:shd w:val="clear" w:color="auto" w:fill="auto"/>
            <w:vAlign w:val="center"/>
          </w:tcPr>
          <w:p w14:paraId="33E499E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3F0551B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6072A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5FDDD2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718F92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41C2A69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Наименование информации или документа</w:t>
            </w:r>
          </w:p>
        </w:tc>
        <w:tc>
          <w:tcPr>
            <w:tcW w:w="1395" w:type="pct"/>
            <w:shd w:val="clear" w:color="auto" w:fill="auto"/>
          </w:tcPr>
          <w:p w14:paraId="6793C9A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D8EC686" w14:textId="77777777" w:rsidTr="00AA6519">
        <w:tc>
          <w:tcPr>
            <w:tcW w:w="750" w:type="pct"/>
            <w:shd w:val="clear" w:color="auto" w:fill="auto"/>
            <w:vAlign w:val="center"/>
          </w:tcPr>
          <w:p w14:paraId="19D92C9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B917CCB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mandatory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76D57F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8D40E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1A30825B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Об</w:t>
            </w:r>
            <w:r>
              <w:rPr>
                <w:sz w:val="20"/>
              </w:rPr>
              <w:t>я</w:t>
            </w:r>
            <w:r w:rsidRPr="004371AA">
              <w:rPr>
                <w:sz w:val="20"/>
              </w:rPr>
              <w:t>зательность предоставления</w:t>
            </w:r>
          </w:p>
        </w:tc>
        <w:tc>
          <w:tcPr>
            <w:tcW w:w="1395" w:type="pct"/>
            <w:shd w:val="clear" w:color="auto" w:fill="auto"/>
          </w:tcPr>
          <w:p w14:paraId="5205A4C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B97E8F1" w14:textId="77777777" w:rsidTr="00AA6519">
        <w:tc>
          <w:tcPr>
            <w:tcW w:w="4996" w:type="pct"/>
            <w:gridSpan w:val="8"/>
            <w:shd w:val="clear" w:color="auto" w:fill="auto"/>
          </w:tcPr>
          <w:p w14:paraId="1AA9B52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Заявки</w:t>
            </w:r>
          </w:p>
        </w:tc>
      </w:tr>
      <w:tr w:rsidR="004A5F56" w:rsidRPr="001A4780" w14:paraId="0F3B6F8A" w14:textId="77777777" w:rsidTr="00AA6519">
        <w:tc>
          <w:tcPr>
            <w:tcW w:w="750" w:type="pct"/>
            <w:shd w:val="clear" w:color="auto" w:fill="auto"/>
            <w:vAlign w:val="center"/>
          </w:tcPr>
          <w:p w14:paraId="0DD059D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D13635A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BD729CB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486B3021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53224498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64AE568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1EBDED1" w14:textId="77777777" w:rsidTr="00AA6519">
        <w:tc>
          <w:tcPr>
            <w:tcW w:w="750" w:type="pct"/>
            <w:shd w:val="clear" w:color="auto" w:fill="auto"/>
            <w:vAlign w:val="center"/>
          </w:tcPr>
          <w:p w14:paraId="7632AE7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15BE0F4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CD19C54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066F205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85F89CC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95" w:type="pct"/>
            <w:shd w:val="clear" w:color="auto" w:fill="auto"/>
          </w:tcPr>
          <w:p w14:paraId="34364B1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1DC06E28" w14:textId="77777777" w:rsidTr="00AA6519">
        <w:tc>
          <w:tcPr>
            <w:tcW w:w="750" w:type="pct"/>
            <w:shd w:val="clear" w:color="auto" w:fill="auto"/>
            <w:vAlign w:val="center"/>
          </w:tcPr>
          <w:p w14:paraId="70CFBE81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CCC5F1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769A5F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2B0FD04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8B57FB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05F1867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0737B7" w14:textId="77777777" w:rsidTr="00AA6519">
        <w:tc>
          <w:tcPr>
            <w:tcW w:w="750" w:type="pct"/>
            <w:shd w:val="clear" w:color="auto" w:fill="auto"/>
            <w:vAlign w:val="center"/>
          </w:tcPr>
          <w:p w14:paraId="7A4EAFB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7B8391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1728B42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2553866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1" w:type="pct"/>
            <w:shd w:val="clear" w:color="auto" w:fill="auto"/>
          </w:tcPr>
          <w:p w14:paraId="6A61573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5" w:type="pct"/>
            <w:shd w:val="clear" w:color="auto" w:fill="auto"/>
          </w:tcPr>
          <w:p w14:paraId="335C326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B36F391" w14:textId="77777777" w:rsidTr="00AA6519">
        <w:tc>
          <w:tcPr>
            <w:tcW w:w="750" w:type="pct"/>
            <w:shd w:val="clear" w:color="auto" w:fill="auto"/>
            <w:vAlign w:val="center"/>
          </w:tcPr>
          <w:p w14:paraId="76F1698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66B5304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E5C7F9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D98AEF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257CCFB0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5" w:type="pct"/>
            <w:shd w:val="clear" w:color="auto" w:fill="auto"/>
          </w:tcPr>
          <w:p w14:paraId="40384EE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EB3EC3E" w14:textId="77777777" w:rsidTr="00AA6519">
        <w:tc>
          <w:tcPr>
            <w:tcW w:w="750" w:type="pct"/>
            <w:shd w:val="clear" w:color="auto" w:fill="auto"/>
            <w:vAlign w:val="center"/>
          </w:tcPr>
          <w:p w14:paraId="162AD5C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456D296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1D981F0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05A8590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BC2DA0E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Участники заявки</w:t>
            </w:r>
          </w:p>
        </w:tc>
        <w:tc>
          <w:tcPr>
            <w:tcW w:w="1395" w:type="pct"/>
            <w:shd w:val="clear" w:color="auto" w:fill="auto"/>
          </w:tcPr>
          <w:p w14:paraId="4D33FE6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7FD4313" w14:textId="77777777" w:rsidTr="00AA6519">
        <w:tc>
          <w:tcPr>
            <w:tcW w:w="750" w:type="pct"/>
            <w:shd w:val="clear" w:color="auto" w:fill="auto"/>
            <w:vAlign w:val="center"/>
          </w:tcPr>
          <w:p w14:paraId="1E630F2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949E9D8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documentCompliances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39CDBA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3A3B4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A45894F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Наличие информации и документов, предусмотренные конкурсной документацией</w:t>
            </w:r>
          </w:p>
        </w:tc>
        <w:tc>
          <w:tcPr>
            <w:tcW w:w="1395" w:type="pct"/>
            <w:shd w:val="clear" w:color="auto" w:fill="auto"/>
          </w:tcPr>
          <w:p w14:paraId="48B161A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A1BD1AB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23DC6BAF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4A5F56" w:rsidRPr="001A4780" w14:paraId="6B4796B4" w14:textId="77777777" w:rsidTr="00AA6519">
        <w:tc>
          <w:tcPr>
            <w:tcW w:w="750" w:type="pct"/>
            <w:shd w:val="clear" w:color="auto" w:fill="auto"/>
            <w:vAlign w:val="center"/>
          </w:tcPr>
          <w:p w14:paraId="784776B1" w14:textId="77777777" w:rsidR="004A5F56" w:rsidRPr="008271DF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8A161E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234DF1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115E38F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6BD030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7C29D11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C544F99" w14:textId="77777777" w:rsidTr="00AA6519">
        <w:tc>
          <w:tcPr>
            <w:tcW w:w="750" w:type="pct"/>
            <w:shd w:val="clear" w:color="auto" w:fill="auto"/>
            <w:vAlign w:val="center"/>
          </w:tcPr>
          <w:p w14:paraId="346D6383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38F769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1C6B065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E69C51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ABBF31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395" w:type="pct"/>
            <w:shd w:val="clear" w:color="auto" w:fill="auto"/>
          </w:tcPr>
          <w:p w14:paraId="676A19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1531809" w14:textId="77777777" w:rsidTr="00AA6519">
        <w:tc>
          <w:tcPr>
            <w:tcW w:w="750" w:type="pct"/>
            <w:shd w:val="clear" w:color="auto" w:fill="auto"/>
            <w:vAlign w:val="center"/>
          </w:tcPr>
          <w:p w14:paraId="797E9DA2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972563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261B0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78B288C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435D66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506EAF9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86D7266" w14:textId="77777777" w:rsidTr="00AA6519">
        <w:tc>
          <w:tcPr>
            <w:tcW w:w="750" w:type="pct"/>
            <w:shd w:val="clear" w:color="auto" w:fill="auto"/>
          </w:tcPr>
          <w:p w14:paraId="2BCDE57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4E9CC8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858CC0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19933F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1" w:type="pct"/>
            <w:shd w:val="clear" w:color="auto" w:fill="auto"/>
          </w:tcPr>
          <w:p w14:paraId="5D6A6BE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95" w:type="pct"/>
            <w:shd w:val="clear" w:color="auto" w:fill="auto"/>
          </w:tcPr>
          <w:p w14:paraId="56B993F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A6601F2" w14:textId="77777777" w:rsidTr="00AA6519">
        <w:tc>
          <w:tcPr>
            <w:tcW w:w="750" w:type="pct"/>
            <w:shd w:val="clear" w:color="auto" w:fill="auto"/>
          </w:tcPr>
          <w:p w14:paraId="09CA717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66FEE3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F11D9B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AD939D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A8D8F9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5" w:type="pct"/>
            <w:shd w:val="clear" w:color="auto" w:fill="auto"/>
          </w:tcPr>
          <w:p w14:paraId="13CAE95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48B0FC9" w14:textId="77777777" w:rsidTr="00AA6519">
        <w:tc>
          <w:tcPr>
            <w:tcW w:w="750" w:type="pct"/>
            <w:shd w:val="clear" w:color="auto" w:fill="auto"/>
          </w:tcPr>
          <w:p w14:paraId="6665973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2675EA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2A699D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C69766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4F0DD7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5" w:type="pct"/>
            <w:shd w:val="clear" w:color="auto" w:fill="auto"/>
          </w:tcPr>
          <w:p w14:paraId="176DA62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8639DFF" w14:textId="77777777" w:rsidTr="00AA6519">
        <w:tc>
          <w:tcPr>
            <w:tcW w:w="750" w:type="pct"/>
            <w:shd w:val="clear" w:color="auto" w:fill="auto"/>
          </w:tcPr>
          <w:p w14:paraId="45E97D0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96DEAF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8DC619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997F55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5AB88E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5" w:type="pct"/>
            <w:shd w:val="clear" w:color="auto" w:fill="auto"/>
          </w:tcPr>
          <w:p w14:paraId="70AF19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AFC236A" w14:textId="77777777" w:rsidTr="00AA6519">
        <w:tc>
          <w:tcPr>
            <w:tcW w:w="750" w:type="pct"/>
            <w:shd w:val="clear" w:color="auto" w:fill="auto"/>
          </w:tcPr>
          <w:p w14:paraId="70B0EA1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E1280B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E134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8B20A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6156801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5" w:type="pct"/>
            <w:shd w:val="clear" w:color="auto" w:fill="auto"/>
          </w:tcPr>
          <w:p w14:paraId="4E7CF62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D6A0EA7" w14:textId="77777777" w:rsidTr="00AA6519">
        <w:tc>
          <w:tcPr>
            <w:tcW w:w="750" w:type="pct"/>
            <w:shd w:val="clear" w:color="auto" w:fill="auto"/>
          </w:tcPr>
          <w:p w14:paraId="25E76CE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A49BA2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976402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88812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6749EF9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5" w:type="pct"/>
            <w:shd w:val="clear" w:color="auto" w:fill="auto"/>
          </w:tcPr>
          <w:p w14:paraId="1A7AA07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F5B155A" w14:textId="77777777" w:rsidTr="00AA6519">
        <w:tc>
          <w:tcPr>
            <w:tcW w:w="750" w:type="pct"/>
            <w:shd w:val="clear" w:color="auto" w:fill="auto"/>
          </w:tcPr>
          <w:p w14:paraId="18C1035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FA934C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95ACE3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BA72ED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27BBB8E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5" w:type="pct"/>
            <w:shd w:val="clear" w:color="auto" w:fill="auto"/>
          </w:tcPr>
          <w:p w14:paraId="67B2545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665A247" w14:textId="77777777" w:rsidTr="00AA6519">
        <w:tc>
          <w:tcPr>
            <w:tcW w:w="750" w:type="pct"/>
            <w:shd w:val="clear" w:color="auto" w:fill="auto"/>
          </w:tcPr>
          <w:p w14:paraId="244F05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6A2FB9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59B777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84240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10A60B6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5" w:type="pct"/>
            <w:shd w:val="clear" w:color="auto" w:fill="auto"/>
          </w:tcPr>
          <w:p w14:paraId="4D0FE8D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7859B31" w14:textId="77777777" w:rsidTr="00AA6519">
        <w:tc>
          <w:tcPr>
            <w:tcW w:w="750" w:type="pct"/>
            <w:shd w:val="clear" w:color="auto" w:fill="auto"/>
          </w:tcPr>
          <w:p w14:paraId="340F73E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FDD62C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B22E5D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4D89E3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53A322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5" w:type="pct"/>
            <w:shd w:val="clear" w:color="auto" w:fill="auto"/>
          </w:tcPr>
          <w:p w14:paraId="24A2759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4BBBC0E" w14:textId="77777777" w:rsidTr="00AA6519">
        <w:tc>
          <w:tcPr>
            <w:tcW w:w="750" w:type="pct"/>
            <w:shd w:val="clear" w:color="auto" w:fill="auto"/>
          </w:tcPr>
          <w:p w14:paraId="2B9F53E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A62D27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C30B0E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2FFD5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3BB8114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5" w:type="pct"/>
            <w:shd w:val="clear" w:color="auto" w:fill="auto"/>
          </w:tcPr>
          <w:p w14:paraId="1F7C75B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A84646C" w14:textId="77777777" w:rsidTr="00AA6519">
        <w:tc>
          <w:tcPr>
            <w:tcW w:w="750" w:type="pct"/>
            <w:shd w:val="clear" w:color="auto" w:fill="auto"/>
          </w:tcPr>
          <w:p w14:paraId="312A13C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645264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5D9ACF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ACC296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655E74A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5" w:type="pct"/>
            <w:shd w:val="clear" w:color="auto" w:fill="auto"/>
          </w:tcPr>
          <w:p w14:paraId="73ADB84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38321F3" w14:textId="77777777" w:rsidTr="00AA6519">
        <w:tc>
          <w:tcPr>
            <w:tcW w:w="750" w:type="pct"/>
            <w:shd w:val="clear" w:color="auto" w:fill="auto"/>
          </w:tcPr>
          <w:p w14:paraId="740D663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11723C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FC51E7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82E1D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C36933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5" w:type="pct"/>
            <w:shd w:val="clear" w:color="auto" w:fill="auto"/>
          </w:tcPr>
          <w:p w14:paraId="34BAF62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169AA84" w14:textId="77777777" w:rsidTr="00AA6519">
        <w:tc>
          <w:tcPr>
            <w:tcW w:w="750" w:type="pct"/>
            <w:shd w:val="clear" w:color="auto" w:fill="auto"/>
          </w:tcPr>
          <w:p w14:paraId="58BA159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5DAD8B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7B880F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C37EB6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1" w:type="pct"/>
            <w:shd w:val="clear" w:color="auto" w:fill="auto"/>
          </w:tcPr>
          <w:p w14:paraId="784DC0C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5" w:type="pct"/>
            <w:shd w:val="clear" w:color="auto" w:fill="auto"/>
          </w:tcPr>
          <w:p w14:paraId="59EA6D2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AA51148" w14:textId="77777777" w:rsidTr="00AA6519">
        <w:tc>
          <w:tcPr>
            <w:tcW w:w="750" w:type="pct"/>
            <w:shd w:val="clear" w:color="auto" w:fill="auto"/>
          </w:tcPr>
          <w:p w14:paraId="1DBF326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AFDE9A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9F9305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7BF50F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1910C4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5" w:type="pct"/>
            <w:shd w:val="clear" w:color="auto" w:fill="auto"/>
          </w:tcPr>
          <w:p w14:paraId="7490309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B2D28A5" w14:textId="77777777" w:rsidTr="00AA6519">
        <w:tc>
          <w:tcPr>
            <w:tcW w:w="750" w:type="pct"/>
            <w:shd w:val="clear" w:color="auto" w:fill="auto"/>
          </w:tcPr>
          <w:p w14:paraId="0994DDB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F0B425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DFC39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036CB0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1" w:type="pct"/>
            <w:shd w:val="clear" w:color="auto" w:fill="auto"/>
          </w:tcPr>
          <w:p w14:paraId="41188C9C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65D7232C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096D3B69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3E8CD840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lastRenderedPageBreak/>
              <w:t>3 - организация инвалидов</w:t>
            </w:r>
          </w:p>
          <w:p w14:paraId="3C50F66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95" w:type="pct"/>
            <w:shd w:val="clear" w:color="auto" w:fill="auto"/>
          </w:tcPr>
          <w:p w14:paraId="090A9203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lastRenderedPageBreak/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75902B78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36E08525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5E609B2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2FE7A19B" w14:textId="77777777" w:rsidTr="00AA6519">
        <w:tc>
          <w:tcPr>
            <w:tcW w:w="4996" w:type="pct"/>
            <w:gridSpan w:val="8"/>
            <w:shd w:val="clear" w:color="auto" w:fill="auto"/>
          </w:tcPr>
          <w:p w14:paraId="4E7D16F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lastRenderedPageBreak/>
              <w:t>Организационно-правовая форма организации в ОКОПФ</w:t>
            </w:r>
          </w:p>
        </w:tc>
      </w:tr>
      <w:tr w:rsidR="004A5F56" w:rsidRPr="001A4780" w14:paraId="237B6A04" w14:textId="77777777" w:rsidTr="00AA6519">
        <w:tc>
          <w:tcPr>
            <w:tcW w:w="750" w:type="pct"/>
            <w:shd w:val="clear" w:color="auto" w:fill="auto"/>
          </w:tcPr>
          <w:p w14:paraId="642F8BE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F16F98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F6F9D5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77F4D32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065534E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shd w:val="clear" w:color="auto" w:fill="auto"/>
          </w:tcPr>
          <w:p w14:paraId="0DDAF1D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10C3382" w14:textId="77777777" w:rsidTr="00AA6519">
        <w:tc>
          <w:tcPr>
            <w:tcW w:w="750" w:type="pct"/>
            <w:shd w:val="clear" w:color="auto" w:fill="auto"/>
          </w:tcPr>
          <w:p w14:paraId="509EF0C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C8897A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F2FB25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3D8D1F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2FFC23A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5" w:type="pct"/>
            <w:shd w:val="clear" w:color="auto" w:fill="auto"/>
          </w:tcPr>
          <w:p w14:paraId="76F0DAF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BF99F3A" w14:textId="77777777" w:rsidTr="00AA6519">
        <w:tc>
          <w:tcPr>
            <w:tcW w:w="750" w:type="pct"/>
            <w:shd w:val="clear" w:color="auto" w:fill="auto"/>
          </w:tcPr>
          <w:p w14:paraId="1C20C18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FADB7A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6A75E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D3AE82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1" w:type="pct"/>
            <w:shd w:val="clear" w:color="auto" w:fill="auto"/>
          </w:tcPr>
          <w:p w14:paraId="47E8FEF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5" w:type="pct"/>
            <w:shd w:val="clear" w:color="auto" w:fill="auto"/>
          </w:tcPr>
          <w:p w14:paraId="5089A7D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8D6BEAF" w14:textId="77777777" w:rsidTr="00AA6519">
        <w:tc>
          <w:tcPr>
            <w:tcW w:w="4996" w:type="pct"/>
            <w:gridSpan w:val="8"/>
            <w:shd w:val="clear" w:color="auto" w:fill="auto"/>
          </w:tcPr>
          <w:p w14:paraId="425E5B0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31987295" w14:textId="77777777" w:rsidTr="00AA6519">
        <w:tc>
          <w:tcPr>
            <w:tcW w:w="750" w:type="pct"/>
            <w:shd w:val="clear" w:color="auto" w:fill="auto"/>
          </w:tcPr>
          <w:p w14:paraId="215E20A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3189CA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23DE27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2B26EE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0F924F0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shd w:val="clear" w:color="auto" w:fill="auto"/>
          </w:tcPr>
          <w:p w14:paraId="7AEEAE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04BDAB43" w14:textId="77777777" w:rsidTr="00AA6519">
        <w:tc>
          <w:tcPr>
            <w:tcW w:w="750" w:type="pct"/>
            <w:shd w:val="clear" w:color="auto" w:fill="auto"/>
          </w:tcPr>
          <w:p w14:paraId="40707EA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6B7427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F7E278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5C00EE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1" w:type="pct"/>
            <w:shd w:val="clear" w:color="auto" w:fill="auto"/>
          </w:tcPr>
          <w:p w14:paraId="0408CD7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5" w:type="pct"/>
            <w:shd w:val="clear" w:color="auto" w:fill="auto"/>
          </w:tcPr>
          <w:p w14:paraId="60BE6F3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BBD5FD0" w14:textId="77777777" w:rsidTr="00AA6519">
        <w:tc>
          <w:tcPr>
            <w:tcW w:w="750" w:type="pct"/>
            <w:shd w:val="clear" w:color="auto" w:fill="auto"/>
          </w:tcPr>
          <w:p w14:paraId="7B5FDCB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7A42FB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0C7D02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C89635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1" w:type="pct"/>
            <w:shd w:val="clear" w:color="auto" w:fill="auto"/>
          </w:tcPr>
          <w:p w14:paraId="6DB53ED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5" w:type="pct"/>
            <w:shd w:val="clear" w:color="auto" w:fill="auto"/>
          </w:tcPr>
          <w:p w14:paraId="5D38EBD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F989051" w14:textId="77777777" w:rsidTr="00AA6519">
        <w:tc>
          <w:tcPr>
            <w:tcW w:w="4996" w:type="pct"/>
            <w:gridSpan w:val="8"/>
            <w:shd w:val="clear" w:color="auto" w:fill="auto"/>
          </w:tcPr>
          <w:p w14:paraId="5B11A94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2B458673" w14:textId="77777777" w:rsidTr="00AA6519">
        <w:tc>
          <w:tcPr>
            <w:tcW w:w="750" w:type="pct"/>
            <w:shd w:val="clear" w:color="auto" w:fill="auto"/>
          </w:tcPr>
          <w:p w14:paraId="2AE546B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8D7E6A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DB76EC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11219C4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51758E1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shd w:val="clear" w:color="auto" w:fill="auto"/>
          </w:tcPr>
          <w:p w14:paraId="25D9B01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0DFF24D" w14:textId="77777777" w:rsidTr="00AA6519">
        <w:tc>
          <w:tcPr>
            <w:tcW w:w="750" w:type="pct"/>
            <w:shd w:val="clear" w:color="auto" w:fill="auto"/>
          </w:tcPr>
          <w:p w14:paraId="2543BBA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283A3C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F2EF1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6F4483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2482679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5" w:type="pct"/>
            <w:shd w:val="clear" w:color="auto" w:fill="auto"/>
          </w:tcPr>
          <w:p w14:paraId="39CC623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DBC0A2F" w14:textId="77777777" w:rsidTr="00AA6519">
        <w:tc>
          <w:tcPr>
            <w:tcW w:w="750" w:type="pct"/>
            <w:shd w:val="clear" w:color="auto" w:fill="auto"/>
          </w:tcPr>
          <w:p w14:paraId="5A5F618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82CF43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FA1FE6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4AAA5F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31AEC78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5" w:type="pct"/>
            <w:shd w:val="clear" w:color="auto" w:fill="auto"/>
          </w:tcPr>
          <w:p w14:paraId="192A7A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D044000" w14:textId="77777777" w:rsidTr="00AA6519">
        <w:tc>
          <w:tcPr>
            <w:tcW w:w="750" w:type="pct"/>
            <w:shd w:val="clear" w:color="auto" w:fill="auto"/>
          </w:tcPr>
          <w:p w14:paraId="01DF664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262491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F99E44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DD72CC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12DD452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5" w:type="pct"/>
            <w:shd w:val="clear" w:color="auto" w:fill="auto"/>
          </w:tcPr>
          <w:p w14:paraId="4DB2BCD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109F710" w14:textId="77777777" w:rsidTr="00AA6519">
        <w:tc>
          <w:tcPr>
            <w:tcW w:w="4996" w:type="pct"/>
            <w:gridSpan w:val="8"/>
            <w:shd w:val="clear" w:color="auto" w:fill="auto"/>
          </w:tcPr>
          <w:p w14:paraId="6BB7461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35116">
              <w:rPr>
                <w:b/>
                <w:sz w:val="20"/>
              </w:rPr>
              <w:t>Наличие информации и документов, предусмотренные конкурсной документацией</w:t>
            </w:r>
          </w:p>
        </w:tc>
      </w:tr>
      <w:tr w:rsidR="004A5F56" w:rsidRPr="001A4780" w14:paraId="2E76C038" w14:textId="77777777" w:rsidTr="00AA6519">
        <w:tc>
          <w:tcPr>
            <w:tcW w:w="750" w:type="pct"/>
            <w:shd w:val="clear" w:color="auto" w:fill="auto"/>
            <w:vAlign w:val="center"/>
          </w:tcPr>
          <w:p w14:paraId="26581EEB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D31E14">
              <w:rPr>
                <w:b/>
                <w:sz w:val="20"/>
                <w:lang w:val="en-US"/>
              </w:rPr>
              <w:t>documentCompliances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DA6EBD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7B1B7F3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7EAA4E4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2FC4A0D6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255AFBB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4843217" w14:textId="77777777" w:rsidTr="00AA6519">
        <w:tc>
          <w:tcPr>
            <w:tcW w:w="750" w:type="pct"/>
            <w:shd w:val="clear" w:color="auto" w:fill="auto"/>
            <w:vAlign w:val="center"/>
          </w:tcPr>
          <w:p w14:paraId="1CB8F50B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E9D7285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documentCompliance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93F5C1D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EBDB1DC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E5CF900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Наличие определенной информации/документа</w:t>
            </w:r>
          </w:p>
        </w:tc>
        <w:tc>
          <w:tcPr>
            <w:tcW w:w="1395" w:type="pct"/>
            <w:shd w:val="clear" w:color="auto" w:fill="auto"/>
          </w:tcPr>
          <w:p w14:paraId="6FC931B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7DD5526F" w14:textId="77777777" w:rsidTr="00AA6519">
        <w:tc>
          <w:tcPr>
            <w:tcW w:w="750" w:type="pct"/>
            <w:shd w:val="clear" w:color="auto" w:fill="auto"/>
            <w:vAlign w:val="center"/>
          </w:tcPr>
          <w:p w14:paraId="2E82474A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  <w:lang w:val="en-US"/>
              </w:rPr>
              <w:t>documentCompliance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6F5BECB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CA55494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DAA7BA5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70564686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38DC7DD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40A7779" w14:textId="77777777" w:rsidTr="00AA6519">
        <w:tc>
          <w:tcPr>
            <w:tcW w:w="750" w:type="pct"/>
            <w:shd w:val="clear" w:color="auto" w:fill="auto"/>
            <w:vAlign w:val="center"/>
          </w:tcPr>
          <w:p w14:paraId="7BC873A4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4095C6E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62BB990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67A755F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32F58FDC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Порядковый номер информации или документа</w:t>
            </w:r>
          </w:p>
        </w:tc>
        <w:tc>
          <w:tcPr>
            <w:tcW w:w="1395" w:type="pct"/>
            <w:shd w:val="clear" w:color="auto" w:fill="auto"/>
          </w:tcPr>
          <w:p w14:paraId="119CB6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E68CC14" w14:textId="77777777" w:rsidTr="00AA6519">
        <w:tc>
          <w:tcPr>
            <w:tcW w:w="750" w:type="pct"/>
            <w:shd w:val="clear" w:color="auto" w:fill="auto"/>
            <w:vAlign w:val="center"/>
          </w:tcPr>
          <w:p w14:paraId="60962C14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C25F445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6072A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71908AE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66EE096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16AAD17B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Наименование информации или документа</w:t>
            </w:r>
          </w:p>
        </w:tc>
        <w:tc>
          <w:tcPr>
            <w:tcW w:w="1395" w:type="pct"/>
            <w:shd w:val="clear" w:color="auto" w:fill="auto"/>
          </w:tcPr>
          <w:p w14:paraId="3233203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C55D205" w14:textId="77777777" w:rsidTr="00AA6519">
        <w:tc>
          <w:tcPr>
            <w:tcW w:w="750" w:type="pct"/>
            <w:shd w:val="clear" w:color="auto" w:fill="auto"/>
            <w:vAlign w:val="center"/>
          </w:tcPr>
          <w:p w14:paraId="456A0823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FC6FDB6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mandatory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FFFDE2C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5FB1A85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3D3546AB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Об</w:t>
            </w:r>
            <w:r>
              <w:rPr>
                <w:sz w:val="20"/>
              </w:rPr>
              <w:t>я</w:t>
            </w:r>
            <w:r w:rsidRPr="004371AA">
              <w:rPr>
                <w:sz w:val="20"/>
              </w:rPr>
              <w:t>зательность предоставления</w:t>
            </w:r>
          </w:p>
        </w:tc>
        <w:tc>
          <w:tcPr>
            <w:tcW w:w="1395" w:type="pct"/>
            <w:shd w:val="clear" w:color="auto" w:fill="auto"/>
          </w:tcPr>
          <w:p w14:paraId="3FE4EC9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517E471" w14:textId="77777777" w:rsidTr="00AA6519">
        <w:tc>
          <w:tcPr>
            <w:tcW w:w="750" w:type="pct"/>
            <w:shd w:val="clear" w:color="auto" w:fill="auto"/>
            <w:vAlign w:val="center"/>
          </w:tcPr>
          <w:p w14:paraId="1366F03F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F1B5FF9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compliance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83DD16A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6979005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3F7CF8B7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Наличие определенной информации и документов, предусмотренные конкурсной документацией:</w:t>
            </w:r>
          </w:p>
          <w:p w14:paraId="385E69B6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A - наличие в заявке, </w:t>
            </w:r>
          </w:p>
          <w:p w14:paraId="190A2DCE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U - отсутсвие в заявке,</w:t>
            </w:r>
          </w:p>
          <w:p w14:paraId="368C04A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 - иное.</w:t>
            </w:r>
          </w:p>
        </w:tc>
        <w:tc>
          <w:tcPr>
            <w:tcW w:w="1395" w:type="pct"/>
            <w:shd w:val="clear" w:color="auto" w:fill="auto"/>
          </w:tcPr>
          <w:p w14:paraId="349AC206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271DF">
              <w:rPr>
                <w:sz w:val="20"/>
              </w:rPr>
              <w:t>:</w:t>
            </w:r>
          </w:p>
          <w:p w14:paraId="30122DBB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A </w:t>
            </w:r>
          </w:p>
          <w:p w14:paraId="447138B3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U </w:t>
            </w:r>
          </w:p>
          <w:p w14:paraId="4698F5B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O </w:t>
            </w:r>
          </w:p>
        </w:tc>
      </w:tr>
      <w:tr w:rsidR="004A5F56" w:rsidRPr="001A4780" w14:paraId="00EF7DAE" w14:textId="77777777" w:rsidTr="00AA6519">
        <w:tc>
          <w:tcPr>
            <w:tcW w:w="750" w:type="pct"/>
            <w:shd w:val="clear" w:color="auto" w:fill="auto"/>
            <w:vAlign w:val="center"/>
          </w:tcPr>
          <w:p w14:paraId="30A3B744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3BA7B0E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B568C">
              <w:rPr>
                <w:sz w:val="20"/>
              </w:rPr>
              <w:t>otherInfo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40F894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3121D5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38FB9301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B568C">
              <w:rPr>
                <w:sz w:val="20"/>
              </w:rPr>
              <w:t>Описание иного варианта наличия информации и документов в заявке</w:t>
            </w:r>
          </w:p>
        </w:tc>
        <w:tc>
          <w:tcPr>
            <w:tcW w:w="1395" w:type="pct"/>
            <w:shd w:val="clear" w:color="auto" w:fill="auto"/>
          </w:tcPr>
          <w:p w14:paraId="26435A6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A2E6D2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00771666" w14:textId="77777777" w:rsidR="004A5F56" w:rsidRPr="00B926EA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B926EA">
              <w:rPr>
                <w:b/>
                <w:sz w:val="20"/>
              </w:rPr>
              <w:t xml:space="preserve">Признание открытого конкурса </w:t>
            </w:r>
            <w:proofErr w:type="gramStart"/>
            <w:r w:rsidRPr="00B926EA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55A20879" w14:textId="77777777" w:rsidTr="00AA6519">
        <w:tc>
          <w:tcPr>
            <w:tcW w:w="750" w:type="pct"/>
            <w:shd w:val="clear" w:color="auto" w:fill="auto"/>
            <w:vAlign w:val="center"/>
          </w:tcPr>
          <w:p w14:paraId="4B7E071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CE2EBE0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87FC72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090796F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336F78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6EC34E5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CE3FB6D" w14:textId="77777777" w:rsidTr="00AA6519">
        <w:tc>
          <w:tcPr>
            <w:tcW w:w="750" w:type="pct"/>
            <w:shd w:val="clear" w:color="auto" w:fill="auto"/>
            <w:vAlign w:val="center"/>
          </w:tcPr>
          <w:p w14:paraId="442BEDB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44A49B5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0FA9D9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97D695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1" w:type="pct"/>
            <w:shd w:val="clear" w:color="auto" w:fill="auto"/>
          </w:tcPr>
          <w:p w14:paraId="5B3F68F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5" w:type="pct"/>
            <w:shd w:val="clear" w:color="auto" w:fill="auto"/>
          </w:tcPr>
          <w:p w14:paraId="2AAA289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3F88CE77" w14:textId="77777777" w:rsidTr="00AA6519">
        <w:tc>
          <w:tcPr>
            <w:tcW w:w="750" w:type="pct"/>
            <w:shd w:val="clear" w:color="auto" w:fill="auto"/>
            <w:vAlign w:val="center"/>
          </w:tcPr>
          <w:p w14:paraId="313164E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EF7F53D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987F5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FDE85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66A9D1D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 xml:space="preserve">Наименование интеграционного </w:t>
            </w:r>
            <w:r w:rsidRPr="008E30C0">
              <w:rPr>
                <w:sz w:val="20"/>
              </w:rPr>
              <w:lastRenderedPageBreak/>
              <w:t>объекта, к которому относится данное основание</w:t>
            </w:r>
          </w:p>
        </w:tc>
        <w:tc>
          <w:tcPr>
            <w:tcW w:w="1395" w:type="pct"/>
            <w:shd w:val="clear" w:color="auto" w:fill="auto"/>
          </w:tcPr>
          <w:p w14:paraId="1BE51CA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DF7DD1C" w14:textId="77777777" w:rsidTr="00AA6519">
        <w:tc>
          <w:tcPr>
            <w:tcW w:w="750" w:type="pct"/>
            <w:shd w:val="clear" w:color="auto" w:fill="auto"/>
            <w:vAlign w:val="center"/>
          </w:tcPr>
          <w:p w14:paraId="7E6593F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9EADB7A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1F2A25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44A1D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1A4E04B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5" w:type="pct"/>
            <w:shd w:val="clear" w:color="auto" w:fill="auto"/>
          </w:tcPr>
          <w:p w14:paraId="3E17B14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D7E29A2" w14:textId="77777777" w:rsidTr="00AA6519">
        <w:tc>
          <w:tcPr>
            <w:tcW w:w="750" w:type="pct"/>
            <w:shd w:val="clear" w:color="auto" w:fill="auto"/>
            <w:vAlign w:val="center"/>
          </w:tcPr>
          <w:p w14:paraId="18EA547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0B806AA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E49D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38E0B3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B52079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5" w:type="pct"/>
            <w:shd w:val="clear" w:color="auto" w:fill="auto"/>
          </w:tcPr>
          <w:p w14:paraId="14F90871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30C58489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247A3910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7FEBE49D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17AE5805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16736A6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64C56F78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0552331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2C0FFB80" w14:textId="57F4FF9E" w:rsidR="00574878" w:rsidRDefault="00574878" w:rsidP="009D1964">
      <w:pPr>
        <w:pStyle w:val="20"/>
        <w:numPr>
          <w:ilvl w:val="0"/>
          <w:numId w:val="54"/>
        </w:numPr>
      </w:pPr>
      <w:r w:rsidRPr="009A7A50">
        <w:t xml:space="preserve">Протокол предквалификационного отбора </w:t>
      </w:r>
      <w:r w:rsidR="00CB0018" w:rsidRPr="00F22CFC">
        <w:t>в ОК-</w:t>
      </w:r>
      <w:r w:rsidR="00CB0018">
        <w:t>Д</w:t>
      </w:r>
      <w:r w:rsidR="00CB0018" w:rsidRPr="00F22CFC">
        <w:t xml:space="preserve"> </w:t>
      </w:r>
      <w:r w:rsidR="00CB0018">
        <w:t>(двухэтапном конкурсе)</w:t>
      </w:r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5"/>
        <w:gridCol w:w="10"/>
        <w:gridCol w:w="1521"/>
        <w:gridCol w:w="8"/>
        <w:gridCol w:w="415"/>
        <w:gridCol w:w="977"/>
        <w:gridCol w:w="2908"/>
        <w:gridCol w:w="2850"/>
      </w:tblGrid>
      <w:tr w:rsidR="00574878" w:rsidRPr="001A4780" w14:paraId="40CF3DC1" w14:textId="77777777" w:rsidTr="00AA6519">
        <w:trPr>
          <w:tblHeader/>
        </w:trPr>
        <w:tc>
          <w:tcPr>
            <w:tcW w:w="750" w:type="pct"/>
            <w:shd w:val="clear" w:color="auto" w:fill="D9D9D9"/>
            <w:hideMark/>
          </w:tcPr>
          <w:p w14:paraId="7C303A8F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gridSpan w:val="2"/>
            <w:shd w:val="clear" w:color="auto" w:fill="D9D9D9"/>
            <w:hideMark/>
          </w:tcPr>
          <w:p w14:paraId="614370B7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gridSpan w:val="2"/>
            <w:shd w:val="clear" w:color="auto" w:fill="D9D9D9"/>
            <w:hideMark/>
          </w:tcPr>
          <w:p w14:paraId="7348048E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8" w:type="pct"/>
            <w:shd w:val="clear" w:color="auto" w:fill="D9D9D9"/>
            <w:hideMark/>
          </w:tcPr>
          <w:p w14:paraId="2CE3A0E4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1" w:type="pct"/>
            <w:shd w:val="clear" w:color="auto" w:fill="D9D9D9"/>
            <w:hideMark/>
          </w:tcPr>
          <w:p w14:paraId="33A0147C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5" w:type="pct"/>
            <w:shd w:val="clear" w:color="auto" w:fill="D9D9D9"/>
            <w:hideMark/>
          </w:tcPr>
          <w:p w14:paraId="1F3EA1BB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574878" w:rsidRPr="001A4780" w14:paraId="0FFD539A" w14:textId="77777777" w:rsidTr="00AA6519">
        <w:tc>
          <w:tcPr>
            <w:tcW w:w="4996" w:type="pct"/>
            <w:gridSpan w:val="8"/>
            <w:shd w:val="clear" w:color="auto" w:fill="auto"/>
          </w:tcPr>
          <w:p w14:paraId="6980DF24" w14:textId="70B57D3A" w:rsidR="00574878" w:rsidRPr="00724833" w:rsidRDefault="00574878" w:rsidP="00CB0018">
            <w:pPr>
              <w:spacing w:before="0" w:after="0"/>
              <w:jc w:val="center"/>
              <w:rPr>
                <w:b/>
                <w:sz w:val="20"/>
              </w:rPr>
            </w:pPr>
            <w:r w:rsidRPr="009A7A50">
              <w:rPr>
                <w:b/>
                <w:sz w:val="20"/>
              </w:rPr>
              <w:t xml:space="preserve">Протокол предквалификационного отбора </w:t>
            </w:r>
            <w:r w:rsidR="00CB0018" w:rsidRPr="00CB0018">
              <w:rPr>
                <w:b/>
                <w:sz w:val="20"/>
              </w:rPr>
              <w:t>в ОК-Д</w:t>
            </w:r>
            <w:r w:rsidR="00CB0018" w:rsidRPr="00F22CFC">
              <w:t xml:space="preserve"> </w:t>
            </w:r>
          </w:p>
        </w:tc>
      </w:tr>
      <w:tr w:rsidR="00574878" w:rsidRPr="001A4780" w14:paraId="1C01848A" w14:textId="77777777" w:rsidTr="00AA6519">
        <w:tc>
          <w:tcPr>
            <w:tcW w:w="750" w:type="pct"/>
            <w:shd w:val="clear" w:color="auto" w:fill="auto"/>
            <w:hideMark/>
          </w:tcPr>
          <w:p w14:paraId="047D0787" w14:textId="77777777" w:rsidR="00574878" w:rsidRPr="00AF4AE2" w:rsidRDefault="00574878" w:rsidP="00574878">
            <w:pPr>
              <w:spacing w:before="0" w:after="0"/>
              <w:rPr>
                <w:b/>
                <w:sz w:val="20"/>
                <w:lang w:val="en-US"/>
              </w:rPr>
            </w:pPr>
            <w:r w:rsidRPr="009A7A50">
              <w:rPr>
                <w:b/>
                <w:sz w:val="20"/>
                <w:lang w:val="en-US"/>
              </w:rPr>
              <w:t>protocolOKOU2</w:t>
            </w:r>
          </w:p>
        </w:tc>
        <w:tc>
          <w:tcPr>
            <w:tcW w:w="749" w:type="pct"/>
            <w:gridSpan w:val="2"/>
            <w:shd w:val="clear" w:color="auto" w:fill="auto"/>
            <w:hideMark/>
          </w:tcPr>
          <w:p w14:paraId="4B966B9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  <w:hideMark/>
          </w:tcPr>
          <w:p w14:paraId="64AA0D0A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  <w:hideMark/>
          </w:tcPr>
          <w:p w14:paraId="6AC337A2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hideMark/>
          </w:tcPr>
          <w:p w14:paraId="5E3A3D7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5" w:type="pct"/>
            <w:shd w:val="clear" w:color="auto" w:fill="auto"/>
            <w:hideMark/>
          </w:tcPr>
          <w:p w14:paraId="7B558CA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574878" w:rsidRPr="001A4780" w14:paraId="47A8291C" w14:textId="77777777" w:rsidTr="00AA6519">
        <w:tc>
          <w:tcPr>
            <w:tcW w:w="750" w:type="pct"/>
            <w:shd w:val="clear" w:color="auto" w:fill="auto"/>
          </w:tcPr>
          <w:p w14:paraId="0146598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2E48C9F" w14:textId="77777777" w:rsidR="00574878" w:rsidRPr="00351BEA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F372AD" w14:textId="77777777" w:rsidR="00574878" w:rsidRPr="00351BEA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A831DB0" w14:textId="77777777" w:rsidR="00574878" w:rsidRPr="001A478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7316DB63" w14:textId="77777777" w:rsidR="00574878" w:rsidRPr="001A478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5" w:type="pct"/>
            <w:shd w:val="clear" w:color="auto" w:fill="auto"/>
          </w:tcPr>
          <w:p w14:paraId="3FA97566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63099BF3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02B0A793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4E197444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418E2195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04AB298C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789001F6" w14:textId="78599072" w:rsidR="00574878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</w:t>
            </w:r>
            <w:r w:rsidR="005C6213">
              <w:rPr>
                <w:sz w:val="20"/>
              </w:rPr>
              <w:t>,6.1,6.2</w:t>
            </w:r>
          </w:p>
        </w:tc>
      </w:tr>
      <w:tr w:rsidR="00574878" w:rsidRPr="001A4780" w14:paraId="01D7F682" w14:textId="77777777" w:rsidTr="00AA6519">
        <w:tc>
          <w:tcPr>
            <w:tcW w:w="750" w:type="pct"/>
            <w:shd w:val="clear" w:color="auto" w:fill="auto"/>
          </w:tcPr>
          <w:p w14:paraId="193E02D9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AFFF2FB" w14:textId="77777777" w:rsidR="00574878" w:rsidRPr="001176A0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8197135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318D8FF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3B4960D7" w14:textId="0C821ABF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5" w:type="pct"/>
            <w:shd w:val="clear" w:color="auto" w:fill="auto"/>
          </w:tcPr>
          <w:p w14:paraId="0914E669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67D3E0B" w14:textId="77777777" w:rsidTr="00AA6519">
        <w:tc>
          <w:tcPr>
            <w:tcW w:w="750" w:type="pct"/>
            <w:shd w:val="clear" w:color="auto" w:fill="auto"/>
          </w:tcPr>
          <w:p w14:paraId="55187AB8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728C61B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244BB72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1D7E2C1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1" w:type="pct"/>
            <w:shd w:val="clear" w:color="auto" w:fill="auto"/>
          </w:tcPr>
          <w:p w14:paraId="5222AD86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5" w:type="pct"/>
            <w:shd w:val="clear" w:color="auto" w:fill="auto"/>
          </w:tcPr>
          <w:p w14:paraId="1767DC5B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7926242" w14:textId="77777777" w:rsidTr="00AA6519">
        <w:tc>
          <w:tcPr>
            <w:tcW w:w="750" w:type="pct"/>
            <w:shd w:val="clear" w:color="auto" w:fill="auto"/>
          </w:tcPr>
          <w:p w14:paraId="0DC1DB3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1031E00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FA2C41C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24A4568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66557B73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5" w:type="pct"/>
            <w:shd w:val="clear" w:color="auto" w:fill="auto"/>
          </w:tcPr>
          <w:p w14:paraId="786DCE5B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574878" w:rsidRPr="001A4780" w14:paraId="25164D62" w14:textId="77777777" w:rsidTr="00AA6519">
        <w:tc>
          <w:tcPr>
            <w:tcW w:w="750" w:type="pct"/>
            <w:shd w:val="clear" w:color="auto" w:fill="auto"/>
          </w:tcPr>
          <w:p w14:paraId="35D058B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4E83D0C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C7AC3A9" w14:textId="77777777" w:rsidR="00574878" w:rsidRPr="00724833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CB0FD1D" w14:textId="77777777" w:rsidR="00574878" w:rsidRPr="008D298C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2CEB2FC2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5" w:type="pct"/>
            <w:shd w:val="clear" w:color="auto" w:fill="auto"/>
          </w:tcPr>
          <w:p w14:paraId="5593E072" w14:textId="77777777" w:rsidR="00574878" w:rsidRPr="00C85B91" w:rsidRDefault="00574878" w:rsidP="00574878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74878" w:rsidRPr="001A4780" w14:paraId="7C31D9A8" w14:textId="77777777" w:rsidTr="00AA6519">
        <w:tc>
          <w:tcPr>
            <w:tcW w:w="750" w:type="pct"/>
            <w:shd w:val="clear" w:color="auto" w:fill="auto"/>
          </w:tcPr>
          <w:p w14:paraId="63A3658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E7A6CA5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9A6BACE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5C59218A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62688785" w14:textId="77777777" w:rsidR="00574878" w:rsidRPr="00997F9C" w:rsidRDefault="00574878" w:rsidP="00574878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5" w:type="pct"/>
            <w:shd w:val="clear" w:color="auto" w:fill="auto"/>
          </w:tcPr>
          <w:p w14:paraId="5F23D1BB" w14:textId="77777777" w:rsidR="00574878" w:rsidRPr="00C85B91" w:rsidRDefault="00574878" w:rsidP="00574878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74878" w:rsidRPr="001A4780" w14:paraId="5E05AC50" w14:textId="77777777" w:rsidTr="00AA6519">
        <w:tc>
          <w:tcPr>
            <w:tcW w:w="750" w:type="pct"/>
            <w:shd w:val="clear" w:color="auto" w:fill="auto"/>
          </w:tcPr>
          <w:p w14:paraId="1F78035C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A25A787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198CE57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E30D9D1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0320E44C" w14:textId="77777777" w:rsidR="00574878" w:rsidRPr="00997F9C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5" w:type="pct"/>
            <w:shd w:val="clear" w:color="auto" w:fill="auto"/>
          </w:tcPr>
          <w:p w14:paraId="1FE2E205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574878" w:rsidRPr="001A4780" w14:paraId="70074F57" w14:textId="77777777" w:rsidTr="00AA6519">
        <w:tc>
          <w:tcPr>
            <w:tcW w:w="750" w:type="pct"/>
            <w:shd w:val="clear" w:color="auto" w:fill="auto"/>
          </w:tcPr>
          <w:p w14:paraId="1AB0696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CC792CA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F574672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2364F05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188230DC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5" w:type="pct"/>
            <w:shd w:val="clear" w:color="auto" w:fill="auto"/>
          </w:tcPr>
          <w:p w14:paraId="55992AAF" w14:textId="77777777" w:rsidR="00574878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556713D" w14:textId="77777777" w:rsidTr="00AA6519">
        <w:tc>
          <w:tcPr>
            <w:tcW w:w="750" w:type="pct"/>
            <w:shd w:val="clear" w:color="auto" w:fill="auto"/>
          </w:tcPr>
          <w:p w14:paraId="637BBFA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D745E09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48361F" w14:textId="77777777" w:rsidR="00574878" w:rsidRPr="00724833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150F53D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9DD04EC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5" w:type="pct"/>
            <w:shd w:val="clear" w:color="auto" w:fill="auto"/>
          </w:tcPr>
          <w:p w14:paraId="7F128A74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C42F13B" w14:textId="77777777" w:rsidTr="00AA6519">
        <w:tc>
          <w:tcPr>
            <w:tcW w:w="750" w:type="pct"/>
            <w:shd w:val="clear" w:color="auto" w:fill="auto"/>
          </w:tcPr>
          <w:p w14:paraId="6042F69E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3FBF3DA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3C6AD9C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7FF3B73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5987556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5" w:type="pct"/>
            <w:shd w:val="clear" w:color="auto" w:fill="auto"/>
          </w:tcPr>
          <w:p w14:paraId="44DA0D74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C77F4D7" w14:textId="77777777" w:rsidTr="00AA6519">
        <w:tc>
          <w:tcPr>
            <w:tcW w:w="750" w:type="pct"/>
            <w:shd w:val="clear" w:color="auto" w:fill="auto"/>
          </w:tcPr>
          <w:p w14:paraId="2F2D595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9C88669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CD9725E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5D053C2A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2CE2040E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5" w:type="pct"/>
            <w:shd w:val="clear" w:color="auto" w:fill="auto"/>
          </w:tcPr>
          <w:p w14:paraId="75C25D08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FA6DA1B" w14:textId="77777777" w:rsidTr="00AA6519">
        <w:tc>
          <w:tcPr>
            <w:tcW w:w="750" w:type="pct"/>
            <w:shd w:val="clear" w:color="auto" w:fill="auto"/>
          </w:tcPr>
          <w:p w14:paraId="60F8BC6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1600B77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CA4A47B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346CAC3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DDD9100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5" w:type="pct"/>
            <w:shd w:val="clear" w:color="auto" w:fill="auto"/>
          </w:tcPr>
          <w:p w14:paraId="38109813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2ADAD87" w14:textId="77777777" w:rsidTr="00AA6519">
        <w:tc>
          <w:tcPr>
            <w:tcW w:w="750" w:type="pct"/>
            <w:shd w:val="clear" w:color="auto" w:fill="auto"/>
          </w:tcPr>
          <w:p w14:paraId="6F0A296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3E34E53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40B45E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75481D8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0061383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5" w:type="pct"/>
            <w:shd w:val="clear" w:color="auto" w:fill="auto"/>
          </w:tcPr>
          <w:p w14:paraId="44274C7A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09CA83C2" w14:textId="77777777" w:rsidTr="00AA6519">
        <w:tc>
          <w:tcPr>
            <w:tcW w:w="750" w:type="pct"/>
            <w:shd w:val="clear" w:color="auto" w:fill="auto"/>
          </w:tcPr>
          <w:p w14:paraId="2D98E915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5E32A3F1" w14:textId="1D4E0D4D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7C8422B" w14:textId="655657D9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89F61DC" w14:textId="6F55E4BF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557A0086" w14:textId="49A96DAE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669F071A" w14:textId="3674E2D8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4472F915" w14:textId="7DE06627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574878" w:rsidRPr="001A4780" w14:paraId="2DC778D7" w14:textId="77777777" w:rsidTr="00AA6519">
        <w:tc>
          <w:tcPr>
            <w:tcW w:w="750" w:type="pct"/>
            <w:shd w:val="clear" w:color="auto" w:fill="auto"/>
          </w:tcPr>
          <w:p w14:paraId="4BE6D94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22A4C56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BBF6D63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59D44941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00B17BB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5" w:type="pct"/>
            <w:shd w:val="clear" w:color="auto" w:fill="auto"/>
          </w:tcPr>
          <w:p w14:paraId="049A47F7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D54C75E" w14:textId="77777777" w:rsidTr="00AA6519">
        <w:tc>
          <w:tcPr>
            <w:tcW w:w="750" w:type="pct"/>
            <w:shd w:val="clear" w:color="auto" w:fill="auto"/>
          </w:tcPr>
          <w:p w14:paraId="5873AD1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8C43527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A38054A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22FC5D7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DC5C0C4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5" w:type="pct"/>
            <w:shd w:val="clear" w:color="auto" w:fill="auto"/>
          </w:tcPr>
          <w:p w14:paraId="0680FC1E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74878" w:rsidRPr="001A4780" w14:paraId="27FC7A21" w14:textId="77777777" w:rsidTr="00AA6519">
        <w:tc>
          <w:tcPr>
            <w:tcW w:w="750" w:type="pct"/>
            <w:shd w:val="clear" w:color="auto" w:fill="auto"/>
          </w:tcPr>
          <w:p w14:paraId="58712B0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88C8922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2758BCF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2814F5A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5CE10A6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5" w:type="pct"/>
            <w:shd w:val="clear" w:color="auto" w:fill="auto"/>
          </w:tcPr>
          <w:p w14:paraId="7D61B227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EBD82C2" w14:textId="77777777" w:rsidTr="00AA6519">
        <w:tc>
          <w:tcPr>
            <w:tcW w:w="750" w:type="pct"/>
            <w:shd w:val="clear" w:color="auto" w:fill="auto"/>
          </w:tcPr>
          <w:p w14:paraId="1BE6167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4F96C5C" w14:textId="77777777" w:rsidR="00574878" w:rsidRPr="00BB6995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FBEF30B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B7EBCDE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820829C" w14:textId="77777777" w:rsidR="00574878" w:rsidRPr="00BB6995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5" w:type="pct"/>
            <w:shd w:val="clear" w:color="auto" w:fill="auto"/>
          </w:tcPr>
          <w:p w14:paraId="123FA584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92F4F83" w14:textId="77777777" w:rsidTr="00AA6519">
        <w:tc>
          <w:tcPr>
            <w:tcW w:w="750" w:type="pct"/>
            <w:shd w:val="clear" w:color="auto" w:fill="auto"/>
          </w:tcPr>
          <w:p w14:paraId="374E2318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BA528A9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A15A62D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B94CA76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262800F6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5" w:type="pct"/>
            <w:shd w:val="clear" w:color="auto" w:fill="auto"/>
          </w:tcPr>
          <w:p w14:paraId="67B9AD04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77EA041" w14:textId="77777777" w:rsidTr="00AA6519">
        <w:tc>
          <w:tcPr>
            <w:tcW w:w="750" w:type="pct"/>
            <w:shd w:val="clear" w:color="auto" w:fill="auto"/>
          </w:tcPr>
          <w:p w14:paraId="070A455C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0139C0F" w14:textId="77777777" w:rsidR="00574878" w:rsidRPr="00575F5E" w:rsidRDefault="00574878" w:rsidP="00574878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B56C9C8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B87F1CB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953E76A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</w:t>
            </w:r>
            <w:r>
              <w:rPr>
                <w:sz w:val="20"/>
              </w:rPr>
              <w:t>ы</w:t>
            </w:r>
            <w:r w:rsidRPr="00D43778">
              <w:rPr>
                <w:sz w:val="20"/>
              </w:rPr>
              <w:t xml:space="preserve"> протокола</w:t>
            </w:r>
          </w:p>
        </w:tc>
        <w:tc>
          <w:tcPr>
            <w:tcW w:w="1395" w:type="pct"/>
            <w:shd w:val="clear" w:color="auto" w:fill="auto"/>
          </w:tcPr>
          <w:p w14:paraId="62E1B236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4B74415" w14:textId="77777777" w:rsidTr="00AA6519">
        <w:tc>
          <w:tcPr>
            <w:tcW w:w="750" w:type="pct"/>
            <w:shd w:val="clear" w:color="auto" w:fill="auto"/>
          </w:tcPr>
          <w:p w14:paraId="1FD6A0E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7E775BE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foundationProtocol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59CB9DD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89323D4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FD2865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Реквизиты предыдущего протокола (для печатной формы)</w:t>
            </w:r>
          </w:p>
        </w:tc>
        <w:tc>
          <w:tcPr>
            <w:tcW w:w="1395" w:type="pct"/>
            <w:shd w:val="clear" w:color="auto" w:fill="auto"/>
          </w:tcPr>
          <w:p w14:paraId="0A78508F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74878" w:rsidRPr="001A4780" w14:paraId="4CF7D33B" w14:textId="77777777" w:rsidTr="00AA6519">
        <w:tc>
          <w:tcPr>
            <w:tcW w:w="4996" w:type="pct"/>
            <w:gridSpan w:val="8"/>
            <w:shd w:val="clear" w:color="auto" w:fill="auto"/>
          </w:tcPr>
          <w:p w14:paraId="45BBB411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574878" w:rsidRPr="001A4780" w14:paraId="5B6F617A" w14:textId="77777777" w:rsidTr="00AA6519">
        <w:tc>
          <w:tcPr>
            <w:tcW w:w="750" w:type="pct"/>
            <w:shd w:val="clear" w:color="auto" w:fill="auto"/>
          </w:tcPr>
          <w:p w14:paraId="5A6F5D3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D57FE90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3CDD69F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7AAF526C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2F9F01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397BBF87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B111924" w14:textId="77777777" w:rsidTr="00AA6519">
        <w:tc>
          <w:tcPr>
            <w:tcW w:w="750" w:type="pct"/>
            <w:shd w:val="clear" w:color="auto" w:fill="auto"/>
          </w:tcPr>
          <w:p w14:paraId="5AFB7171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B3BDA0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2277663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EF590F3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DC6A414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5" w:type="pct"/>
            <w:shd w:val="clear" w:color="auto" w:fill="auto"/>
          </w:tcPr>
          <w:p w14:paraId="38915906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7B19896" w14:textId="77777777" w:rsidTr="00AA6519">
        <w:tc>
          <w:tcPr>
            <w:tcW w:w="750" w:type="pct"/>
            <w:shd w:val="clear" w:color="auto" w:fill="auto"/>
          </w:tcPr>
          <w:p w14:paraId="19FE4B61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B9E7EC9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A72C7DA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069C013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3FA767D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5" w:type="pct"/>
            <w:shd w:val="clear" w:color="auto" w:fill="auto"/>
          </w:tcPr>
          <w:p w14:paraId="2AA06E3B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F211B39" w14:textId="77777777" w:rsidTr="00AA6519">
        <w:tc>
          <w:tcPr>
            <w:tcW w:w="750" w:type="pct"/>
            <w:shd w:val="clear" w:color="auto" w:fill="auto"/>
          </w:tcPr>
          <w:p w14:paraId="2337937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6207E44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798C83A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B462486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5CF3FF2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5" w:type="pct"/>
            <w:shd w:val="clear" w:color="auto" w:fill="auto"/>
          </w:tcPr>
          <w:p w14:paraId="17901FD0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1969639" w14:textId="77777777" w:rsidTr="00AA6519">
        <w:tc>
          <w:tcPr>
            <w:tcW w:w="750" w:type="pct"/>
            <w:shd w:val="clear" w:color="auto" w:fill="auto"/>
          </w:tcPr>
          <w:p w14:paraId="041E171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16804AE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883358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A269049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47A07C7" w14:textId="77777777" w:rsidR="00574878" w:rsidRPr="00D43778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5" w:type="pct"/>
            <w:shd w:val="clear" w:color="auto" w:fill="auto"/>
          </w:tcPr>
          <w:p w14:paraId="78892D2A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651142B" w14:textId="77777777" w:rsidTr="00AA6519">
        <w:tc>
          <w:tcPr>
            <w:tcW w:w="4996" w:type="pct"/>
            <w:gridSpan w:val="8"/>
            <w:shd w:val="clear" w:color="auto" w:fill="auto"/>
          </w:tcPr>
          <w:p w14:paraId="490DED30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574878" w:rsidRPr="001A4780" w14:paraId="511FD5C3" w14:textId="77777777" w:rsidTr="00AA6519">
        <w:tc>
          <w:tcPr>
            <w:tcW w:w="750" w:type="pct"/>
            <w:shd w:val="clear" w:color="auto" w:fill="auto"/>
          </w:tcPr>
          <w:p w14:paraId="5F7F8545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A288521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F880D64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1769D54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1E7E7DDA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75AEE1F8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AAF4ACB" w14:textId="77777777" w:rsidTr="00AA6519">
        <w:tc>
          <w:tcPr>
            <w:tcW w:w="750" w:type="pct"/>
            <w:shd w:val="clear" w:color="auto" w:fill="auto"/>
          </w:tcPr>
          <w:p w14:paraId="4D587E9E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6FE5900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6A93A86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5372B9A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09095A0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5" w:type="pct"/>
            <w:shd w:val="clear" w:color="auto" w:fill="auto"/>
          </w:tcPr>
          <w:p w14:paraId="05C8FD6F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6884B91D" w14:textId="77777777" w:rsidTr="00AA6519">
        <w:tc>
          <w:tcPr>
            <w:tcW w:w="750" w:type="pct"/>
            <w:shd w:val="clear" w:color="auto" w:fill="auto"/>
          </w:tcPr>
          <w:p w14:paraId="01D4FB75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2BF6356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352BE0C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7851C11A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7369EE1D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41E0CF7D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C41E831" w14:textId="77777777" w:rsidTr="00AA6519">
        <w:tc>
          <w:tcPr>
            <w:tcW w:w="750" w:type="pct"/>
            <w:shd w:val="clear" w:color="auto" w:fill="auto"/>
          </w:tcPr>
          <w:p w14:paraId="46BE6B0C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21D7937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FBFDBE5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E639A69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5E278D27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5" w:type="pct"/>
            <w:shd w:val="clear" w:color="auto" w:fill="auto"/>
          </w:tcPr>
          <w:p w14:paraId="2E5EF74C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B3B7787" w14:textId="77777777" w:rsidTr="00AA6519">
        <w:tc>
          <w:tcPr>
            <w:tcW w:w="750" w:type="pct"/>
            <w:shd w:val="clear" w:color="auto" w:fill="auto"/>
          </w:tcPr>
          <w:p w14:paraId="5775618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D2AC3E4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CA9F1D8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EAFDA84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5B5EB4C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5" w:type="pct"/>
            <w:shd w:val="clear" w:color="auto" w:fill="auto"/>
          </w:tcPr>
          <w:p w14:paraId="5B49D9F5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9093D8F" w14:textId="77777777" w:rsidTr="00AA6519">
        <w:tc>
          <w:tcPr>
            <w:tcW w:w="750" w:type="pct"/>
            <w:shd w:val="clear" w:color="auto" w:fill="auto"/>
          </w:tcPr>
          <w:p w14:paraId="7365429E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EB999A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148E8C0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515C6FE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0F7FF5CA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5" w:type="pct"/>
            <w:shd w:val="clear" w:color="auto" w:fill="auto"/>
          </w:tcPr>
          <w:p w14:paraId="3B04FA75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7E4E47D" w14:textId="77777777" w:rsidTr="00AA6519">
        <w:tc>
          <w:tcPr>
            <w:tcW w:w="750" w:type="pct"/>
            <w:shd w:val="clear" w:color="auto" w:fill="auto"/>
          </w:tcPr>
          <w:p w14:paraId="028B75B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B307E8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E728A43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B2F03EF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75B6A84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5" w:type="pct"/>
            <w:shd w:val="clear" w:color="auto" w:fill="auto"/>
          </w:tcPr>
          <w:p w14:paraId="7B61F445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7E72966" w14:textId="77777777" w:rsidTr="00AA6519">
        <w:tc>
          <w:tcPr>
            <w:tcW w:w="750" w:type="pct"/>
            <w:shd w:val="clear" w:color="auto" w:fill="auto"/>
          </w:tcPr>
          <w:p w14:paraId="231E7F21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3FFE83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B7D1811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9112EF3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342F3F8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5" w:type="pct"/>
            <w:shd w:val="clear" w:color="auto" w:fill="auto"/>
          </w:tcPr>
          <w:p w14:paraId="1A966D2D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FDF96EF" w14:textId="77777777" w:rsidTr="00AA6519">
        <w:tc>
          <w:tcPr>
            <w:tcW w:w="4996" w:type="pct"/>
            <w:gridSpan w:val="8"/>
            <w:shd w:val="clear" w:color="auto" w:fill="auto"/>
          </w:tcPr>
          <w:p w14:paraId="1A2BDD90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574878" w:rsidRPr="001A4780" w14:paraId="2D413190" w14:textId="77777777" w:rsidTr="00AA6519">
        <w:tc>
          <w:tcPr>
            <w:tcW w:w="750" w:type="pct"/>
            <w:shd w:val="clear" w:color="auto" w:fill="auto"/>
          </w:tcPr>
          <w:p w14:paraId="5FAE1C73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5864883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B98902B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26DFC5DF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1B6C66A" w14:textId="77777777" w:rsidR="005748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0BE6B883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65DA631" w14:textId="77777777" w:rsidTr="00AA6519">
        <w:tc>
          <w:tcPr>
            <w:tcW w:w="750" w:type="pct"/>
            <w:shd w:val="clear" w:color="auto" w:fill="auto"/>
          </w:tcPr>
          <w:p w14:paraId="39172F1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9764DA9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A8E3119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BFE6AB8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0A50D822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5" w:type="pct"/>
            <w:shd w:val="clear" w:color="auto" w:fill="auto"/>
          </w:tcPr>
          <w:p w14:paraId="5A80482C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7B05D06" w14:textId="77777777" w:rsidTr="00AA6519">
        <w:tc>
          <w:tcPr>
            <w:tcW w:w="750" w:type="pct"/>
            <w:shd w:val="clear" w:color="auto" w:fill="auto"/>
          </w:tcPr>
          <w:p w14:paraId="51BD4FFC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6B25A80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346C62D" w14:textId="77777777" w:rsidR="00574878" w:rsidRPr="00655FB3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D2D98D8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494D70E8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5" w:type="pct"/>
            <w:shd w:val="clear" w:color="auto" w:fill="auto"/>
          </w:tcPr>
          <w:p w14:paraId="3AF15756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820770E" w14:textId="77777777" w:rsidTr="00AA6519">
        <w:tc>
          <w:tcPr>
            <w:tcW w:w="750" w:type="pct"/>
            <w:shd w:val="clear" w:color="auto" w:fill="auto"/>
          </w:tcPr>
          <w:p w14:paraId="23EDA6C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F23832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6B0965" w14:textId="77777777" w:rsidR="00574878" w:rsidRPr="00655FB3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5543132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69F02C45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5" w:type="pct"/>
            <w:shd w:val="clear" w:color="auto" w:fill="auto"/>
          </w:tcPr>
          <w:p w14:paraId="3DDF3C7E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254573" w14:paraId="77D7864E" w14:textId="77777777" w:rsidTr="00AA6519">
        <w:tc>
          <w:tcPr>
            <w:tcW w:w="4996" w:type="pct"/>
            <w:gridSpan w:val="8"/>
            <w:shd w:val="clear" w:color="auto" w:fill="auto"/>
          </w:tcPr>
          <w:p w14:paraId="5084204A" w14:textId="77777777" w:rsidR="00574878" w:rsidRPr="0025457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574878" w:rsidRPr="001A4780" w14:paraId="38AB822D" w14:textId="77777777" w:rsidTr="00AA6519">
        <w:tc>
          <w:tcPr>
            <w:tcW w:w="750" w:type="pct"/>
            <w:shd w:val="clear" w:color="auto" w:fill="auto"/>
            <w:vAlign w:val="center"/>
          </w:tcPr>
          <w:p w14:paraId="22484CD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4AB9446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081EAE6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31D5E55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28B8C87C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53EFFC3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</w:tr>
      <w:tr w:rsidR="00574878" w:rsidRPr="001A4780" w14:paraId="5F60715C" w14:textId="77777777" w:rsidTr="00AA6519">
        <w:tc>
          <w:tcPr>
            <w:tcW w:w="750" w:type="pct"/>
            <w:shd w:val="clear" w:color="auto" w:fill="auto"/>
            <w:vAlign w:val="center"/>
          </w:tcPr>
          <w:p w14:paraId="26ADDB08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6B87DD9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EC0D3A9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684CE89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0FF45D4D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2CAC0C4B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2F4DEFB" w14:textId="77777777" w:rsidTr="00AA6519">
        <w:tc>
          <w:tcPr>
            <w:tcW w:w="750" w:type="pct"/>
            <w:shd w:val="clear" w:color="auto" w:fill="auto"/>
            <w:vAlign w:val="center"/>
          </w:tcPr>
          <w:p w14:paraId="11E9C7A4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09CA3A9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43F765E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1ACC42C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4BEEA586" w14:textId="673A4A2F" w:rsidR="00574878" w:rsidRPr="00E45768" w:rsidRDefault="002D1F44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74878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1D50E1D8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74878" w:rsidRPr="00254573" w14:paraId="743E377B" w14:textId="77777777" w:rsidTr="00AA6519">
        <w:tc>
          <w:tcPr>
            <w:tcW w:w="4996" w:type="pct"/>
            <w:gridSpan w:val="8"/>
            <w:shd w:val="clear" w:color="auto" w:fill="auto"/>
          </w:tcPr>
          <w:p w14:paraId="471B0FE9" w14:textId="423CD6B9" w:rsidR="00574878" w:rsidRPr="00254573" w:rsidRDefault="002D1F44" w:rsidP="00574878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74878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574878" w:rsidRPr="001A4780" w14:paraId="3029FE94" w14:textId="77777777" w:rsidTr="00AA6519">
        <w:tc>
          <w:tcPr>
            <w:tcW w:w="750" w:type="pct"/>
            <w:shd w:val="clear" w:color="auto" w:fill="auto"/>
            <w:vAlign w:val="center"/>
          </w:tcPr>
          <w:p w14:paraId="11E361B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5B28A93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1F13106" w14:textId="77777777" w:rsidR="00574878" w:rsidRPr="006C6D44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CF27EEE" w14:textId="77777777" w:rsidR="00574878" w:rsidRPr="006C6D44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5DFC62CD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3667335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</w:tr>
      <w:tr w:rsidR="00574878" w:rsidRPr="001A4780" w14:paraId="3F89D3F0" w14:textId="77777777" w:rsidTr="00AA6519">
        <w:tc>
          <w:tcPr>
            <w:tcW w:w="750" w:type="pct"/>
            <w:shd w:val="clear" w:color="auto" w:fill="auto"/>
            <w:vAlign w:val="center"/>
          </w:tcPr>
          <w:p w14:paraId="56184968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CC50C38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E72C0B3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3574C5A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4718CA73" w14:textId="33065565" w:rsidR="00574878" w:rsidRPr="003804BF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5" w:type="pct"/>
            <w:shd w:val="clear" w:color="auto" w:fill="auto"/>
          </w:tcPr>
          <w:p w14:paraId="1D1B68A2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574878" w:rsidRPr="001B3D35" w14:paraId="48C55922" w14:textId="77777777" w:rsidTr="00AA6519">
        <w:tc>
          <w:tcPr>
            <w:tcW w:w="4996" w:type="pct"/>
            <w:gridSpan w:val="8"/>
            <w:shd w:val="clear" w:color="auto" w:fill="auto"/>
          </w:tcPr>
          <w:p w14:paraId="259463CC" w14:textId="77777777" w:rsidR="00574878" w:rsidRPr="00655FB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574878" w:rsidRPr="001A4780" w14:paraId="3724CB6A" w14:textId="77777777" w:rsidTr="00AA6519">
        <w:tc>
          <w:tcPr>
            <w:tcW w:w="750" w:type="pct"/>
            <w:shd w:val="clear" w:color="auto" w:fill="auto"/>
            <w:vAlign w:val="center"/>
          </w:tcPr>
          <w:p w14:paraId="55F946E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72174FD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991F7C9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2FDBA6BF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1898C73A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381FCDBE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A4955D5" w14:textId="77777777" w:rsidTr="00AA6519">
        <w:tc>
          <w:tcPr>
            <w:tcW w:w="750" w:type="pct"/>
            <w:shd w:val="clear" w:color="auto" w:fill="auto"/>
            <w:vAlign w:val="center"/>
          </w:tcPr>
          <w:p w14:paraId="199C6FB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1774B0D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886FDB2" w14:textId="77777777" w:rsidR="00574878" w:rsidRPr="00B0747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DBF9CE8" w14:textId="77777777" w:rsidR="00574878" w:rsidRPr="00B07477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AF36B3C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5" w:type="pct"/>
            <w:shd w:val="clear" w:color="auto" w:fill="auto"/>
          </w:tcPr>
          <w:p w14:paraId="1765DFD9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B45F838" w14:textId="77777777" w:rsidTr="00AA6519">
        <w:tc>
          <w:tcPr>
            <w:tcW w:w="750" w:type="pct"/>
            <w:shd w:val="clear" w:color="auto" w:fill="auto"/>
            <w:vAlign w:val="center"/>
          </w:tcPr>
          <w:p w14:paraId="2A6EA99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26CDE31" w14:textId="77777777" w:rsidR="00574878" w:rsidRPr="00B0747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59503EC" w14:textId="77777777" w:rsidR="00574878" w:rsidRPr="002B372D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0C453D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16D06606" w14:textId="77777777" w:rsidR="00574878" w:rsidRPr="00B0747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5" w:type="pct"/>
            <w:shd w:val="clear" w:color="auto" w:fill="auto"/>
          </w:tcPr>
          <w:p w14:paraId="1191A3CF" w14:textId="55BBA925" w:rsidR="00574878" w:rsidRPr="00655FB3" w:rsidRDefault="00CC3755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574878" w:rsidRPr="001A4780" w14:paraId="301E9C3E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665042C6" w14:textId="77777777" w:rsidR="00574878" w:rsidRPr="009968C5" w:rsidRDefault="00574878" w:rsidP="00574878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574878" w:rsidRPr="001A4780" w14:paraId="10A32259" w14:textId="77777777" w:rsidTr="00AA6519">
        <w:tc>
          <w:tcPr>
            <w:tcW w:w="750" w:type="pct"/>
            <w:shd w:val="clear" w:color="auto" w:fill="auto"/>
          </w:tcPr>
          <w:p w14:paraId="215CC919" w14:textId="77777777" w:rsidR="00574878" w:rsidRPr="009968C5" w:rsidRDefault="00574878" w:rsidP="00574878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F9B7E0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B3DAF8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588291B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41E3AD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36C3CD2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6A6F59A" w14:textId="77777777" w:rsidTr="00AA6519">
        <w:tc>
          <w:tcPr>
            <w:tcW w:w="750" w:type="pct"/>
            <w:shd w:val="clear" w:color="auto" w:fill="auto"/>
            <w:vAlign w:val="center"/>
          </w:tcPr>
          <w:p w14:paraId="5D69727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15A348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C9DCFF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D404E6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70BF80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5" w:type="pct"/>
            <w:shd w:val="clear" w:color="auto" w:fill="auto"/>
          </w:tcPr>
          <w:p w14:paraId="1136996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79B86EB1" w14:textId="77777777" w:rsidTr="00AA6519">
        <w:tc>
          <w:tcPr>
            <w:tcW w:w="755" w:type="pct"/>
            <w:gridSpan w:val="2"/>
            <w:shd w:val="clear" w:color="auto" w:fill="auto"/>
            <w:vAlign w:val="center"/>
          </w:tcPr>
          <w:p w14:paraId="0EA7273D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D98F513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shd w:val="clear" w:color="auto" w:fill="auto"/>
          </w:tcPr>
          <w:p w14:paraId="2FFEB04C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8BE17A5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0F9DEC16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5" w:type="pct"/>
            <w:shd w:val="clear" w:color="auto" w:fill="auto"/>
          </w:tcPr>
          <w:p w14:paraId="3876C4FC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3F6FCBD7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3EEBDE35" w14:textId="77777777" w:rsidR="00AA6519" w:rsidRDefault="00AA6519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574878" w:rsidRPr="001A4780" w14:paraId="7C3282DB" w14:textId="77777777" w:rsidTr="00AA6519">
        <w:tc>
          <w:tcPr>
            <w:tcW w:w="750" w:type="pct"/>
            <w:shd w:val="clear" w:color="auto" w:fill="auto"/>
            <w:vAlign w:val="center"/>
          </w:tcPr>
          <w:p w14:paraId="7E290D3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7EC724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E83D3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C82699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21A69B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5" w:type="pct"/>
            <w:shd w:val="clear" w:color="auto" w:fill="auto"/>
          </w:tcPr>
          <w:p w14:paraId="6A55E4A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60A0CA2F" w14:textId="77777777" w:rsidTr="00AA6519">
        <w:tc>
          <w:tcPr>
            <w:tcW w:w="750" w:type="pct"/>
            <w:shd w:val="clear" w:color="auto" w:fill="auto"/>
            <w:vAlign w:val="center"/>
          </w:tcPr>
          <w:p w14:paraId="38D30CB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39C67D5" w14:textId="77777777" w:rsidR="00574878" w:rsidRPr="001A4780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48208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5415E10B" w14:textId="77777777" w:rsidR="00574878" w:rsidRPr="001A4780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66674DC4" w14:textId="77777777" w:rsidR="00574878" w:rsidRPr="001A4780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5" w:type="pct"/>
            <w:shd w:val="clear" w:color="auto" w:fill="auto"/>
          </w:tcPr>
          <w:p w14:paraId="241F5230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6629C9D" w14:textId="77777777" w:rsidTr="00AA6519">
        <w:tc>
          <w:tcPr>
            <w:tcW w:w="750" w:type="pct"/>
            <w:shd w:val="clear" w:color="auto" w:fill="auto"/>
            <w:vAlign w:val="center"/>
          </w:tcPr>
          <w:p w14:paraId="1379699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3D534C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5577FF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8D57C0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1104DD9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5" w:type="pct"/>
            <w:shd w:val="clear" w:color="auto" w:fill="auto"/>
          </w:tcPr>
          <w:p w14:paraId="02B5755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574878" w:rsidRPr="001A4780" w14:paraId="1DBC61ED" w14:textId="77777777" w:rsidTr="00AA6519">
        <w:tc>
          <w:tcPr>
            <w:tcW w:w="750" w:type="pct"/>
            <w:shd w:val="clear" w:color="auto" w:fill="auto"/>
            <w:vAlign w:val="center"/>
          </w:tcPr>
          <w:p w14:paraId="101EF40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E8380F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5F7FF5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60C3C7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1" w:type="pct"/>
            <w:shd w:val="clear" w:color="auto" w:fill="auto"/>
          </w:tcPr>
          <w:p w14:paraId="4E7872E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5" w:type="pct"/>
            <w:shd w:val="clear" w:color="auto" w:fill="auto"/>
          </w:tcPr>
          <w:p w14:paraId="7DDCE14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574878" w:rsidRPr="001A4780" w14:paraId="2F56ACDE" w14:textId="77777777" w:rsidTr="00AA6519">
        <w:tc>
          <w:tcPr>
            <w:tcW w:w="750" w:type="pct"/>
            <w:shd w:val="clear" w:color="auto" w:fill="auto"/>
            <w:vAlign w:val="center"/>
          </w:tcPr>
          <w:p w14:paraId="5F058CD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2F9532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1F89FD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A19DC3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D23132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5" w:type="pct"/>
            <w:shd w:val="clear" w:color="auto" w:fill="auto"/>
          </w:tcPr>
          <w:p w14:paraId="75A1ECAB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60015CE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574878" w:rsidRPr="001A4780" w14:paraId="45A5FACE" w14:textId="77777777" w:rsidTr="00AA6519">
        <w:tc>
          <w:tcPr>
            <w:tcW w:w="750" w:type="pct"/>
            <w:shd w:val="clear" w:color="auto" w:fill="auto"/>
            <w:vAlign w:val="center"/>
          </w:tcPr>
          <w:p w14:paraId="2B32800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B66CCB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1C91E9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BA8507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323C07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5" w:type="pct"/>
            <w:shd w:val="clear" w:color="auto" w:fill="auto"/>
          </w:tcPr>
          <w:p w14:paraId="6D9C84C0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289DB7E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574878" w:rsidRPr="001A4780" w14:paraId="359807E4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0B93866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574878" w:rsidRPr="001A4780" w14:paraId="5764F1E4" w14:textId="77777777" w:rsidTr="00AA6519">
        <w:tc>
          <w:tcPr>
            <w:tcW w:w="750" w:type="pct"/>
            <w:shd w:val="clear" w:color="auto" w:fill="auto"/>
            <w:vAlign w:val="center"/>
          </w:tcPr>
          <w:p w14:paraId="247393F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00FF3D6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AE42CE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7E9B7D7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2E2A65C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2B903C45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14438BE" w14:textId="77777777" w:rsidTr="00AA6519">
        <w:tc>
          <w:tcPr>
            <w:tcW w:w="750" w:type="pct"/>
            <w:shd w:val="clear" w:color="auto" w:fill="auto"/>
            <w:vAlign w:val="center"/>
          </w:tcPr>
          <w:p w14:paraId="56A094F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697F991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F215E5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E2C74D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2A8C0C8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59C9E43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7004ED6A" w14:textId="77777777" w:rsidTr="00AA6519">
        <w:tc>
          <w:tcPr>
            <w:tcW w:w="750" w:type="pct"/>
            <w:shd w:val="clear" w:color="auto" w:fill="auto"/>
            <w:vAlign w:val="center"/>
          </w:tcPr>
          <w:p w14:paraId="21419E0D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6D59281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063221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461FA73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475FDC0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4388BE9A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3452358" w14:textId="77777777" w:rsidTr="00AA6519">
        <w:tc>
          <w:tcPr>
            <w:tcW w:w="750" w:type="pct"/>
            <w:shd w:val="clear" w:color="auto" w:fill="auto"/>
            <w:vAlign w:val="center"/>
          </w:tcPr>
          <w:p w14:paraId="0814E2B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449321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712452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2F41C5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9EF5B3D" w14:textId="58C39168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1E8C311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9AE41A8" w14:textId="77777777" w:rsidTr="00AA6519">
        <w:tc>
          <w:tcPr>
            <w:tcW w:w="750" w:type="pct"/>
            <w:shd w:val="clear" w:color="auto" w:fill="auto"/>
            <w:vAlign w:val="center"/>
          </w:tcPr>
          <w:p w14:paraId="0E69997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4317AC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93FB0C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B6EB57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0135506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755A710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ADA4CAE" w14:textId="77777777" w:rsidTr="00AA6519">
        <w:tc>
          <w:tcPr>
            <w:tcW w:w="750" w:type="pct"/>
            <w:shd w:val="clear" w:color="auto" w:fill="auto"/>
            <w:vAlign w:val="center"/>
          </w:tcPr>
          <w:p w14:paraId="1D19868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749A660" w14:textId="77777777" w:rsidR="00574878" w:rsidRPr="00E8791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F80B4D2" w14:textId="77777777" w:rsidR="00574878" w:rsidRPr="00B80981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7A5D78B" w14:textId="77777777" w:rsidR="00574878" w:rsidRPr="00B80981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04AE7FB" w14:textId="77777777" w:rsidR="00574878" w:rsidRPr="00E8791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34B26505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189621D" w14:textId="77777777" w:rsidTr="00AA6519">
        <w:tc>
          <w:tcPr>
            <w:tcW w:w="750" w:type="pct"/>
            <w:shd w:val="clear" w:color="auto" w:fill="auto"/>
            <w:vAlign w:val="center"/>
          </w:tcPr>
          <w:p w14:paraId="63BC7D3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11C5DD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848665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C8B90D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13F810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6C4516D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D34CCCF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7E85B4B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A71F96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317A2EC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762396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4E40F07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2C56137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F19DB01" w14:textId="77777777" w:rsidTr="00AA6519">
        <w:tc>
          <w:tcPr>
            <w:tcW w:w="750" w:type="pct"/>
            <w:vMerge/>
            <w:shd w:val="clear" w:color="auto" w:fill="auto"/>
            <w:vAlign w:val="center"/>
          </w:tcPr>
          <w:p w14:paraId="6DA21D9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F55A4A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39BB96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824403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01C066BC" w14:textId="73F95E7A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4D31EB3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3131F9C" w14:textId="77777777" w:rsidTr="00AA6519">
        <w:tc>
          <w:tcPr>
            <w:tcW w:w="750" w:type="pct"/>
            <w:vMerge/>
            <w:shd w:val="clear" w:color="auto" w:fill="auto"/>
            <w:vAlign w:val="center"/>
          </w:tcPr>
          <w:p w14:paraId="6DF3720D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F6B61D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596794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8B8A89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1F294B8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5" w:type="pct"/>
            <w:shd w:val="clear" w:color="auto" w:fill="auto"/>
          </w:tcPr>
          <w:p w14:paraId="0E425DB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574878" w:rsidRPr="001A4780" w14:paraId="0AF0D996" w14:textId="77777777" w:rsidTr="00AA6519">
        <w:tc>
          <w:tcPr>
            <w:tcW w:w="750" w:type="pct"/>
            <w:shd w:val="clear" w:color="auto" w:fill="auto"/>
            <w:vAlign w:val="center"/>
          </w:tcPr>
          <w:p w14:paraId="2FB0787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00B44E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B60190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0AE099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0FB21E01" w14:textId="1506C389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74878">
              <w:rPr>
                <w:sz w:val="20"/>
              </w:rPr>
              <w:t xml:space="preserve"> документа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3F35B86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BCBEEB9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54D7F481" w14:textId="3F8808F4" w:rsidR="00574878" w:rsidRDefault="002D1F44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74878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574878" w:rsidRPr="001A4780" w14:paraId="3E94A36A" w14:textId="77777777" w:rsidTr="00AA6519">
        <w:tc>
          <w:tcPr>
            <w:tcW w:w="750" w:type="pct"/>
            <w:shd w:val="clear" w:color="auto" w:fill="auto"/>
            <w:vAlign w:val="center"/>
          </w:tcPr>
          <w:p w14:paraId="599224B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5696934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99E24F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72FC63A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5787F4A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15C19598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67B7416" w14:textId="77777777" w:rsidTr="00AA6519">
        <w:tc>
          <w:tcPr>
            <w:tcW w:w="750" w:type="pct"/>
            <w:shd w:val="clear" w:color="auto" w:fill="auto"/>
            <w:vAlign w:val="center"/>
          </w:tcPr>
          <w:p w14:paraId="674DE00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3197D05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8219AF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C42B00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1567BC29" w14:textId="60CC5C98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47AA2C8A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1450A423" w14:textId="77777777" w:rsidTr="00AA6519">
        <w:tc>
          <w:tcPr>
            <w:tcW w:w="750" w:type="pct"/>
            <w:shd w:val="clear" w:color="auto" w:fill="auto"/>
            <w:vAlign w:val="center"/>
          </w:tcPr>
          <w:p w14:paraId="2921548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7EB54F8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CB9EC7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53B1E1C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6A2E965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184B1AD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ABD5527" w14:textId="77777777" w:rsidTr="00AA6519">
        <w:tc>
          <w:tcPr>
            <w:tcW w:w="750" w:type="pct"/>
            <w:shd w:val="clear" w:color="auto" w:fill="auto"/>
            <w:vAlign w:val="center"/>
          </w:tcPr>
          <w:p w14:paraId="74B58EE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437487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7E411A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3867A2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9090A60" w14:textId="573A3B60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5" w:type="pct"/>
            <w:shd w:val="clear" w:color="auto" w:fill="auto"/>
          </w:tcPr>
          <w:p w14:paraId="1ADFE76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574878" w:rsidRPr="001A4780" w14:paraId="65F4E4B1" w14:textId="77777777" w:rsidTr="00AA6519">
        <w:tc>
          <w:tcPr>
            <w:tcW w:w="4996" w:type="pct"/>
            <w:gridSpan w:val="8"/>
            <w:shd w:val="clear" w:color="auto" w:fill="auto"/>
          </w:tcPr>
          <w:p w14:paraId="6C7880D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574878" w:rsidRPr="001A4780" w14:paraId="33C9AD9C" w14:textId="77777777" w:rsidTr="00AA6519">
        <w:tc>
          <w:tcPr>
            <w:tcW w:w="750" w:type="pct"/>
            <w:shd w:val="clear" w:color="auto" w:fill="auto"/>
          </w:tcPr>
          <w:p w14:paraId="7EF659E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BE3D99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F1E8A0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51A2467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59775E1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shd w:val="clear" w:color="auto" w:fill="auto"/>
          </w:tcPr>
          <w:p w14:paraId="5360632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1F8506A1" w14:textId="77777777" w:rsidTr="00AA6519">
        <w:tc>
          <w:tcPr>
            <w:tcW w:w="750" w:type="pct"/>
            <w:shd w:val="clear" w:color="auto" w:fill="auto"/>
          </w:tcPr>
          <w:p w14:paraId="5B16019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648592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091B9D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19414B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28EAE07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5" w:type="pct"/>
            <w:shd w:val="clear" w:color="auto" w:fill="auto"/>
          </w:tcPr>
          <w:p w14:paraId="55B1C2A5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84C64BB" w14:textId="77777777" w:rsidTr="00AA6519">
        <w:tc>
          <w:tcPr>
            <w:tcW w:w="750" w:type="pct"/>
            <w:shd w:val="clear" w:color="auto" w:fill="auto"/>
          </w:tcPr>
          <w:p w14:paraId="4D5BFFB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D6DF64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8E0A1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A25D75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68C30D4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5" w:type="pct"/>
            <w:shd w:val="clear" w:color="auto" w:fill="auto"/>
          </w:tcPr>
          <w:p w14:paraId="1DE1537B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6D14D25C" w14:textId="77777777" w:rsidTr="00AA6519">
        <w:tc>
          <w:tcPr>
            <w:tcW w:w="750" w:type="pct"/>
            <w:shd w:val="clear" w:color="auto" w:fill="auto"/>
          </w:tcPr>
          <w:p w14:paraId="55C14BF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38C7AD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F50FC0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0E11FF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793F99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5" w:type="pct"/>
            <w:shd w:val="clear" w:color="auto" w:fill="auto"/>
          </w:tcPr>
          <w:p w14:paraId="72DB95F5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79297D0" w14:textId="77777777" w:rsidTr="00AA6519">
        <w:tc>
          <w:tcPr>
            <w:tcW w:w="750" w:type="pct"/>
            <w:shd w:val="clear" w:color="auto" w:fill="auto"/>
          </w:tcPr>
          <w:p w14:paraId="52D7051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DEB0BF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D36B69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707404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C39CEF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5" w:type="pct"/>
            <w:shd w:val="clear" w:color="auto" w:fill="auto"/>
          </w:tcPr>
          <w:p w14:paraId="20C4C3A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726A433" w14:textId="77777777" w:rsidTr="00AA6519">
        <w:tc>
          <w:tcPr>
            <w:tcW w:w="4996" w:type="pct"/>
            <w:gridSpan w:val="8"/>
            <w:shd w:val="clear" w:color="auto" w:fill="auto"/>
          </w:tcPr>
          <w:p w14:paraId="0DD6DE9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574878" w:rsidRPr="001A4780" w14:paraId="26EA9242" w14:textId="77777777" w:rsidTr="00AA6519">
        <w:tc>
          <w:tcPr>
            <w:tcW w:w="750" w:type="pct"/>
            <w:shd w:val="clear" w:color="auto" w:fill="auto"/>
          </w:tcPr>
          <w:p w14:paraId="7075DB5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46D90B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A56C2E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5D8112A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BB67E7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631E929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A81914A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0FF9BAE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A8504D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C1797C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02687E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137B3B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5" w:type="pct"/>
            <w:shd w:val="clear" w:color="auto" w:fill="auto"/>
          </w:tcPr>
          <w:p w14:paraId="40F6E37A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433DF0D" w14:textId="77777777" w:rsidTr="00AA6519">
        <w:tc>
          <w:tcPr>
            <w:tcW w:w="750" w:type="pct"/>
            <w:vMerge/>
            <w:shd w:val="clear" w:color="auto" w:fill="auto"/>
          </w:tcPr>
          <w:p w14:paraId="37AFB925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B5EA48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8DB5C1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269828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4C04AA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5" w:type="pct"/>
            <w:shd w:val="clear" w:color="auto" w:fill="auto"/>
          </w:tcPr>
          <w:p w14:paraId="7FFCE6E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C8E2979" w14:textId="77777777" w:rsidTr="00AA6519">
        <w:tc>
          <w:tcPr>
            <w:tcW w:w="750" w:type="pct"/>
            <w:vMerge/>
            <w:shd w:val="clear" w:color="auto" w:fill="auto"/>
          </w:tcPr>
          <w:p w14:paraId="7500BE2D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88CB6F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954DE4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7E11A6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1BD85A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5" w:type="pct"/>
            <w:shd w:val="clear" w:color="auto" w:fill="auto"/>
          </w:tcPr>
          <w:p w14:paraId="4EBD3B0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D5B0167" w14:textId="77777777" w:rsidTr="00AA6519">
        <w:tc>
          <w:tcPr>
            <w:tcW w:w="750" w:type="pct"/>
            <w:vMerge/>
            <w:shd w:val="clear" w:color="auto" w:fill="auto"/>
          </w:tcPr>
          <w:p w14:paraId="04D9EE1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78E8CE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2BFDFB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5F5737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45BD1A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0186042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A8509D0" w14:textId="77777777" w:rsidTr="00AA6519">
        <w:tc>
          <w:tcPr>
            <w:tcW w:w="4996" w:type="pct"/>
            <w:gridSpan w:val="8"/>
            <w:shd w:val="clear" w:color="auto" w:fill="auto"/>
          </w:tcPr>
          <w:p w14:paraId="775171B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574878" w:rsidRPr="001A4780" w14:paraId="75989346" w14:textId="77777777" w:rsidTr="00AA6519">
        <w:tc>
          <w:tcPr>
            <w:tcW w:w="750" w:type="pct"/>
            <w:shd w:val="clear" w:color="auto" w:fill="auto"/>
          </w:tcPr>
          <w:p w14:paraId="2CD6177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C4E7B0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9D2BD1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4AD1DB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05A6AE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27C2C1FB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5B65FB0" w14:textId="77777777" w:rsidTr="00AA6519">
        <w:tc>
          <w:tcPr>
            <w:tcW w:w="750" w:type="pct"/>
            <w:shd w:val="clear" w:color="auto" w:fill="auto"/>
          </w:tcPr>
          <w:p w14:paraId="7956CB8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1CAF7D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29318C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02A2EB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7D4EBA3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5" w:type="pct"/>
            <w:shd w:val="clear" w:color="auto" w:fill="auto"/>
          </w:tcPr>
          <w:p w14:paraId="504B598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26F4830" w14:textId="77777777" w:rsidTr="00AA6519">
        <w:tc>
          <w:tcPr>
            <w:tcW w:w="4996" w:type="pct"/>
            <w:gridSpan w:val="8"/>
            <w:shd w:val="clear" w:color="auto" w:fill="auto"/>
          </w:tcPr>
          <w:p w14:paraId="7081E65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574878" w:rsidRPr="001A4780" w14:paraId="30E0A7BB" w14:textId="77777777" w:rsidTr="00AA6519">
        <w:tc>
          <w:tcPr>
            <w:tcW w:w="750" w:type="pct"/>
            <w:shd w:val="clear" w:color="auto" w:fill="auto"/>
          </w:tcPr>
          <w:p w14:paraId="4231418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6AB23E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E8CD1D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B5B3A9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5E374A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51FEA3D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64E52FC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358F79FD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C47BC9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71A08D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CD1740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A5DD1B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5" w:type="pct"/>
            <w:shd w:val="clear" w:color="auto" w:fill="auto"/>
          </w:tcPr>
          <w:p w14:paraId="1C424B45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7E60E7C" w14:textId="77777777" w:rsidTr="00AA6519">
        <w:tc>
          <w:tcPr>
            <w:tcW w:w="750" w:type="pct"/>
            <w:vMerge/>
            <w:shd w:val="clear" w:color="auto" w:fill="auto"/>
          </w:tcPr>
          <w:p w14:paraId="75D25AD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1F5083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049BCF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7E2268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9ED76C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5" w:type="pct"/>
            <w:shd w:val="clear" w:color="auto" w:fill="auto"/>
          </w:tcPr>
          <w:p w14:paraId="25F30A7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37F299B" w14:textId="77777777" w:rsidTr="00AA6519">
        <w:tc>
          <w:tcPr>
            <w:tcW w:w="4996" w:type="pct"/>
            <w:gridSpan w:val="8"/>
            <w:shd w:val="clear" w:color="auto" w:fill="auto"/>
          </w:tcPr>
          <w:p w14:paraId="4FC6AA4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574878" w:rsidRPr="001A4780" w14:paraId="4702CC4D" w14:textId="77777777" w:rsidTr="00AA6519">
        <w:tc>
          <w:tcPr>
            <w:tcW w:w="750" w:type="pct"/>
            <w:shd w:val="clear" w:color="auto" w:fill="auto"/>
          </w:tcPr>
          <w:p w14:paraId="106BE18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5B8813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241EE2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65A197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98FFF7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444931A8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5E10657" w14:textId="77777777" w:rsidTr="00AA6519">
        <w:tc>
          <w:tcPr>
            <w:tcW w:w="750" w:type="pct"/>
            <w:shd w:val="clear" w:color="auto" w:fill="auto"/>
          </w:tcPr>
          <w:p w14:paraId="516490B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A11C30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72F27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2CD087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1" w:type="pct"/>
            <w:shd w:val="clear" w:color="auto" w:fill="auto"/>
          </w:tcPr>
          <w:p w14:paraId="3ECB78E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5" w:type="pct"/>
            <w:shd w:val="clear" w:color="auto" w:fill="auto"/>
          </w:tcPr>
          <w:p w14:paraId="1EEA1980" w14:textId="637072AB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574878" w:rsidRPr="001A4780" w14:paraId="34290F27" w14:textId="77777777" w:rsidTr="00AA6519">
        <w:tc>
          <w:tcPr>
            <w:tcW w:w="750" w:type="pct"/>
            <w:shd w:val="clear" w:color="auto" w:fill="auto"/>
          </w:tcPr>
          <w:p w14:paraId="74BCEBF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EB5D4C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0AF980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B68FD7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1" w:type="pct"/>
            <w:shd w:val="clear" w:color="auto" w:fill="auto"/>
          </w:tcPr>
          <w:p w14:paraId="25CFC64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5" w:type="pct"/>
            <w:shd w:val="clear" w:color="auto" w:fill="auto"/>
          </w:tcPr>
          <w:p w14:paraId="2EF6265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предписания с данным номером в </w:t>
            </w:r>
            <w:r>
              <w:rPr>
                <w:sz w:val="20"/>
              </w:rPr>
              <w:lastRenderedPageBreak/>
              <w:t>соответсвующем результате контроля</w:t>
            </w:r>
          </w:p>
        </w:tc>
      </w:tr>
      <w:tr w:rsidR="00574878" w:rsidRPr="001A4780" w14:paraId="637CD250" w14:textId="77777777" w:rsidTr="00AA6519">
        <w:tc>
          <w:tcPr>
            <w:tcW w:w="750" w:type="pct"/>
            <w:shd w:val="clear" w:color="auto" w:fill="auto"/>
          </w:tcPr>
          <w:p w14:paraId="26370C35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8DC1A3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EE62BA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F24D18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1" w:type="pct"/>
            <w:shd w:val="clear" w:color="auto" w:fill="auto"/>
          </w:tcPr>
          <w:p w14:paraId="4286DC3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5" w:type="pct"/>
            <w:shd w:val="clear" w:color="auto" w:fill="auto"/>
          </w:tcPr>
          <w:p w14:paraId="4ABA2DD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623B5775" w14:textId="77777777" w:rsidTr="00AA6519">
        <w:tc>
          <w:tcPr>
            <w:tcW w:w="750" w:type="pct"/>
            <w:shd w:val="clear" w:color="auto" w:fill="auto"/>
          </w:tcPr>
          <w:p w14:paraId="1FC5B59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ED3D171" w14:textId="639EBA22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F16E4B9" w14:textId="5B579E4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C514CAC" w14:textId="4B5F707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65F7368D" w14:textId="276A764D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5" w:type="pct"/>
            <w:shd w:val="clear" w:color="auto" w:fill="auto"/>
          </w:tcPr>
          <w:p w14:paraId="57F4B7C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D1C6EC8" w14:textId="77777777" w:rsidTr="00AA6519">
        <w:tc>
          <w:tcPr>
            <w:tcW w:w="750" w:type="pct"/>
            <w:shd w:val="clear" w:color="auto" w:fill="auto"/>
          </w:tcPr>
          <w:p w14:paraId="17F253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68A52CF" w14:textId="3A491F1F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397B361" w14:textId="223BB61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DC96476" w14:textId="67C645C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221FBCA4" w14:textId="3C70F6C8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5" w:type="pct"/>
            <w:shd w:val="clear" w:color="auto" w:fill="auto"/>
          </w:tcPr>
          <w:p w14:paraId="369494C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9879B9A" w14:textId="77777777" w:rsidTr="00AA6519">
        <w:tc>
          <w:tcPr>
            <w:tcW w:w="4996" w:type="pct"/>
            <w:gridSpan w:val="8"/>
            <w:shd w:val="clear" w:color="auto" w:fill="auto"/>
          </w:tcPr>
          <w:p w14:paraId="469D3F0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0A5366AF" w14:textId="77777777" w:rsidTr="00AA6519">
        <w:tc>
          <w:tcPr>
            <w:tcW w:w="750" w:type="pct"/>
            <w:shd w:val="clear" w:color="auto" w:fill="auto"/>
          </w:tcPr>
          <w:p w14:paraId="0269354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92E49A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FCB4EA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559436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1F2253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3189B0E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2CAFB27" w14:textId="77777777" w:rsidTr="00AA6519">
        <w:tc>
          <w:tcPr>
            <w:tcW w:w="750" w:type="pct"/>
            <w:shd w:val="clear" w:color="auto" w:fill="auto"/>
          </w:tcPr>
          <w:p w14:paraId="3C96EAD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4BD0F5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401EAB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8959F0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5F03C79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5" w:type="pct"/>
            <w:shd w:val="clear" w:color="auto" w:fill="auto"/>
          </w:tcPr>
          <w:p w14:paraId="2F0D784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AF0D3AA" w14:textId="77777777" w:rsidTr="00AA6519">
        <w:tc>
          <w:tcPr>
            <w:tcW w:w="750" w:type="pct"/>
            <w:shd w:val="clear" w:color="auto" w:fill="auto"/>
          </w:tcPr>
          <w:p w14:paraId="3011E11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8F4BB4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FC11B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E4280D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855A6B3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5" w:type="pct"/>
            <w:shd w:val="clear" w:color="auto" w:fill="auto"/>
          </w:tcPr>
          <w:p w14:paraId="38E8FEC3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5D826198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6DE6ED7E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4F31DC7B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46E42F2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32591B33" w14:textId="77777777" w:rsidTr="00AA6519">
        <w:tc>
          <w:tcPr>
            <w:tcW w:w="750" w:type="pct"/>
            <w:shd w:val="clear" w:color="auto" w:fill="auto"/>
          </w:tcPr>
          <w:p w14:paraId="43F4EFF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6A6639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848878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1842BC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1" w:type="pct"/>
            <w:shd w:val="clear" w:color="auto" w:fill="auto"/>
          </w:tcPr>
          <w:p w14:paraId="7690FE3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5" w:type="pct"/>
            <w:shd w:val="clear" w:color="auto" w:fill="auto"/>
          </w:tcPr>
          <w:p w14:paraId="3375340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E98CD9E" w14:textId="77777777" w:rsidTr="00AA6519">
        <w:tc>
          <w:tcPr>
            <w:tcW w:w="750" w:type="pct"/>
            <w:shd w:val="clear" w:color="auto" w:fill="auto"/>
          </w:tcPr>
          <w:p w14:paraId="1F7551A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2C9B97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FDC457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06109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25C93E7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5" w:type="pct"/>
            <w:shd w:val="clear" w:color="auto" w:fill="auto"/>
          </w:tcPr>
          <w:p w14:paraId="346E82B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919DC66" w14:textId="77777777" w:rsidTr="00AA6519">
        <w:tc>
          <w:tcPr>
            <w:tcW w:w="750" w:type="pct"/>
            <w:shd w:val="clear" w:color="auto" w:fill="auto"/>
          </w:tcPr>
          <w:p w14:paraId="1714EFE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944520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D0B999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11098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1" w:type="pct"/>
            <w:shd w:val="clear" w:color="auto" w:fill="auto"/>
          </w:tcPr>
          <w:p w14:paraId="24BAA50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5" w:type="pct"/>
            <w:shd w:val="clear" w:color="auto" w:fill="auto"/>
          </w:tcPr>
          <w:p w14:paraId="275AFFF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6D90310" w14:textId="77777777" w:rsidTr="00AA6519">
        <w:tc>
          <w:tcPr>
            <w:tcW w:w="4996" w:type="pct"/>
            <w:gridSpan w:val="8"/>
            <w:shd w:val="clear" w:color="auto" w:fill="auto"/>
          </w:tcPr>
          <w:p w14:paraId="20292E1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4C00C657" w14:textId="77777777" w:rsidTr="00AA6519">
        <w:tc>
          <w:tcPr>
            <w:tcW w:w="750" w:type="pct"/>
            <w:shd w:val="clear" w:color="auto" w:fill="auto"/>
          </w:tcPr>
          <w:p w14:paraId="2E57623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95EC26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355942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3521A41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6A0CCD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41E0113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5EB6A70" w14:textId="77777777" w:rsidTr="00AA6519">
        <w:tc>
          <w:tcPr>
            <w:tcW w:w="750" w:type="pct"/>
            <w:shd w:val="clear" w:color="auto" w:fill="auto"/>
          </w:tcPr>
          <w:p w14:paraId="54C5D84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506685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1DCCD6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EC1E54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5F85B95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5" w:type="pct"/>
            <w:shd w:val="clear" w:color="auto" w:fill="auto"/>
          </w:tcPr>
          <w:p w14:paraId="28245C0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99E51F7" w14:textId="77777777" w:rsidTr="00AA6519">
        <w:tc>
          <w:tcPr>
            <w:tcW w:w="750" w:type="pct"/>
            <w:shd w:val="clear" w:color="auto" w:fill="auto"/>
          </w:tcPr>
          <w:p w14:paraId="035F01C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ED35CB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D98F89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0860C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1" w:type="pct"/>
            <w:shd w:val="clear" w:color="auto" w:fill="auto"/>
          </w:tcPr>
          <w:p w14:paraId="218FF69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5" w:type="pct"/>
            <w:shd w:val="clear" w:color="auto" w:fill="auto"/>
          </w:tcPr>
          <w:p w14:paraId="2AF30F4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7FDAC02" w14:textId="77777777" w:rsidTr="00AA6519">
        <w:tc>
          <w:tcPr>
            <w:tcW w:w="750" w:type="pct"/>
            <w:shd w:val="clear" w:color="auto" w:fill="auto"/>
          </w:tcPr>
          <w:p w14:paraId="59BB408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FA7660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402762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D7BC55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104F125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5" w:type="pct"/>
            <w:shd w:val="clear" w:color="auto" w:fill="auto"/>
          </w:tcPr>
          <w:p w14:paraId="447E9A9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402CE08" w14:textId="77777777" w:rsidTr="00AA6519">
        <w:tc>
          <w:tcPr>
            <w:tcW w:w="750" w:type="pct"/>
            <w:shd w:val="clear" w:color="auto" w:fill="auto"/>
          </w:tcPr>
          <w:p w14:paraId="69BCAD0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647D43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CA6266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D1C8CD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2B5325B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5" w:type="pct"/>
            <w:shd w:val="clear" w:color="auto" w:fill="auto"/>
          </w:tcPr>
          <w:p w14:paraId="2FDB882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D0E054F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4AA6D38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4A5F56" w:rsidRPr="001A4780" w14:paraId="540D4DA9" w14:textId="77777777" w:rsidTr="00AA6519">
        <w:tc>
          <w:tcPr>
            <w:tcW w:w="750" w:type="pct"/>
            <w:shd w:val="clear" w:color="auto" w:fill="auto"/>
            <w:vAlign w:val="center"/>
          </w:tcPr>
          <w:p w14:paraId="1DEEA009" w14:textId="77777777" w:rsidR="004A5F56" w:rsidRPr="00575F5E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67E482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5A37D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3C1B15D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620FD8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6AAB98A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42356CB" w14:textId="77777777" w:rsidTr="00AA6519">
        <w:tc>
          <w:tcPr>
            <w:tcW w:w="750" w:type="pct"/>
            <w:shd w:val="clear" w:color="auto" w:fill="auto"/>
            <w:vAlign w:val="center"/>
          </w:tcPr>
          <w:p w14:paraId="1D692F4D" w14:textId="77777777" w:rsidR="004A5F56" w:rsidRPr="003039E5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7486DD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0A9EA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19FC3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914755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395" w:type="pct"/>
            <w:shd w:val="clear" w:color="auto" w:fill="auto"/>
          </w:tcPr>
          <w:p w14:paraId="40E60A3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8695B89" w14:textId="77777777" w:rsidTr="00AA6519">
        <w:tc>
          <w:tcPr>
            <w:tcW w:w="750" w:type="pct"/>
            <w:shd w:val="clear" w:color="auto" w:fill="auto"/>
            <w:vAlign w:val="center"/>
          </w:tcPr>
          <w:p w14:paraId="6AC59005" w14:textId="77777777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8330DB2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9A145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5AF3FF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D91BD69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3B1C515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A76ED61" w14:textId="77777777" w:rsidTr="00AA6519">
        <w:tc>
          <w:tcPr>
            <w:tcW w:w="750" w:type="pct"/>
            <w:shd w:val="clear" w:color="auto" w:fill="auto"/>
            <w:vAlign w:val="center"/>
          </w:tcPr>
          <w:p w14:paraId="0CE963F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0AC183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5293BD7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9E95C61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3889D4B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95" w:type="pct"/>
            <w:shd w:val="clear" w:color="auto" w:fill="auto"/>
          </w:tcPr>
          <w:p w14:paraId="1AB19A3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82FF331" w14:textId="77777777" w:rsidTr="00AA6519">
        <w:tc>
          <w:tcPr>
            <w:tcW w:w="750" w:type="pct"/>
            <w:shd w:val="clear" w:color="auto" w:fill="auto"/>
            <w:vAlign w:val="center"/>
          </w:tcPr>
          <w:p w14:paraId="2F7D663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8C682B3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90F4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E00CCD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FBFDF3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95" w:type="pct"/>
            <w:shd w:val="clear" w:color="auto" w:fill="auto"/>
          </w:tcPr>
          <w:p w14:paraId="3EE37C9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0C1140AA" w14:textId="77777777" w:rsidTr="00AA6519">
        <w:tc>
          <w:tcPr>
            <w:tcW w:w="750" w:type="pct"/>
            <w:shd w:val="clear" w:color="auto" w:fill="auto"/>
            <w:vAlign w:val="center"/>
          </w:tcPr>
          <w:p w14:paraId="2291711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0ABAA50" w14:textId="77777777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B192AF" w14:textId="77777777" w:rsidR="004A5F56" w:rsidRPr="00383C4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B55125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9ACD053" w14:textId="77777777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395" w:type="pct"/>
            <w:shd w:val="clear" w:color="auto" w:fill="auto"/>
          </w:tcPr>
          <w:p w14:paraId="45C0AF4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0B88467" w14:textId="77777777" w:rsidTr="00AA6519">
        <w:tc>
          <w:tcPr>
            <w:tcW w:w="750" w:type="pct"/>
            <w:shd w:val="clear" w:color="auto" w:fill="auto"/>
            <w:vAlign w:val="center"/>
          </w:tcPr>
          <w:p w14:paraId="0CEA75A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9AF59FD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71BF0B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5EF547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988DA0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5" w:type="pct"/>
            <w:shd w:val="clear" w:color="auto" w:fill="auto"/>
          </w:tcPr>
          <w:p w14:paraId="22206B1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024A084" w14:textId="77777777" w:rsidTr="00AA6519">
        <w:tc>
          <w:tcPr>
            <w:tcW w:w="4996" w:type="pct"/>
            <w:gridSpan w:val="8"/>
            <w:shd w:val="clear" w:color="auto" w:fill="auto"/>
          </w:tcPr>
          <w:p w14:paraId="51BC4EB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Заявки</w:t>
            </w:r>
          </w:p>
        </w:tc>
      </w:tr>
      <w:tr w:rsidR="004A5F56" w:rsidRPr="001A4780" w14:paraId="1F9C21D4" w14:textId="77777777" w:rsidTr="00AA6519">
        <w:tc>
          <w:tcPr>
            <w:tcW w:w="750" w:type="pct"/>
            <w:shd w:val="clear" w:color="auto" w:fill="auto"/>
            <w:vAlign w:val="center"/>
          </w:tcPr>
          <w:p w14:paraId="582EC03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490FD23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94BE48F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0F8C084F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0A2787AF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298CF4E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1450917" w14:textId="77777777" w:rsidTr="00AA6519">
        <w:tc>
          <w:tcPr>
            <w:tcW w:w="750" w:type="pct"/>
            <w:shd w:val="clear" w:color="auto" w:fill="auto"/>
            <w:vAlign w:val="center"/>
          </w:tcPr>
          <w:p w14:paraId="43CA88A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BEA1356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DF4B6D0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0162AF8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D7B4B07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95" w:type="pct"/>
            <w:shd w:val="clear" w:color="auto" w:fill="auto"/>
          </w:tcPr>
          <w:p w14:paraId="0DFA2AB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66BCB2C7" w14:textId="77777777" w:rsidTr="00AA6519">
        <w:tc>
          <w:tcPr>
            <w:tcW w:w="750" w:type="pct"/>
            <w:shd w:val="clear" w:color="auto" w:fill="auto"/>
            <w:vAlign w:val="center"/>
          </w:tcPr>
          <w:p w14:paraId="607A9F0E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B34C4E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272FCE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605D17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E4B99C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655771F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9FB3348" w14:textId="77777777" w:rsidTr="00AA6519">
        <w:tc>
          <w:tcPr>
            <w:tcW w:w="750" w:type="pct"/>
            <w:shd w:val="clear" w:color="auto" w:fill="auto"/>
            <w:vAlign w:val="center"/>
          </w:tcPr>
          <w:p w14:paraId="70235B2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76CBF5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1F5FE52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52A57B9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1" w:type="pct"/>
            <w:shd w:val="clear" w:color="auto" w:fill="auto"/>
          </w:tcPr>
          <w:p w14:paraId="1474161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5" w:type="pct"/>
            <w:shd w:val="clear" w:color="auto" w:fill="auto"/>
          </w:tcPr>
          <w:p w14:paraId="447F7D6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13AC24B" w14:textId="77777777" w:rsidTr="00AA6519">
        <w:tc>
          <w:tcPr>
            <w:tcW w:w="750" w:type="pct"/>
            <w:shd w:val="clear" w:color="auto" w:fill="auto"/>
            <w:vAlign w:val="center"/>
          </w:tcPr>
          <w:p w14:paraId="64EB40F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027846B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70FC40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2E115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0158114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5" w:type="pct"/>
            <w:shd w:val="clear" w:color="auto" w:fill="auto"/>
          </w:tcPr>
          <w:p w14:paraId="54057A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92C57C" w14:textId="77777777" w:rsidTr="00AA6519">
        <w:tc>
          <w:tcPr>
            <w:tcW w:w="750" w:type="pct"/>
            <w:shd w:val="clear" w:color="auto" w:fill="auto"/>
            <w:vAlign w:val="center"/>
          </w:tcPr>
          <w:p w14:paraId="763CADA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0DDF965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EB54D91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C6D7E27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F8D8D2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Участники заявки</w:t>
            </w:r>
          </w:p>
        </w:tc>
        <w:tc>
          <w:tcPr>
            <w:tcW w:w="1395" w:type="pct"/>
            <w:shd w:val="clear" w:color="auto" w:fill="auto"/>
          </w:tcPr>
          <w:p w14:paraId="446C520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50CB73D" w14:textId="77777777" w:rsidTr="00AA6519">
        <w:tc>
          <w:tcPr>
            <w:tcW w:w="750" w:type="pct"/>
            <w:shd w:val="clear" w:color="auto" w:fill="auto"/>
            <w:vAlign w:val="center"/>
          </w:tcPr>
          <w:p w14:paraId="46A03E4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C82CC71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3C46">
              <w:rPr>
                <w:sz w:val="20"/>
              </w:rPr>
              <w:t>admittedInfo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0E9D4E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59A8C0B" w14:textId="77777777" w:rsidR="004A5F56" w:rsidRPr="00CC092C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44FB7D2E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3C46">
              <w:rPr>
                <w:sz w:val="20"/>
              </w:rPr>
              <w:t>Информация о допуске заявки</w:t>
            </w:r>
          </w:p>
        </w:tc>
        <w:tc>
          <w:tcPr>
            <w:tcW w:w="1395" w:type="pct"/>
            <w:shd w:val="clear" w:color="auto" w:fill="auto"/>
          </w:tcPr>
          <w:p w14:paraId="7EFE18D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FD25886" w14:textId="77777777" w:rsidTr="00AA6519">
        <w:tc>
          <w:tcPr>
            <w:tcW w:w="750" w:type="pct"/>
            <w:shd w:val="clear" w:color="auto" w:fill="auto"/>
          </w:tcPr>
          <w:p w14:paraId="03DEA10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ED3C1B1" w14:textId="77777777" w:rsidR="004A5F56" w:rsidRPr="00383C4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C092C">
              <w:rPr>
                <w:sz w:val="20"/>
              </w:rPr>
              <w:t>explanation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CBA4F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2834EC5" w14:textId="77777777" w:rsidR="004A5F56" w:rsidDel="00CC092C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271A705" w14:textId="77777777" w:rsidR="004A5F56" w:rsidRPr="00383C46" w:rsidRDefault="004A5F56" w:rsidP="004A5F56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Обоснование принятого решения</w:t>
            </w:r>
          </w:p>
        </w:tc>
        <w:tc>
          <w:tcPr>
            <w:tcW w:w="1395" w:type="pct"/>
            <w:shd w:val="clear" w:color="auto" w:fill="auto"/>
          </w:tcPr>
          <w:p w14:paraId="1D21414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FF84D41" w14:textId="77777777" w:rsidTr="00AA6519">
        <w:tc>
          <w:tcPr>
            <w:tcW w:w="750" w:type="pct"/>
            <w:shd w:val="clear" w:color="auto" w:fill="auto"/>
            <w:vAlign w:val="center"/>
          </w:tcPr>
          <w:p w14:paraId="639ADFB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784B9C2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D62E4">
              <w:rPr>
                <w:sz w:val="20"/>
              </w:rPr>
              <w:t>с</w:t>
            </w:r>
            <w:proofErr w:type="gramEnd"/>
            <w:r w:rsidRPr="003D62E4">
              <w:rPr>
                <w:sz w:val="20"/>
              </w:rPr>
              <w:t>orrespondencies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9D718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BCA21B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47D75B3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395" w:type="pct"/>
            <w:shd w:val="clear" w:color="auto" w:fill="auto"/>
          </w:tcPr>
          <w:p w14:paraId="0C1941A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3CA6B76" w14:textId="77777777" w:rsidTr="00AA6519">
        <w:tc>
          <w:tcPr>
            <w:tcW w:w="750" w:type="pct"/>
            <w:shd w:val="clear" w:color="auto" w:fill="auto"/>
            <w:vAlign w:val="center"/>
          </w:tcPr>
          <w:p w14:paraId="1AC0300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A004FAB" w14:textId="06A5F205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8FD3101" w14:textId="27426E7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44DE40F" w14:textId="3A941A4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21" w:type="pct"/>
            <w:shd w:val="clear" w:color="auto" w:fill="auto"/>
          </w:tcPr>
          <w:p w14:paraId="3B32CE1E" w14:textId="5EC1E4B9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95" w:type="pct"/>
            <w:shd w:val="clear" w:color="auto" w:fill="auto"/>
          </w:tcPr>
          <w:p w14:paraId="271A375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0ABD6C" w14:textId="77777777" w:rsidTr="00AA6519">
        <w:tc>
          <w:tcPr>
            <w:tcW w:w="750" w:type="pct"/>
            <w:shd w:val="clear" w:color="auto" w:fill="auto"/>
            <w:vAlign w:val="center"/>
          </w:tcPr>
          <w:p w14:paraId="29956D8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496A42F" w14:textId="4F70647F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unconsidered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225935E" w14:textId="25CC4D6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6932D06" w14:textId="29C3410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07334203" w14:textId="42A1F7F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Заявка не рассмотрена (для печатной формы)</w:t>
            </w:r>
          </w:p>
        </w:tc>
        <w:tc>
          <w:tcPr>
            <w:tcW w:w="1395" w:type="pct"/>
            <w:shd w:val="clear" w:color="auto" w:fill="auto"/>
          </w:tcPr>
          <w:p w14:paraId="547816AD" w14:textId="5AB1A8F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4973B05B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33B8892F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4A5F56" w:rsidRPr="001A4780" w14:paraId="3EC4224E" w14:textId="77777777" w:rsidTr="00AA6519">
        <w:tc>
          <w:tcPr>
            <w:tcW w:w="750" w:type="pct"/>
            <w:shd w:val="clear" w:color="auto" w:fill="auto"/>
            <w:vAlign w:val="center"/>
          </w:tcPr>
          <w:p w14:paraId="76417C8E" w14:textId="77777777" w:rsidR="004A5F56" w:rsidRPr="008271DF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9544A3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1AF4EA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7D6A66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5E4FE7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6D039DA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39316E2" w14:textId="77777777" w:rsidTr="00AA6519">
        <w:tc>
          <w:tcPr>
            <w:tcW w:w="750" w:type="pct"/>
            <w:shd w:val="clear" w:color="auto" w:fill="auto"/>
            <w:vAlign w:val="center"/>
          </w:tcPr>
          <w:p w14:paraId="0564CFF3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78A46F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D03EBA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60341B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5FD8CC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395" w:type="pct"/>
            <w:shd w:val="clear" w:color="auto" w:fill="auto"/>
          </w:tcPr>
          <w:p w14:paraId="1B0FAE0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3B127963" w14:textId="77777777" w:rsidTr="00AA6519">
        <w:tc>
          <w:tcPr>
            <w:tcW w:w="750" w:type="pct"/>
            <w:shd w:val="clear" w:color="auto" w:fill="auto"/>
            <w:vAlign w:val="center"/>
          </w:tcPr>
          <w:p w14:paraId="7CE1B09E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941996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4A6F5E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7435B2D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4B1B5E0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73F28CD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CA7228" w14:textId="77777777" w:rsidTr="00AA6519">
        <w:tc>
          <w:tcPr>
            <w:tcW w:w="750" w:type="pct"/>
            <w:shd w:val="clear" w:color="auto" w:fill="auto"/>
          </w:tcPr>
          <w:p w14:paraId="4EC79DE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B01D06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FA4FAA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73190F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1" w:type="pct"/>
            <w:shd w:val="clear" w:color="auto" w:fill="auto"/>
          </w:tcPr>
          <w:p w14:paraId="339356E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95" w:type="pct"/>
            <w:shd w:val="clear" w:color="auto" w:fill="auto"/>
          </w:tcPr>
          <w:p w14:paraId="367AC45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6C12B64" w14:textId="77777777" w:rsidTr="00AA6519">
        <w:tc>
          <w:tcPr>
            <w:tcW w:w="750" w:type="pct"/>
            <w:shd w:val="clear" w:color="auto" w:fill="auto"/>
          </w:tcPr>
          <w:p w14:paraId="578A1F6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8E2A49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9D0A18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3D170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04DFD5F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5" w:type="pct"/>
            <w:shd w:val="clear" w:color="auto" w:fill="auto"/>
          </w:tcPr>
          <w:p w14:paraId="1A1F1DA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899F9D2" w14:textId="77777777" w:rsidTr="00AA6519">
        <w:tc>
          <w:tcPr>
            <w:tcW w:w="750" w:type="pct"/>
            <w:shd w:val="clear" w:color="auto" w:fill="auto"/>
          </w:tcPr>
          <w:p w14:paraId="2BAA7D1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68E769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268230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01552E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5D1B70E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5" w:type="pct"/>
            <w:shd w:val="clear" w:color="auto" w:fill="auto"/>
          </w:tcPr>
          <w:p w14:paraId="00C7B5E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8A29226" w14:textId="77777777" w:rsidTr="00AA6519">
        <w:tc>
          <w:tcPr>
            <w:tcW w:w="750" w:type="pct"/>
            <w:shd w:val="clear" w:color="auto" w:fill="auto"/>
          </w:tcPr>
          <w:p w14:paraId="1611A8C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E84EE8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CBFF9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BC8836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664F64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5" w:type="pct"/>
            <w:shd w:val="clear" w:color="auto" w:fill="auto"/>
          </w:tcPr>
          <w:p w14:paraId="3A4809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760D719" w14:textId="77777777" w:rsidTr="00AA6519">
        <w:tc>
          <w:tcPr>
            <w:tcW w:w="750" w:type="pct"/>
            <w:shd w:val="clear" w:color="auto" w:fill="auto"/>
          </w:tcPr>
          <w:p w14:paraId="0FCDC3A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3D79D4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1B9B52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C67D6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2691BA2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5" w:type="pct"/>
            <w:shd w:val="clear" w:color="auto" w:fill="auto"/>
          </w:tcPr>
          <w:p w14:paraId="3F9FFAA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0A95D95" w14:textId="77777777" w:rsidTr="00AA6519">
        <w:tc>
          <w:tcPr>
            <w:tcW w:w="750" w:type="pct"/>
            <w:shd w:val="clear" w:color="auto" w:fill="auto"/>
          </w:tcPr>
          <w:p w14:paraId="5928DDE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FD4EE1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6BD8FC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142FA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6196954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5" w:type="pct"/>
            <w:shd w:val="clear" w:color="auto" w:fill="auto"/>
          </w:tcPr>
          <w:p w14:paraId="68E9E95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B367682" w14:textId="77777777" w:rsidTr="00AA6519">
        <w:tc>
          <w:tcPr>
            <w:tcW w:w="750" w:type="pct"/>
            <w:shd w:val="clear" w:color="auto" w:fill="auto"/>
          </w:tcPr>
          <w:p w14:paraId="2C78191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6663EE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B88C1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8815AB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1581802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5" w:type="pct"/>
            <w:shd w:val="clear" w:color="auto" w:fill="auto"/>
          </w:tcPr>
          <w:p w14:paraId="241D82F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03AFFF4" w14:textId="77777777" w:rsidTr="00AA6519">
        <w:tc>
          <w:tcPr>
            <w:tcW w:w="750" w:type="pct"/>
            <w:shd w:val="clear" w:color="auto" w:fill="auto"/>
          </w:tcPr>
          <w:p w14:paraId="136D09D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91FEBF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8ACB25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44333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311821A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5" w:type="pct"/>
            <w:shd w:val="clear" w:color="auto" w:fill="auto"/>
          </w:tcPr>
          <w:p w14:paraId="05CEF93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F29A133" w14:textId="77777777" w:rsidTr="00AA6519">
        <w:tc>
          <w:tcPr>
            <w:tcW w:w="750" w:type="pct"/>
            <w:shd w:val="clear" w:color="auto" w:fill="auto"/>
          </w:tcPr>
          <w:p w14:paraId="227A191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121854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E040E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CAD266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9A8334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5" w:type="pct"/>
            <w:shd w:val="clear" w:color="auto" w:fill="auto"/>
          </w:tcPr>
          <w:p w14:paraId="24C5466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50F2E63" w14:textId="77777777" w:rsidTr="00AA6519">
        <w:tc>
          <w:tcPr>
            <w:tcW w:w="750" w:type="pct"/>
            <w:shd w:val="clear" w:color="auto" w:fill="auto"/>
          </w:tcPr>
          <w:p w14:paraId="3B19F09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D2F297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555BF6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59D775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04F7132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5" w:type="pct"/>
            <w:shd w:val="clear" w:color="auto" w:fill="auto"/>
          </w:tcPr>
          <w:p w14:paraId="15A77A6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02BAE7F" w14:textId="77777777" w:rsidTr="00AA6519">
        <w:tc>
          <w:tcPr>
            <w:tcW w:w="750" w:type="pct"/>
            <w:shd w:val="clear" w:color="auto" w:fill="auto"/>
          </w:tcPr>
          <w:p w14:paraId="4273608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F4C2A8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8099D4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3E33A6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6F456A0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5" w:type="pct"/>
            <w:shd w:val="clear" w:color="auto" w:fill="auto"/>
          </w:tcPr>
          <w:p w14:paraId="5502315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2AA8E85" w14:textId="77777777" w:rsidTr="00AA6519">
        <w:tc>
          <w:tcPr>
            <w:tcW w:w="750" w:type="pct"/>
            <w:shd w:val="clear" w:color="auto" w:fill="auto"/>
          </w:tcPr>
          <w:p w14:paraId="36D21A7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54D7F3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916988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2E75A2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07B3B0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5" w:type="pct"/>
            <w:shd w:val="clear" w:color="auto" w:fill="auto"/>
          </w:tcPr>
          <w:p w14:paraId="02953F5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1FDD828" w14:textId="77777777" w:rsidTr="00AA6519">
        <w:tc>
          <w:tcPr>
            <w:tcW w:w="750" w:type="pct"/>
            <w:shd w:val="clear" w:color="auto" w:fill="auto"/>
          </w:tcPr>
          <w:p w14:paraId="542A4F7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637A68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FFD68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78BE7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1" w:type="pct"/>
            <w:shd w:val="clear" w:color="auto" w:fill="auto"/>
          </w:tcPr>
          <w:p w14:paraId="5D2C8F4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5" w:type="pct"/>
            <w:shd w:val="clear" w:color="auto" w:fill="auto"/>
          </w:tcPr>
          <w:p w14:paraId="11818CA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58502B3" w14:textId="77777777" w:rsidTr="00AA6519">
        <w:tc>
          <w:tcPr>
            <w:tcW w:w="750" w:type="pct"/>
            <w:shd w:val="clear" w:color="auto" w:fill="auto"/>
          </w:tcPr>
          <w:p w14:paraId="725A492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CB62A9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38D14F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669F1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797561D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5" w:type="pct"/>
            <w:shd w:val="clear" w:color="auto" w:fill="auto"/>
          </w:tcPr>
          <w:p w14:paraId="273709F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E292D8D" w14:textId="77777777" w:rsidTr="00AA6519">
        <w:tc>
          <w:tcPr>
            <w:tcW w:w="750" w:type="pct"/>
            <w:shd w:val="clear" w:color="auto" w:fill="auto"/>
          </w:tcPr>
          <w:p w14:paraId="5AC53D9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BD84B9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3D84D6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C1F0E3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1" w:type="pct"/>
            <w:shd w:val="clear" w:color="auto" w:fill="auto"/>
          </w:tcPr>
          <w:p w14:paraId="7E710F9F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52713714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5C5ADEE5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2525CEDC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367D955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95" w:type="pct"/>
            <w:shd w:val="clear" w:color="auto" w:fill="auto"/>
          </w:tcPr>
          <w:p w14:paraId="0AD69554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652B7AE0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5015C887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6EBAC5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1473F252" w14:textId="77777777" w:rsidTr="00AA6519">
        <w:tc>
          <w:tcPr>
            <w:tcW w:w="4996" w:type="pct"/>
            <w:gridSpan w:val="8"/>
            <w:shd w:val="clear" w:color="auto" w:fill="auto"/>
          </w:tcPr>
          <w:p w14:paraId="5CC5344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14C86815" w14:textId="77777777" w:rsidTr="00AA6519">
        <w:tc>
          <w:tcPr>
            <w:tcW w:w="750" w:type="pct"/>
            <w:shd w:val="clear" w:color="auto" w:fill="auto"/>
          </w:tcPr>
          <w:p w14:paraId="3F23FBC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27F89F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1DBAB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7347B77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2156FC5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shd w:val="clear" w:color="auto" w:fill="auto"/>
          </w:tcPr>
          <w:p w14:paraId="211A9B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001BEBB" w14:textId="77777777" w:rsidTr="00AA6519">
        <w:tc>
          <w:tcPr>
            <w:tcW w:w="750" w:type="pct"/>
            <w:shd w:val="clear" w:color="auto" w:fill="auto"/>
          </w:tcPr>
          <w:p w14:paraId="674DA0C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81EDB0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2C4528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09E385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50E3554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5" w:type="pct"/>
            <w:shd w:val="clear" w:color="auto" w:fill="auto"/>
          </w:tcPr>
          <w:p w14:paraId="3C4AE36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509B01D" w14:textId="77777777" w:rsidTr="00AA6519">
        <w:tc>
          <w:tcPr>
            <w:tcW w:w="750" w:type="pct"/>
            <w:shd w:val="clear" w:color="auto" w:fill="auto"/>
          </w:tcPr>
          <w:p w14:paraId="7DFED22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3D0907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343C3F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9C2535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1" w:type="pct"/>
            <w:shd w:val="clear" w:color="auto" w:fill="auto"/>
          </w:tcPr>
          <w:p w14:paraId="6F0424A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5" w:type="pct"/>
            <w:shd w:val="clear" w:color="auto" w:fill="auto"/>
          </w:tcPr>
          <w:p w14:paraId="0CFF9B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9FB26EB" w14:textId="77777777" w:rsidTr="00AA6519">
        <w:tc>
          <w:tcPr>
            <w:tcW w:w="4996" w:type="pct"/>
            <w:gridSpan w:val="8"/>
            <w:shd w:val="clear" w:color="auto" w:fill="auto"/>
          </w:tcPr>
          <w:p w14:paraId="1FB626C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lastRenderedPageBreak/>
              <w:t>Код страны в ОКСМ</w:t>
            </w:r>
          </w:p>
        </w:tc>
      </w:tr>
      <w:tr w:rsidR="004A5F56" w:rsidRPr="001A4780" w14:paraId="3D6058F2" w14:textId="77777777" w:rsidTr="00AA6519">
        <w:tc>
          <w:tcPr>
            <w:tcW w:w="750" w:type="pct"/>
            <w:shd w:val="clear" w:color="auto" w:fill="auto"/>
          </w:tcPr>
          <w:p w14:paraId="2310D1C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74D637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EECA1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6709B35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7A32ACB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shd w:val="clear" w:color="auto" w:fill="auto"/>
          </w:tcPr>
          <w:p w14:paraId="051979B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46795F01" w14:textId="77777777" w:rsidTr="00AA6519">
        <w:tc>
          <w:tcPr>
            <w:tcW w:w="750" w:type="pct"/>
            <w:shd w:val="clear" w:color="auto" w:fill="auto"/>
          </w:tcPr>
          <w:p w14:paraId="34411D7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114717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851B92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238B54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1" w:type="pct"/>
            <w:shd w:val="clear" w:color="auto" w:fill="auto"/>
          </w:tcPr>
          <w:p w14:paraId="548E5F4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5" w:type="pct"/>
            <w:shd w:val="clear" w:color="auto" w:fill="auto"/>
          </w:tcPr>
          <w:p w14:paraId="74E9C00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2233421" w14:textId="77777777" w:rsidTr="00AA6519">
        <w:tc>
          <w:tcPr>
            <w:tcW w:w="750" w:type="pct"/>
            <w:shd w:val="clear" w:color="auto" w:fill="auto"/>
          </w:tcPr>
          <w:p w14:paraId="393E90B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0419C4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01569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06AD01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1" w:type="pct"/>
            <w:shd w:val="clear" w:color="auto" w:fill="auto"/>
          </w:tcPr>
          <w:p w14:paraId="0CBEC69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5" w:type="pct"/>
            <w:shd w:val="clear" w:color="auto" w:fill="auto"/>
          </w:tcPr>
          <w:p w14:paraId="0DD4A74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774BBBD" w14:textId="77777777" w:rsidTr="00AA6519">
        <w:tc>
          <w:tcPr>
            <w:tcW w:w="4996" w:type="pct"/>
            <w:gridSpan w:val="8"/>
            <w:shd w:val="clear" w:color="auto" w:fill="auto"/>
          </w:tcPr>
          <w:p w14:paraId="0B9392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4A8BD4FE" w14:textId="77777777" w:rsidTr="00AA6519">
        <w:tc>
          <w:tcPr>
            <w:tcW w:w="750" w:type="pct"/>
            <w:shd w:val="clear" w:color="auto" w:fill="auto"/>
          </w:tcPr>
          <w:p w14:paraId="14530AA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0CC0C4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EFF92F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6DB647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04E0F82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shd w:val="clear" w:color="auto" w:fill="auto"/>
          </w:tcPr>
          <w:p w14:paraId="459D9C8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7C833C8" w14:textId="77777777" w:rsidTr="00AA6519">
        <w:tc>
          <w:tcPr>
            <w:tcW w:w="750" w:type="pct"/>
            <w:shd w:val="clear" w:color="auto" w:fill="auto"/>
          </w:tcPr>
          <w:p w14:paraId="7176F33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B5D176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D580B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5B2D8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6916745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5" w:type="pct"/>
            <w:shd w:val="clear" w:color="auto" w:fill="auto"/>
          </w:tcPr>
          <w:p w14:paraId="1D79E16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A5BA1D2" w14:textId="77777777" w:rsidTr="00AA6519">
        <w:tc>
          <w:tcPr>
            <w:tcW w:w="750" w:type="pct"/>
            <w:shd w:val="clear" w:color="auto" w:fill="auto"/>
          </w:tcPr>
          <w:p w14:paraId="06776EE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EE749D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A07E15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B5BCD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2BD713E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5" w:type="pct"/>
            <w:shd w:val="clear" w:color="auto" w:fill="auto"/>
          </w:tcPr>
          <w:p w14:paraId="7523D2D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C8DCE2A" w14:textId="77777777" w:rsidTr="00AA6519">
        <w:tc>
          <w:tcPr>
            <w:tcW w:w="750" w:type="pct"/>
            <w:shd w:val="clear" w:color="auto" w:fill="auto"/>
          </w:tcPr>
          <w:p w14:paraId="285BE5E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88FCF6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01529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6E2B6C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728AC01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5" w:type="pct"/>
            <w:shd w:val="clear" w:color="auto" w:fill="auto"/>
          </w:tcPr>
          <w:p w14:paraId="4FF81D6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6878502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6A31E0B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4A5F56" w:rsidRPr="001A4780" w14:paraId="754AA7AB" w14:textId="77777777" w:rsidTr="00AA6519">
        <w:tc>
          <w:tcPr>
            <w:tcW w:w="750" w:type="pct"/>
            <w:shd w:val="clear" w:color="auto" w:fill="auto"/>
            <w:vAlign w:val="center"/>
          </w:tcPr>
          <w:p w14:paraId="6806691A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</w:rPr>
              <w:t>co</w:t>
            </w:r>
            <w:r w:rsidRPr="00351964">
              <w:rPr>
                <w:b/>
                <w:sz w:val="20"/>
              </w:rPr>
              <w:t>rrespondencies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8FB004E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047A5D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47B162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B14E4D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6B9CB14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BA378E9" w14:textId="77777777" w:rsidTr="00AA6519">
        <w:tc>
          <w:tcPr>
            <w:tcW w:w="750" w:type="pct"/>
            <w:shd w:val="clear" w:color="auto" w:fill="auto"/>
            <w:vAlign w:val="center"/>
          </w:tcPr>
          <w:p w14:paraId="4C0F3D16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FA75978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22040B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A5E6F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3EBAA8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12FAD3F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36DBD9A0" w14:textId="77777777" w:rsidTr="00AA6519">
        <w:tc>
          <w:tcPr>
            <w:tcW w:w="750" w:type="pct"/>
            <w:shd w:val="clear" w:color="auto" w:fill="auto"/>
            <w:vAlign w:val="center"/>
          </w:tcPr>
          <w:p w14:paraId="096260FC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E2F4AF6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75B87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2D70B63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80A2E1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1996523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4D6C2D9" w14:textId="77777777" w:rsidTr="00AA6519">
        <w:tc>
          <w:tcPr>
            <w:tcW w:w="750" w:type="pct"/>
            <w:shd w:val="clear" w:color="auto" w:fill="auto"/>
            <w:vAlign w:val="center"/>
          </w:tcPr>
          <w:p w14:paraId="2B388EF7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3D16A48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3E709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16DCA1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7BEDB4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95" w:type="pct"/>
            <w:shd w:val="clear" w:color="auto" w:fill="auto"/>
          </w:tcPr>
          <w:p w14:paraId="692B152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367FA85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2DFDBE39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A775DCE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056A4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6F23F6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6766DD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95" w:type="pct"/>
            <w:shd w:val="clear" w:color="auto" w:fill="auto"/>
          </w:tcPr>
          <w:p w14:paraId="78619A4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63F8CE2" w14:textId="77777777" w:rsidTr="00AA6519">
        <w:tc>
          <w:tcPr>
            <w:tcW w:w="750" w:type="pct"/>
            <w:vMerge/>
            <w:shd w:val="clear" w:color="auto" w:fill="auto"/>
            <w:vAlign w:val="center"/>
          </w:tcPr>
          <w:p w14:paraId="570295A9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93449F7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6064C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ABEB2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0C7C73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95" w:type="pct"/>
            <w:shd w:val="clear" w:color="auto" w:fill="auto"/>
          </w:tcPr>
          <w:p w14:paraId="4B325DA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2E19BB7" w14:textId="77777777" w:rsidTr="00AA6519">
        <w:tc>
          <w:tcPr>
            <w:tcW w:w="4996" w:type="pct"/>
            <w:gridSpan w:val="8"/>
            <w:shd w:val="clear" w:color="auto" w:fill="auto"/>
          </w:tcPr>
          <w:p w14:paraId="2F0CA34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4A5F56" w:rsidRPr="001A4780" w14:paraId="3A27BD02" w14:textId="77777777" w:rsidTr="00AA6519">
        <w:tc>
          <w:tcPr>
            <w:tcW w:w="750" w:type="pct"/>
            <w:shd w:val="clear" w:color="auto" w:fill="auto"/>
          </w:tcPr>
          <w:p w14:paraId="741F6DAE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4BFA0DF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68B842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15A5A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25D744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3642C26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C3960F6" w14:textId="77777777" w:rsidTr="00AA6519">
        <w:tc>
          <w:tcPr>
            <w:tcW w:w="750" w:type="pct"/>
            <w:shd w:val="clear" w:color="auto" w:fill="auto"/>
          </w:tcPr>
          <w:p w14:paraId="218AD14B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58BDC5F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19216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C6AC61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473E749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395" w:type="pct"/>
            <w:shd w:val="clear" w:color="auto" w:fill="auto"/>
          </w:tcPr>
          <w:p w14:paraId="420A9D1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8BA56F" w14:textId="77777777" w:rsidTr="00AA6519">
        <w:tc>
          <w:tcPr>
            <w:tcW w:w="750" w:type="pct"/>
            <w:shd w:val="clear" w:color="auto" w:fill="auto"/>
          </w:tcPr>
          <w:p w14:paraId="30497C88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E3B4BF8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3DE25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C4E0F7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421" w:type="pct"/>
            <w:shd w:val="clear" w:color="auto" w:fill="auto"/>
          </w:tcPr>
          <w:p w14:paraId="69B3949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395" w:type="pct"/>
            <w:shd w:val="clear" w:color="auto" w:fill="auto"/>
          </w:tcPr>
          <w:p w14:paraId="2958D26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08FA5F7" w14:textId="77777777" w:rsidTr="00AA6519">
        <w:tc>
          <w:tcPr>
            <w:tcW w:w="750" w:type="pct"/>
            <w:shd w:val="clear" w:color="auto" w:fill="auto"/>
          </w:tcPr>
          <w:p w14:paraId="3B567721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F2504BA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A33484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C69D86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N(100)</w:t>
            </w:r>
          </w:p>
        </w:tc>
        <w:tc>
          <w:tcPr>
            <w:tcW w:w="1421" w:type="pct"/>
            <w:shd w:val="clear" w:color="auto" w:fill="auto"/>
          </w:tcPr>
          <w:p w14:paraId="739F38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Величина (преимущества)</w:t>
            </w:r>
          </w:p>
        </w:tc>
        <w:tc>
          <w:tcPr>
            <w:tcW w:w="1395" w:type="pct"/>
            <w:shd w:val="clear" w:color="auto" w:fill="auto"/>
          </w:tcPr>
          <w:p w14:paraId="3E369F7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BA4A8D7" w14:textId="77777777" w:rsidTr="00AA6519">
        <w:tc>
          <w:tcPr>
            <w:tcW w:w="4996" w:type="pct"/>
            <w:gridSpan w:val="8"/>
            <w:shd w:val="clear" w:color="auto" w:fill="auto"/>
          </w:tcPr>
          <w:p w14:paraId="31DECE7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Требование</w:t>
            </w:r>
          </w:p>
        </w:tc>
      </w:tr>
      <w:tr w:rsidR="004A5F56" w:rsidRPr="001A4780" w14:paraId="2FDAF873" w14:textId="77777777" w:rsidTr="00AA6519">
        <w:tc>
          <w:tcPr>
            <w:tcW w:w="750" w:type="pct"/>
            <w:shd w:val="clear" w:color="auto" w:fill="auto"/>
          </w:tcPr>
          <w:p w14:paraId="06EE1D9F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7F3043F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0F6DA8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92A274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4131145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12E6807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5CE2AF1" w14:textId="77777777" w:rsidTr="00AA6519">
        <w:tc>
          <w:tcPr>
            <w:tcW w:w="750" w:type="pct"/>
            <w:shd w:val="clear" w:color="auto" w:fill="auto"/>
          </w:tcPr>
          <w:p w14:paraId="7E7A157C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C9741B7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1C0D3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D70AE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06DF39E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395" w:type="pct"/>
            <w:shd w:val="clear" w:color="auto" w:fill="auto"/>
          </w:tcPr>
          <w:p w14:paraId="3CBC106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31707AD" w14:textId="77777777" w:rsidTr="00AA6519">
        <w:tc>
          <w:tcPr>
            <w:tcW w:w="750" w:type="pct"/>
            <w:shd w:val="clear" w:color="auto" w:fill="auto"/>
          </w:tcPr>
          <w:p w14:paraId="21522C21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873B9E3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AAF39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F4706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12D77D0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395" w:type="pct"/>
            <w:shd w:val="clear" w:color="auto" w:fill="auto"/>
          </w:tcPr>
          <w:p w14:paraId="6FE4442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38B0B96" w14:textId="77777777" w:rsidTr="00AA6519">
        <w:tc>
          <w:tcPr>
            <w:tcW w:w="750" w:type="pct"/>
            <w:shd w:val="clear" w:color="auto" w:fill="auto"/>
          </w:tcPr>
          <w:p w14:paraId="458E2F38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AB65A19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AB5A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8B636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5162B18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395" w:type="pct"/>
            <w:shd w:val="clear" w:color="auto" w:fill="auto"/>
          </w:tcPr>
          <w:p w14:paraId="524105D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C62DC0F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06E14D65" w14:textId="77777777" w:rsidR="004A5F56" w:rsidRPr="00B926EA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B926EA">
              <w:rPr>
                <w:b/>
                <w:sz w:val="20"/>
              </w:rPr>
              <w:t xml:space="preserve">Признание открытого конкурса </w:t>
            </w:r>
            <w:proofErr w:type="gramStart"/>
            <w:r w:rsidRPr="00B926EA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01757C04" w14:textId="77777777" w:rsidTr="00AA6519">
        <w:tc>
          <w:tcPr>
            <w:tcW w:w="750" w:type="pct"/>
            <w:shd w:val="clear" w:color="auto" w:fill="auto"/>
            <w:vAlign w:val="center"/>
          </w:tcPr>
          <w:p w14:paraId="47A0E00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1C019D5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1ABC25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754A714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43E85EB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4486C66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7C2583B" w14:textId="77777777" w:rsidTr="00AA6519">
        <w:tc>
          <w:tcPr>
            <w:tcW w:w="750" w:type="pct"/>
            <w:shd w:val="clear" w:color="auto" w:fill="auto"/>
            <w:vAlign w:val="center"/>
          </w:tcPr>
          <w:p w14:paraId="132353D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D53FCED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A1B00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8F5D6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1" w:type="pct"/>
            <w:shd w:val="clear" w:color="auto" w:fill="auto"/>
          </w:tcPr>
          <w:p w14:paraId="3A38641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5" w:type="pct"/>
            <w:shd w:val="clear" w:color="auto" w:fill="auto"/>
          </w:tcPr>
          <w:p w14:paraId="206397C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098A513A" w14:textId="77777777" w:rsidTr="00AA6519">
        <w:tc>
          <w:tcPr>
            <w:tcW w:w="750" w:type="pct"/>
            <w:shd w:val="clear" w:color="auto" w:fill="auto"/>
            <w:vAlign w:val="center"/>
          </w:tcPr>
          <w:p w14:paraId="65BF85F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F83D103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EF6505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A74AA7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78BC6C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5" w:type="pct"/>
            <w:shd w:val="clear" w:color="auto" w:fill="auto"/>
          </w:tcPr>
          <w:p w14:paraId="6F8CD9B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CF7232F" w14:textId="77777777" w:rsidTr="00AA6519">
        <w:tc>
          <w:tcPr>
            <w:tcW w:w="750" w:type="pct"/>
            <w:shd w:val="clear" w:color="auto" w:fill="auto"/>
            <w:vAlign w:val="center"/>
          </w:tcPr>
          <w:p w14:paraId="1A5AD3A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97635E9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FF04B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06579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7FE0445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5" w:type="pct"/>
            <w:shd w:val="clear" w:color="auto" w:fill="auto"/>
          </w:tcPr>
          <w:p w14:paraId="59AA151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5A3415B" w14:textId="77777777" w:rsidTr="00AA6519">
        <w:tc>
          <w:tcPr>
            <w:tcW w:w="750" w:type="pct"/>
            <w:shd w:val="clear" w:color="auto" w:fill="auto"/>
            <w:vAlign w:val="center"/>
          </w:tcPr>
          <w:p w14:paraId="600DC57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B5E89E8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4DD4AE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88FF7B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461EA88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5" w:type="pct"/>
            <w:shd w:val="clear" w:color="auto" w:fill="auto"/>
          </w:tcPr>
          <w:p w14:paraId="213431B7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6A63F7D2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</w:t>
            </w:r>
            <w:r w:rsidRPr="008E30C0">
              <w:rPr>
                <w:sz w:val="20"/>
              </w:rPr>
              <w:lastRenderedPageBreak/>
              <w:t>признана соответствующей требованиям 44-ФЗ и требованиям, указанным в извещении;</w:t>
            </w:r>
          </w:p>
          <w:p w14:paraId="182711ED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2DE77462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2368B1CA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0279523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03542542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4E26129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558788FB" w14:textId="0C166107" w:rsidR="00574878" w:rsidRDefault="00574878" w:rsidP="009D1964">
      <w:pPr>
        <w:pStyle w:val="20"/>
        <w:numPr>
          <w:ilvl w:val="0"/>
          <w:numId w:val="54"/>
        </w:numPr>
      </w:pPr>
      <w:r w:rsidRPr="00F22CFC">
        <w:lastRenderedPageBreak/>
        <w:t xml:space="preserve">Протокол </w:t>
      </w:r>
      <w:r>
        <w:t>первого этапа</w:t>
      </w:r>
      <w:r w:rsidRPr="00F22CFC">
        <w:t xml:space="preserve"> в ОК-</w:t>
      </w:r>
      <w:r>
        <w:t>Д</w:t>
      </w:r>
      <w:r w:rsidRPr="00F22CFC">
        <w:t xml:space="preserve"> </w:t>
      </w:r>
      <w:r>
        <w:t>(двухэтапном конкурсе)</w:t>
      </w:r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5"/>
        <w:gridCol w:w="8"/>
        <w:gridCol w:w="1523"/>
        <w:gridCol w:w="6"/>
        <w:gridCol w:w="415"/>
        <w:gridCol w:w="977"/>
        <w:gridCol w:w="2906"/>
        <w:gridCol w:w="6"/>
        <w:gridCol w:w="2848"/>
      </w:tblGrid>
      <w:tr w:rsidR="00574878" w:rsidRPr="001A4780" w14:paraId="04E7B604" w14:textId="77777777" w:rsidTr="007B233E">
        <w:trPr>
          <w:tblHeader/>
        </w:trPr>
        <w:tc>
          <w:tcPr>
            <w:tcW w:w="750" w:type="pct"/>
            <w:shd w:val="clear" w:color="auto" w:fill="D9D9D9"/>
            <w:hideMark/>
          </w:tcPr>
          <w:p w14:paraId="4B9EE205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gridSpan w:val="2"/>
            <w:shd w:val="clear" w:color="auto" w:fill="D9D9D9"/>
            <w:hideMark/>
          </w:tcPr>
          <w:p w14:paraId="2951B5AE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gridSpan w:val="2"/>
            <w:shd w:val="clear" w:color="auto" w:fill="D9D9D9"/>
            <w:hideMark/>
          </w:tcPr>
          <w:p w14:paraId="3EB3A236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8" w:type="pct"/>
            <w:shd w:val="clear" w:color="auto" w:fill="D9D9D9"/>
            <w:hideMark/>
          </w:tcPr>
          <w:p w14:paraId="0C62CED5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1" w:type="pct"/>
            <w:shd w:val="clear" w:color="auto" w:fill="D9D9D9"/>
            <w:hideMark/>
          </w:tcPr>
          <w:p w14:paraId="45A5735B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5" w:type="pct"/>
            <w:gridSpan w:val="2"/>
            <w:shd w:val="clear" w:color="auto" w:fill="D9D9D9"/>
            <w:hideMark/>
          </w:tcPr>
          <w:p w14:paraId="774749D0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574878" w:rsidRPr="001A4780" w14:paraId="1ABEDEFC" w14:textId="77777777" w:rsidTr="007B233E">
        <w:tc>
          <w:tcPr>
            <w:tcW w:w="4996" w:type="pct"/>
            <w:gridSpan w:val="9"/>
            <w:shd w:val="clear" w:color="auto" w:fill="auto"/>
          </w:tcPr>
          <w:p w14:paraId="483E57E6" w14:textId="51D8D034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F22CFC">
              <w:rPr>
                <w:b/>
                <w:sz w:val="20"/>
              </w:rPr>
              <w:t xml:space="preserve">Протокол </w:t>
            </w:r>
            <w:r w:rsidRPr="00CB0018">
              <w:rPr>
                <w:b/>
                <w:sz w:val="20"/>
              </w:rPr>
              <w:t xml:space="preserve">первого этапа </w:t>
            </w:r>
            <w:r w:rsidRPr="00F22CFC">
              <w:rPr>
                <w:b/>
                <w:sz w:val="20"/>
              </w:rPr>
              <w:t>в ОК-</w:t>
            </w:r>
            <w:r>
              <w:rPr>
                <w:b/>
                <w:sz w:val="20"/>
              </w:rPr>
              <w:t>Д</w:t>
            </w:r>
          </w:p>
        </w:tc>
      </w:tr>
      <w:tr w:rsidR="00574878" w:rsidRPr="001A4780" w14:paraId="5A16D374" w14:textId="77777777" w:rsidTr="007B233E">
        <w:tc>
          <w:tcPr>
            <w:tcW w:w="750" w:type="pct"/>
            <w:shd w:val="clear" w:color="auto" w:fill="auto"/>
            <w:hideMark/>
          </w:tcPr>
          <w:p w14:paraId="277D2784" w14:textId="09C57956" w:rsidR="00574878" w:rsidRPr="00574878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  <w:lang w:val="en-US"/>
              </w:rPr>
              <w:t>protocolOKD</w:t>
            </w:r>
            <w:r>
              <w:rPr>
                <w:b/>
                <w:sz w:val="20"/>
              </w:rPr>
              <w:t>3</w:t>
            </w:r>
          </w:p>
        </w:tc>
        <w:tc>
          <w:tcPr>
            <w:tcW w:w="749" w:type="pct"/>
            <w:gridSpan w:val="2"/>
            <w:shd w:val="clear" w:color="auto" w:fill="auto"/>
            <w:hideMark/>
          </w:tcPr>
          <w:p w14:paraId="0761AEC0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  <w:hideMark/>
          </w:tcPr>
          <w:p w14:paraId="4979AD47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  <w:hideMark/>
          </w:tcPr>
          <w:p w14:paraId="5BF9591A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hideMark/>
          </w:tcPr>
          <w:p w14:paraId="07DC324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  <w:hideMark/>
          </w:tcPr>
          <w:p w14:paraId="2580D27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CB0018" w:rsidRPr="00435CBC" w14:paraId="2D462E86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BC5E99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85F8AA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schemeVersion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A14695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О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1D9E24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Т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48A703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27FDCA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2E3FE4B5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6435C1AD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7D540673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1B886C9B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5BBB2F54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23A287F3" w14:textId="763D3952" w:rsidR="00CB0018" w:rsidRPr="002D07BC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</w:t>
            </w:r>
            <w:r w:rsidR="005C6213">
              <w:rPr>
                <w:sz w:val="20"/>
              </w:rPr>
              <w:t>,6.1,6.2</w:t>
            </w:r>
          </w:p>
        </w:tc>
      </w:tr>
      <w:tr w:rsidR="00CB0018" w:rsidRPr="00724833" w14:paraId="147C1752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739BD3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2DE2FE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id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69EEFC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H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0202AD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N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2D8B7A" w14:textId="105E956D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4C9EFD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724833" w14:paraId="5E928671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975C3C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BA5386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externalId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22FA8B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H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F28F8D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Т(1-40)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79BAA8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FAC633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724833" w14:paraId="0CC7E484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3C76E4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A9DA80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purchaseNumber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3039E4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О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29AE0D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Т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071AD6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Номер закупки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9D7616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Шаблон значения: \d{19}</w:t>
            </w:r>
          </w:p>
        </w:tc>
      </w:tr>
      <w:tr w:rsidR="00CB0018" w:rsidRPr="00C85B91" w14:paraId="215C06AC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964A1B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A5E9D0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protocolNumber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07C215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Н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AD5A4D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T(1-100)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6DF810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Номер протокола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D27194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C85B91" w14:paraId="17F61AED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78A809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D339E9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foundationProtocolNumber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6174EA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Н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CF039D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T(1-100)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CA3FE8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Номер предыдущего протокола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025EA8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2A7A10" w14:paraId="79A3B13E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73C7A8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BF5A27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parentProtocolNumber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F24B6E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Н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449CD0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T(1-100)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40E04E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E9FD35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Указывается в случае внесения изменений</w:t>
            </w:r>
          </w:p>
        </w:tc>
      </w:tr>
      <w:tr w:rsidR="00CB0018" w14:paraId="189DB060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D3934F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C6F3E0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place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86985D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О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900646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Т(1-2000)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4D60C7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Место проведения процедуры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8698B7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724833" w14:paraId="1BD2D0EC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840B25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AC7418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protocolDate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EE748A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О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F9B857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DT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218BCA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Дата составления протокола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FCA856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724833" w14:paraId="4A2FA60C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A5B3F2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F505F5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signDate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F266F0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О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63EFCF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DT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F3C452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Дата подписания протокола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BF5BBF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724833" w14:paraId="343F178F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01F746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77F4E5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publishDate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FAE570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Н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40B0E9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DT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CFAF76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 xml:space="preserve">Дата публикации 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8B3362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724833" w14:paraId="4583713E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77A46F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EC2E35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commission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B59912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О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BE1E01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S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91FDBB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Информация о комиссии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BFC207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724833" w14:paraId="743F2F03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9C242C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24A538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printForm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E32B23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Н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FAB6BA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S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40F5AE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Печатная форма документа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1DF4A6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3928C5" w:rsidRPr="00724833" w14:paraId="0E8E7CEB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AEB2DA" w14:textId="77777777" w:rsidR="003928C5" w:rsidRPr="002D07BC" w:rsidRDefault="003928C5" w:rsidP="000C5581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103B9F" w14:textId="512CB2B4" w:rsidR="003928C5" w:rsidRPr="002D07BC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CC2838" w14:textId="6B725154" w:rsidR="003928C5" w:rsidRPr="002D07BC" w:rsidRDefault="003928C5" w:rsidP="000C5581">
            <w:pPr>
              <w:spacing w:before="0" w:after="0"/>
              <w:jc w:val="center"/>
              <w:rPr>
                <w:sz w:val="20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F9D93" w14:textId="6D80A70B" w:rsidR="003928C5" w:rsidRPr="002D07BC" w:rsidRDefault="003928C5" w:rsidP="000C5581">
            <w:pPr>
              <w:spacing w:before="0" w:after="0"/>
              <w:jc w:val="center"/>
              <w:rPr>
                <w:sz w:val="20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CD0D9" w14:textId="7EA9C057" w:rsidR="003928C5" w:rsidRPr="002D07BC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F0436" w14:textId="574C9B3B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1FA4C10B" w14:textId="5D316D06" w:rsidR="003928C5" w:rsidRPr="002D07BC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CB0018" w:rsidRPr="00724833" w14:paraId="4B92B3B7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FB7476" w14:textId="77777777" w:rsidR="00CB0018" w:rsidRPr="003928C5" w:rsidRDefault="00CB0018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AF9BC5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protocolPublisher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F7CAA7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Н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264CB2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S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593550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5F0014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9B4637" w14:paraId="6EED40FD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055303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4E8AA2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purchaseInfo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293BF2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Н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ED9D9D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S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C45CAF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249ECF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CB0018" w:rsidRPr="009B4637" w14:paraId="75667373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E3294A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B3CDA2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attachments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E479D9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Н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2343EF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S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F21A50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E85DE2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9B4637" w14:paraId="6E3E6162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680680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CE42C8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modification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E4A3E2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Н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6FFBE7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S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1FAEDA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Основание внесения изменений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83A42E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9B4637" w14:paraId="4DA137CF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2AE35C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613CE2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href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695243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H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85BBF8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T(1-1024)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88D497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5060DF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9B4637" w14:paraId="7B51AF09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E6D026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CC145F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protocolLots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368729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О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EBF31B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S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DA2A07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Лоты протокола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8B1281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1CC972DE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6F9266" w14:textId="77777777" w:rsidR="002D07BC" w:rsidRPr="002D07BC" w:rsidRDefault="002D07BC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504AA5" w14:textId="5F010D97" w:rsidR="002D07BC" w:rsidRPr="002D07BC" w:rsidRDefault="002D07BC" w:rsidP="002D07BC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foundationProtocol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4C4B86" w14:textId="4673514B" w:rsidR="002D07BC" w:rsidRPr="002D07BC" w:rsidRDefault="002D07BC" w:rsidP="002D07B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FA1444" w14:textId="51027240" w:rsidR="002D07BC" w:rsidRPr="002D07BC" w:rsidRDefault="002D07BC" w:rsidP="002D07B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E86492" w14:textId="65E5F071" w:rsidR="002D07BC" w:rsidRPr="002D07BC" w:rsidRDefault="002D07BC" w:rsidP="002D07BC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Реквизиты предыдущего протокола (для печатной формы)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671625" w14:textId="41460E2B" w:rsidR="002D07BC" w:rsidRPr="002D07BC" w:rsidRDefault="002D07BC" w:rsidP="002D07B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2D07BC" w:rsidRPr="009B4637" w14:paraId="1C8D69BF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75E1B1" w14:textId="77777777" w:rsidR="002D07BC" w:rsidRPr="002D07BC" w:rsidRDefault="002D07BC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5FED8F" w14:textId="6D4061EA" w:rsidR="002D07BC" w:rsidRPr="002D07BC" w:rsidRDefault="002D07BC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openingProtocol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2971E0" w14:textId="6F5AC260" w:rsidR="002D07BC" w:rsidRPr="002D07BC" w:rsidRDefault="002D07BC" w:rsidP="002D07B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025991" w14:textId="07DFCA46" w:rsidR="002D07BC" w:rsidRPr="002D07BC" w:rsidRDefault="002D07BC" w:rsidP="002D07B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32FC8C" w14:textId="7898ECC7" w:rsidR="002D07BC" w:rsidRPr="002D07BC" w:rsidRDefault="002D07BC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Реквизиты протокола вскрытия первоначальных заявок (для печатной формы)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0F5DC7" w14:textId="01B31306" w:rsidR="002D07BC" w:rsidRPr="002D07BC" w:rsidRDefault="002D07BC" w:rsidP="002D07B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2D07BC" w:rsidRPr="00D43778" w14:paraId="3F2C1A62" w14:textId="77777777" w:rsidTr="007B233E">
        <w:tc>
          <w:tcPr>
            <w:tcW w:w="4996" w:type="pct"/>
            <w:gridSpan w:val="9"/>
            <w:shd w:val="clear" w:color="auto" w:fill="auto"/>
          </w:tcPr>
          <w:p w14:paraId="07B4D3C0" w14:textId="77777777" w:rsidR="002D07BC" w:rsidRPr="00D43778" w:rsidRDefault="002D07BC" w:rsidP="002D07BC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2D07BC" w:rsidRPr="009B4637" w14:paraId="2EBA082A" w14:textId="77777777" w:rsidTr="007B233E">
        <w:tc>
          <w:tcPr>
            <w:tcW w:w="750" w:type="pct"/>
            <w:shd w:val="clear" w:color="auto" w:fill="auto"/>
          </w:tcPr>
          <w:p w14:paraId="19FCECD5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71668F2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1C4BCEB" w14:textId="77777777" w:rsidR="002D07BC" w:rsidRDefault="002D07BC" w:rsidP="002D07BC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03905546" w14:textId="77777777" w:rsidR="002D07BC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323FFFF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720C1DD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1220ED56" w14:textId="77777777" w:rsidTr="007B233E">
        <w:tc>
          <w:tcPr>
            <w:tcW w:w="750" w:type="pct"/>
            <w:shd w:val="clear" w:color="auto" w:fill="auto"/>
          </w:tcPr>
          <w:p w14:paraId="31D7F4AC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4D233EA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F1E7225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E0DE2FC" w14:textId="77777777" w:rsidR="002D07BC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55C9CCD0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9C33DA6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5C8F17FB" w14:textId="77777777" w:rsidTr="007B233E">
        <w:tc>
          <w:tcPr>
            <w:tcW w:w="750" w:type="pct"/>
            <w:shd w:val="clear" w:color="auto" w:fill="auto"/>
          </w:tcPr>
          <w:p w14:paraId="143DC287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05C770F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6502EE7" w14:textId="77777777" w:rsidR="002D07BC" w:rsidRDefault="002D07BC" w:rsidP="002D07B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D240D17" w14:textId="77777777" w:rsidR="002D07BC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B16F58A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AD65BDE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40F1EEEF" w14:textId="77777777" w:rsidTr="007B233E">
        <w:tc>
          <w:tcPr>
            <w:tcW w:w="750" w:type="pct"/>
            <w:shd w:val="clear" w:color="auto" w:fill="auto"/>
          </w:tcPr>
          <w:p w14:paraId="7897EB32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726D665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7FBDCD9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45449ED" w14:textId="77777777" w:rsidR="002D07BC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30A4BB73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AB80704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6835B552" w14:textId="77777777" w:rsidTr="007B233E">
        <w:tc>
          <w:tcPr>
            <w:tcW w:w="750" w:type="pct"/>
            <w:shd w:val="clear" w:color="auto" w:fill="auto"/>
          </w:tcPr>
          <w:p w14:paraId="1C680F6F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F24C92C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1469180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B48A049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1C39E09F" w14:textId="77777777" w:rsidR="002D07BC" w:rsidRPr="00D43778" w:rsidRDefault="002D07BC" w:rsidP="002D07BC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36AEDE7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D43778" w14:paraId="34BD29B6" w14:textId="77777777" w:rsidTr="007B233E">
        <w:tc>
          <w:tcPr>
            <w:tcW w:w="4996" w:type="pct"/>
            <w:gridSpan w:val="9"/>
            <w:shd w:val="clear" w:color="auto" w:fill="auto"/>
          </w:tcPr>
          <w:p w14:paraId="6F79F51C" w14:textId="77777777" w:rsidR="002D07BC" w:rsidRPr="00D43778" w:rsidRDefault="002D07BC" w:rsidP="002D07BC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2D07BC" w:rsidRPr="009B4637" w14:paraId="4D69E133" w14:textId="77777777" w:rsidTr="007B233E">
        <w:tc>
          <w:tcPr>
            <w:tcW w:w="750" w:type="pct"/>
            <w:shd w:val="clear" w:color="auto" w:fill="auto"/>
          </w:tcPr>
          <w:p w14:paraId="57F5EC3B" w14:textId="77777777" w:rsidR="002D07BC" w:rsidRPr="00D43778" w:rsidRDefault="002D07BC" w:rsidP="002D07BC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074675B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CADD251" w14:textId="77777777" w:rsidR="002D07BC" w:rsidRDefault="002D07BC" w:rsidP="002D07BC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136A597A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71F74DF2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77638B2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5D9E6596" w14:textId="77777777" w:rsidTr="007B233E">
        <w:tc>
          <w:tcPr>
            <w:tcW w:w="750" w:type="pct"/>
            <w:shd w:val="clear" w:color="auto" w:fill="auto"/>
          </w:tcPr>
          <w:p w14:paraId="71F147E0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05F6139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621A37E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38A062C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11B80F4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72EE89A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2D07BC" w:rsidRPr="009B4637" w14:paraId="7C2952FC" w14:textId="77777777" w:rsidTr="007B233E">
        <w:tc>
          <w:tcPr>
            <w:tcW w:w="750" w:type="pct"/>
            <w:shd w:val="clear" w:color="auto" w:fill="auto"/>
          </w:tcPr>
          <w:p w14:paraId="20AC1F42" w14:textId="77777777" w:rsidR="002D07BC" w:rsidRPr="00D43778" w:rsidRDefault="002D07BC" w:rsidP="002D07BC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637F2CF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B6A9BC8" w14:textId="77777777" w:rsidR="002D07BC" w:rsidRDefault="002D07BC" w:rsidP="002D07BC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3E7246B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456CF1C4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7F83BE52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73F12739" w14:textId="77777777" w:rsidTr="007B233E">
        <w:tc>
          <w:tcPr>
            <w:tcW w:w="750" w:type="pct"/>
            <w:shd w:val="clear" w:color="auto" w:fill="auto"/>
          </w:tcPr>
          <w:p w14:paraId="58618FD9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1D84CE0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20A0D6F" w14:textId="77777777" w:rsidR="002D07BC" w:rsidRDefault="002D07BC" w:rsidP="002D07B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6B22FEB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5CE526FB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E155881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39C72D4D" w14:textId="77777777" w:rsidTr="007B233E">
        <w:tc>
          <w:tcPr>
            <w:tcW w:w="750" w:type="pct"/>
            <w:shd w:val="clear" w:color="auto" w:fill="auto"/>
          </w:tcPr>
          <w:p w14:paraId="057AB829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FF7B983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D94AE67" w14:textId="77777777" w:rsidR="002D07BC" w:rsidRDefault="002D07BC" w:rsidP="002D07B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BF3A11F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4C791E45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D8B0838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055FFBF6" w14:textId="77777777" w:rsidTr="007B233E">
        <w:tc>
          <w:tcPr>
            <w:tcW w:w="750" w:type="pct"/>
            <w:shd w:val="clear" w:color="auto" w:fill="auto"/>
          </w:tcPr>
          <w:p w14:paraId="2921BE76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E948664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F475C7" w14:textId="77777777" w:rsidR="002D07BC" w:rsidRDefault="002D07BC" w:rsidP="002D07B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7575020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5BA9A6A0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66A4183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5C1771B9" w14:textId="77777777" w:rsidTr="007B233E">
        <w:tc>
          <w:tcPr>
            <w:tcW w:w="750" w:type="pct"/>
            <w:shd w:val="clear" w:color="auto" w:fill="auto"/>
          </w:tcPr>
          <w:p w14:paraId="4E51B6C7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FDDC2CA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98698B2" w14:textId="77777777" w:rsidR="002D07BC" w:rsidRDefault="002D07BC" w:rsidP="002D07B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B9CD248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7A3C0A64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C67904B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52BE67A6" w14:textId="77777777" w:rsidTr="007B233E">
        <w:tc>
          <w:tcPr>
            <w:tcW w:w="750" w:type="pct"/>
            <w:shd w:val="clear" w:color="auto" w:fill="auto"/>
          </w:tcPr>
          <w:p w14:paraId="0A72B661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DCB577D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CE855B7" w14:textId="77777777" w:rsidR="002D07BC" w:rsidRDefault="002D07BC" w:rsidP="002D07B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82D1855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50B6054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07B3C20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D43778" w14:paraId="73E14EA1" w14:textId="77777777" w:rsidTr="007B233E">
        <w:tc>
          <w:tcPr>
            <w:tcW w:w="4996" w:type="pct"/>
            <w:gridSpan w:val="9"/>
            <w:shd w:val="clear" w:color="auto" w:fill="auto"/>
          </w:tcPr>
          <w:p w14:paraId="6D9B24D7" w14:textId="77777777" w:rsidR="002D07BC" w:rsidRPr="00D43778" w:rsidRDefault="002D07BC" w:rsidP="002D07BC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2D07BC" w:rsidRPr="009B4637" w14:paraId="0FC4046A" w14:textId="77777777" w:rsidTr="007B233E">
        <w:tc>
          <w:tcPr>
            <w:tcW w:w="750" w:type="pct"/>
            <w:shd w:val="clear" w:color="auto" w:fill="auto"/>
          </w:tcPr>
          <w:p w14:paraId="2592605D" w14:textId="77777777" w:rsidR="002D07BC" w:rsidRPr="00D43778" w:rsidRDefault="002D07BC" w:rsidP="002D07BC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B879C95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C8F074D" w14:textId="77777777" w:rsidR="002D07BC" w:rsidRDefault="002D07BC" w:rsidP="002D07BC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617E286" w14:textId="77777777" w:rsidR="002D07BC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4D5A0871" w14:textId="77777777" w:rsidR="002D07BC" w:rsidRDefault="002D07BC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1202C81F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22BEA925" w14:textId="77777777" w:rsidTr="007B233E">
        <w:tc>
          <w:tcPr>
            <w:tcW w:w="750" w:type="pct"/>
            <w:shd w:val="clear" w:color="auto" w:fill="auto"/>
          </w:tcPr>
          <w:p w14:paraId="6DE9FDFE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4C1EEE9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F7413A" w14:textId="77777777" w:rsidR="002D07BC" w:rsidRDefault="002D07BC" w:rsidP="002D07B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E8E2D14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3F643E65" w14:textId="77777777" w:rsidR="002D07BC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3BA7246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45493BB8" w14:textId="77777777" w:rsidTr="007B233E">
        <w:tc>
          <w:tcPr>
            <w:tcW w:w="750" w:type="pct"/>
            <w:shd w:val="clear" w:color="auto" w:fill="auto"/>
          </w:tcPr>
          <w:p w14:paraId="076BAF63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9340C41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CC708A8" w14:textId="77777777" w:rsidR="002D07BC" w:rsidRPr="00655FB3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AA3F637" w14:textId="77777777" w:rsidR="002D07BC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6F296615" w14:textId="77777777" w:rsidR="002D07BC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23E261F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5889D061" w14:textId="77777777" w:rsidTr="007B233E">
        <w:tc>
          <w:tcPr>
            <w:tcW w:w="750" w:type="pct"/>
            <w:shd w:val="clear" w:color="auto" w:fill="auto"/>
          </w:tcPr>
          <w:p w14:paraId="2584CE1F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2E451A7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C1D5E11" w14:textId="77777777" w:rsidR="002D07BC" w:rsidRPr="00655FB3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DAE8951" w14:textId="77777777" w:rsidR="002D07BC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3BD6CBC8" w14:textId="77777777" w:rsidR="002D07BC" w:rsidRDefault="002D07BC" w:rsidP="002D07B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A548BF4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254573" w14:paraId="771D1C13" w14:textId="77777777" w:rsidTr="007B233E">
        <w:tc>
          <w:tcPr>
            <w:tcW w:w="4996" w:type="pct"/>
            <w:gridSpan w:val="9"/>
            <w:shd w:val="clear" w:color="auto" w:fill="auto"/>
          </w:tcPr>
          <w:p w14:paraId="3A0BF0AE" w14:textId="77777777" w:rsidR="002D07BC" w:rsidRPr="00254573" w:rsidRDefault="002D07BC" w:rsidP="002D07BC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2D07BC" w:rsidRPr="00724833" w14:paraId="2F650D61" w14:textId="77777777" w:rsidTr="007B233E">
        <w:tc>
          <w:tcPr>
            <w:tcW w:w="750" w:type="pct"/>
            <w:shd w:val="clear" w:color="auto" w:fill="auto"/>
            <w:vAlign w:val="center"/>
          </w:tcPr>
          <w:p w14:paraId="32CAEF14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2E429494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B4AC217" w14:textId="77777777" w:rsidR="002D07BC" w:rsidRPr="00724833" w:rsidRDefault="002D07BC" w:rsidP="002D07BC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0E04BB68" w14:textId="77777777" w:rsidR="002D07BC" w:rsidRPr="00724833" w:rsidRDefault="002D07BC" w:rsidP="002D07BC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66965075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2F9983E1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</w:tr>
      <w:tr w:rsidR="002D07BC" w:rsidRPr="00E45768" w14:paraId="0387FA77" w14:textId="77777777" w:rsidTr="007B233E">
        <w:tc>
          <w:tcPr>
            <w:tcW w:w="750" w:type="pct"/>
            <w:shd w:val="clear" w:color="auto" w:fill="auto"/>
            <w:vAlign w:val="center"/>
          </w:tcPr>
          <w:p w14:paraId="52BF1662" w14:textId="77777777" w:rsidR="002D07BC" w:rsidRPr="00E45768" w:rsidRDefault="002D07BC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7CA86C5" w14:textId="77777777" w:rsidR="002D07BC" w:rsidRPr="00E45768" w:rsidRDefault="002D07BC" w:rsidP="002D07BC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FA0ECE2" w14:textId="77777777" w:rsidR="002D07BC" w:rsidRPr="00E45768" w:rsidRDefault="002D07BC" w:rsidP="002D07BC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BAC9894" w14:textId="77777777" w:rsidR="002D07BC" w:rsidRPr="00E45768" w:rsidRDefault="002D07BC" w:rsidP="002D07BC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076656FC" w14:textId="77777777" w:rsidR="002D07BC" w:rsidRPr="00E45768" w:rsidRDefault="002D07BC" w:rsidP="002D07BC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C23C6A1" w14:textId="77777777" w:rsidR="002D07BC" w:rsidRPr="00E45768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E45768" w14:paraId="22AE5FD8" w14:textId="77777777" w:rsidTr="007B233E">
        <w:tc>
          <w:tcPr>
            <w:tcW w:w="750" w:type="pct"/>
            <w:shd w:val="clear" w:color="auto" w:fill="auto"/>
            <w:vAlign w:val="center"/>
          </w:tcPr>
          <w:p w14:paraId="12A050F8" w14:textId="77777777" w:rsidR="002D07BC" w:rsidRPr="00E45768" w:rsidRDefault="002D07BC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B4EF43D" w14:textId="77777777" w:rsidR="002D07BC" w:rsidRPr="00E45768" w:rsidRDefault="002D07BC" w:rsidP="002D07BC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EFCA034" w14:textId="77777777" w:rsidR="002D07BC" w:rsidRPr="00E45768" w:rsidRDefault="002D07BC" w:rsidP="002D07BC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C9AAEC7" w14:textId="77777777" w:rsidR="002D07BC" w:rsidRPr="00E45768" w:rsidRDefault="002D07BC" w:rsidP="002D07BC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252FD180" w14:textId="7004B4ED" w:rsidR="002D07BC" w:rsidRPr="00E45768" w:rsidRDefault="002D1F44" w:rsidP="002D07B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2D07BC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684E0BC" w14:textId="77777777" w:rsidR="002D07BC" w:rsidRPr="00E45768" w:rsidRDefault="002D07BC" w:rsidP="002D07BC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2D07BC" w:rsidRPr="00254573" w14:paraId="062CD68B" w14:textId="77777777" w:rsidTr="007B233E">
        <w:tc>
          <w:tcPr>
            <w:tcW w:w="4996" w:type="pct"/>
            <w:gridSpan w:val="9"/>
            <w:shd w:val="clear" w:color="auto" w:fill="auto"/>
          </w:tcPr>
          <w:p w14:paraId="169FA941" w14:textId="7F9DED3E" w:rsidR="002D07BC" w:rsidRPr="00254573" w:rsidRDefault="002D1F44" w:rsidP="002D07BC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Электронная подпись</w:t>
            </w:r>
            <w:r w:rsidR="002D07BC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2D07BC" w:rsidRPr="006C6D44" w14:paraId="68D06AE4" w14:textId="77777777" w:rsidTr="007B233E">
        <w:tc>
          <w:tcPr>
            <w:tcW w:w="750" w:type="pct"/>
            <w:shd w:val="clear" w:color="auto" w:fill="auto"/>
            <w:vAlign w:val="center"/>
          </w:tcPr>
          <w:p w14:paraId="012F4141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0CE71B48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90E4345" w14:textId="77777777" w:rsidR="002D07BC" w:rsidRPr="006C6D44" w:rsidRDefault="002D07BC" w:rsidP="002D07BC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3377031" w14:textId="77777777" w:rsidR="002D07BC" w:rsidRPr="006C6D44" w:rsidRDefault="002D07BC" w:rsidP="002D07BC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10D7D9E3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3CE9FAC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</w:tr>
      <w:tr w:rsidR="002D07BC" w:rsidRPr="003804BF" w14:paraId="535E2972" w14:textId="77777777" w:rsidTr="007B233E">
        <w:tc>
          <w:tcPr>
            <w:tcW w:w="750" w:type="pct"/>
            <w:shd w:val="clear" w:color="auto" w:fill="auto"/>
            <w:vAlign w:val="center"/>
          </w:tcPr>
          <w:p w14:paraId="1EA18BC4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67B9700" w14:textId="77777777" w:rsidR="002D07BC" w:rsidRPr="003804BF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E5CA8B3" w14:textId="77777777" w:rsidR="002D07BC" w:rsidRPr="003804BF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3C0C2BB" w14:textId="77777777" w:rsidR="002D07BC" w:rsidRPr="003804BF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14FB4266" w14:textId="68A35B2F" w:rsidR="002D07BC" w:rsidRPr="003804BF" w:rsidRDefault="002D1F44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62EFAF4" w14:textId="77777777" w:rsidR="002D07BC" w:rsidRPr="003804BF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2D07BC" w:rsidRPr="00655FB3" w14:paraId="7A60C837" w14:textId="77777777" w:rsidTr="007B233E">
        <w:tc>
          <w:tcPr>
            <w:tcW w:w="4996" w:type="pct"/>
            <w:gridSpan w:val="9"/>
            <w:shd w:val="clear" w:color="auto" w:fill="auto"/>
          </w:tcPr>
          <w:p w14:paraId="5E68ED34" w14:textId="77777777" w:rsidR="002D07BC" w:rsidRPr="00655FB3" w:rsidRDefault="002D07BC" w:rsidP="002D07BC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2D07BC" w:rsidRPr="003804BF" w14:paraId="221FDB5A" w14:textId="77777777" w:rsidTr="007B233E">
        <w:tc>
          <w:tcPr>
            <w:tcW w:w="750" w:type="pct"/>
            <w:shd w:val="clear" w:color="auto" w:fill="auto"/>
            <w:vAlign w:val="center"/>
          </w:tcPr>
          <w:p w14:paraId="6DEDEE7F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BE37C64" w14:textId="77777777" w:rsidR="002D07BC" w:rsidRPr="003804BF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127E4B7" w14:textId="77777777" w:rsidR="002D07BC" w:rsidRPr="003804BF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27E18E6" w14:textId="77777777" w:rsidR="002D07BC" w:rsidRPr="003804BF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2A8DEFEB" w14:textId="77777777" w:rsidR="002D07BC" w:rsidRPr="003804BF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239E556" w14:textId="77777777" w:rsidR="002D07BC" w:rsidRPr="003804BF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:rsidRPr="003804BF" w14:paraId="097EBB3F" w14:textId="77777777" w:rsidTr="007B233E">
        <w:tc>
          <w:tcPr>
            <w:tcW w:w="750" w:type="pct"/>
            <w:shd w:val="clear" w:color="auto" w:fill="auto"/>
            <w:vAlign w:val="center"/>
          </w:tcPr>
          <w:p w14:paraId="3B2ECDA2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D9393B3" w14:textId="77777777" w:rsidR="002D07BC" w:rsidRPr="003804BF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195F751" w14:textId="77777777" w:rsidR="002D07BC" w:rsidRPr="00B07477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13DCE98" w14:textId="77777777" w:rsidR="002D07BC" w:rsidRPr="00B07477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B2B73E9" w14:textId="77777777" w:rsidR="002D07BC" w:rsidRPr="003804BF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D0A918E" w14:textId="77777777" w:rsidR="002D07BC" w:rsidRPr="003804BF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:rsidRPr="00655FB3" w14:paraId="18333DAD" w14:textId="77777777" w:rsidTr="007B233E">
        <w:tc>
          <w:tcPr>
            <w:tcW w:w="750" w:type="pct"/>
            <w:shd w:val="clear" w:color="auto" w:fill="auto"/>
            <w:vAlign w:val="center"/>
          </w:tcPr>
          <w:p w14:paraId="5DE21E60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6B43572" w14:textId="77777777" w:rsidR="002D07BC" w:rsidRPr="00B07477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A7337D3" w14:textId="77777777" w:rsidR="002D07BC" w:rsidRPr="002B372D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131523A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5C2C33DD" w14:textId="77777777" w:rsidR="002D07BC" w:rsidRPr="00B07477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BEB9800" w14:textId="2095EA2C" w:rsidR="002D07BC" w:rsidRPr="00655FB3" w:rsidRDefault="00CC3755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2D07BC" w:rsidRPr="009968C5" w14:paraId="0B6A43B9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00D1CB20" w14:textId="77777777" w:rsidR="002D07BC" w:rsidRPr="009968C5" w:rsidRDefault="002D07BC" w:rsidP="002D07BC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2D07BC" w14:paraId="72604683" w14:textId="77777777" w:rsidTr="007B233E">
        <w:tc>
          <w:tcPr>
            <w:tcW w:w="750" w:type="pct"/>
            <w:shd w:val="clear" w:color="auto" w:fill="auto"/>
          </w:tcPr>
          <w:p w14:paraId="06B4D36C" w14:textId="77777777" w:rsidR="002D07BC" w:rsidRPr="009968C5" w:rsidRDefault="002D07BC" w:rsidP="002D07BC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21F9296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0477D76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1A50EDC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437AC1E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6D2DC75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1848E39C" w14:textId="77777777" w:rsidTr="007B233E">
        <w:tc>
          <w:tcPr>
            <w:tcW w:w="750" w:type="pct"/>
            <w:shd w:val="clear" w:color="auto" w:fill="auto"/>
            <w:vAlign w:val="center"/>
          </w:tcPr>
          <w:p w14:paraId="727DF531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5343E54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047FB27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47ACA75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5B5A253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421305B" w14:textId="77777777" w:rsidR="002D07BC" w:rsidRDefault="002D07BC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7B233E" w:rsidRPr="001A4780" w14:paraId="3515D30F" w14:textId="77777777" w:rsidTr="007B233E">
        <w:tc>
          <w:tcPr>
            <w:tcW w:w="754" w:type="pct"/>
            <w:gridSpan w:val="2"/>
            <w:shd w:val="clear" w:color="auto" w:fill="auto"/>
            <w:vAlign w:val="center"/>
          </w:tcPr>
          <w:p w14:paraId="233AF3DF" w14:textId="77777777" w:rsidR="007B233E" w:rsidRPr="006C6D44" w:rsidRDefault="007B233E" w:rsidP="007B233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7AA882E" w14:textId="77777777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shd w:val="clear" w:color="auto" w:fill="auto"/>
          </w:tcPr>
          <w:p w14:paraId="54372234" w14:textId="77777777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2280865" w14:textId="77777777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4" w:type="pct"/>
            <w:gridSpan w:val="2"/>
            <w:shd w:val="clear" w:color="auto" w:fill="auto"/>
          </w:tcPr>
          <w:p w14:paraId="34D6ECEC" w14:textId="77777777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4" w:type="pct"/>
            <w:shd w:val="clear" w:color="auto" w:fill="auto"/>
          </w:tcPr>
          <w:p w14:paraId="344BF898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618CB768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6E6508F7" w14:textId="77777777" w:rsidR="007B233E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2D07BC" w14:paraId="466ED3CF" w14:textId="77777777" w:rsidTr="007B233E">
        <w:tc>
          <w:tcPr>
            <w:tcW w:w="750" w:type="pct"/>
            <w:shd w:val="clear" w:color="auto" w:fill="auto"/>
            <w:vAlign w:val="center"/>
          </w:tcPr>
          <w:p w14:paraId="3F509543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17B1105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948B2F3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505EEB7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3FA3C589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8DDF78F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7BC" w14:paraId="4A833731" w14:textId="77777777" w:rsidTr="007B233E">
        <w:tc>
          <w:tcPr>
            <w:tcW w:w="750" w:type="pct"/>
            <w:shd w:val="clear" w:color="auto" w:fill="auto"/>
            <w:vAlign w:val="center"/>
          </w:tcPr>
          <w:p w14:paraId="24C08225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84D8609" w14:textId="77777777" w:rsidR="002D07BC" w:rsidRPr="001A4780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11BAA6A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D655F41" w14:textId="77777777" w:rsidR="002D07BC" w:rsidRPr="001A4780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750403AC" w14:textId="77777777" w:rsidR="002D07BC" w:rsidRPr="001A4780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60DCD21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79CD4ECA" w14:textId="77777777" w:rsidTr="007B233E">
        <w:tc>
          <w:tcPr>
            <w:tcW w:w="750" w:type="pct"/>
            <w:shd w:val="clear" w:color="auto" w:fill="auto"/>
            <w:vAlign w:val="center"/>
          </w:tcPr>
          <w:p w14:paraId="26E9223A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8D2D33A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AFE2ED7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457AE9E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62D2CC4C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BF464D6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2D07BC" w14:paraId="23B9C1ED" w14:textId="77777777" w:rsidTr="007B233E">
        <w:tc>
          <w:tcPr>
            <w:tcW w:w="750" w:type="pct"/>
            <w:shd w:val="clear" w:color="auto" w:fill="auto"/>
            <w:vAlign w:val="center"/>
          </w:tcPr>
          <w:p w14:paraId="54548E8C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AED71BE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2315A8C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A6B5C25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1" w:type="pct"/>
            <w:shd w:val="clear" w:color="auto" w:fill="auto"/>
          </w:tcPr>
          <w:p w14:paraId="53BA9C28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9058485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2D07BC" w14:paraId="3274F804" w14:textId="77777777" w:rsidTr="007B233E">
        <w:tc>
          <w:tcPr>
            <w:tcW w:w="750" w:type="pct"/>
            <w:shd w:val="clear" w:color="auto" w:fill="auto"/>
            <w:vAlign w:val="center"/>
          </w:tcPr>
          <w:p w14:paraId="2851723F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798A9DC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6B947FF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D0BCAC4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86EA5D5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7DCB40C" w14:textId="77777777" w:rsidR="002D07BC" w:rsidRDefault="002D07BC" w:rsidP="002D07B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28F3F7C5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2D07BC" w14:paraId="1630F200" w14:textId="77777777" w:rsidTr="007B233E">
        <w:tc>
          <w:tcPr>
            <w:tcW w:w="750" w:type="pct"/>
            <w:shd w:val="clear" w:color="auto" w:fill="auto"/>
            <w:vAlign w:val="center"/>
          </w:tcPr>
          <w:p w14:paraId="4C5B74D0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B9D34B7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8FC3291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E2C8F4F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1E82B11A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6D0FF66" w14:textId="77777777" w:rsidR="002D07BC" w:rsidRDefault="002D07BC" w:rsidP="002D07B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6AE2B46F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2D07BC" w14:paraId="6E82E1B2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6EC09E39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2D07BC" w14:paraId="5B7DFB09" w14:textId="77777777" w:rsidTr="007B233E">
        <w:tc>
          <w:tcPr>
            <w:tcW w:w="750" w:type="pct"/>
            <w:shd w:val="clear" w:color="auto" w:fill="auto"/>
            <w:vAlign w:val="center"/>
          </w:tcPr>
          <w:p w14:paraId="2E196692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1F80C116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97C3EDD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1E845DE8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57135AE8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C935704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0F73E553" w14:textId="77777777" w:rsidTr="007B233E">
        <w:tc>
          <w:tcPr>
            <w:tcW w:w="750" w:type="pct"/>
            <w:shd w:val="clear" w:color="auto" w:fill="auto"/>
            <w:vAlign w:val="center"/>
          </w:tcPr>
          <w:p w14:paraId="0B146629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289FD6DD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70296F5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965F118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6DF197C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27E175E0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2D07BC" w14:paraId="5BD6395C" w14:textId="77777777" w:rsidTr="007B233E">
        <w:tc>
          <w:tcPr>
            <w:tcW w:w="750" w:type="pct"/>
            <w:shd w:val="clear" w:color="auto" w:fill="auto"/>
            <w:vAlign w:val="center"/>
          </w:tcPr>
          <w:p w14:paraId="6C31578C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3BF8911E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9E3FE18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4A97C286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3B0E666C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27C0B9C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281290CF" w14:textId="77777777" w:rsidTr="007B233E">
        <w:tc>
          <w:tcPr>
            <w:tcW w:w="750" w:type="pct"/>
            <w:shd w:val="clear" w:color="auto" w:fill="auto"/>
            <w:vAlign w:val="center"/>
          </w:tcPr>
          <w:p w14:paraId="44636885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4AD97F3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2AB12C2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7FB48E8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E28E178" w14:textId="6B517264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15EACA9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6FBEF0B8" w14:textId="77777777" w:rsidTr="007B233E">
        <w:tc>
          <w:tcPr>
            <w:tcW w:w="750" w:type="pct"/>
            <w:shd w:val="clear" w:color="auto" w:fill="auto"/>
            <w:vAlign w:val="center"/>
          </w:tcPr>
          <w:p w14:paraId="6B4A1EA1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585EC22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DC083C8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D8C68AB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E98603B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6B097DD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31547290" w14:textId="77777777" w:rsidTr="007B233E">
        <w:tc>
          <w:tcPr>
            <w:tcW w:w="750" w:type="pct"/>
            <w:shd w:val="clear" w:color="auto" w:fill="auto"/>
            <w:vAlign w:val="center"/>
          </w:tcPr>
          <w:p w14:paraId="0B25B137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00C53E3" w14:textId="77777777" w:rsidR="002D07BC" w:rsidRPr="00E87917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33FAFB31" w14:textId="77777777" w:rsidR="002D07BC" w:rsidRPr="00E87917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E834478" w14:textId="77777777" w:rsidR="002D07BC" w:rsidRPr="00E87917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4CE675E0" w14:textId="77777777" w:rsidR="002D07BC" w:rsidRPr="00E87917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044FAC0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3F36DFCB" w14:textId="77777777" w:rsidTr="007B233E">
        <w:tc>
          <w:tcPr>
            <w:tcW w:w="750" w:type="pct"/>
            <w:shd w:val="clear" w:color="auto" w:fill="auto"/>
            <w:vAlign w:val="center"/>
          </w:tcPr>
          <w:p w14:paraId="0FBBDDD9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53A9803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3E67E30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C83BBC5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44C76795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0DD9200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7EF1BD31" w14:textId="77777777" w:rsidTr="007B233E">
        <w:tc>
          <w:tcPr>
            <w:tcW w:w="750" w:type="pct"/>
            <w:vMerge w:val="restart"/>
            <w:shd w:val="clear" w:color="auto" w:fill="auto"/>
            <w:vAlign w:val="center"/>
          </w:tcPr>
          <w:p w14:paraId="373447C3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BB1D596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05BBBDA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A42644C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00EAA19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2DA06FE7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0AA8AD26" w14:textId="77777777" w:rsidTr="007B233E">
        <w:tc>
          <w:tcPr>
            <w:tcW w:w="750" w:type="pct"/>
            <w:vMerge/>
            <w:shd w:val="clear" w:color="auto" w:fill="auto"/>
            <w:vAlign w:val="center"/>
          </w:tcPr>
          <w:p w14:paraId="1AF3FD8F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D531B10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841EC90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41D092F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58F624BE" w14:textId="08DF7A0F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5EC709A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73867F00" w14:textId="77777777" w:rsidTr="007B233E">
        <w:tc>
          <w:tcPr>
            <w:tcW w:w="750" w:type="pct"/>
            <w:vMerge/>
            <w:shd w:val="clear" w:color="auto" w:fill="auto"/>
            <w:vAlign w:val="center"/>
          </w:tcPr>
          <w:p w14:paraId="04073F2F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50FA047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3849217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FE57570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50D737E8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B88A09C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2D07BC" w14:paraId="199C3F9D" w14:textId="77777777" w:rsidTr="007B233E">
        <w:tc>
          <w:tcPr>
            <w:tcW w:w="750" w:type="pct"/>
            <w:shd w:val="clear" w:color="auto" w:fill="auto"/>
            <w:vAlign w:val="center"/>
          </w:tcPr>
          <w:p w14:paraId="09C30649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9D4C58F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2ABCAC8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38F073D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01158BED" w14:textId="5DEDF70F" w:rsidR="002D07BC" w:rsidRPr="00655FB3" w:rsidRDefault="002D1F44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2D07BC">
              <w:rPr>
                <w:sz w:val="20"/>
              </w:rPr>
              <w:t xml:space="preserve">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2A5B1A1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5142333D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1A412C03" w14:textId="0D2BE440" w:rsidR="002D07BC" w:rsidRDefault="002D1F44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2D07BC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2D07BC" w14:paraId="016D693E" w14:textId="77777777" w:rsidTr="007B233E">
        <w:tc>
          <w:tcPr>
            <w:tcW w:w="750" w:type="pct"/>
            <w:shd w:val="clear" w:color="auto" w:fill="auto"/>
            <w:vAlign w:val="center"/>
          </w:tcPr>
          <w:p w14:paraId="73B47992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6DA8C66E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ED1557B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3FC942B3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27109FFA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3D5F038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7ACD2AFE" w14:textId="77777777" w:rsidTr="007B233E">
        <w:tc>
          <w:tcPr>
            <w:tcW w:w="750" w:type="pct"/>
            <w:shd w:val="clear" w:color="auto" w:fill="auto"/>
            <w:vAlign w:val="center"/>
          </w:tcPr>
          <w:p w14:paraId="5D6B1B48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710275FE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675789A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3A07200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1D4263D6" w14:textId="67E03102" w:rsidR="002D07BC" w:rsidRPr="00655FB3" w:rsidRDefault="002D1F44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6FCC98F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2D07BC" w14:paraId="12426E91" w14:textId="77777777" w:rsidTr="007B233E">
        <w:tc>
          <w:tcPr>
            <w:tcW w:w="750" w:type="pct"/>
            <w:shd w:val="clear" w:color="auto" w:fill="auto"/>
            <w:vAlign w:val="center"/>
          </w:tcPr>
          <w:p w14:paraId="2BF74D62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49606CDC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33D1FF9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2B004416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4440D569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647F9AF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685E09A1" w14:textId="77777777" w:rsidTr="007B233E">
        <w:tc>
          <w:tcPr>
            <w:tcW w:w="750" w:type="pct"/>
            <w:shd w:val="clear" w:color="auto" w:fill="auto"/>
            <w:vAlign w:val="center"/>
          </w:tcPr>
          <w:p w14:paraId="199868CD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6F935D3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1929FB8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10614F0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15DEC6B" w14:textId="259996B6" w:rsidR="002D07BC" w:rsidRPr="00655FB3" w:rsidRDefault="002D1F44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B43854E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2D07BC" w14:paraId="0C74304B" w14:textId="77777777" w:rsidTr="007B233E">
        <w:tc>
          <w:tcPr>
            <w:tcW w:w="4996" w:type="pct"/>
            <w:gridSpan w:val="9"/>
            <w:shd w:val="clear" w:color="auto" w:fill="auto"/>
          </w:tcPr>
          <w:p w14:paraId="7AA44EE9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2D07BC" w14:paraId="20742E34" w14:textId="77777777" w:rsidTr="007B233E">
        <w:tc>
          <w:tcPr>
            <w:tcW w:w="750" w:type="pct"/>
            <w:shd w:val="clear" w:color="auto" w:fill="auto"/>
          </w:tcPr>
          <w:p w14:paraId="606D5315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D19426A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D15CB07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381AA250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70D19793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3B0CB4E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7BC" w14:paraId="2383E4C8" w14:textId="77777777" w:rsidTr="007B233E">
        <w:tc>
          <w:tcPr>
            <w:tcW w:w="750" w:type="pct"/>
            <w:shd w:val="clear" w:color="auto" w:fill="auto"/>
          </w:tcPr>
          <w:p w14:paraId="241D4394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1B65192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A64087C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AA64A9A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2888A959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DD5860A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5E3961EF" w14:textId="77777777" w:rsidTr="007B233E">
        <w:tc>
          <w:tcPr>
            <w:tcW w:w="750" w:type="pct"/>
            <w:shd w:val="clear" w:color="auto" w:fill="auto"/>
          </w:tcPr>
          <w:p w14:paraId="15EC9A82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0F03C80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B4DDB16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4DA93A3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105EBA58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D1F8B8D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7BC" w14:paraId="7F9A9F7A" w14:textId="77777777" w:rsidTr="007B233E">
        <w:tc>
          <w:tcPr>
            <w:tcW w:w="750" w:type="pct"/>
            <w:shd w:val="clear" w:color="auto" w:fill="auto"/>
          </w:tcPr>
          <w:p w14:paraId="5A6EF320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D7202A4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9DC3C9F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10E80F2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44758DF1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CD34212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3C7EAE82" w14:textId="77777777" w:rsidTr="007B233E">
        <w:tc>
          <w:tcPr>
            <w:tcW w:w="750" w:type="pct"/>
            <w:shd w:val="clear" w:color="auto" w:fill="auto"/>
          </w:tcPr>
          <w:p w14:paraId="69E4FD95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0E13D7C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C00774B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8ED4965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22576AB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24642D4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1BF6CA3A" w14:textId="77777777" w:rsidTr="007B233E">
        <w:tc>
          <w:tcPr>
            <w:tcW w:w="4996" w:type="pct"/>
            <w:gridSpan w:val="9"/>
            <w:shd w:val="clear" w:color="auto" w:fill="auto"/>
          </w:tcPr>
          <w:p w14:paraId="62F995DA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2D07BC" w14:paraId="59C82534" w14:textId="77777777" w:rsidTr="007B233E">
        <w:tc>
          <w:tcPr>
            <w:tcW w:w="750" w:type="pct"/>
            <w:shd w:val="clear" w:color="auto" w:fill="auto"/>
          </w:tcPr>
          <w:p w14:paraId="65B8DA7A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FA25821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21BD3B7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5095D258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EB36305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62EA839E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20E42D22" w14:textId="77777777" w:rsidTr="007B233E">
        <w:tc>
          <w:tcPr>
            <w:tcW w:w="750" w:type="pct"/>
            <w:vMerge w:val="restart"/>
            <w:shd w:val="clear" w:color="auto" w:fill="auto"/>
            <w:vAlign w:val="center"/>
          </w:tcPr>
          <w:p w14:paraId="6E482FCD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25ECB99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9B59DA6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76DC6D0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9710DC7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12A5AA5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64A01D34" w14:textId="77777777" w:rsidTr="007B233E">
        <w:tc>
          <w:tcPr>
            <w:tcW w:w="750" w:type="pct"/>
            <w:vMerge/>
            <w:shd w:val="clear" w:color="auto" w:fill="auto"/>
          </w:tcPr>
          <w:p w14:paraId="6CA425E0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04DE8E0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7EBC5CB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B0FF6A8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E7652E4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C56AFB9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663822D5" w14:textId="77777777" w:rsidTr="007B233E">
        <w:tc>
          <w:tcPr>
            <w:tcW w:w="750" w:type="pct"/>
            <w:vMerge/>
            <w:shd w:val="clear" w:color="auto" w:fill="auto"/>
          </w:tcPr>
          <w:p w14:paraId="6D8D3B4A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E287932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1BE61FB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FC1CCD4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8DB910C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A583D65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0DEBE855" w14:textId="77777777" w:rsidTr="007B233E">
        <w:tc>
          <w:tcPr>
            <w:tcW w:w="750" w:type="pct"/>
            <w:vMerge/>
            <w:shd w:val="clear" w:color="auto" w:fill="auto"/>
          </w:tcPr>
          <w:p w14:paraId="129D28BD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2308898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AF4EFF6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71A66171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6F52B48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68A2CF7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6DC0A6F7" w14:textId="77777777" w:rsidTr="007B233E">
        <w:tc>
          <w:tcPr>
            <w:tcW w:w="4996" w:type="pct"/>
            <w:gridSpan w:val="9"/>
            <w:shd w:val="clear" w:color="auto" w:fill="auto"/>
          </w:tcPr>
          <w:p w14:paraId="2E3CCE3C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2D07BC" w14:paraId="6CC6DD86" w14:textId="77777777" w:rsidTr="007B233E">
        <w:tc>
          <w:tcPr>
            <w:tcW w:w="750" w:type="pct"/>
            <w:shd w:val="clear" w:color="auto" w:fill="auto"/>
          </w:tcPr>
          <w:p w14:paraId="12D24366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77068A9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E6BF59C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2EBA2FD3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7C97670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6D176C9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2D671284" w14:textId="77777777" w:rsidTr="007B233E">
        <w:tc>
          <w:tcPr>
            <w:tcW w:w="750" w:type="pct"/>
            <w:shd w:val="clear" w:color="auto" w:fill="auto"/>
          </w:tcPr>
          <w:p w14:paraId="242D5C16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B327BF3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ACA0FD0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4CD860B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2B9C018E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AF468D9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79B5A154" w14:textId="77777777" w:rsidTr="007B233E">
        <w:tc>
          <w:tcPr>
            <w:tcW w:w="4996" w:type="pct"/>
            <w:gridSpan w:val="9"/>
            <w:shd w:val="clear" w:color="auto" w:fill="auto"/>
          </w:tcPr>
          <w:p w14:paraId="663E28F1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2D07BC" w14:paraId="2946BDC2" w14:textId="77777777" w:rsidTr="007B233E">
        <w:tc>
          <w:tcPr>
            <w:tcW w:w="750" w:type="pct"/>
            <w:shd w:val="clear" w:color="auto" w:fill="auto"/>
          </w:tcPr>
          <w:p w14:paraId="47FB166A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697C6F0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7B7A448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2B260F63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E290967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75A965A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2B388B06" w14:textId="77777777" w:rsidTr="007B233E">
        <w:tc>
          <w:tcPr>
            <w:tcW w:w="750" w:type="pct"/>
            <w:vMerge w:val="restart"/>
            <w:shd w:val="clear" w:color="auto" w:fill="auto"/>
            <w:vAlign w:val="center"/>
          </w:tcPr>
          <w:p w14:paraId="19EA84C2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4F3D2AD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8E62CA3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14B315F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CB1E047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5" w:type="pct"/>
            <w:gridSpan w:val="2"/>
            <w:shd w:val="clear" w:color="auto" w:fill="auto"/>
          </w:tcPr>
          <w:p w14:paraId="2EF5EAAC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24220822" w14:textId="77777777" w:rsidTr="007B233E">
        <w:tc>
          <w:tcPr>
            <w:tcW w:w="750" w:type="pct"/>
            <w:vMerge/>
            <w:shd w:val="clear" w:color="auto" w:fill="auto"/>
          </w:tcPr>
          <w:p w14:paraId="333A240C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885A30B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9CCD02A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15A95B3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B2DE7F0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B27E250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0BF2775B" w14:textId="77777777" w:rsidTr="007B233E">
        <w:tc>
          <w:tcPr>
            <w:tcW w:w="4996" w:type="pct"/>
            <w:gridSpan w:val="9"/>
            <w:shd w:val="clear" w:color="auto" w:fill="auto"/>
          </w:tcPr>
          <w:p w14:paraId="489EB780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2D07BC" w14:paraId="62B19037" w14:textId="77777777" w:rsidTr="007B233E">
        <w:tc>
          <w:tcPr>
            <w:tcW w:w="750" w:type="pct"/>
            <w:shd w:val="clear" w:color="auto" w:fill="auto"/>
          </w:tcPr>
          <w:p w14:paraId="6FD986F8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71BB8AE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D88A3EE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E05CE8F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FD20969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07BFC33C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1751F8E4" w14:textId="77777777" w:rsidTr="007B233E">
        <w:tc>
          <w:tcPr>
            <w:tcW w:w="750" w:type="pct"/>
            <w:shd w:val="clear" w:color="auto" w:fill="auto"/>
          </w:tcPr>
          <w:p w14:paraId="50F66964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836123F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D66CA75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B71E6F6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1" w:type="pct"/>
            <w:shd w:val="clear" w:color="auto" w:fill="auto"/>
          </w:tcPr>
          <w:p w14:paraId="7BB639F7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8DAA754" w14:textId="24940CEF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2D07BC" w14:paraId="7A72C83D" w14:textId="77777777" w:rsidTr="007B233E">
        <w:tc>
          <w:tcPr>
            <w:tcW w:w="750" w:type="pct"/>
            <w:shd w:val="clear" w:color="auto" w:fill="auto"/>
          </w:tcPr>
          <w:p w14:paraId="3EC5FF39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CDCF09E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07BF1B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B3B4340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1" w:type="pct"/>
            <w:shd w:val="clear" w:color="auto" w:fill="auto"/>
          </w:tcPr>
          <w:p w14:paraId="5B8FE349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A0F5D15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2D07BC" w14:paraId="2C6EE363" w14:textId="77777777" w:rsidTr="007B233E">
        <w:tc>
          <w:tcPr>
            <w:tcW w:w="750" w:type="pct"/>
            <w:shd w:val="clear" w:color="auto" w:fill="auto"/>
          </w:tcPr>
          <w:p w14:paraId="2078D5A8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6A94D7F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80ED535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C162474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1" w:type="pct"/>
            <w:shd w:val="clear" w:color="auto" w:fill="auto"/>
          </w:tcPr>
          <w:p w14:paraId="68813394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FA4B2DF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14:paraId="13DA9287" w14:textId="77777777" w:rsidTr="007B233E">
        <w:tc>
          <w:tcPr>
            <w:tcW w:w="750" w:type="pct"/>
            <w:shd w:val="clear" w:color="auto" w:fill="auto"/>
          </w:tcPr>
          <w:p w14:paraId="756CF3A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FCC9726" w14:textId="56665151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6CF7748" w14:textId="2E4A852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01FBCFB" w14:textId="7BE375F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4CA1A906" w14:textId="6030AF03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 xml:space="preserve">Наименование органа, </w:t>
            </w:r>
            <w:r w:rsidRPr="004E7189">
              <w:rPr>
                <w:sz w:val="20"/>
              </w:rPr>
              <w:lastRenderedPageBreak/>
              <w:t>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0DE1BB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62729A63" w14:textId="77777777" w:rsidTr="007B233E">
        <w:tc>
          <w:tcPr>
            <w:tcW w:w="750" w:type="pct"/>
            <w:shd w:val="clear" w:color="auto" w:fill="auto"/>
          </w:tcPr>
          <w:p w14:paraId="2BC9BF4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5BCF484" w14:textId="46B6E7B9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CFD5C58" w14:textId="71E471A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ECC877E" w14:textId="63EA195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1776B96E" w14:textId="26DC206A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0B45D7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2DD5BEC5" w14:textId="77777777" w:rsidTr="007B233E">
        <w:tc>
          <w:tcPr>
            <w:tcW w:w="4996" w:type="pct"/>
            <w:gridSpan w:val="9"/>
            <w:shd w:val="clear" w:color="auto" w:fill="auto"/>
          </w:tcPr>
          <w:p w14:paraId="351626A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14:paraId="409B3062" w14:textId="77777777" w:rsidTr="007B233E">
        <w:tc>
          <w:tcPr>
            <w:tcW w:w="750" w:type="pct"/>
            <w:shd w:val="clear" w:color="auto" w:fill="auto"/>
          </w:tcPr>
          <w:p w14:paraId="7C0446D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B1E4D3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48530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6494A3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560B20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99B947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15B3FE53" w14:textId="77777777" w:rsidTr="007B233E">
        <w:tc>
          <w:tcPr>
            <w:tcW w:w="750" w:type="pct"/>
            <w:shd w:val="clear" w:color="auto" w:fill="auto"/>
          </w:tcPr>
          <w:p w14:paraId="1C9BFE5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7780D5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3A3B67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A9CBFF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6A7E19E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2B5DB8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1C633C27" w14:textId="77777777" w:rsidTr="007B233E">
        <w:tc>
          <w:tcPr>
            <w:tcW w:w="750" w:type="pct"/>
            <w:shd w:val="clear" w:color="auto" w:fill="auto"/>
          </w:tcPr>
          <w:p w14:paraId="35306AA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D796C5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63E9C0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AF573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54A478D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DA7EA07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6DC9E77B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75C24AD3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39BD6522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31DD932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14:paraId="57F1A1F0" w14:textId="77777777" w:rsidTr="007B233E">
        <w:tc>
          <w:tcPr>
            <w:tcW w:w="750" w:type="pct"/>
            <w:shd w:val="clear" w:color="auto" w:fill="auto"/>
          </w:tcPr>
          <w:p w14:paraId="260756B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297A82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F1B37B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23617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1" w:type="pct"/>
            <w:shd w:val="clear" w:color="auto" w:fill="auto"/>
          </w:tcPr>
          <w:p w14:paraId="102C3DF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C529A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54CE73F7" w14:textId="77777777" w:rsidTr="007B233E">
        <w:tc>
          <w:tcPr>
            <w:tcW w:w="750" w:type="pct"/>
            <w:shd w:val="clear" w:color="auto" w:fill="auto"/>
          </w:tcPr>
          <w:p w14:paraId="6BDE5C1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C809BE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CE9BED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E4A1FD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6CB4FCC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65277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50D367EA" w14:textId="77777777" w:rsidTr="007B233E">
        <w:tc>
          <w:tcPr>
            <w:tcW w:w="750" w:type="pct"/>
            <w:shd w:val="clear" w:color="auto" w:fill="auto"/>
          </w:tcPr>
          <w:p w14:paraId="0F43BA9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45A60B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A3C295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10B9E1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1" w:type="pct"/>
            <w:shd w:val="clear" w:color="auto" w:fill="auto"/>
          </w:tcPr>
          <w:p w14:paraId="75BBBE6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E835EA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79E25CCE" w14:textId="77777777" w:rsidTr="007B233E">
        <w:tc>
          <w:tcPr>
            <w:tcW w:w="4996" w:type="pct"/>
            <w:gridSpan w:val="9"/>
            <w:shd w:val="clear" w:color="auto" w:fill="auto"/>
          </w:tcPr>
          <w:p w14:paraId="594652C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14:paraId="2E3333C2" w14:textId="77777777" w:rsidTr="007B233E">
        <w:tc>
          <w:tcPr>
            <w:tcW w:w="750" w:type="pct"/>
            <w:shd w:val="clear" w:color="auto" w:fill="auto"/>
          </w:tcPr>
          <w:p w14:paraId="7C0F33B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E40988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F2835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4A4F3A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47253DD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7AC3377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06F9194E" w14:textId="77777777" w:rsidTr="007B233E">
        <w:tc>
          <w:tcPr>
            <w:tcW w:w="750" w:type="pct"/>
            <w:shd w:val="clear" w:color="auto" w:fill="auto"/>
          </w:tcPr>
          <w:p w14:paraId="7D55726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2133DA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730EDC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B1F01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F92F26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36A101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0CD5B1C1" w14:textId="77777777" w:rsidTr="007B233E">
        <w:tc>
          <w:tcPr>
            <w:tcW w:w="750" w:type="pct"/>
            <w:shd w:val="clear" w:color="auto" w:fill="auto"/>
          </w:tcPr>
          <w:p w14:paraId="1D4C86F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BE2DCC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93D258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9D54DF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1" w:type="pct"/>
            <w:shd w:val="clear" w:color="auto" w:fill="auto"/>
          </w:tcPr>
          <w:p w14:paraId="371DA14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6BFF2E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43DB5BF3" w14:textId="77777777" w:rsidTr="007B233E">
        <w:tc>
          <w:tcPr>
            <w:tcW w:w="750" w:type="pct"/>
            <w:shd w:val="clear" w:color="auto" w:fill="auto"/>
          </w:tcPr>
          <w:p w14:paraId="7D10F0E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DF7E70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A66C8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416FE4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1127026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093096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0B9CD940" w14:textId="77777777" w:rsidTr="007B233E">
        <w:tc>
          <w:tcPr>
            <w:tcW w:w="750" w:type="pct"/>
            <w:shd w:val="clear" w:color="auto" w:fill="auto"/>
          </w:tcPr>
          <w:p w14:paraId="51635C5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BDA07A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664D5F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571D42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7AE3B69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CE0154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15FA2D51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1B47364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4A5F56" w14:paraId="4B6ED98C" w14:textId="77777777" w:rsidTr="007B233E">
        <w:tc>
          <w:tcPr>
            <w:tcW w:w="750" w:type="pct"/>
            <w:shd w:val="clear" w:color="auto" w:fill="auto"/>
            <w:vAlign w:val="center"/>
          </w:tcPr>
          <w:p w14:paraId="39A94901" w14:textId="77777777" w:rsidR="004A5F56" w:rsidRPr="00575F5E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E62774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286459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42997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A942FE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71FE7F8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5C8362F6" w14:textId="77777777" w:rsidTr="007B233E">
        <w:tc>
          <w:tcPr>
            <w:tcW w:w="750" w:type="pct"/>
            <w:shd w:val="clear" w:color="auto" w:fill="auto"/>
            <w:vAlign w:val="center"/>
          </w:tcPr>
          <w:p w14:paraId="769CAD97" w14:textId="77777777" w:rsidR="004A5F56" w:rsidRPr="003039E5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3BC82F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1F973B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9D9AE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F107DE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6BA84B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14:paraId="3B097EB3" w14:textId="77777777" w:rsidTr="007B233E">
        <w:tc>
          <w:tcPr>
            <w:tcW w:w="750" w:type="pct"/>
            <w:shd w:val="clear" w:color="auto" w:fill="auto"/>
            <w:vAlign w:val="center"/>
          </w:tcPr>
          <w:p w14:paraId="37784D76" w14:textId="77777777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D407665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D0AC1F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30BF8F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FF0DD85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166EFDC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6FEAA84F" w14:textId="77777777" w:rsidTr="007B233E">
        <w:tc>
          <w:tcPr>
            <w:tcW w:w="750" w:type="pct"/>
            <w:shd w:val="clear" w:color="auto" w:fill="auto"/>
            <w:vAlign w:val="center"/>
          </w:tcPr>
          <w:p w14:paraId="764E6B9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982ACD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52E83DB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4856623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4CAC370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5C84AC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568F309A" w14:textId="77777777" w:rsidTr="007B233E">
        <w:tc>
          <w:tcPr>
            <w:tcW w:w="750" w:type="pct"/>
            <w:shd w:val="clear" w:color="auto" w:fill="auto"/>
            <w:vAlign w:val="center"/>
          </w:tcPr>
          <w:p w14:paraId="1847D8F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75BFFCF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F716D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D914E1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A6DC42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00A4F4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14:paraId="730F7E53" w14:textId="77777777" w:rsidTr="007B233E">
        <w:tc>
          <w:tcPr>
            <w:tcW w:w="750" w:type="pct"/>
            <w:shd w:val="clear" w:color="auto" w:fill="auto"/>
            <w:vAlign w:val="center"/>
          </w:tcPr>
          <w:p w14:paraId="085574E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173B6AF" w14:textId="4B743DEF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F344AD0" w14:textId="4578C6A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426F556" w14:textId="4568C8E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59ED40A" w14:textId="5FF14660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5" w:type="pct"/>
            <w:gridSpan w:val="2"/>
            <w:shd w:val="clear" w:color="auto" w:fill="auto"/>
          </w:tcPr>
          <w:p w14:paraId="0939376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42F9E02A" w14:textId="77777777" w:rsidTr="007B233E">
        <w:tc>
          <w:tcPr>
            <w:tcW w:w="750" w:type="pct"/>
            <w:shd w:val="clear" w:color="auto" w:fill="auto"/>
            <w:vAlign w:val="center"/>
          </w:tcPr>
          <w:p w14:paraId="617D9E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B46B7F3" w14:textId="77777777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0BB48D" w14:textId="501D493F" w:rsidR="004A5F56" w:rsidRPr="00B7349D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31A65C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6C06ED9" w14:textId="77777777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F693A9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580A2259" w14:textId="77777777" w:rsidTr="007B233E">
        <w:tc>
          <w:tcPr>
            <w:tcW w:w="750" w:type="pct"/>
            <w:shd w:val="clear" w:color="auto" w:fill="auto"/>
            <w:vAlign w:val="center"/>
          </w:tcPr>
          <w:p w14:paraId="07198A4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9DA38D4" w14:textId="67D138F8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B7349D">
              <w:rPr>
                <w:sz w:val="20"/>
              </w:rPr>
              <w:t>discussionResults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3C30CF5" w14:textId="5585655B" w:rsidR="004A5F56" w:rsidRPr="00B7349D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CD4FB15" w14:textId="798E2BC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01B11393" w14:textId="21E91A8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B7349D">
              <w:rPr>
                <w:sz w:val="20"/>
              </w:rPr>
              <w:t>Результаты состоявшегося на первом этапе обсуждения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14891B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4E6EF70B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0F7D2130" w14:textId="74A7BFA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B926EA">
              <w:rPr>
                <w:b/>
                <w:sz w:val="20"/>
              </w:rPr>
              <w:t xml:space="preserve">Признание открытого конкурса </w:t>
            </w:r>
            <w:proofErr w:type="gramStart"/>
            <w:r w:rsidRPr="00B926EA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14:paraId="2FFFA40B" w14:textId="77777777" w:rsidTr="007B233E">
        <w:tc>
          <w:tcPr>
            <w:tcW w:w="750" w:type="pct"/>
            <w:shd w:val="clear" w:color="auto" w:fill="auto"/>
            <w:vAlign w:val="center"/>
          </w:tcPr>
          <w:p w14:paraId="7325945C" w14:textId="6FCA610A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3B993C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166BA4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5D04AA6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70A1A3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99DA63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3E396A6E" w14:textId="77777777" w:rsidTr="007B233E">
        <w:tc>
          <w:tcPr>
            <w:tcW w:w="750" w:type="pct"/>
            <w:shd w:val="clear" w:color="auto" w:fill="auto"/>
            <w:vAlign w:val="center"/>
          </w:tcPr>
          <w:p w14:paraId="446B712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8E0C35A" w14:textId="41F9AC80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1B339E7" w14:textId="225B8BA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3C0FD1B" w14:textId="2D0A829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1" w:type="pct"/>
            <w:shd w:val="clear" w:color="auto" w:fill="auto"/>
          </w:tcPr>
          <w:p w14:paraId="3DBAB266" w14:textId="07413979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E5AD8BC" w14:textId="6C467D2B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 xml:space="preserve">возможность указания для соответствующего интеграционного объекта (поле «Наименование интеграционного объекта, к </w:t>
            </w:r>
            <w:r w:rsidRPr="00F34726">
              <w:rPr>
                <w:sz w:val="20"/>
              </w:rPr>
              <w:lastRenderedPageBreak/>
              <w:t>которому применимо данное основание» справочника</w:t>
            </w:r>
            <w:proofErr w:type="gramEnd"/>
          </w:p>
        </w:tc>
      </w:tr>
      <w:tr w:rsidR="004A5F56" w14:paraId="365ACB94" w14:textId="77777777" w:rsidTr="007B233E">
        <w:tc>
          <w:tcPr>
            <w:tcW w:w="750" w:type="pct"/>
            <w:shd w:val="clear" w:color="auto" w:fill="auto"/>
            <w:vAlign w:val="center"/>
          </w:tcPr>
          <w:p w14:paraId="3818591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91E968F" w14:textId="673CCCE2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5829F33" w14:textId="228CFA7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F224AA8" w14:textId="157113C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2196F4C9" w14:textId="2E0F7DE6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73990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1CA933D1" w14:textId="77777777" w:rsidTr="007B233E">
        <w:tc>
          <w:tcPr>
            <w:tcW w:w="750" w:type="pct"/>
            <w:shd w:val="clear" w:color="auto" w:fill="auto"/>
            <w:vAlign w:val="center"/>
          </w:tcPr>
          <w:p w14:paraId="679A9D7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19890FD" w14:textId="235DAF88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4FF05D0" w14:textId="5C23B91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68ED67B" w14:textId="61817D0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30C6DEF6" w14:textId="3FA65A2C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86458A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3684A3CF" w14:textId="77777777" w:rsidTr="007B233E">
        <w:tc>
          <w:tcPr>
            <w:tcW w:w="750" w:type="pct"/>
            <w:shd w:val="clear" w:color="auto" w:fill="auto"/>
            <w:vAlign w:val="center"/>
          </w:tcPr>
          <w:p w14:paraId="298F189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1B05514" w14:textId="6BDE21A6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BCC323" w14:textId="43BDCB1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896CFF0" w14:textId="632475C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CB3E2D5" w14:textId="08C790B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B077726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1872CF43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07860ABF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3C56E6DA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6CE30C23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5D559DD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38951600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5C11EB81" w14:textId="4A79D01F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  <w:tr w:rsidR="004A5F56" w14:paraId="20BB8362" w14:textId="77777777" w:rsidTr="007B233E">
        <w:tc>
          <w:tcPr>
            <w:tcW w:w="4996" w:type="pct"/>
            <w:gridSpan w:val="9"/>
            <w:shd w:val="clear" w:color="auto" w:fill="auto"/>
          </w:tcPr>
          <w:p w14:paraId="7C81F5B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Заявки</w:t>
            </w:r>
          </w:p>
        </w:tc>
      </w:tr>
      <w:tr w:rsidR="004A5F56" w14:paraId="32FE2F5E" w14:textId="77777777" w:rsidTr="007B233E">
        <w:tc>
          <w:tcPr>
            <w:tcW w:w="750" w:type="pct"/>
            <w:shd w:val="clear" w:color="auto" w:fill="auto"/>
            <w:vAlign w:val="center"/>
          </w:tcPr>
          <w:p w14:paraId="54AC18A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93A6E2C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1A16DF9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290490B9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2F30C394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7CCBD6D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7FDE43C0" w14:textId="77777777" w:rsidTr="007B233E">
        <w:tc>
          <w:tcPr>
            <w:tcW w:w="750" w:type="pct"/>
            <w:shd w:val="clear" w:color="auto" w:fill="auto"/>
            <w:vAlign w:val="center"/>
          </w:tcPr>
          <w:p w14:paraId="5C6BF3D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476CFB5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D0B209B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EEEA995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4EC99B6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3D1BA2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14:paraId="7160C8EE" w14:textId="77777777" w:rsidTr="007B233E">
        <w:tc>
          <w:tcPr>
            <w:tcW w:w="750" w:type="pct"/>
            <w:shd w:val="clear" w:color="auto" w:fill="auto"/>
            <w:vAlign w:val="center"/>
          </w:tcPr>
          <w:p w14:paraId="460D018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BFF6F9A" w14:textId="7303A27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B7349D">
              <w:rPr>
                <w:sz w:val="20"/>
              </w:rPr>
              <w:t>appCount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1695A90" w14:textId="23EE07E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1C40448" w14:textId="34C9B3FD" w:rsidR="004A5F56" w:rsidRPr="00B7349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27E4F9F3" w14:textId="4824B67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B7349D">
              <w:rPr>
                <w:sz w:val="20"/>
              </w:rPr>
              <w:t>Количество поданных заявок по лоту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655B72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41DD22A3" w14:textId="77777777" w:rsidTr="007B233E">
        <w:tc>
          <w:tcPr>
            <w:tcW w:w="750" w:type="pct"/>
            <w:shd w:val="clear" w:color="auto" w:fill="auto"/>
            <w:vAlign w:val="center"/>
          </w:tcPr>
          <w:p w14:paraId="1A8A837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EE1FC6A" w14:textId="5ABF0B0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B7349D">
              <w:rPr>
                <w:sz w:val="20"/>
              </w:rPr>
              <w:t>validAppCount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E9D5156" w14:textId="7DB21B2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446407D" w14:textId="390AC98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1624B2A3" w14:textId="50994B6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B7349D">
              <w:rPr>
                <w:sz w:val="20"/>
              </w:rPr>
              <w:t>Количество заявок, соответствующих установленным единым и дополнительным требованиям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8E5C5A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4AD33A8E" w14:textId="77777777" w:rsidTr="007B233E">
        <w:tc>
          <w:tcPr>
            <w:tcW w:w="750" w:type="pct"/>
            <w:shd w:val="clear" w:color="auto" w:fill="auto"/>
            <w:vAlign w:val="center"/>
          </w:tcPr>
          <w:p w14:paraId="0CDA0CB2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425CA6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8D1AA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7E7A705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A358ED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3B53C3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4EBDBEC6" w14:textId="77777777" w:rsidTr="007B233E">
        <w:tc>
          <w:tcPr>
            <w:tcW w:w="750" w:type="pct"/>
            <w:shd w:val="clear" w:color="auto" w:fill="auto"/>
            <w:vAlign w:val="center"/>
          </w:tcPr>
          <w:p w14:paraId="247A451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1BA0FC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9FB04A7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DEE5496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1" w:type="pct"/>
            <w:shd w:val="clear" w:color="auto" w:fill="auto"/>
          </w:tcPr>
          <w:p w14:paraId="0B2FC7C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30FC32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0227BA36" w14:textId="77777777" w:rsidTr="007B233E">
        <w:tc>
          <w:tcPr>
            <w:tcW w:w="750" w:type="pct"/>
            <w:shd w:val="clear" w:color="auto" w:fill="auto"/>
            <w:vAlign w:val="center"/>
          </w:tcPr>
          <w:p w14:paraId="604CA07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6B4328B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A03E55F" w14:textId="02D7A65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283567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399BF53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C4D725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09EFCB4F" w14:textId="77777777" w:rsidTr="007B233E">
        <w:tc>
          <w:tcPr>
            <w:tcW w:w="750" w:type="pct"/>
            <w:shd w:val="clear" w:color="auto" w:fill="auto"/>
            <w:vAlign w:val="center"/>
          </w:tcPr>
          <w:p w14:paraId="491F503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154C9A3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CC84E87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B79627D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AC4404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Участники 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5E1FE9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0FA096B8" w14:textId="77777777" w:rsidTr="007B233E">
        <w:tc>
          <w:tcPr>
            <w:tcW w:w="750" w:type="pct"/>
            <w:shd w:val="clear" w:color="auto" w:fill="auto"/>
            <w:vAlign w:val="center"/>
          </w:tcPr>
          <w:p w14:paraId="4F5745E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2209AB5" w14:textId="6DE2FB7D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D3084">
              <w:rPr>
                <w:sz w:val="20"/>
              </w:rPr>
              <w:t>admittedInfo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DC0705" w14:textId="683E2D5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F06088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5832333" w14:textId="49442E2E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D3084">
              <w:rPr>
                <w:sz w:val="20"/>
              </w:rPr>
              <w:t>Соответствие заявки единым и дополнительным требованиям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2EA3FD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8271DF" w14:paraId="2C7F2789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7CBE52E5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4A5F56" w14:paraId="1451C565" w14:textId="77777777" w:rsidTr="007B233E">
        <w:tc>
          <w:tcPr>
            <w:tcW w:w="750" w:type="pct"/>
            <w:shd w:val="clear" w:color="auto" w:fill="auto"/>
            <w:vAlign w:val="center"/>
          </w:tcPr>
          <w:p w14:paraId="251C6E7D" w14:textId="77777777" w:rsidR="004A5F56" w:rsidRPr="008271DF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lastRenderedPageBreak/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EC7825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6DFD7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453E92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223ABB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D7FA10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23428949" w14:textId="77777777" w:rsidTr="007B233E">
        <w:tc>
          <w:tcPr>
            <w:tcW w:w="750" w:type="pct"/>
            <w:shd w:val="clear" w:color="auto" w:fill="auto"/>
            <w:vAlign w:val="center"/>
          </w:tcPr>
          <w:p w14:paraId="200E661F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370701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B89822A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55374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DAD0EA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317632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14:paraId="0782CFDB" w14:textId="77777777" w:rsidTr="007B233E">
        <w:tc>
          <w:tcPr>
            <w:tcW w:w="750" w:type="pct"/>
            <w:shd w:val="clear" w:color="auto" w:fill="auto"/>
            <w:vAlign w:val="center"/>
          </w:tcPr>
          <w:p w14:paraId="4A997402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C045D4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E7C0E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08328E6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68D4B2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587D85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3CDB7005" w14:textId="77777777" w:rsidTr="007B233E">
        <w:tc>
          <w:tcPr>
            <w:tcW w:w="750" w:type="pct"/>
            <w:shd w:val="clear" w:color="auto" w:fill="auto"/>
          </w:tcPr>
          <w:p w14:paraId="406CC70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81BE91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1C96B1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71D845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1" w:type="pct"/>
            <w:shd w:val="clear" w:color="auto" w:fill="auto"/>
          </w:tcPr>
          <w:p w14:paraId="026A6ED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82B36A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14:paraId="14E69F17" w14:textId="77777777" w:rsidTr="007B233E">
        <w:tc>
          <w:tcPr>
            <w:tcW w:w="750" w:type="pct"/>
            <w:shd w:val="clear" w:color="auto" w:fill="auto"/>
          </w:tcPr>
          <w:p w14:paraId="49653CC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BD919F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2C544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4E5090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197556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5B391A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14:paraId="22635D20" w14:textId="77777777" w:rsidTr="007B233E">
        <w:tc>
          <w:tcPr>
            <w:tcW w:w="750" w:type="pct"/>
            <w:shd w:val="clear" w:color="auto" w:fill="auto"/>
          </w:tcPr>
          <w:p w14:paraId="6E71E16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1E171D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0D9AA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95C0B8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B3437F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D535EA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14:paraId="40DAAF2D" w14:textId="77777777" w:rsidTr="007B233E">
        <w:tc>
          <w:tcPr>
            <w:tcW w:w="750" w:type="pct"/>
            <w:shd w:val="clear" w:color="auto" w:fill="auto"/>
          </w:tcPr>
          <w:p w14:paraId="58F8656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C56CC8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8F2168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A57736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7F2933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005FD7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6FCE5F71" w14:textId="77777777" w:rsidTr="007B233E">
        <w:tc>
          <w:tcPr>
            <w:tcW w:w="750" w:type="pct"/>
            <w:shd w:val="clear" w:color="auto" w:fill="auto"/>
          </w:tcPr>
          <w:p w14:paraId="207F3A7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BF307B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57C474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BC67C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18B2802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2EB815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2F238396" w14:textId="77777777" w:rsidTr="007B233E">
        <w:tc>
          <w:tcPr>
            <w:tcW w:w="750" w:type="pct"/>
            <w:shd w:val="clear" w:color="auto" w:fill="auto"/>
          </w:tcPr>
          <w:p w14:paraId="5B3054A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82C8C5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011DC1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8357EC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574D6E0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0823B2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1AD59D34" w14:textId="77777777" w:rsidTr="007B233E">
        <w:tc>
          <w:tcPr>
            <w:tcW w:w="750" w:type="pct"/>
            <w:shd w:val="clear" w:color="auto" w:fill="auto"/>
          </w:tcPr>
          <w:p w14:paraId="007BCB1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82BE52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70336A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153909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DDE1D9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D22CB1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480FEB64" w14:textId="77777777" w:rsidTr="007B233E">
        <w:tc>
          <w:tcPr>
            <w:tcW w:w="750" w:type="pct"/>
            <w:shd w:val="clear" w:color="auto" w:fill="auto"/>
          </w:tcPr>
          <w:p w14:paraId="0FFC8CB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6AE09A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DB499E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4818E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09515FA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1CEDD6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1A113F12" w14:textId="77777777" w:rsidTr="007B233E">
        <w:tc>
          <w:tcPr>
            <w:tcW w:w="750" w:type="pct"/>
            <w:shd w:val="clear" w:color="auto" w:fill="auto"/>
          </w:tcPr>
          <w:p w14:paraId="25C63FA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184F23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44BF35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0C2B9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95FCB7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B0D58B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0932595E" w14:textId="77777777" w:rsidTr="007B233E">
        <w:tc>
          <w:tcPr>
            <w:tcW w:w="750" w:type="pct"/>
            <w:shd w:val="clear" w:color="auto" w:fill="auto"/>
          </w:tcPr>
          <w:p w14:paraId="22AD602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04F282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7C4A5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E03975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2AD17BF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18E3FC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477088A7" w14:textId="77777777" w:rsidTr="007B233E">
        <w:tc>
          <w:tcPr>
            <w:tcW w:w="750" w:type="pct"/>
            <w:shd w:val="clear" w:color="auto" w:fill="auto"/>
          </w:tcPr>
          <w:p w14:paraId="6B9B1FF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9266F7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28F2A8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95F786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7E99D3F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E65837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56239D6E" w14:textId="77777777" w:rsidTr="007B233E">
        <w:tc>
          <w:tcPr>
            <w:tcW w:w="750" w:type="pct"/>
            <w:shd w:val="clear" w:color="auto" w:fill="auto"/>
          </w:tcPr>
          <w:p w14:paraId="4337393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89B0F4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FA613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13D4CC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7B72F8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9A83C7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48C8C158" w14:textId="77777777" w:rsidTr="007B233E">
        <w:tc>
          <w:tcPr>
            <w:tcW w:w="750" w:type="pct"/>
            <w:shd w:val="clear" w:color="auto" w:fill="auto"/>
          </w:tcPr>
          <w:p w14:paraId="2F5B71C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227EF6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118FB2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66880E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1" w:type="pct"/>
            <w:shd w:val="clear" w:color="auto" w:fill="auto"/>
          </w:tcPr>
          <w:p w14:paraId="1226076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7F7641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14:paraId="050B6DC4" w14:textId="77777777" w:rsidTr="007B233E">
        <w:tc>
          <w:tcPr>
            <w:tcW w:w="750" w:type="pct"/>
            <w:shd w:val="clear" w:color="auto" w:fill="auto"/>
          </w:tcPr>
          <w:p w14:paraId="58AE1CC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A92763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FCD6B0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690BA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94E8B4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540E12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22CA9DBC" w14:textId="77777777" w:rsidTr="007B233E">
        <w:tc>
          <w:tcPr>
            <w:tcW w:w="750" w:type="pct"/>
            <w:shd w:val="clear" w:color="auto" w:fill="auto"/>
          </w:tcPr>
          <w:p w14:paraId="227EB9B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2A68BB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A4A280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9EF1BE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1" w:type="pct"/>
            <w:shd w:val="clear" w:color="auto" w:fill="auto"/>
          </w:tcPr>
          <w:p w14:paraId="350ECBD5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13AE6C78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2583F304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520E9580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148A406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6D61873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2E74A382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4BB180C0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73A52D5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14:paraId="156376DC" w14:textId="77777777" w:rsidTr="007B233E">
        <w:tc>
          <w:tcPr>
            <w:tcW w:w="4996" w:type="pct"/>
            <w:gridSpan w:val="9"/>
            <w:shd w:val="clear" w:color="auto" w:fill="auto"/>
          </w:tcPr>
          <w:p w14:paraId="5211F1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14:paraId="67E98DE6" w14:textId="77777777" w:rsidTr="007B233E">
        <w:tc>
          <w:tcPr>
            <w:tcW w:w="750" w:type="pct"/>
            <w:shd w:val="clear" w:color="auto" w:fill="auto"/>
          </w:tcPr>
          <w:p w14:paraId="23D3A5D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98F2E9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4FAEA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38FFA7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42CF353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23860E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3D487F7B" w14:textId="77777777" w:rsidTr="007B233E">
        <w:tc>
          <w:tcPr>
            <w:tcW w:w="750" w:type="pct"/>
            <w:shd w:val="clear" w:color="auto" w:fill="auto"/>
          </w:tcPr>
          <w:p w14:paraId="05F59B8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A5D58C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A2280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89A960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2D7995A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C6F1A1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07A52514" w14:textId="77777777" w:rsidTr="007B233E">
        <w:tc>
          <w:tcPr>
            <w:tcW w:w="750" w:type="pct"/>
            <w:shd w:val="clear" w:color="auto" w:fill="auto"/>
          </w:tcPr>
          <w:p w14:paraId="214F621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D7295A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FE3C8D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09D8B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1" w:type="pct"/>
            <w:shd w:val="clear" w:color="auto" w:fill="auto"/>
          </w:tcPr>
          <w:p w14:paraId="4706E07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DDE63B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49F99C14" w14:textId="77777777" w:rsidTr="007B233E">
        <w:tc>
          <w:tcPr>
            <w:tcW w:w="4996" w:type="pct"/>
            <w:gridSpan w:val="9"/>
            <w:shd w:val="clear" w:color="auto" w:fill="auto"/>
          </w:tcPr>
          <w:p w14:paraId="658C147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14:paraId="0E5C702A" w14:textId="77777777" w:rsidTr="007B233E">
        <w:tc>
          <w:tcPr>
            <w:tcW w:w="750" w:type="pct"/>
            <w:shd w:val="clear" w:color="auto" w:fill="auto"/>
          </w:tcPr>
          <w:p w14:paraId="07E5815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AA074F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8B34F8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21FF42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58B9C64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9F8F1A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14:paraId="789B09B2" w14:textId="77777777" w:rsidTr="007B233E">
        <w:tc>
          <w:tcPr>
            <w:tcW w:w="750" w:type="pct"/>
            <w:shd w:val="clear" w:color="auto" w:fill="auto"/>
          </w:tcPr>
          <w:p w14:paraId="0B47A77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6F0608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B36B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42021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1" w:type="pct"/>
            <w:shd w:val="clear" w:color="auto" w:fill="auto"/>
          </w:tcPr>
          <w:p w14:paraId="7FB5FF6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4136F2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52897BD9" w14:textId="77777777" w:rsidTr="007B233E">
        <w:tc>
          <w:tcPr>
            <w:tcW w:w="750" w:type="pct"/>
            <w:shd w:val="clear" w:color="auto" w:fill="auto"/>
          </w:tcPr>
          <w:p w14:paraId="6ECFE12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7FDA02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F61CA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7B5679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1" w:type="pct"/>
            <w:shd w:val="clear" w:color="auto" w:fill="auto"/>
          </w:tcPr>
          <w:p w14:paraId="6553E58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E99EF9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4D3BC448" w14:textId="77777777" w:rsidTr="007B233E">
        <w:tc>
          <w:tcPr>
            <w:tcW w:w="4996" w:type="pct"/>
            <w:gridSpan w:val="9"/>
            <w:shd w:val="clear" w:color="auto" w:fill="auto"/>
          </w:tcPr>
          <w:p w14:paraId="7F6127A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14:paraId="06B609E1" w14:textId="77777777" w:rsidTr="007B233E">
        <w:tc>
          <w:tcPr>
            <w:tcW w:w="750" w:type="pct"/>
            <w:shd w:val="clear" w:color="auto" w:fill="auto"/>
          </w:tcPr>
          <w:p w14:paraId="08E5CD0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2F8763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DB030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2D10EE0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7D894AE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70A71A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2936AAAF" w14:textId="77777777" w:rsidTr="007B233E">
        <w:tc>
          <w:tcPr>
            <w:tcW w:w="750" w:type="pct"/>
            <w:shd w:val="clear" w:color="auto" w:fill="auto"/>
          </w:tcPr>
          <w:p w14:paraId="10A5AEC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F2F621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D3A7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DBFB0D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2DEF509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0F384B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7ECD2AC1" w14:textId="77777777" w:rsidTr="007B233E">
        <w:tc>
          <w:tcPr>
            <w:tcW w:w="750" w:type="pct"/>
            <w:shd w:val="clear" w:color="auto" w:fill="auto"/>
          </w:tcPr>
          <w:p w14:paraId="313EC56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026F0D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0F2DA8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FB52B4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644A274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BD17DA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299B8556" w14:textId="77777777" w:rsidTr="007B233E">
        <w:tc>
          <w:tcPr>
            <w:tcW w:w="750" w:type="pct"/>
            <w:shd w:val="clear" w:color="auto" w:fill="auto"/>
          </w:tcPr>
          <w:p w14:paraId="1FEE20D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D6E427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9F8230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F64709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6B3F979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1A81E3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</w:tbl>
    <w:p w14:paraId="7ED71B45" w14:textId="512232CC" w:rsidR="00574878" w:rsidRDefault="00574878" w:rsidP="009D1964">
      <w:pPr>
        <w:pStyle w:val="20"/>
        <w:numPr>
          <w:ilvl w:val="0"/>
          <w:numId w:val="54"/>
        </w:numPr>
      </w:pPr>
      <w:r w:rsidRPr="00F22CFC">
        <w:t xml:space="preserve">Протокол вскрытия конвертов и открытия доступа к электронным документам </w:t>
      </w:r>
      <w:r>
        <w:t xml:space="preserve">окончательных </w:t>
      </w:r>
      <w:r w:rsidRPr="00F22CFC">
        <w:t>заявок участников в ОК-</w:t>
      </w:r>
      <w:r>
        <w:t>Д</w:t>
      </w:r>
      <w:r w:rsidRPr="00F22CFC">
        <w:t xml:space="preserve"> </w:t>
      </w:r>
      <w:r>
        <w:t>(двухэтапном конкурсе)</w:t>
      </w:r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5"/>
        <w:gridCol w:w="8"/>
        <w:gridCol w:w="1523"/>
        <w:gridCol w:w="6"/>
        <w:gridCol w:w="415"/>
        <w:gridCol w:w="977"/>
        <w:gridCol w:w="2906"/>
        <w:gridCol w:w="6"/>
        <w:gridCol w:w="2848"/>
      </w:tblGrid>
      <w:tr w:rsidR="00574878" w:rsidRPr="001A4780" w14:paraId="71D6F868" w14:textId="77777777" w:rsidTr="007B233E">
        <w:trPr>
          <w:tblHeader/>
        </w:trPr>
        <w:tc>
          <w:tcPr>
            <w:tcW w:w="750" w:type="pct"/>
            <w:shd w:val="clear" w:color="auto" w:fill="D9D9D9"/>
            <w:hideMark/>
          </w:tcPr>
          <w:p w14:paraId="1D3E1869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gridSpan w:val="2"/>
            <w:shd w:val="clear" w:color="auto" w:fill="D9D9D9"/>
            <w:hideMark/>
          </w:tcPr>
          <w:p w14:paraId="723B2EA9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gridSpan w:val="2"/>
            <w:shd w:val="clear" w:color="auto" w:fill="D9D9D9"/>
            <w:hideMark/>
          </w:tcPr>
          <w:p w14:paraId="637A0446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8" w:type="pct"/>
            <w:shd w:val="clear" w:color="auto" w:fill="D9D9D9"/>
            <w:hideMark/>
          </w:tcPr>
          <w:p w14:paraId="5B02ED6F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1" w:type="pct"/>
            <w:shd w:val="clear" w:color="auto" w:fill="D9D9D9"/>
            <w:hideMark/>
          </w:tcPr>
          <w:p w14:paraId="1A5BACC5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5" w:type="pct"/>
            <w:gridSpan w:val="2"/>
            <w:shd w:val="clear" w:color="auto" w:fill="D9D9D9"/>
            <w:hideMark/>
          </w:tcPr>
          <w:p w14:paraId="49FFB531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574878" w:rsidRPr="001A4780" w14:paraId="5045FD4B" w14:textId="77777777" w:rsidTr="007B233E">
        <w:tc>
          <w:tcPr>
            <w:tcW w:w="4996" w:type="pct"/>
            <w:gridSpan w:val="9"/>
            <w:shd w:val="clear" w:color="auto" w:fill="auto"/>
          </w:tcPr>
          <w:p w14:paraId="5F04A54A" w14:textId="3F97A675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F22CFC">
              <w:rPr>
                <w:b/>
                <w:sz w:val="20"/>
              </w:rPr>
              <w:t xml:space="preserve">Протокол вскрытия конвертов и открытия доступа к электронным документам </w:t>
            </w:r>
            <w:r w:rsidRPr="00574878">
              <w:rPr>
                <w:b/>
                <w:sz w:val="20"/>
              </w:rPr>
              <w:t>окончательных</w:t>
            </w:r>
            <w:r w:rsidRPr="00574878">
              <w:t xml:space="preserve"> </w:t>
            </w:r>
            <w:r w:rsidRPr="00F22CFC">
              <w:rPr>
                <w:b/>
                <w:sz w:val="20"/>
              </w:rPr>
              <w:t>заявок участников в ОК-</w:t>
            </w:r>
            <w:r>
              <w:rPr>
                <w:b/>
                <w:sz w:val="20"/>
              </w:rPr>
              <w:t>Д</w:t>
            </w:r>
          </w:p>
        </w:tc>
      </w:tr>
      <w:tr w:rsidR="00574878" w:rsidRPr="001A4780" w14:paraId="52A2C62C" w14:textId="77777777" w:rsidTr="007B233E">
        <w:tc>
          <w:tcPr>
            <w:tcW w:w="750" w:type="pct"/>
            <w:shd w:val="clear" w:color="auto" w:fill="auto"/>
            <w:hideMark/>
          </w:tcPr>
          <w:p w14:paraId="2813184A" w14:textId="3F25962F" w:rsidR="00574878" w:rsidRPr="00574878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  <w:lang w:val="en-US"/>
              </w:rPr>
              <w:t>protocolOKD</w:t>
            </w:r>
            <w:r>
              <w:rPr>
                <w:b/>
                <w:sz w:val="20"/>
              </w:rPr>
              <w:t>4</w:t>
            </w:r>
          </w:p>
        </w:tc>
        <w:tc>
          <w:tcPr>
            <w:tcW w:w="749" w:type="pct"/>
            <w:gridSpan w:val="2"/>
            <w:shd w:val="clear" w:color="auto" w:fill="auto"/>
            <w:hideMark/>
          </w:tcPr>
          <w:p w14:paraId="7F9793E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  <w:hideMark/>
          </w:tcPr>
          <w:p w14:paraId="751176D4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  <w:hideMark/>
          </w:tcPr>
          <w:p w14:paraId="3A089D86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hideMark/>
          </w:tcPr>
          <w:p w14:paraId="778FF6E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  <w:hideMark/>
          </w:tcPr>
          <w:p w14:paraId="69007C0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574878" w:rsidRPr="001A4780" w14:paraId="675E1853" w14:textId="77777777" w:rsidTr="007B233E">
        <w:tc>
          <w:tcPr>
            <w:tcW w:w="750" w:type="pct"/>
            <w:shd w:val="clear" w:color="auto" w:fill="auto"/>
          </w:tcPr>
          <w:p w14:paraId="4999779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F8D2A55" w14:textId="77777777" w:rsidR="00574878" w:rsidRPr="00351BEA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59DAFE3" w14:textId="77777777" w:rsidR="00574878" w:rsidRPr="00351BEA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D714300" w14:textId="77777777" w:rsidR="00574878" w:rsidRPr="001A478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4D241EEE" w14:textId="77777777" w:rsidR="00574878" w:rsidRPr="001A478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38D9154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490D37BB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1B1FD036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2E8361D6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014D2DC1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08E104E2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0D649969" w14:textId="45D7B701" w:rsidR="00574878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</w:t>
            </w:r>
            <w:r w:rsidR="005C6213">
              <w:rPr>
                <w:sz w:val="20"/>
              </w:rPr>
              <w:t>,6.1,6.2</w:t>
            </w:r>
          </w:p>
        </w:tc>
      </w:tr>
      <w:tr w:rsidR="00574878" w:rsidRPr="001A4780" w14:paraId="3BB1262C" w14:textId="77777777" w:rsidTr="007B233E">
        <w:tc>
          <w:tcPr>
            <w:tcW w:w="750" w:type="pct"/>
            <w:shd w:val="clear" w:color="auto" w:fill="auto"/>
          </w:tcPr>
          <w:p w14:paraId="1FD8176C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00759F5" w14:textId="77777777" w:rsidR="00574878" w:rsidRPr="001176A0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512F008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28F4F8D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7EEBBC98" w14:textId="34967D58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4AF1479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D395970" w14:textId="77777777" w:rsidTr="007B233E">
        <w:tc>
          <w:tcPr>
            <w:tcW w:w="750" w:type="pct"/>
            <w:shd w:val="clear" w:color="auto" w:fill="auto"/>
          </w:tcPr>
          <w:p w14:paraId="1612330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33BC970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7ABB53D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154C00C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1" w:type="pct"/>
            <w:shd w:val="clear" w:color="auto" w:fill="auto"/>
          </w:tcPr>
          <w:p w14:paraId="3B5872DD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B3B4E58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6817FEC" w14:textId="77777777" w:rsidTr="007B233E">
        <w:tc>
          <w:tcPr>
            <w:tcW w:w="750" w:type="pct"/>
            <w:shd w:val="clear" w:color="auto" w:fill="auto"/>
          </w:tcPr>
          <w:p w14:paraId="5C2904D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CAC70B2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E6C3168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7B04D54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51937498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0ECC655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574878" w:rsidRPr="001A4780" w14:paraId="5A999D6B" w14:textId="77777777" w:rsidTr="007B233E">
        <w:tc>
          <w:tcPr>
            <w:tcW w:w="750" w:type="pct"/>
            <w:shd w:val="clear" w:color="auto" w:fill="auto"/>
          </w:tcPr>
          <w:p w14:paraId="211560C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C2F2057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6F88637" w14:textId="77777777" w:rsidR="00574878" w:rsidRPr="00724833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741D94D" w14:textId="77777777" w:rsidR="00574878" w:rsidRPr="008D298C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43A3956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8B67455" w14:textId="77777777" w:rsidR="00574878" w:rsidRPr="00C85B91" w:rsidRDefault="00574878" w:rsidP="00574878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74878" w:rsidRPr="001A4780" w14:paraId="6B8679C4" w14:textId="77777777" w:rsidTr="007B233E">
        <w:tc>
          <w:tcPr>
            <w:tcW w:w="750" w:type="pct"/>
            <w:shd w:val="clear" w:color="auto" w:fill="auto"/>
          </w:tcPr>
          <w:p w14:paraId="5239091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11E4417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12721EA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54CD5B7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2FAFA0CD" w14:textId="77777777" w:rsidR="00574878" w:rsidRPr="00997F9C" w:rsidRDefault="00574878" w:rsidP="00574878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FB8B1B5" w14:textId="77777777" w:rsidR="00574878" w:rsidRPr="00C85B91" w:rsidRDefault="00574878" w:rsidP="00574878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74878" w:rsidRPr="001A4780" w14:paraId="393EC706" w14:textId="77777777" w:rsidTr="007B233E">
        <w:tc>
          <w:tcPr>
            <w:tcW w:w="750" w:type="pct"/>
            <w:shd w:val="clear" w:color="auto" w:fill="auto"/>
          </w:tcPr>
          <w:p w14:paraId="20FA4E90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DA4B59E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D836ED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BC01BB4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3F3C11A" w14:textId="77777777" w:rsidR="00574878" w:rsidRPr="00997F9C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943CDE5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574878" w:rsidRPr="001A4780" w14:paraId="1A4D6D19" w14:textId="77777777" w:rsidTr="007B233E">
        <w:tc>
          <w:tcPr>
            <w:tcW w:w="750" w:type="pct"/>
            <w:shd w:val="clear" w:color="auto" w:fill="auto"/>
          </w:tcPr>
          <w:p w14:paraId="3865FC2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B886A18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B5AFE72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CE0528C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74CBBDB7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73A153C" w14:textId="77777777" w:rsidR="00574878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DE0A375" w14:textId="77777777" w:rsidTr="007B233E">
        <w:tc>
          <w:tcPr>
            <w:tcW w:w="750" w:type="pct"/>
            <w:shd w:val="clear" w:color="auto" w:fill="auto"/>
          </w:tcPr>
          <w:p w14:paraId="275F2ACE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8F9E8B2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660AF8E" w14:textId="77777777" w:rsidR="00574878" w:rsidRPr="00724833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63BD1F2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6FF21863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59E8853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F6B1E28" w14:textId="77777777" w:rsidTr="007B233E">
        <w:tc>
          <w:tcPr>
            <w:tcW w:w="750" w:type="pct"/>
            <w:shd w:val="clear" w:color="auto" w:fill="auto"/>
          </w:tcPr>
          <w:p w14:paraId="4DEB8809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FCE9483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3245E3A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53F9B7A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243C914E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29F2C16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5B48FCC" w14:textId="77777777" w:rsidTr="007B233E">
        <w:tc>
          <w:tcPr>
            <w:tcW w:w="750" w:type="pct"/>
            <w:shd w:val="clear" w:color="auto" w:fill="auto"/>
          </w:tcPr>
          <w:p w14:paraId="7B70E06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45D198C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A9D2C4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807B145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5A289EDF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363C61F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7C4C5CE" w14:textId="77777777" w:rsidTr="007B233E">
        <w:tc>
          <w:tcPr>
            <w:tcW w:w="750" w:type="pct"/>
            <w:shd w:val="clear" w:color="auto" w:fill="auto"/>
          </w:tcPr>
          <w:p w14:paraId="7AFD343C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EC9EBAA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362BAFE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DAC5AC4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8230FC2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420575F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AEB2AB4" w14:textId="77777777" w:rsidTr="007B233E">
        <w:tc>
          <w:tcPr>
            <w:tcW w:w="750" w:type="pct"/>
            <w:shd w:val="clear" w:color="auto" w:fill="auto"/>
          </w:tcPr>
          <w:p w14:paraId="52E5580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3702AC4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1256996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535064CD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E37E6FC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1A53B92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38215BA6" w14:textId="77777777" w:rsidTr="007B233E">
        <w:tc>
          <w:tcPr>
            <w:tcW w:w="750" w:type="pct"/>
            <w:shd w:val="clear" w:color="auto" w:fill="auto"/>
          </w:tcPr>
          <w:p w14:paraId="3D8D30F6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6C9C2867" w14:textId="57543A29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3DC6EBDB" w14:textId="4BAACBF5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35314BE" w14:textId="4C02D499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54F6AE0" w14:textId="5854EC7B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6FB93D1D" w14:textId="289AA7D5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02C419E0" w14:textId="306A87CF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574878" w:rsidRPr="001A4780" w14:paraId="445659E3" w14:textId="77777777" w:rsidTr="007B233E">
        <w:tc>
          <w:tcPr>
            <w:tcW w:w="750" w:type="pct"/>
            <w:shd w:val="clear" w:color="auto" w:fill="auto"/>
          </w:tcPr>
          <w:p w14:paraId="3AD20CF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7491855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A37473A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5B44772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025D647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69A30FD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D257E03" w14:textId="77777777" w:rsidTr="007B233E">
        <w:tc>
          <w:tcPr>
            <w:tcW w:w="750" w:type="pct"/>
            <w:shd w:val="clear" w:color="auto" w:fill="auto"/>
          </w:tcPr>
          <w:p w14:paraId="3FC33C98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FF878F9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A45B58F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F530545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EFDE522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D4C249C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74878" w:rsidRPr="001A4780" w14:paraId="36074F76" w14:textId="77777777" w:rsidTr="007B233E">
        <w:tc>
          <w:tcPr>
            <w:tcW w:w="750" w:type="pct"/>
            <w:shd w:val="clear" w:color="auto" w:fill="auto"/>
          </w:tcPr>
          <w:p w14:paraId="52603758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038075B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07F067A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42836AE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5C6B28A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2BC1F3D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C68E091" w14:textId="77777777" w:rsidTr="007B233E">
        <w:tc>
          <w:tcPr>
            <w:tcW w:w="750" w:type="pct"/>
            <w:shd w:val="clear" w:color="auto" w:fill="auto"/>
          </w:tcPr>
          <w:p w14:paraId="518035B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E996AC6" w14:textId="77777777" w:rsidR="00574878" w:rsidRPr="00BB6995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EA1F7BD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6A9BDEA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8E792F2" w14:textId="77777777" w:rsidR="00574878" w:rsidRPr="00BB6995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6FD3F0E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0ACEF80" w14:textId="77777777" w:rsidTr="007B233E">
        <w:tc>
          <w:tcPr>
            <w:tcW w:w="750" w:type="pct"/>
            <w:shd w:val="clear" w:color="auto" w:fill="auto"/>
          </w:tcPr>
          <w:p w14:paraId="7E7BE46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1F6396D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E060E1A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957A688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529C73E4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716CC6A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64D1CF2" w14:textId="77777777" w:rsidTr="007B233E">
        <w:tc>
          <w:tcPr>
            <w:tcW w:w="750" w:type="pct"/>
            <w:shd w:val="clear" w:color="auto" w:fill="auto"/>
          </w:tcPr>
          <w:p w14:paraId="256CD80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BA8EFF7" w14:textId="77777777" w:rsidR="00574878" w:rsidRPr="00575F5E" w:rsidRDefault="00574878" w:rsidP="00574878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B0ACBFD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840B360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52E5D7E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</w:t>
            </w:r>
            <w:r>
              <w:rPr>
                <w:sz w:val="20"/>
              </w:rPr>
              <w:t>ы</w:t>
            </w:r>
            <w:r w:rsidRPr="00D43778">
              <w:rPr>
                <w:sz w:val="20"/>
              </w:rPr>
              <w:t xml:space="preserve">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EC568AA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AD99F08" w14:textId="77777777" w:rsidTr="007B233E">
        <w:tc>
          <w:tcPr>
            <w:tcW w:w="4996" w:type="pct"/>
            <w:gridSpan w:val="9"/>
            <w:shd w:val="clear" w:color="auto" w:fill="auto"/>
          </w:tcPr>
          <w:p w14:paraId="375C4BED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574878" w:rsidRPr="001A4780" w14:paraId="62EF06F0" w14:textId="77777777" w:rsidTr="007B233E">
        <w:tc>
          <w:tcPr>
            <w:tcW w:w="750" w:type="pct"/>
            <w:shd w:val="clear" w:color="auto" w:fill="auto"/>
          </w:tcPr>
          <w:p w14:paraId="39B6F13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A518A40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53191F7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9B98CF8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E61D093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98B6002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360D6EB" w14:textId="77777777" w:rsidTr="007B233E">
        <w:tc>
          <w:tcPr>
            <w:tcW w:w="750" w:type="pct"/>
            <w:shd w:val="clear" w:color="auto" w:fill="auto"/>
          </w:tcPr>
          <w:p w14:paraId="06EA19B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DE8D32C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7FA3572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4E136EB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F04D3C7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73D3D2D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C3FBA1E" w14:textId="77777777" w:rsidTr="007B233E">
        <w:tc>
          <w:tcPr>
            <w:tcW w:w="750" w:type="pct"/>
            <w:shd w:val="clear" w:color="auto" w:fill="auto"/>
          </w:tcPr>
          <w:p w14:paraId="2521BA9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A009FD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5015C58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0404FE5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E45D94E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8AE92B9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901B0ED" w14:textId="77777777" w:rsidTr="007B233E">
        <w:tc>
          <w:tcPr>
            <w:tcW w:w="750" w:type="pct"/>
            <w:shd w:val="clear" w:color="auto" w:fill="auto"/>
          </w:tcPr>
          <w:p w14:paraId="73D3F4DA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56534E0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AA3B95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BBCA489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4F00FAB4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 xml:space="preserve">Комиссия правомочна </w:t>
            </w:r>
            <w:r w:rsidRPr="00D43778">
              <w:rPr>
                <w:sz w:val="20"/>
              </w:rPr>
              <w:lastRenderedPageBreak/>
              <w:t>осуществлять свои функции в соответствии с Федеральным законом №44-ФЗ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39EAA8C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395F254" w14:textId="77777777" w:rsidTr="007B233E">
        <w:tc>
          <w:tcPr>
            <w:tcW w:w="750" w:type="pct"/>
            <w:shd w:val="clear" w:color="auto" w:fill="auto"/>
          </w:tcPr>
          <w:p w14:paraId="40ED358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72AAC04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B1615F4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9551F2F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619A3D57" w14:textId="77777777" w:rsidR="00574878" w:rsidRPr="00D43778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53028B1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F318625" w14:textId="77777777" w:rsidTr="007B233E">
        <w:tc>
          <w:tcPr>
            <w:tcW w:w="4996" w:type="pct"/>
            <w:gridSpan w:val="9"/>
            <w:shd w:val="clear" w:color="auto" w:fill="auto"/>
          </w:tcPr>
          <w:p w14:paraId="3A7E6D3D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574878" w:rsidRPr="001A4780" w14:paraId="3DD394B5" w14:textId="77777777" w:rsidTr="007B233E">
        <w:tc>
          <w:tcPr>
            <w:tcW w:w="750" w:type="pct"/>
            <w:shd w:val="clear" w:color="auto" w:fill="auto"/>
          </w:tcPr>
          <w:p w14:paraId="49F3E9C5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D5C0A7A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F0AB0FA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18344BAD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2947F20F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81DE47E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FEA0E4C" w14:textId="77777777" w:rsidTr="007B233E">
        <w:tc>
          <w:tcPr>
            <w:tcW w:w="750" w:type="pct"/>
            <w:shd w:val="clear" w:color="auto" w:fill="auto"/>
          </w:tcPr>
          <w:p w14:paraId="78FCC2E9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3CE58B6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E2DFF87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5B0CDD5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AD564E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78BF95D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12FC0122" w14:textId="77777777" w:rsidTr="007B233E">
        <w:tc>
          <w:tcPr>
            <w:tcW w:w="750" w:type="pct"/>
            <w:shd w:val="clear" w:color="auto" w:fill="auto"/>
          </w:tcPr>
          <w:p w14:paraId="71334536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6F30D0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54761F1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E852E52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364EDC7A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0A6D0240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2218A5B" w14:textId="77777777" w:rsidTr="007B233E">
        <w:tc>
          <w:tcPr>
            <w:tcW w:w="750" w:type="pct"/>
            <w:shd w:val="clear" w:color="auto" w:fill="auto"/>
          </w:tcPr>
          <w:p w14:paraId="68C42B7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8C3BA29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C99981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C129ED7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616461B0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30496FE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84A5CA5" w14:textId="77777777" w:rsidTr="007B233E">
        <w:tc>
          <w:tcPr>
            <w:tcW w:w="750" w:type="pct"/>
            <w:shd w:val="clear" w:color="auto" w:fill="auto"/>
          </w:tcPr>
          <w:p w14:paraId="1BC5971C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642BCAE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94D18D5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DBE7102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7E021418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0C9C9AA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C2F22CE" w14:textId="77777777" w:rsidTr="007B233E">
        <w:tc>
          <w:tcPr>
            <w:tcW w:w="750" w:type="pct"/>
            <w:shd w:val="clear" w:color="auto" w:fill="auto"/>
          </w:tcPr>
          <w:p w14:paraId="67D0F04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59E6819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90C698A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C39A089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39D07399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CEF8788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578DD61" w14:textId="77777777" w:rsidTr="007B233E">
        <w:tc>
          <w:tcPr>
            <w:tcW w:w="750" w:type="pct"/>
            <w:shd w:val="clear" w:color="auto" w:fill="auto"/>
          </w:tcPr>
          <w:p w14:paraId="17570DBC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1B6910F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E7A2EC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8621398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6596B99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25A83A3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AD3A23E" w14:textId="77777777" w:rsidTr="007B233E">
        <w:tc>
          <w:tcPr>
            <w:tcW w:w="750" w:type="pct"/>
            <w:shd w:val="clear" w:color="auto" w:fill="auto"/>
          </w:tcPr>
          <w:p w14:paraId="48D1B1EC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FA382DA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EDFB00D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671A7CE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13F75CE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A975639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E5AE13C" w14:textId="77777777" w:rsidTr="007B233E">
        <w:tc>
          <w:tcPr>
            <w:tcW w:w="4996" w:type="pct"/>
            <w:gridSpan w:val="9"/>
            <w:shd w:val="clear" w:color="auto" w:fill="auto"/>
          </w:tcPr>
          <w:p w14:paraId="2404270D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574878" w:rsidRPr="001A4780" w14:paraId="518CA122" w14:textId="77777777" w:rsidTr="007B233E">
        <w:tc>
          <w:tcPr>
            <w:tcW w:w="750" w:type="pct"/>
            <w:shd w:val="clear" w:color="auto" w:fill="auto"/>
          </w:tcPr>
          <w:p w14:paraId="0F7F8787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A7EF98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43734FD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4F8A74D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42370333" w14:textId="77777777" w:rsidR="005748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3828747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CA7428E" w14:textId="77777777" w:rsidTr="007B233E">
        <w:tc>
          <w:tcPr>
            <w:tcW w:w="750" w:type="pct"/>
            <w:shd w:val="clear" w:color="auto" w:fill="auto"/>
          </w:tcPr>
          <w:p w14:paraId="1B0E763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4DAB05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4AAE912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BBC229E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0B88E164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D3B7293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DC7206B" w14:textId="77777777" w:rsidTr="007B233E">
        <w:tc>
          <w:tcPr>
            <w:tcW w:w="750" w:type="pct"/>
            <w:shd w:val="clear" w:color="auto" w:fill="auto"/>
          </w:tcPr>
          <w:p w14:paraId="07B0EA3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9156B3D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5BFCC4B" w14:textId="77777777" w:rsidR="00574878" w:rsidRPr="00655FB3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A0D1784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034BD443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F1AAF63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2AD9E04" w14:textId="77777777" w:rsidTr="007B233E">
        <w:tc>
          <w:tcPr>
            <w:tcW w:w="750" w:type="pct"/>
            <w:shd w:val="clear" w:color="auto" w:fill="auto"/>
          </w:tcPr>
          <w:p w14:paraId="2B335CD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C7EB319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A9A8FD" w14:textId="77777777" w:rsidR="00574878" w:rsidRPr="00655FB3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EC4C2C2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4D7065F1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C03A3BE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254573" w14:paraId="7BBE38FA" w14:textId="77777777" w:rsidTr="007B233E">
        <w:tc>
          <w:tcPr>
            <w:tcW w:w="4996" w:type="pct"/>
            <w:gridSpan w:val="9"/>
            <w:shd w:val="clear" w:color="auto" w:fill="auto"/>
          </w:tcPr>
          <w:p w14:paraId="3993F22B" w14:textId="77777777" w:rsidR="00574878" w:rsidRPr="0025457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574878" w:rsidRPr="001A4780" w14:paraId="6450FC60" w14:textId="77777777" w:rsidTr="007B233E">
        <w:tc>
          <w:tcPr>
            <w:tcW w:w="750" w:type="pct"/>
            <w:shd w:val="clear" w:color="auto" w:fill="auto"/>
            <w:vAlign w:val="center"/>
          </w:tcPr>
          <w:p w14:paraId="4B9CDB7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5B9C157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DF0104F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4DAE6244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35FCB40E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A943F6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</w:tr>
      <w:tr w:rsidR="00574878" w:rsidRPr="001A4780" w14:paraId="78236AE6" w14:textId="77777777" w:rsidTr="007B233E">
        <w:tc>
          <w:tcPr>
            <w:tcW w:w="750" w:type="pct"/>
            <w:shd w:val="clear" w:color="auto" w:fill="auto"/>
            <w:vAlign w:val="center"/>
          </w:tcPr>
          <w:p w14:paraId="11EEE44A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4B8B690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D407753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D2E69CA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89D64E3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9345811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7E67CC2" w14:textId="77777777" w:rsidTr="007B233E">
        <w:tc>
          <w:tcPr>
            <w:tcW w:w="750" w:type="pct"/>
            <w:shd w:val="clear" w:color="auto" w:fill="auto"/>
            <w:vAlign w:val="center"/>
          </w:tcPr>
          <w:p w14:paraId="01C8FAE3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64D7736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4E3148F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6987670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22045AEA" w14:textId="10378096" w:rsidR="00574878" w:rsidRPr="00E45768" w:rsidRDefault="002D1F44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74878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C208DA4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74878" w:rsidRPr="00254573" w14:paraId="32B13AAE" w14:textId="77777777" w:rsidTr="007B233E">
        <w:tc>
          <w:tcPr>
            <w:tcW w:w="4996" w:type="pct"/>
            <w:gridSpan w:val="9"/>
            <w:shd w:val="clear" w:color="auto" w:fill="auto"/>
          </w:tcPr>
          <w:p w14:paraId="504CF073" w14:textId="3C4CC45F" w:rsidR="00574878" w:rsidRPr="00254573" w:rsidRDefault="002D1F44" w:rsidP="00574878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74878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574878" w:rsidRPr="001A4780" w14:paraId="05060699" w14:textId="77777777" w:rsidTr="007B233E">
        <w:tc>
          <w:tcPr>
            <w:tcW w:w="750" w:type="pct"/>
            <w:shd w:val="clear" w:color="auto" w:fill="auto"/>
            <w:vAlign w:val="center"/>
          </w:tcPr>
          <w:p w14:paraId="5424E2F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262377E5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9BB4A15" w14:textId="77777777" w:rsidR="00574878" w:rsidRPr="006C6D44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115E2D1" w14:textId="77777777" w:rsidR="00574878" w:rsidRPr="006C6D44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1FAB47F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8F39E2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</w:tr>
      <w:tr w:rsidR="00574878" w:rsidRPr="001A4780" w14:paraId="5C7DEF2A" w14:textId="77777777" w:rsidTr="007B233E">
        <w:tc>
          <w:tcPr>
            <w:tcW w:w="750" w:type="pct"/>
            <w:shd w:val="clear" w:color="auto" w:fill="auto"/>
            <w:vAlign w:val="center"/>
          </w:tcPr>
          <w:p w14:paraId="5337CE4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EF2856B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8F50FBE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C69DCDD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144AF942" w14:textId="68164E18" w:rsidR="00574878" w:rsidRPr="003804BF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B490CD4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574878" w:rsidRPr="001B3D35" w14:paraId="346EAAE1" w14:textId="77777777" w:rsidTr="007B233E">
        <w:tc>
          <w:tcPr>
            <w:tcW w:w="4996" w:type="pct"/>
            <w:gridSpan w:val="9"/>
            <w:shd w:val="clear" w:color="auto" w:fill="auto"/>
          </w:tcPr>
          <w:p w14:paraId="664D0967" w14:textId="77777777" w:rsidR="00574878" w:rsidRPr="00655FB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574878" w:rsidRPr="001A4780" w14:paraId="6792A955" w14:textId="77777777" w:rsidTr="007B233E">
        <w:tc>
          <w:tcPr>
            <w:tcW w:w="750" w:type="pct"/>
            <w:shd w:val="clear" w:color="auto" w:fill="auto"/>
            <w:vAlign w:val="center"/>
          </w:tcPr>
          <w:p w14:paraId="149E5A4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9F8FAEE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FBF4058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7145F89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13A1F672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7782790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9DBED39" w14:textId="77777777" w:rsidTr="007B233E">
        <w:tc>
          <w:tcPr>
            <w:tcW w:w="750" w:type="pct"/>
            <w:shd w:val="clear" w:color="auto" w:fill="auto"/>
            <w:vAlign w:val="center"/>
          </w:tcPr>
          <w:p w14:paraId="007722E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582EFE0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B395D29" w14:textId="77777777" w:rsidR="00574878" w:rsidRPr="00B0747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2B7CBC8" w14:textId="77777777" w:rsidR="00574878" w:rsidRPr="00B07477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01181FD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AB48194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3FE35C7" w14:textId="77777777" w:rsidTr="007B233E">
        <w:tc>
          <w:tcPr>
            <w:tcW w:w="750" w:type="pct"/>
            <w:shd w:val="clear" w:color="auto" w:fill="auto"/>
            <w:vAlign w:val="center"/>
          </w:tcPr>
          <w:p w14:paraId="45287EB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D933376" w14:textId="77777777" w:rsidR="00574878" w:rsidRPr="00B0747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2A1A0C" w14:textId="77777777" w:rsidR="00574878" w:rsidRPr="002B372D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136129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27397E6" w14:textId="77777777" w:rsidR="00574878" w:rsidRPr="00B0747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26DA922" w14:textId="2B850DD4" w:rsidR="00574878" w:rsidRPr="00655FB3" w:rsidRDefault="00CC3755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574878" w:rsidRPr="001A4780" w14:paraId="32C8B41D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1A61BE28" w14:textId="77777777" w:rsidR="00574878" w:rsidRPr="009968C5" w:rsidRDefault="00574878" w:rsidP="00574878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574878" w:rsidRPr="001A4780" w14:paraId="0900C392" w14:textId="77777777" w:rsidTr="007B233E">
        <w:tc>
          <w:tcPr>
            <w:tcW w:w="750" w:type="pct"/>
            <w:shd w:val="clear" w:color="auto" w:fill="auto"/>
          </w:tcPr>
          <w:p w14:paraId="58B27D1F" w14:textId="77777777" w:rsidR="00574878" w:rsidRPr="009968C5" w:rsidRDefault="00574878" w:rsidP="00574878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276FE2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A00191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30CF972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6E62FB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67C19868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F0EF2C4" w14:textId="77777777" w:rsidTr="007B233E">
        <w:tc>
          <w:tcPr>
            <w:tcW w:w="750" w:type="pct"/>
            <w:shd w:val="clear" w:color="auto" w:fill="auto"/>
            <w:vAlign w:val="center"/>
          </w:tcPr>
          <w:p w14:paraId="7D5B803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A51D4E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062955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107ED2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821634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3EB9063" w14:textId="77777777" w:rsidR="00574878" w:rsidRDefault="00574878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7B233E" w:rsidRPr="001A4780" w14:paraId="02BD2857" w14:textId="77777777" w:rsidTr="007B233E">
        <w:tc>
          <w:tcPr>
            <w:tcW w:w="754" w:type="pct"/>
            <w:gridSpan w:val="2"/>
            <w:shd w:val="clear" w:color="auto" w:fill="auto"/>
            <w:vAlign w:val="center"/>
          </w:tcPr>
          <w:p w14:paraId="214EAC82" w14:textId="77777777" w:rsidR="007B233E" w:rsidRPr="006C6D44" w:rsidRDefault="007B233E" w:rsidP="007B233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23CCAB2" w14:textId="77777777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shd w:val="clear" w:color="auto" w:fill="auto"/>
          </w:tcPr>
          <w:p w14:paraId="5138F5D7" w14:textId="77777777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13C1785" w14:textId="77777777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4" w:type="pct"/>
            <w:gridSpan w:val="2"/>
            <w:shd w:val="clear" w:color="auto" w:fill="auto"/>
          </w:tcPr>
          <w:p w14:paraId="495EF7B2" w14:textId="77777777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4" w:type="pct"/>
            <w:shd w:val="clear" w:color="auto" w:fill="auto"/>
          </w:tcPr>
          <w:p w14:paraId="5B515236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59CBC6B2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799275C6" w14:textId="77777777" w:rsidR="007B233E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574878" w:rsidRPr="001A4780" w14:paraId="65BA9C93" w14:textId="77777777" w:rsidTr="007B233E">
        <w:tc>
          <w:tcPr>
            <w:tcW w:w="750" w:type="pct"/>
            <w:shd w:val="clear" w:color="auto" w:fill="auto"/>
            <w:vAlign w:val="center"/>
          </w:tcPr>
          <w:p w14:paraId="2B842A0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84C82A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A3CA75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3ECA5A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89C951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A0FA85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1FDFEBDE" w14:textId="77777777" w:rsidTr="007B233E">
        <w:tc>
          <w:tcPr>
            <w:tcW w:w="750" w:type="pct"/>
            <w:shd w:val="clear" w:color="auto" w:fill="auto"/>
            <w:vAlign w:val="center"/>
          </w:tcPr>
          <w:p w14:paraId="4315945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DE968E9" w14:textId="77777777" w:rsidR="00574878" w:rsidRPr="001A4780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E6A842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75D3114" w14:textId="77777777" w:rsidR="00574878" w:rsidRPr="001A4780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1D307C72" w14:textId="77777777" w:rsidR="00574878" w:rsidRPr="001A4780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822F36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475871B" w14:textId="77777777" w:rsidTr="007B233E">
        <w:tc>
          <w:tcPr>
            <w:tcW w:w="750" w:type="pct"/>
            <w:shd w:val="clear" w:color="auto" w:fill="auto"/>
            <w:vAlign w:val="center"/>
          </w:tcPr>
          <w:p w14:paraId="6C68616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B6D069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0A2401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B81BAF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0AEDDB2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1FCA5E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574878" w:rsidRPr="001A4780" w14:paraId="15B2352E" w14:textId="77777777" w:rsidTr="007B233E">
        <w:tc>
          <w:tcPr>
            <w:tcW w:w="750" w:type="pct"/>
            <w:shd w:val="clear" w:color="auto" w:fill="auto"/>
            <w:vAlign w:val="center"/>
          </w:tcPr>
          <w:p w14:paraId="1BCCD7C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C7E8CE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DF0B98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7099B8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1" w:type="pct"/>
            <w:shd w:val="clear" w:color="auto" w:fill="auto"/>
          </w:tcPr>
          <w:p w14:paraId="26A041B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D05E1B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574878" w:rsidRPr="001A4780" w14:paraId="40411196" w14:textId="77777777" w:rsidTr="007B233E">
        <w:tc>
          <w:tcPr>
            <w:tcW w:w="750" w:type="pct"/>
            <w:shd w:val="clear" w:color="auto" w:fill="auto"/>
            <w:vAlign w:val="center"/>
          </w:tcPr>
          <w:p w14:paraId="70AEE2A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03907D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6EDA1C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564731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99FFDC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9D71BD4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1C533C68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574878" w:rsidRPr="001A4780" w14:paraId="675C2099" w14:textId="77777777" w:rsidTr="007B233E">
        <w:tc>
          <w:tcPr>
            <w:tcW w:w="750" w:type="pct"/>
            <w:shd w:val="clear" w:color="auto" w:fill="auto"/>
            <w:vAlign w:val="center"/>
          </w:tcPr>
          <w:p w14:paraId="1B4C7CFD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063B30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BD8DBF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97AFE7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E824CB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7C4F432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09D9108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574878" w:rsidRPr="001A4780" w14:paraId="54CBC72D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545B7CB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574878" w:rsidRPr="001A4780" w14:paraId="2A64DDEF" w14:textId="77777777" w:rsidTr="007B233E">
        <w:tc>
          <w:tcPr>
            <w:tcW w:w="750" w:type="pct"/>
            <w:shd w:val="clear" w:color="auto" w:fill="auto"/>
            <w:vAlign w:val="center"/>
          </w:tcPr>
          <w:p w14:paraId="28A4F59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5B6F9A4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37F1EA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1EC83D6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02E90DA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1BDD36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6645053" w14:textId="77777777" w:rsidTr="007B233E">
        <w:tc>
          <w:tcPr>
            <w:tcW w:w="750" w:type="pct"/>
            <w:shd w:val="clear" w:color="auto" w:fill="auto"/>
            <w:vAlign w:val="center"/>
          </w:tcPr>
          <w:p w14:paraId="7AA2E26D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55D5702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83D3C7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046BF4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1525239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CD444E8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528A44CB" w14:textId="77777777" w:rsidTr="007B233E">
        <w:tc>
          <w:tcPr>
            <w:tcW w:w="750" w:type="pct"/>
            <w:shd w:val="clear" w:color="auto" w:fill="auto"/>
            <w:vAlign w:val="center"/>
          </w:tcPr>
          <w:p w14:paraId="516A440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74C0FCD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AB0895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5191A22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5B0679F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22813991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91C6314" w14:textId="77777777" w:rsidTr="007B233E">
        <w:tc>
          <w:tcPr>
            <w:tcW w:w="750" w:type="pct"/>
            <w:shd w:val="clear" w:color="auto" w:fill="auto"/>
            <w:vAlign w:val="center"/>
          </w:tcPr>
          <w:p w14:paraId="1D7E06C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6D6AA6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4540E6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7B96F3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FEC7D19" w14:textId="4785838F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2E882C68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8001138" w14:textId="77777777" w:rsidTr="007B233E">
        <w:tc>
          <w:tcPr>
            <w:tcW w:w="750" w:type="pct"/>
            <w:shd w:val="clear" w:color="auto" w:fill="auto"/>
            <w:vAlign w:val="center"/>
          </w:tcPr>
          <w:p w14:paraId="1111D32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3DF482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7E0D69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7953C7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33C8FD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2568292B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D5FE428" w14:textId="77777777" w:rsidTr="007B233E">
        <w:tc>
          <w:tcPr>
            <w:tcW w:w="750" w:type="pct"/>
            <w:shd w:val="clear" w:color="auto" w:fill="auto"/>
            <w:vAlign w:val="center"/>
          </w:tcPr>
          <w:p w14:paraId="25A14678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7193B1E" w14:textId="77777777" w:rsidR="00574878" w:rsidRPr="00E8791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DFDB95A" w14:textId="77777777" w:rsidR="00574878" w:rsidRPr="00E8791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9BC8829" w14:textId="77777777" w:rsidR="00574878" w:rsidRPr="00E8791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00C07E44" w14:textId="77777777" w:rsidR="00574878" w:rsidRPr="00E8791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3B8A35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723C363" w14:textId="77777777" w:rsidTr="007B233E">
        <w:tc>
          <w:tcPr>
            <w:tcW w:w="750" w:type="pct"/>
            <w:shd w:val="clear" w:color="auto" w:fill="auto"/>
            <w:vAlign w:val="center"/>
          </w:tcPr>
          <w:p w14:paraId="32C08868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F3DC84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0387AF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1D1702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4AC7702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6025D9D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C7D7AEC" w14:textId="77777777" w:rsidTr="007B233E">
        <w:tc>
          <w:tcPr>
            <w:tcW w:w="750" w:type="pct"/>
            <w:vMerge w:val="restart"/>
            <w:shd w:val="clear" w:color="auto" w:fill="auto"/>
            <w:vAlign w:val="center"/>
          </w:tcPr>
          <w:p w14:paraId="220B671D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A7F753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6C082D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26947D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2BF661D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26155C2A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1AA441C" w14:textId="77777777" w:rsidTr="007B233E">
        <w:tc>
          <w:tcPr>
            <w:tcW w:w="750" w:type="pct"/>
            <w:vMerge/>
            <w:shd w:val="clear" w:color="auto" w:fill="auto"/>
            <w:vAlign w:val="center"/>
          </w:tcPr>
          <w:p w14:paraId="14E1640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5C77ED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15ADD1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5DFCDE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5EA48EB" w14:textId="0366208D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7FC35D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476AAA3" w14:textId="77777777" w:rsidTr="007B233E">
        <w:tc>
          <w:tcPr>
            <w:tcW w:w="750" w:type="pct"/>
            <w:vMerge/>
            <w:shd w:val="clear" w:color="auto" w:fill="auto"/>
            <w:vAlign w:val="center"/>
          </w:tcPr>
          <w:p w14:paraId="1C03B945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5E7506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6044C1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DE7216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6F98EE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EED663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574878" w:rsidRPr="001A4780" w14:paraId="0EB7980E" w14:textId="77777777" w:rsidTr="007B233E">
        <w:tc>
          <w:tcPr>
            <w:tcW w:w="750" w:type="pct"/>
            <w:shd w:val="clear" w:color="auto" w:fill="auto"/>
            <w:vAlign w:val="center"/>
          </w:tcPr>
          <w:p w14:paraId="677D0F9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3CB448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80FFB5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82A9A8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2576863B" w14:textId="3ABEE9E7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74878">
              <w:rPr>
                <w:sz w:val="20"/>
              </w:rPr>
              <w:t xml:space="preserve">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F085BD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2C15EA4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345101DE" w14:textId="49200E12" w:rsidR="00574878" w:rsidRDefault="002D1F44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74878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574878" w:rsidRPr="001A4780" w14:paraId="49D7D244" w14:textId="77777777" w:rsidTr="007B233E">
        <w:tc>
          <w:tcPr>
            <w:tcW w:w="750" w:type="pct"/>
            <w:shd w:val="clear" w:color="auto" w:fill="auto"/>
            <w:vAlign w:val="center"/>
          </w:tcPr>
          <w:p w14:paraId="6F588DD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33478B1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AB0AEF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473585A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6B5674B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6EC9ABF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13B2C3B" w14:textId="77777777" w:rsidTr="007B233E">
        <w:tc>
          <w:tcPr>
            <w:tcW w:w="750" w:type="pct"/>
            <w:shd w:val="clear" w:color="auto" w:fill="auto"/>
            <w:vAlign w:val="center"/>
          </w:tcPr>
          <w:p w14:paraId="77AA4DF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5B7D358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D7C26A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EE2E87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1FD38B4" w14:textId="6DC8A97E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A754DE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315C304B" w14:textId="77777777" w:rsidTr="007B233E">
        <w:tc>
          <w:tcPr>
            <w:tcW w:w="750" w:type="pct"/>
            <w:shd w:val="clear" w:color="auto" w:fill="auto"/>
            <w:vAlign w:val="center"/>
          </w:tcPr>
          <w:p w14:paraId="761C909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40E339A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826DAC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35A4302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76D9226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309FDD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A279EC9" w14:textId="77777777" w:rsidTr="007B233E">
        <w:tc>
          <w:tcPr>
            <w:tcW w:w="750" w:type="pct"/>
            <w:shd w:val="clear" w:color="auto" w:fill="auto"/>
            <w:vAlign w:val="center"/>
          </w:tcPr>
          <w:p w14:paraId="38B58B8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7B5D80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62DBAF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36B876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F3742AD" w14:textId="553BD2A1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605DE2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574878" w:rsidRPr="001A4780" w14:paraId="040A9EBB" w14:textId="77777777" w:rsidTr="007B233E">
        <w:tc>
          <w:tcPr>
            <w:tcW w:w="4996" w:type="pct"/>
            <w:gridSpan w:val="9"/>
            <w:shd w:val="clear" w:color="auto" w:fill="auto"/>
          </w:tcPr>
          <w:p w14:paraId="7D03561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574878" w:rsidRPr="001A4780" w14:paraId="5C4EC697" w14:textId="77777777" w:rsidTr="007B233E">
        <w:tc>
          <w:tcPr>
            <w:tcW w:w="750" w:type="pct"/>
            <w:shd w:val="clear" w:color="auto" w:fill="auto"/>
          </w:tcPr>
          <w:p w14:paraId="26780E7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6D02E0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B83400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553C12D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7CAB110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9B9145B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4B94506E" w14:textId="77777777" w:rsidTr="007B233E">
        <w:tc>
          <w:tcPr>
            <w:tcW w:w="750" w:type="pct"/>
            <w:shd w:val="clear" w:color="auto" w:fill="auto"/>
          </w:tcPr>
          <w:p w14:paraId="55257F6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A953F2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AA47F8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3BC448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289D4ED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5E5CA7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2017896" w14:textId="77777777" w:rsidTr="007B233E">
        <w:tc>
          <w:tcPr>
            <w:tcW w:w="750" w:type="pct"/>
            <w:shd w:val="clear" w:color="auto" w:fill="auto"/>
          </w:tcPr>
          <w:p w14:paraId="13DE5DB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4BDC91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FD927A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8D28AB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60200A3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83485E5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26F5BC09" w14:textId="77777777" w:rsidTr="007B233E">
        <w:tc>
          <w:tcPr>
            <w:tcW w:w="750" w:type="pct"/>
            <w:shd w:val="clear" w:color="auto" w:fill="auto"/>
          </w:tcPr>
          <w:p w14:paraId="2D7BD68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2E1D03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BFC7E6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08B164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42E1B9B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89E963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98BC46A" w14:textId="77777777" w:rsidTr="007B233E">
        <w:tc>
          <w:tcPr>
            <w:tcW w:w="750" w:type="pct"/>
            <w:shd w:val="clear" w:color="auto" w:fill="auto"/>
          </w:tcPr>
          <w:p w14:paraId="3C3B690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E382CF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C23001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5C82B5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B332AB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4FA188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46486AE" w14:textId="77777777" w:rsidTr="007B233E">
        <w:tc>
          <w:tcPr>
            <w:tcW w:w="4996" w:type="pct"/>
            <w:gridSpan w:val="9"/>
            <w:shd w:val="clear" w:color="auto" w:fill="auto"/>
          </w:tcPr>
          <w:p w14:paraId="31FAFA6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574878" w:rsidRPr="001A4780" w14:paraId="2E384D4F" w14:textId="77777777" w:rsidTr="007B233E">
        <w:tc>
          <w:tcPr>
            <w:tcW w:w="750" w:type="pct"/>
            <w:shd w:val="clear" w:color="auto" w:fill="auto"/>
          </w:tcPr>
          <w:p w14:paraId="1F8F651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B26708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CB711C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632D8D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7B665A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1B65DF68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1F241BE" w14:textId="77777777" w:rsidTr="007B233E">
        <w:tc>
          <w:tcPr>
            <w:tcW w:w="750" w:type="pct"/>
            <w:vMerge w:val="restart"/>
            <w:shd w:val="clear" w:color="auto" w:fill="auto"/>
            <w:vAlign w:val="center"/>
          </w:tcPr>
          <w:p w14:paraId="40FA8FD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76CF12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96CABB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904E5B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BEEAEC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EB49CDA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8179BFF" w14:textId="77777777" w:rsidTr="007B233E">
        <w:tc>
          <w:tcPr>
            <w:tcW w:w="750" w:type="pct"/>
            <w:vMerge/>
            <w:shd w:val="clear" w:color="auto" w:fill="auto"/>
          </w:tcPr>
          <w:p w14:paraId="55D0FB1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D3DEF8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C1C15F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C84915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4C83E7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1118491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8EABC3F" w14:textId="77777777" w:rsidTr="007B233E">
        <w:tc>
          <w:tcPr>
            <w:tcW w:w="750" w:type="pct"/>
            <w:vMerge/>
            <w:shd w:val="clear" w:color="auto" w:fill="auto"/>
          </w:tcPr>
          <w:p w14:paraId="2CC8600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E17BC1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F977AE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1529A6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8FA3AE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2B1C54B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F877586" w14:textId="77777777" w:rsidTr="007B233E">
        <w:tc>
          <w:tcPr>
            <w:tcW w:w="750" w:type="pct"/>
            <w:vMerge/>
            <w:shd w:val="clear" w:color="auto" w:fill="auto"/>
          </w:tcPr>
          <w:p w14:paraId="304462E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A9208B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F65FA9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664AB0E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A72073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638B3BF1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9E7534E" w14:textId="77777777" w:rsidTr="007B233E">
        <w:tc>
          <w:tcPr>
            <w:tcW w:w="4996" w:type="pct"/>
            <w:gridSpan w:val="9"/>
            <w:shd w:val="clear" w:color="auto" w:fill="auto"/>
          </w:tcPr>
          <w:p w14:paraId="3AB481E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574878" w:rsidRPr="001A4780" w14:paraId="4F62E2E8" w14:textId="77777777" w:rsidTr="007B233E">
        <w:tc>
          <w:tcPr>
            <w:tcW w:w="750" w:type="pct"/>
            <w:shd w:val="clear" w:color="auto" w:fill="auto"/>
          </w:tcPr>
          <w:p w14:paraId="7A73A48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</w:t>
            </w:r>
            <w:r w:rsidRPr="006905AF">
              <w:rPr>
                <w:b/>
                <w:sz w:val="20"/>
              </w:rPr>
              <w:lastRenderedPageBreak/>
              <w:t>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17B12E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98FFAC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393C71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7494BF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1F42CA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372EAC7" w14:textId="77777777" w:rsidTr="007B233E">
        <w:tc>
          <w:tcPr>
            <w:tcW w:w="750" w:type="pct"/>
            <w:shd w:val="clear" w:color="auto" w:fill="auto"/>
          </w:tcPr>
          <w:p w14:paraId="1FA7B40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FB1360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C73403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C73D10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227D3B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CF1CDD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523D156" w14:textId="77777777" w:rsidTr="007B233E">
        <w:tc>
          <w:tcPr>
            <w:tcW w:w="4996" w:type="pct"/>
            <w:gridSpan w:val="9"/>
            <w:shd w:val="clear" w:color="auto" w:fill="auto"/>
          </w:tcPr>
          <w:p w14:paraId="1AA5C92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574878" w:rsidRPr="001A4780" w14:paraId="7DFC04D2" w14:textId="77777777" w:rsidTr="007B233E">
        <w:tc>
          <w:tcPr>
            <w:tcW w:w="750" w:type="pct"/>
            <w:shd w:val="clear" w:color="auto" w:fill="auto"/>
          </w:tcPr>
          <w:p w14:paraId="2A22B21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0174B7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8B6DAA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9EF7BB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369A15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065ECD70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F75AFC3" w14:textId="77777777" w:rsidTr="007B233E">
        <w:tc>
          <w:tcPr>
            <w:tcW w:w="750" w:type="pct"/>
            <w:vMerge w:val="restart"/>
            <w:shd w:val="clear" w:color="auto" w:fill="auto"/>
            <w:vAlign w:val="center"/>
          </w:tcPr>
          <w:p w14:paraId="4851E2E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87A801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902FA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C8199F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2FDB48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5" w:type="pct"/>
            <w:gridSpan w:val="2"/>
            <w:shd w:val="clear" w:color="auto" w:fill="auto"/>
          </w:tcPr>
          <w:p w14:paraId="0A03D100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93AA118" w14:textId="77777777" w:rsidTr="007B233E">
        <w:tc>
          <w:tcPr>
            <w:tcW w:w="750" w:type="pct"/>
            <w:vMerge/>
            <w:shd w:val="clear" w:color="auto" w:fill="auto"/>
          </w:tcPr>
          <w:p w14:paraId="70E49F9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DCC005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636976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75BE77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BCAD8C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FEA43D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ACFD162" w14:textId="77777777" w:rsidTr="007B233E">
        <w:tc>
          <w:tcPr>
            <w:tcW w:w="4996" w:type="pct"/>
            <w:gridSpan w:val="9"/>
            <w:shd w:val="clear" w:color="auto" w:fill="auto"/>
          </w:tcPr>
          <w:p w14:paraId="694302D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574878" w:rsidRPr="001A4780" w14:paraId="2A3DC767" w14:textId="77777777" w:rsidTr="007B233E">
        <w:tc>
          <w:tcPr>
            <w:tcW w:w="750" w:type="pct"/>
            <w:shd w:val="clear" w:color="auto" w:fill="auto"/>
          </w:tcPr>
          <w:p w14:paraId="21A0850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61D258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734A14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91BEB5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4F2084E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D978E60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94CCFE6" w14:textId="77777777" w:rsidTr="007B233E">
        <w:tc>
          <w:tcPr>
            <w:tcW w:w="750" w:type="pct"/>
            <w:shd w:val="clear" w:color="auto" w:fill="auto"/>
          </w:tcPr>
          <w:p w14:paraId="1F177BA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2F0A41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4D3028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E15EE6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1" w:type="pct"/>
            <w:shd w:val="clear" w:color="auto" w:fill="auto"/>
          </w:tcPr>
          <w:p w14:paraId="5A66F58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AE6F4DF" w14:textId="6C14F012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574878" w:rsidRPr="001A4780" w14:paraId="4CB69DE5" w14:textId="77777777" w:rsidTr="007B233E">
        <w:tc>
          <w:tcPr>
            <w:tcW w:w="750" w:type="pct"/>
            <w:shd w:val="clear" w:color="auto" w:fill="auto"/>
          </w:tcPr>
          <w:p w14:paraId="22D08FE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62E947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401C45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2D5F8C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1" w:type="pct"/>
            <w:shd w:val="clear" w:color="auto" w:fill="auto"/>
          </w:tcPr>
          <w:p w14:paraId="25B696F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8CAF21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574878" w:rsidRPr="001A4780" w14:paraId="475AEB15" w14:textId="77777777" w:rsidTr="007B233E">
        <w:tc>
          <w:tcPr>
            <w:tcW w:w="750" w:type="pct"/>
            <w:shd w:val="clear" w:color="auto" w:fill="auto"/>
          </w:tcPr>
          <w:p w14:paraId="14D43AD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CE27CD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7DAF33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5B1023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1" w:type="pct"/>
            <w:shd w:val="clear" w:color="auto" w:fill="auto"/>
          </w:tcPr>
          <w:p w14:paraId="22AE8FC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DCFC8E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1561CB8E" w14:textId="77777777" w:rsidTr="007B233E">
        <w:tc>
          <w:tcPr>
            <w:tcW w:w="750" w:type="pct"/>
            <w:shd w:val="clear" w:color="auto" w:fill="auto"/>
          </w:tcPr>
          <w:p w14:paraId="2EFDBC7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734E837" w14:textId="0ECAC3A9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3BD79E6" w14:textId="13C0EC1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6FA1FF5" w14:textId="6B2EAD1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34A8C4B5" w14:textId="78B3FB30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98F314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AD36A60" w14:textId="77777777" w:rsidTr="007B233E">
        <w:tc>
          <w:tcPr>
            <w:tcW w:w="750" w:type="pct"/>
            <w:shd w:val="clear" w:color="auto" w:fill="auto"/>
          </w:tcPr>
          <w:p w14:paraId="436FE30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664E98B" w14:textId="2BB84F8F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8605236" w14:textId="58D0E2C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23EBDDC" w14:textId="609A127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3C06450A" w14:textId="11C23A77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793593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B33ED0F" w14:textId="77777777" w:rsidTr="007B233E">
        <w:tc>
          <w:tcPr>
            <w:tcW w:w="4996" w:type="pct"/>
            <w:gridSpan w:val="9"/>
            <w:shd w:val="clear" w:color="auto" w:fill="auto"/>
          </w:tcPr>
          <w:p w14:paraId="05F9621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08B78431" w14:textId="77777777" w:rsidTr="007B233E">
        <w:tc>
          <w:tcPr>
            <w:tcW w:w="750" w:type="pct"/>
            <w:shd w:val="clear" w:color="auto" w:fill="auto"/>
          </w:tcPr>
          <w:p w14:paraId="221A2BD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110DDA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F1518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75515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62AC96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27C618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97B00AB" w14:textId="77777777" w:rsidTr="007B233E">
        <w:tc>
          <w:tcPr>
            <w:tcW w:w="750" w:type="pct"/>
            <w:shd w:val="clear" w:color="auto" w:fill="auto"/>
          </w:tcPr>
          <w:p w14:paraId="03570C1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D77A25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19C21E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DCE42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7CE024C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DEF1EB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67EE658" w14:textId="77777777" w:rsidTr="007B233E">
        <w:tc>
          <w:tcPr>
            <w:tcW w:w="750" w:type="pct"/>
            <w:shd w:val="clear" w:color="auto" w:fill="auto"/>
          </w:tcPr>
          <w:p w14:paraId="1ED568F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C28216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A9607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8B7AF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19CFE1C6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71531FC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632B6E35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142FC30B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075A4408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2CF0A1E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41FA4FD7" w14:textId="77777777" w:rsidTr="007B233E">
        <w:tc>
          <w:tcPr>
            <w:tcW w:w="750" w:type="pct"/>
            <w:shd w:val="clear" w:color="auto" w:fill="auto"/>
          </w:tcPr>
          <w:p w14:paraId="6D577AE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01223C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2F3E79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208FC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1" w:type="pct"/>
            <w:shd w:val="clear" w:color="auto" w:fill="auto"/>
          </w:tcPr>
          <w:p w14:paraId="6DC6CB4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E70A1C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5BDE659" w14:textId="77777777" w:rsidTr="007B233E">
        <w:tc>
          <w:tcPr>
            <w:tcW w:w="750" w:type="pct"/>
            <w:shd w:val="clear" w:color="auto" w:fill="auto"/>
          </w:tcPr>
          <w:p w14:paraId="3AD5C62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61F478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907772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E7227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5C64EC2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6C52F8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A6A4379" w14:textId="77777777" w:rsidTr="007B233E">
        <w:tc>
          <w:tcPr>
            <w:tcW w:w="750" w:type="pct"/>
            <w:shd w:val="clear" w:color="auto" w:fill="auto"/>
          </w:tcPr>
          <w:p w14:paraId="113AD20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8982D6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111F67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928583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1" w:type="pct"/>
            <w:shd w:val="clear" w:color="auto" w:fill="auto"/>
          </w:tcPr>
          <w:p w14:paraId="2BCC356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42995F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DE75E84" w14:textId="77777777" w:rsidTr="007B233E">
        <w:tc>
          <w:tcPr>
            <w:tcW w:w="4996" w:type="pct"/>
            <w:gridSpan w:val="9"/>
            <w:shd w:val="clear" w:color="auto" w:fill="auto"/>
          </w:tcPr>
          <w:p w14:paraId="39AB5BA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40CA25C6" w14:textId="77777777" w:rsidTr="007B233E">
        <w:tc>
          <w:tcPr>
            <w:tcW w:w="750" w:type="pct"/>
            <w:shd w:val="clear" w:color="auto" w:fill="auto"/>
          </w:tcPr>
          <w:p w14:paraId="3021FA2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286319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12920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71D6AC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3ACC09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565787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06CD7FC" w14:textId="77777777" w:rsidTr="007B233E">
        <w:tc>
          <w:tcPr>
            <w:tcW w:w="750" w:type="pct"/>
            <w:shd w:val="clear" w:color="auto" w:fill="auto"/>
          </w:tcPr>
          <w:p w14:paraId="2617E28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D5A982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8C10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3515EC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13ADC2C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C15EE8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AB561D1" w14:textId="77777777" w:rsidTr="007B233E">
        <w:tc>
          <w:tcPr>
            <w:tcW w:w="750" w:type="pct"/>
            <w:shd w:val="clear" w:color="auto" w:fill="auto"/>
          </w:tcPr>
          <w:p w14:paraId="2AA6ACB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73C13C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D0E2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6944DE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1" w:type="pct"/>
            <w:shd w:val="clear" w:color="auto" w:fill="auto"/>
          </w:tcPr>
          <w:p w14:paraId="027D6EF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116974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1D51A52" w14:textId="77777777" w:rsidTr="007B233E">
        <w:tc>
          <w:tcPr>
            <w:tcW w:w="750" w:type="pct"/>
            <w:shd w:val="clear" w:color="auto" w:fill="auto"/>
          </w:tcPr>
          <w:p w14:paraId="1B76918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EB9B29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505672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B533F9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23BCABA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811E6E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EFFFDC7" w14:textId="77777777" w:rsidTr="007B233E">
        <w:tc>
          <w:tcPr>
            <w:tcW w:w="750" w:type="pct"/>
            <w:shd w:val="clear" w:color="auto" w:fill="auto"/>
          </w:tcPr>
          <w:p w14:paraId="675F77C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48406A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7FF5BC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A71B7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079365B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CB1E08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4D5E28F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0DB787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4A5F56" w:rsidRPr="001A4780" w14:paraId="191ADF9B" w14:textId="77777777" w:rsidTr="007B233E">
        <w:tc>
          <w:tcPr>
            <w:tcW w:w="750" w:type="pct"/>
            <w:shd w:val="clear" w:color="auto" w:fill="auto"/>
            <w:vAlign w:val="center"/>
          </w:tcPr>
          <w:p w14:paraId="2C617678" w14:textId="77777777" w:rsidR="004A5F56" w:rsidRPr="00575F5E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20AB05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F1CA0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683E6C8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DD59C7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6DFF73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984AA3D" w14:textId="77777777" w:rsidTr="007B233E">
        <w:tc>
          <w:tcPr>
            <w:tcW w:w="750" w:type="pct"/>
            <w:shd w:val="clear" w:color="auto" w:fill="auto"/>
            <w:vAlign w:val="center"/>
          </w:tcPr>
          <w:p w14:paraId="3700F7C1" w14:textId="77777777" w:rsidR="004A5F56" w:rsidRPr="003039E5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B2D74A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9E1778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9B31A6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707FF1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8D2C96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B98452B" w14:textId="77777777" w:rsidTr="007B233E">
        <w:tc>
          <w:tcPr>
            <w:tcW w:w="750" w:type="pct"/>
            <w:shd w:val="clear" w:color="auto" w:fill="auto"/>
            <w:vAlign w:val="center"/>
          </w:tcPr>
          <w:p w14:paraId="0183C6BF" w14:textId="77777777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76C4609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FC7870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349439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567921F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615D83D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C2F17EE" w14:textId="77777777" w:rsidTr="007B233E">
        <w:tc>
          <w:tcPr>
            <w:tcW w:w="750" w:type="pct"/>
            <w:shd w:val="clear" w:color="auto" w:fill="auto"/>
            <w:vAlign w:val="center"/>
          </w:tcPr>
          <w:p w14:paraId="7BA26FF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1AD4AE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01FCF19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F58AEA0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783000F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4A229E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0F3D89B" w14:textId="77777777" w:rsidTr="007B233E">
        <w:tc>
          <w:tcPr>
            <w:tcW w:w="750" w:type="pct"/>
            <w:shd w:val="clear" w:color="auto" w:fill="auto"/>
            <w:vAlign w:val="center"/>
          </w:tcPr>
          <w:p w14:paraId="75B5CD1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A89DE12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61935F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0387EB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26192C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449093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2ECAC8D8" w14:textId="77777777" w:rsidTr="007B233E">
        <w:tc>
          <w:tcPr>
            <w:tcW w:w="750" w:type="pct"/>
            <w:shd w:val="clear" w:color="auto" w:fill="auto"/>
            <w:vAlign w:val="center"/>
          </w:tcPr>
          <w:p w14:paraId="25C9605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980CB22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007BD">
              <w:rPr>
                <w:sz w:val="20"/>
                <w:lang w:val="en-US"/>
              </w:rPr>
              <w:t>documentRequirements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CFDB6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C429DE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2B0CB03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и документы, предусмотренные документацией в составе заявки, критерии оценки заявок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36903F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675CE7B" w14:textId="77777777" w:rsidTr="007B233E">
        <w:tc>
          <w:tcPr>
            <w:tcW w:w="750" w:type="pct"/>
            <w:shd w:val="clear" w:color="auto" w:fill="auto"/>
            <w:vAlign w:val="center"/>
          </w:tcPr>
          <w:p w14:paraId="3487C85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81D31C1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007BD">
              <w:rPr>
                <w:sz w:val="20"/>
                <w:lang w:val="en-US"/>
              </w:rPr>
              <w:t>criteria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30AA0E3" w14:textId="3148778E" w:rsidR="004A5F56" w:rsidRPr="009D06CF" w:rsidRDefault="009D06CF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9CB144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ED5021D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Критерии оценки заявок участников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CBF002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C0E9B69" w14:textId="77777777" w:rsidTr="007B233E">
        <w:tc>
          <w:tcPr>
            <w:tcW w:w="750" w:type="pct"/>
            <w:shd w:val="clear" w:color="auto" w:fill="auto"/>
            <w:vAlign w:val="center"/>
          </w:tcPr>
          <w:p w14:paraId="007F174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6ABF8E6" w14:textId="77777777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E7852B1" w14:textId="77777777" w:rsidR="004A5F56" w:rsidRPr="007C373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9092C0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FEBC574" w14:textId="77777777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302C36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9919028" w14:textId="77777777" w:rsidTr="007B233E">
        <w:tc>
          <w:tcPr>
            <w:tcW w:w="750" w:type="pct"/>
            <w:shd w:val="clear" w:color="auto" w:fill="auto"/>
            <w:vAlign w:val="center"/>
          </w:tcPr>
          <w:p w14:paraId="176CDAF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6183A8C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A8AF56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FF4995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5ABE8F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5" w:type="pct"/>
            <w:gridSpan w:val="2"/>
            <w:shd w:val="clear" w:color="auto" w:fill="auto"/>
          </w:tcPr>
          <w:p w14:paraId="3F15FCD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9B71DFF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7054366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C007BD">
              <w:rPr>
                <w:b/>
                <w:sz w:val="20"/>
              </w:rPr>
              <w:t>Информация и документы, предусмотренные документацией в составе заявки, критерии оценки заявок</w:t>
            </w:r>
          </w:p>
        </w:tc>
      </w:tr>
      <w:tr w:rsidR="004A5F56" w:rsidRPr="001A4780" w14:paraId="65FFEC84" w14:textId="77777777" w:rsidTr="007B233E">
        <w:tc>
          <w:tcPr>
            <w:tcW w:w="750" w:type="pct"/>
            <w:shd w:val="clear" w:color="auto" w:fill="auto"/>
            <w:vAlign w:val="center"/>
          </w:tcPr>
          <w:p w14:paraId="3106BC1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  <w:lang w:val="en-US"/>
              </w:rPr>
              <w:t>documentRequirements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A6AB33E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A6B392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E7C48A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0FC5DC7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0CA661B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664A12C" w14:textId="77777777" w:rsidTr="007B233E">
        <w:tc>
          <w:tcPr>
            <w:tcW w:w="750" w:type="pct"/>
            <w:shd w:val="clear" w:color="auto" w:fill="auto"/>
            <w:vAlign w:val="center"/>
          </w:tcPr>
          <w:p w14:paraId="26217CE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DC0F0BF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documentRequirement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DE0B8E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121AC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3EBB091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и документы, предусмотренные документацией в составе заявки, критерии оценки заявок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3E1541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A269A0C" w14:textId="77777777" w:rsidTr="007B233E">
        <w:tc>
          <w:tcPr>
            <w:tcW w:w="750" w:type="pct"/>
            <w:shd w:val="clear" w:color="auto" w:fill="auto"/>
            <w:vAlign w:val="center"/>
          </w:tcPr>
          <w:p w14:paraId="5D87D72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</w:rPr>
              <w:t>documentRequirement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F558F31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063221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61FBDA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ABB555C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FC66BE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3D7BE44" w14:textId="77777777" w:rsidTr="007B233E">
        <w:tc>
          <w:tcPr>
            <w:tcW w:w="750" w:type="pct"/>
            <w:shd w:val="clear" w:color="auto" w:fill="auto"/>
            <w:vAlign w:val="center"/>
          </w:tcPr>
          <w:p w14:paraId="05F06E0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3B95702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84BD3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FFCAA6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1B237098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Порядковый номер информации или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9A32B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5F2B23" w14:textId="77777777" w:rsidTr="007B233E">
        <w:tc>
          <w:tcPr>
            <w:tcW w:w="750" w:type="pct"/>
            <w:shd w:val="clear" w:color="auto" w:fill="auto"/>
            <w:vAlign w:val="center"/>
          </w:tcPr>
          <w:p w14:paraId="46AB1AE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D332453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6072A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E053DE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A2562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1738D61A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Наименование информации или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A7A6AC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0E97FA1" w14:textId="77777777" w:rsidTr="007B233E">
        <w:tc>
          <w:tcPr>
            <w:tcW w:w="750" w:type="pct"/>
            <w:shd w:val="clear" w:color="auto" w:fill="auto"/>
            <w:vAlign w:val="center"/>
          </w:tcPr>
          <w:p w14:paraId="6F06A54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CFF33D0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mandatory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573940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E034FF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301FE577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Об</w:t>
            </w:r>
            <w:r>
              <w:rPr>
                <w:sz w:val="20"/>
              </w:rPr>
              <w:t>я</w:t>
            </w:r>
            <w:r w:rsidRPr="004371AA">
              <w:rPr>
                <w:sz w:val="20"/>
              </w:rPr>
              <w:t>зательность предоставления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2B2D0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E5D40F6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08D2143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4371AA">
              <w:rPr>
                <w:b/>
                <w:sz w:val="20"/>
              </w:rPr>
              <w:t>Критерии оценки заявок участников</w:t>
            </w:r>
          </w:p>
        </w:tc>
      </w:tr>
      <w:tr w:rsidR="004A5F56" w:rsidRPr="001A4780" w14:paraId="4D42D5D3" w14:textId="77777777" w:rsidTr="007B233E">
        <w:tc>
          <w:tcPr>
            <w:tcW w:w="750" w:type="pct"/>
            <w:shd w:val="clear" w:color="auto" w:fill="auto"/>
            <w:vAlign w:val="center"/>
          </w:tcPr>
          <w:p w14:paraId="5A92212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4371AA">
              <w:rPr>
                <w:b/>
                <w:sz w:val="20"/>
              </w:rPr>
              <w:t>criteria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30F3594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98749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60D531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4838E2CF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961F00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F49D612" w14:textId="77777777" w:rsidTr="007B233E">
        <w:tc>
          <w:tcPr>
            <w:tcW w:w="750" w:type="pct"/>
            <w:shd w:val="clear" w:color="auto" w:fill="auto"/>
            <w:vAlign w:val="center"/>
          </w:tcPr>
          <w:p w14:paraId="1811D4D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F1F5076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4371AA">
              <w:rPr>
                <w:sz w:val="20"/>
              </w:rPr>
              <w:t>с</w:t>
            </w:r>
            <w:proofErr w:type="gramEnd"/>
            <w:r w:rsidRPr="004371AA">
              <w:rPr>
                <w:sz w:val="20"/>
              </w:rPr>
              <w:t>riterion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F5EB19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ECF7E9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93747A3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Критерий оценки заявок участников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8C3EC3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35475F7B" w14:textId="77777777" w:rsidTr="007B233E">
        <w:tc>
          <w:tcPr>
            <w:tcW w:w="750" w:type="pct"/>
            <w:shd w:val="clear" w:color="auto" w:fill="auto"/>
            <w:vAlign w:val="center"/>
          </w:tcPr>
          <w:p w14:paraId="1EA62D2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  <w:lang w:val="en-US"/>
              </w:rPr>
              <w:t>c</w:t>
            </w:r>
            <w:r w:rsidRPr="004371AA">
              <w:rPr>
                <w:b/>
                <w:sz w:val="20"/>
              </w:rPr>
              <w:t>riterion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81F2F58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F683E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2D39486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99BF4FC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F121F4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897126E" w14:textId="77777777" w:rsidTr="007B233E">
        <w:tc>
          <w:tcPr>
            <w:tcW w:w="750" w:type="pct"/>
            <w:shd w:val="clear" w:color="auto" w:fill="auto"/>
            <w:vAlign w:val="center"/>
          </w:tcPr>
          <w:p w14:paraId="0E26C65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0944E47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48BBCA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FD047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4449601A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Код критерия:</w:t>
            </w:r>
          </w:p>
          <w:p w14:paraId="4DF88BBA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CP - Цена контракта.</w:t>
            </w:r>
          </w:p>
          <w:p w14:paraId="531546F2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MC - Расходы на эксплуатацию и ремонт товаров, использование результатов работ.</w:t>
            </w:r>
          </w:p>
          <w:p w14:paraId="724F8CB9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TC - Стоимость жизненного цикла товара или созданного в результате выполнения работы объекта.</w:t>
            </w:r>
          </w:p>
          <w:p w14:paraId="70D69B1A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EN - Предложение о сумме соответствующих расходов заказчика, которые заказчик осуществит или понесет по энергосервисному контракту.</w:t>
            </w:r>
          </w:p>
          <w:p w14:paraId="7409250F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QF - Качественные, функциональные и экологические характеристики объекта закупки.</w:t>
            </w:r>
          </w:p>
          <w:p w14:paraId="1DDFB0F4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 xml:space="preserve">QO - Квалификация участников закупки, в том числе наличие у </w:t>
            </w:r>
            <w:r w:rsidRPr="004371AA">
              <w:rPr>
                <w:sz w:val="20"/>
              </w:rPr>
              <w:lastRenderedPageBreak/>
              <w:t>них финансовых ресурсов, на праве собственности или ином законном основании оборудования и других материальных ресурсов, опыта работы, связанного с предметом контракта, и деловой репутации, специалистов и иных работников определенного уровня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99447E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073D5EC" w14:textId="77777777" w:rsidTr="007B233E">
        <w:tc>
          <w:tcPr>
            <w:tcW w:w="750" w:type="pct"/>
            <w:shd w:val="clear" w:color="auto" w:fill="auto"/>
            <w:vAlign w:val="center"/>
          </w:tcPr>
          <w:p w14:paraId="16AAD1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23665B8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value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BE9069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5AF3C1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0EA0A7F5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Значимость критерия в процентах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458099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CC10C61" w14:textId="77777777" w:rsidTr="007B233E">
        <w:tc>
          <w:tcPr>
            <w:tcW w:w="750" w:type="pct"/>
            <w:shd w:val="clear" w:color="auto" w:fill="auto"/>
            <w:vAlign w:val="center"/>
          </w:tcPr>
          <w:p w14:paraId="76E274D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8A8EEC3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3DC9CE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17C69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0CFA01F9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Дополнительная информация о содержании и порядке оценки по критерию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E2A6DB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4614F1E" w14:textId="77777777" w:rsidTr="007B233E">
        <w:tc>
          <w:tcPr>
            <w:tcW w:w="750" w:type="pct"/>
            <w:shd w:val="clear" w:color="auto" w:fill="auto"/>
            <w:vAlign w:val="center"/>
          </w:tcPr>
          <w:p w14:paraId="4504D6E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5B54AE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limit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706C0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91AA15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21" w:type="pct"/>
            <w:shd w:val="clear" w:color="auto" w:fill="auto"/>
          </w:tcPr>
          <w:p w14:paraId="6DAD31A4" w14:textId="1DD11F7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Предельное значение </w:t>
            </w:r>
            <w:r w:rsidRPr="004371AA">
              <w:rPr>
                <w:sz w:val="20"/>
              </w:rPr>
              <w:t>критерия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8565E0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0413444" w14:textId="77777777" w:rsidTr="007B233E">
        <w:tc>
          <w:tcPr>
            <w:tcW w:w="750" w:type="pct"/>
            <w:shd w:val="clear" w:color="auto" w:fill="auto"/>
            <w:vAlign w:val="center"/>
          </w:tcPr>
          <w:p w14:paraId="7424E3F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649C80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measurementOrder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8AA96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D91A27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17139FF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Порядок оценки по показателю:</w:t>
            </w:r>
          </w:p>
          <w:p w14:paraId="66EC27D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F - лучшим условием исполнения контракта является наибольшее значение,</w:t>
            </w:r>
          </w:p>
          <w:p w14:paraId="0CC2030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 - лучшим условием исполнения контракта является наименьшее значение,</w:t>
            </w:r>
          </w:p>
          <w:p w14:paraId="09FC0BA7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O - оценка производится по шкале оценки или другому порядку, указанному в документации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557B7C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3D62E4">
              <w:rPr>
                <w:sz w:val="20"/>
              </w:rPr>
              <w:t>:</w:t>
            </w:r>
          </w:p>
          <w:p w14:paraId="3132D47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F </w:t>
            </w:r>
          </w:p>
          <w:p w14:paraId="060CC9E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L </w:t>
            </w:r>
          </w:p>
          <w:p w14:paraId="33AA1DA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O </w:t>
            </w:r>
          </w:p>
        </w:tc>
      </w:tr>
      <w:tr w:rsidR="004A5F56" w:rsidRPr="001A4780" w14:paraId="18BBE41D" w14:textId="77777777" w:rsidTr="007B233E">
        <w:tc>
          <w:tcPr>
            <w:tcW w:w="750" w:type="pct"/>
            <w:shd w:val="clear" w:color="auto" w:fill="auto"/>
            <w:vAlign w:val="center"/>
          </w:tcPr>
          <w:p w14:paraId="007ED3F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C95AA15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indicators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4AA9FD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0C24F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97D8F56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Показатели критерия оценки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0F096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AF585C1" w14:textId="77777777" w:rsidTr="007B233E">
        <w:tc>
          <w:tcPr>
            <w:tcW w:w="4996" w:type="pct"/>
            <w:gridSpan w:val="9"/>
            <w:shd w:val="clear" w:color="auto" w:fill="auto"/>
          </w:tcPr>
          <w:p w14:paraId="7B2AFB3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D62E4">
              <w:rPr>
                <w:b/>
                <w:sz w:val="20"/>
              </w:rPr>
              <w:t>Показатели критерия оценки</w:t>
            </w:r>
          </w:p>
        </w:tc>
      </w:tr>
      <w:tr w:rsidR="004A5F56" w:rsidRPr="001A4780" w14:paraId="27CE2A1B" w14:textId="77777777" w:rsidTr="007B233E">
        <w:tc>
          <w:tcPr>
            <w:tcW w:w="750" w:type="pct"/>
            <w:shd w:val="clear" w:color="auto" w:fill="auto"/>
            <w:vAlign w:val="center"/>
          </w:tcPr>
          <w:p w14:paraId="7819018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3D62E4">
              <w:rPr>
                <w:b/>
                <w:sz w:val="20"/>
              </w:rPr>
              <w:t>indicators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25C454C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8DB69B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7473B47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5DE7C3E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13510F8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94F5B55" w14:textId="77777777" w:rsidTr="007B233E">
        <w:tc>
          <w:tcPr>
            <w:tcW w:w="750" w:type="pct"/>
            <w:shd w:val="clear" w:color="auto" w:fill="auto"/>
            <w:vAlign w:val="center"/>
          </w:tcPr>
          <w:p w14:paraId="2B3202C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8A19C9B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indicator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B01BA0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C498E1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CDC8DAD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Показатель критерия оценки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433FBC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61FCF2E" w14:textId="77777777" w:rsidTr="007B233E">
        <w:tc>
          <w:tcPr>
            <w:tcW w:w="750" w:type="pct"/>
            <w:shd w:val="clear" w:color="auto" w:fill="auto"/>
            <w:vAlign w:val="center"/>
          </w:tcPr>
          <w:p w14:paraId="746FBBB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3D62E4">
              <w:rPr>
                <w:b/>
                <w:sz w:val="20"/>
              </w:rPr>
              <w:t>indicator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D826F91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FFEFE2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4689D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C74925D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1F1FE84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D75493F" w14:textId="77777777" w:rsidTr="007B233E">
        <w:tc>
          <w:tcPr>
            <w:tcW w:w="750" w:type="pct"/>
            <w:shd w:val="clear" w:color="auto" w:fill="auto"/>
            <w:vAlign w:val="center"/>
          </w:tcPr>
          <w:p w14:paraId="2D5BDF3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88E3F95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429F65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8DD59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7EC62067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Код показателя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1D6187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EA50FB9" w14:textId="77777777" w:rsidTr="007B233E">
        <w:tc>
          <w:tcPr>
            <w:tcW w:w="750" w:type="pct"/>
            <w:shd w:val="clear" w:color="auto" w:fill="auto"/>
            <w:vAlign w:val="center"/>
          </w:tcPr>
          <w:p w14:paraId="7787E2A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3102386" w14:textId="77777777" w:rsidR="004A5F56" w:rsidRPr="00CC092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D2F9E5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6D9BD6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1A43FDCC" w14:textId="77777777" w:rsidR="004A5F56" w:rsidRPr="00CC092C" w:rsidRDefault="004A5F56" w:rsidP="004A5F56">
            <w:pPr>
              <w:spacing w:before="0" w:after="0"/>
              <w:rPr>
                <w:sz w:val="20"/>
                <w:lang w:val="en-US"/>
              </w:rPr>
            </w:pPr>
            <w:r w:rsidRPr="00CC092C">
              <w:rPr>
                <w:sz w:val="20"/>
                <w:lang w:val="en-US"/>
              </w:rPr>
              <w:t>Наименование показателя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D6C4BC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7AD7713" w14:textId="77777777" w:rsidTr="007B233E">
        <w:tc>
          <w:tcPr>
            <w:tcW w:w="750" w:type="pct"/>
            <w:shd w:val="clear" w:color="auto" w:fill="auto"/>
            <w:vAlign w:val="center"/>
          </w:tcPr>
          <w:p w14:paraId="1D59300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19383B0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value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32FAAF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6BD954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52148CD6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Значимость показателя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96BCD3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DF39D54" w14:textId="77777777" w:rsidTr="007B233E">
        <w:tc>
          <w:tcPr>
            <w:tcW w:w="750" w:type="pct"/>
            <w:shd w:val="clear" w:color="auto" w:fill="auto"/>
            <w:vAlign w:val="center"/>
          </w:tcPr>
          <w:p w14:paraId="14BDEC8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52865C3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limit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9D4DECE" w14:textId="7AAFF69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6744D1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76BD62E8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Предельное значение показателя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A8867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6CECC3A" w14:textId="77777777" w:rsidTr="007B233E">
        <w:tc>
          <w:tcPr>
            <w:tcW w:w="750" w:type="pct"/>
            <w:shd w:val="clear" w:color="auto" w:fill="auto"/>
            <w:vAlign w:val="center"/>
          </w:tcPr>
          <w:p w14:paraId="45E7813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D553C26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measurementOrder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9F172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ECF97A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CFA54B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Порядок оценки по показателю:</w:t>
            </w:r>
          </w:p>
          <w:p w14:paraId="5A91936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F - лучшим условием исполнения контракта является наибольшее значение,</w:t>
            </w:r>
          </w:p>
          <w:p w14:paraId="1DD1A26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 - лучшим условием исполнения контракта является наименьшее значение,</w:t>
            </w:r>
          </w:p>
          <w:p w14:paraId="0E5103AC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O - оценка производится по шкале оценки или другому порядку, указанному в документации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50689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2E84BCC" w14:textId="77777777" w:rsidTr="007B233E">
        <w:tc>
          <w:tcPr>
            <w:tcW w:w="4996" w:type="pct"/>
            <w:gridSpan w:val="9"/>
            <w:shd w:val="clear" w:color="auto" w:fill="auto"/>
          </w:tcPr>
          <w:p w14:paraId="767DCB2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Заявки</w:t>
            </w:r>
          </w:p>
        </w:tc>
      </w:tr>
      <w:tr w:rsidR="004A5F56" w:rsidRPr="001A4780" w14:paraId="0EF98864" w14:textId="77777777" w:rsidTr="007B233E">
        <w:tc>
          <w:tcPr>
            <w:tcW w:w="750" w:type="pct"/>
            <w:shd w:val="clear" w:color="auto" w:fill="auto"/>
            <w:vAlign w:val="center"/>
          </w:tcPr>
          <w:p w14:paraId="34B0B1D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9A3720C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E5B3A9C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CE43D13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3B07E9E7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9A5214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25D664E" w14:textId="77777777" w:rsidTr="007B233E">
        <w:tc>
          <w:tcPr>
            <w:tcW w:w="750" w:type="pct"/>
            <w:shd w:val="clear" w:color="auto" w:fill="auto"/>
            <w:vAlign w:val="center"/>
          </w:tcPr>
          <w:p w14:paraId="15F22CA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6A7278F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5A55138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229BAFE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5F78075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307EEB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19727A7D" w14:textId="77777777" w:rsidTr="007B233E">
        <w:tc>
          <w:tcPr>
            <w:tcW w:w="750" w:type="pct"/>
            <w:shd w:val="clear" w:color="auto" w:fill="auto"/>
            <w:vAlign w:val="center"/>
          </w:tcPr>
          <w:p w14:paraId="442A7BED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CE118C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280506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F9A40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B977C5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7D895AE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75DD4E6" w14:textId="77777777" w:rsidTr="007B233E">
        <w:tc>
          <w:tcPr>
            <w:tcW w:w="750" w:type="pct"/>
            <w:shd w:val="clear" w:color="auto" w:fill="auto"/>
            <w:vAlign w:val="center"/>
          </w:tcPr>
          <w:p w14:paraId="57D1C40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55A50B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D6F58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595808E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1" w:type="pct"/>
            <w:shd w:val="clear" w:color="auto" w:fill="auto"/>
          </w:tcPr>
          <w:p w14:paraId="2371728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243353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9AE472E" w14:textId="77777777" w:rsidTr="007B233E">
        <w:tc>
          <w:tcPr>
            <w:tcW w:w="750" w:type="pct"/>
            <w:shd w:val="clear" w:color="auto" w:fill="auto"/>
            <w:vAlign w:val="center"/>
          </w:tcPr>
          <w:p w14:paraId="65BD6BC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EDD4EB2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B20D77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5F77B3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723E348F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773346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B60F937" w14:textId="77777777" w:rsidTr="007B233E">
        <w:tc>
          <w:tcPr>
            <w:tcW w:w="750" w:type="pct"/>
            <w:shd w:val="clear" w:color="auto" w:fill="auto"/>
            <w:vAlign w:val="center"/>
          </w:tcPr>
          <w:p w14:paraId="2DEDA1E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068EDDE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47A140C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A5FE540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BEAC0B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Участники 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7F0C92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45735E8" w14:textId="77777777" w:rsidTr="007B233E">
        <w:tc>
          <w:tcPr>
            <w:tcW w:w="750" w:type="pct"/>
            <w:shd w:val="clear" w:color="auto" w:fill="auto"/>
            <w:vAlign w:val="center"/>
          </w:tcPr>
          <w:p w14:paraId="076CCEC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445B070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documentCompliances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08E9F9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A8DB0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8ACE1BA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Наличие информации и документов, предусмотренные конкурсной документацией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B5C709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F99206E" w14:textId="77777777" w:rsidTr="007B233E">
        <w:tc>
          <w:tcPr>
            <w:tcW w:w="750" w:type="pct"/>
            <w:shd w:val="clear" w:color="auto" w:fill="auto"/>
            <w:vAlign w:val="center"/>
          </w:tcPr>
          <w:p w14:paraId="40BBC6D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EC823D5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contractConditions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F139AA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E204D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84D3C54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Условия исполнения контракта, указанные в заявке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61004E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2BF187D" w14:textId="77777777" w:rsidTr="007B233E">
        <w:tc>
          <w:tcPr>
            <w:tcW w:w="750" w:type="pct"/>
            <w:shd w:val="clear" w:color="auto" w:fill="auto"/>
            <w:vAlign w:val="center"/>
          </w:tcPr>
          <w:p w14:paraId="2EE881E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8CD5922" w14:textId="2C1764C0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8E146BD" w14:textId="1880EAE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563B540" w14:textId="24C0488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21" w:type="pct"/>
            <w:shd w:val="clear" w:color="auto" w:fill="auto"/>
          </w:tcPr>
          <w:p w14:paraId="7D2D2400" w14:textId="7FAB4E1D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7CB065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DAE822B" w14:textId="77777777" w:rsidTr="007B233E">
        <w:tc>
          <w:tcPr>
            <w:tcW w:w="750" w:type="pct"/>
            <w:shd w:val="clear" w:color="auto" w:fill="auto"/>
            <w:vAlign w:val="center"/>
          </w:tcPr>
          <w:p w14:paraId="307E083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E0EAB67" w14:textId="69E09E0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unconsidered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3D284CE" w14:textId="691B572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E3DAC5F" w14:textId="58EC0AA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1F0ABB0A" w14:textId="72617012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Заявка не рассмотрена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9B63224" w14:textId="1F1566B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3040D18A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0AC48577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4A5F56" w:rsidRPr="001A4780" w14:paraId="344443A3" w14:textId="77777777" w:rsidTr="007B233E">
        <w:tc>
          <w:tcPr>
            <w:tcW w:w="750" w:type="pct"/>
            <w:shd w:val="clear" w:color="auto" w:fill="auto"/>
            <w:vAlign w:val="center"/>
          </w:tcPr>
          <w:p w14:paraId="41B37486" w14:textId="77777777" w:rsidR="004A5F56" w:rsidRPr="008271DF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C8A06E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637BE0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3822B3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43C1F0C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023E8A1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46C1569" w14:textId="77777777" w:rsidTr="007B233E">
        <w:tc>
          <w:tcPr>
            <w:tcW w:w="750" w:type="pct"/>
            <w:shd w:val="clear" w:color="auto" w:fill="auto"/>
            <w:vAlign w:val="center"/>
          </w:tcPr>
          <w:p w14:paraId="39E38F4C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9FD213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EF0F7B4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D5B865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B3E6CA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4DC59C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E97B31D" w14:textId="77777777" w:rsidTr="007B233E">
        <w:tc>
          <w:tcPr>
            <w:tcW w:w="750" w:type="pct"/>
            <w:shd w:val="clear" w:color="auto" w:fill="auto"/>
            <w:vAlign w:val="center"/>
          </w:tcPr>
          <w:p w14:paraId="617E1DE2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E4D3E8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465335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29703A9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184C1D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6D0C5EA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902CD28" w14:textId="77777777" w:rsidTr="007B233E">
        <w:tc>
          <w:tcPr>
            <w:tcW w:w="750" w:type="pct"/>
            <w:shd w:val="clear" w:color="auto" w:fill="auto"/>
          </w:tcPr>
          <w:p w14:paraId="6CBF2AD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CDB42A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2983A7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50793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1" w:type="pct"/>
            <w:shd w:val="clear" w:color="auto" w:fill="auto"/>
          </w:tcPr>
          <w:p w14:paraId="2EA7705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88E5F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8B2C749" w14:textId="77777777" w:rsidTr="007B233E">
        <w:tc>
          <w:tcPr>
            <w:tcW w:w="750" w:type="pct"/>
            <w:shd w:val="clear" w:color="auto" w:fill="auto"/>
          </w:tcPr>
          <w:p w14:paraId="3B854B0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39B262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146AC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450693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BE173F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32AB6C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9EE1601" w14:textId="77777777" w:rsidTr="007B233E">
        <w:tc>
          <w:tcPr>
            <w:tcW w:w="750" w:type="pct"/>
            <w:shd w:val="clear" w:color="auto" w:fill="auto"/>
          </w:tcPr>
          <w:p w14:paraId="5D9410F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45AA3B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447D68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2FF0A7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0D40201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01CBF9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E396544" w14:textId="77777777" w:rsidTr="007B233E">
        <w:tc>
          <w:tcPr>
            <w:tcW w:w="750" w:type="pct"/>
            <w:shd w:val="clear" w:color="auto" w:fill="auto"/>
          </w:tcPr>
          <w:p w14:paraId="5DCEE3F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50CCFD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78DC1F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4572B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F32500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83401E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53961D0" w14:textId="77777777" w:rsidTr="007B233E">
        <w:tc>
          <w:tcPr>
            <w:tcW w:w="750" w:type="pct"/>
            <w:shd w:val="clear" w:color="auto" w:fill="auto"/>
          </w:tcPr>
          <w:p w14:paraId="3AEEA89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0C655E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3D9C5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4813A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7C9B7FD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483895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7895394" w14:textId="77777777" w:rsidTr="007B233E">
        <w:tc>
          <w:tcPr>
            <w:tcW w:w="750" w:type="pct"/>
            <w:shd w:val="clear" w:color="auto" w:fill="auto"/>
          </w:tcPr>
          <w:p w14:paraId="356A6F3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F392DD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F9FF5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68FC2C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242F5CA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80233C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AC8A91B" w14:textId="77777777" w:rsidTr="007B233E">
        <w:tc>
          <w:tcPr>
            <w:tcW w:w="750" w:type="pct"/>
            <w:shd w:val="clear" w:color="auto" w:fill="auto"/>
          </w:tcPr>
          <w:p w14:paraId="0A58190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0C4E73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CE7731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63602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1034DD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6CE135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3A53FDA" w14:textId="77777777" w:rsidTr="007B233E">
        <w:tc>
          <w:tcPr>
            <w:tcW w:w="750" w:type="pct"/>
            <w:shd w:val="clear" w:color="auto" w:fill="auto"/>
          </w:tcPr>
          <w:p w14:paraId="1F0C22A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F99990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290D59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95F149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FA4CB2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01368B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024E988" w14:textId="77777777" w:rsidTr="007B233E">
        <w:tc>
          <w:tcPr>
            <w:tcW w:w="750" w:type="pct"/>
            <w:shd w:val="clear" w:color="auto" w:fill="auto"/>
          </w:tcPr>
          <w:p w14:paraId="758F3BF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2FCCCA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74389B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5071F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D3E187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23CC38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8B63615" w14:textId="77777777" w:rsidTr="007B233E">
        <w:tc>
          <w:tcPr>
            <w:tcW w:w="750" w:type="pct"/>
            <w:shd w:val="clear" w:color="auto" w:fill="auto"/>
          </w:tcPr>
          <w:p w14:paraId="631FCCB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5FC645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EA12BE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81D0FE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2DF827D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41C9CC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72A2EAA" w14:textId="77777777" w:rsidTr="007B233E">
        <w:tc>
          <w:tcPr>
            <w:tcW w:w="750" w:type="pct"/>
            <w:shd w:val="clear" w:color="auto" w:fill="auto"/>
          </w:tcPr>
          <w:p w14:paraId="0145B6A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A7CAAE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BB4A3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BE6C86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0FA3EE1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EF0CE6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484039B" w14:textId="77777777" w:rsidTr="007B233E">
        <w:tc>
          <w:tcPr>
            <w:tcW w:w="750" w:type="pct"/>
            <w:shd w:val="clear" w:color="auto" w:fill="auto"/>
          </w:tcPr>
          <w:p w14:paraId="484CF7E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BCFA2C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7A46C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9EF03B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16F288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07285C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869A183" w14:textId="77777777" w:rsidTr="007B233E">
        <w:tc>
          <w:tcPr>
            <w:tcW w:w="750" w:type="pct"/>
            <w:shd w:val="clear" w:color="auto" w:fill="auto"/>
          </w:tcPr>
          <w:p w14:paraId="178B2E0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170690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079FF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355F45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1" w:type="pct"/>
            <w:shd w:val="clear" w:color="auto" w:fill="auto"/>
          </w:tcPr>
          <w:p w14:paraId="538AB9C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C05751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B3DA257" w14:textId="77777777" w:rsidTr="007B233E">
        <w:tc>
          <w:tcPr>
            <w:tcW w:w="750" w:type="pct"/>
            <w:shd w:val="clear" w:color="auto" w:fill="auto"/>
          </w:tcPr>
          <w:p w14:paraId="1765F43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D576CE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DF8A75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7397A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631945D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B99181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CA28CD6" w14:textId="77777777" w:rsidTr="007B233E">
        <w:tc>
          <w:tcPr>
            <w:tcW w:w="750" w:type="pct"/>
            <w:shd w:val="clear" w:color="auto" w:fill="auto"/>
          </w:tcPr>
          <w:p w14:paraId="2689ACB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AB48CE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B8F37C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05B219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1" w:type="pct"/>
            <w:shd w:val="clear" w:color="auto" w:fill="auto"/>
          </w:tcPr>
          <w:p w14:paraId="53253B7B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5667C768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6659C5EF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1D0B43E8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5438EC3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6CA6753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3DEAAC3A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6EDDF513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540FC91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78777819" w14:textId="77777777" w:rsidTr="007B233E">
        <w:tc>
          <w:tcPr>
            <w:tcW w:w="4996" w:type="pct"/>
            <w:gridSpan w:val="9"/>
            <w:shd w:val="clear" w:color="auto" w:fill="auto"/>
          </w:tcPr>
          <w:p w14:paraId="0301D5E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662DD7C7" w14:textId="77777777" w:rsidTr="007B233E">
        <w:tc>
          <w:tcPr>
            <w:tcW w:w="750" w:type="pct"/>
            <w:shd w:val="clear" w:color="auto" w:fill="auto"/>
          </w:tcPr>
          <w:p w14:paraId="1A4742F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AE1772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6A57A3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454FA39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1B44D16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A22DAB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ACEEA2B" w14:textId="77777777" w:rsidTr="007B233E">
        <w:tc>
          <w:tcPr>
            <w:tcW w:w="750" w:type="pct"/>
            <w:shd w:val="clear" w:color="auto" w:fill="auto"/>
          </w:tcPr>
          <w:p w14:paraId="07BBCEB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AF587F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86DC78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68C53B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07587B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7E4AD0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8EBD18A" w14:textId="77777777" w:rsidTr="007B233E">
        <w:tc>
          <w:tcPr>
            <w:tcW w:w="750" w:type="pct"/>
            <w:shd w:val="clear" w:color="auto" w:fill="auto"/>
          </w:tcPr>
          <w:p w14:paraId="0EFA3A6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0A05A6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2B86C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81F5B6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1" w:type="pct"/>
            <w:shd w:val="clear" w:color="auto" w:fill="auto"/>
          </w:tcPr>
          <w:p w14:paraId="7602564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2B5F10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6AB0AFD" w14:textId="77777777" w:rsidTr="007B233E">
        <w:tc>
          <w:tcPr>
            <w:tcW w:w="4996" w:type="pct"/>
            <w:gridSpan w:val="9"/>
            <w:shd w:val="clear" w:color="auto" w:fill="auto"/>
          </w:tcPr>
          <w:p w14:paraId="79D25F9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4B5258CB" w14:textId="77777777" w:rsidTr="007B233E">
        <w:tc>
          <w:tcPr>
            <w:tcW w:w="750" w:type="pct"/>
            <w:shd w:val="clear" w:color="auto" w:fill="auto"/>
          </w:tcPr>
          <w:p w14:paraId="3AD1569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BF4A28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30CA2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56CAEF6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424EAFE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FBF5CA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Заполняется на основе </w:t>
            </w:r>
            <w:r>
              <w:rPr>
                <w:sz w:val="20"/>
              </w:rPr>
              <w:lastRenderedPageBreak/>
              <w:t>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7C66A1A2" w14:textId="77777777" w:rsidTr="007B233E">
        <w:tc>
          <w:tcPr>
            <w:tcW w:w="750" w:type="pct"/>
            <w:shd w:val="clear" w:color="auto" w:fill="auto"/>
          </w:tcPr>
          <w:p w14:paraId="312553B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0086F0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97AB6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B970B5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1" w:type="pct"/>
            <w:shd w:val="clear" w:color="auto" w:fill="auto"/>
          </w:tcPr>
          <w:p w14:paraId="6C9B2BA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7E662B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37F9FBD" w14:textId="77777777" w:rsidTr="007B233E">
        <w:tc>
          <w:tcPr>
            <w:tcW w:w="750" w:type="pct"/>
            <w:shd w:val="clear" w:color="auto" w:fill="auto"/>
          </w:tcPr>
          <w:p w14:paraId="0853ADC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D3F652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418F8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CFBF3A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1" w:type="pct"/>
            <w:shd w:val="clear" w:color="auto" w:fill="auto"/>
          </w:tcPr>
          <w:p w14:paraId="48BF238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7C31EC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F3C4745" w14:textId="77777777" w:rsidTr="007B233E">
        <w:tc>
          <w:tcPr>
            <w:tcW w:w="4996" w:type="pct"/>
            <w:gridSpan w:val="9"/>
            <w:shd w:val="clear" w:color="auto" w:fill="auto"/>
          </w:tcPr>
          <w:p w14:paraId="121FF6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1A1E139A" w14:textId="77777777" w:rsidTr="007B233E">
        <w:tc>
          <w:tcPr>
            <w:tcW w:w="750" w:type="pct"/>
            <w:shd w:val="clear" w:color="auto" w:fill="auto"/>
          </w:tcPr>
          <w:p w14:paraId="7687265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9D5BBD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7939C1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54D803A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7E11340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5069F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E475F63" w14:textId="77777777" w:rsidTr="007B233E">
        <w:tc>
          <w:tcPr>
            <w:tcW w:w="750" w:type="pct"/>
            <w:shd w:val="clear" w:color="auto" w:fill="auto"/>
          </w:tcPr>
          <w:p w14:paraId="0EE2C50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CAE4FD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3A26A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FE9A0F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70D03A4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F59ACC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B08D73F" w14:textId="77777777" w:rsidTr="007B233E">
        <w:tc>
          <w:tcPr>
            <w:tcW w:w="750" w:type="pct"/>
            <w:shd w:val="clear" w:color="auto" w:fill="auto"/>
          </w:tcPr>
          <w:p w14:paraId="032318E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47E474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B80687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833DA7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78510D8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87FD48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9B93D4E" w14:textId="77777777" w:rsidTr="007B233E">
        <w:tc>
          <w:tcPr>
            <w:tcW w:w="750" w:type="pct"/>
            <w:shd w:val="clear" w:color="auto" w:fill="auto"/>
          </w:tcPr>
          <w:p w14:paraId="5D36591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903981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9EED66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AA395F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40BD043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E568F0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DF8F53A" w14:textId="77777777" w:rsidTr="007B233E">
        <w:tc>
          <w:tcPr>
            <w:tcW w:w="4996" w:type="pct"/>
            <w:gridSpan w:val="9"/>
            <w:shd w:val="clear" w:color="auto" w:fill="auto"/>
          </w:tcPr>
          <w:p w14:paraId="320892E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35116">
              <w:rPr>
                <w:b/>
                <w:sz w:val="20"/>
              </w:rPr>
              <w:t>Наличие информации и документов, предусмотренные конкурсной документацией</w:t>
            </w:r>
          </w:p>
        </w:tc>
      </w:tr>
      <w:tr w:rsidR="004A5F56" w:rsidRPr="001A4780" w14:paraId="77B99AD2" w14:textId="77777777" w:rsidTr="007B233E">
        <w:tc>
          <w:tcPr>
            <w:tcW w:w="750" w:type="pct"/>
            <w:shd w:val="clear" w:color="auto" w:fill="auto"/>
            <w:vAlign w:val="center"/>
          </w:tcPr>
          <w:p w14:paraId="22E459DC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D31E14">
              <w:rPr>
                <w:b/>
                <w:sz w:val="20"/>
                <w:lang w:val="en-US"/>
              </w:rPr>
              <w:t>documentCompliances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D5811B5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6AC1CDB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3DBB7B4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0F234C6F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838023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7FC6413" w14:textId="77777777" w:rsidTr="007B233E">
        <w:tc>
          <w:tcPr>
            <w:tcW w:w="750" w:type="pct"/>
            <w:shd w:val="clear" w:color="auto" w:fill="auto"/>
            <w:vAlign w:val="center"/>
          </w:tcPr>
          <w:p w14:paraId="267555E3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E6CB902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documentCompliance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C026FDF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48A984C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4019718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Наличие определенной информации/документа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C0E346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2243974A" w14:textId="77777777" w:rsidTr="007B233E">
        <w:tc>
          <w:tcPr>
            <w:tcW w:w="750" w:type="pct"/>
            <w:shd w:val="clear" w:color="auto" w:fill="auto"/>
            <w:vAlign w:val="center"/>
          </w:tcPr>
          <w:p w14:paraId="089809E4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  <w:lang w:val="en-US"/>
              </w:rPr>
              <w:t>documentCompliance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BC0334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77B7D77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4788F5D4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6C4B974F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AF8B4F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3BD5C6B" w14:textId="77777777" w:rsidTr="007B233E">
        <w:tc>
          <w:tcPr>
            <w:tcW w:w="750" w:type="pct"/>
            <w:shd w:val="clear" w:color="auto" w:fill="auto"/>
            <w:vAlign w:val="center"/>
          </w:tcPr>
          <w:p w14:paraId="160FBBC4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4A3056C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D13FB6B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2A10305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25FDDE24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Порядковый номер информации или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73FC03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F460B3A" w14:textId="77777777" w:rsidTr="007B233E">
        <w:tc>
          <w:tcPr>
            <w:tcW w:w="750" w:type="pct"/>
            <w:shd w:val="clear" w:color="auto" w:fill="auto"/>
            <w:vAlign w:val="center"/>
          </w:tcPr>
          <w:p w14:paraId="128F19F7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6E3C8D6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6072A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B9C84BF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E9D6667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776E8782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Наименование информации или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6517D6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E7F14DC" w14:textId="77777777" w:rsidTr="007B233E">
        <w:tc>
          <w:tcPr>
            <w:tcW w:w="750" w:type="pct"/>
            <w:shd w:val="clear" w:color="auto" w:fill="auto"/>
            <w:vAlign w:val="center"/>
          </w:tcPr>
          <w:p w14:paraId="1D298C3C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DF59D4E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mandatory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2A0AC6D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903AB6F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7CD4B95B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Об</w:t>
            </w:r>
            <w:r>
              <w:rPr>
                <w:sz w:val="20"/>
              </w:rPr>
              <w:t>я</w:t>
            </w:r>
            <w:r w:rsidRPr="004371AA">
              <w:rPr>
                <w:sz w:val="20"/>
              </w:rPr>
              <w:t>зательность предоставления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7D7D7D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269B1FC" w14:textId="77777777" w:rsidTr="007B233E">
        <w:tc>
          <w:tcPr>
            <w:tcW w:w="750" w:type="pct"/>
            <w:shd w:val="clear" w:color="auto" w:fill="auto"/>
            <w:vAlign w:val="center"/>
          </w:tcPr>
          <w:p w14:paraId="6C503501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C0E5595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compliance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CF61676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7C884D4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629CC2A8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Наличие определенной информации и документов, предусмотренные конкурсной документацией:</w:t>
            </w:r>
          </w:p>
          <w:p w14:paraId="32E49ACC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A - наличие в заявке, </w:t>
            </w:r>
          </w:p>
          <w:p w14:paraId="07134FF1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U - отсутсвие в заявке,</w:t>
            </w:r>
          </w:p>
          <w:p w14:paraId="0AEE7D2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 - иное.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A435E1C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271DF">
              <w:rPr>
                <w:sz w:val="20"/>
              </w:rPr>
              <w:t>:</w:t>
            </w:r>
          </w:p>
          <w:p w14:paraId="057E536F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A </w:t>
            </w:r>
          </w:p>
          <w:p w14:paraId="5A537528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U </w:t>
            </w:r>
          </w:p>
          <w:p w14:paraId="4EC2635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O </w:t>
            </w:r>
          </w:p>
        </w:tc>
      </w:tr>
      <w:tr w:rsidR="004A5F56" w:rsidRPr="001A4780" w14:paraId="339B3B86" w14:textId="77777777" w:rsidTr="007B233E">
        <w:tc>
          <w:tcPr>
            <w:tcW w:w="750" w:type="pct"/>
            <w:shd w:val="clear" w:color="auto" w:fill="auto"/>
            <w:vAlign w:val="center"/>
          </w:tcPr>
          <w:p w14:paraId="7BDDDEEB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9BDDD6D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B568C">
              <w:rPr>
                <w:sz w:val="20"/>
              </w:rPr>
              <w:t>otherInfo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E4626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BA0186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47D430F5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B568C">
              <w:rPr>
                <w:sz w:val="20"/>
              </w:rPr>
              <w:t>Описание иного варианта наличия информации и документов в заявке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266FA4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AA56DF9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654748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31E14">
              <w:rPr>
                <w:b/>
                <w:sz w:val="20"/>
              </w:rPr>
              <w:t>Условия исполнения контракта, указанные в заявке</w:t>
            </w:r>
          </w:p>
        </w:tc>
      </w:tr>
      <w:tr w:rsidR="004A5F56" w:rsidRPr="001A4780" w14:paraId="05AF55CD" w14:textId="77777777" w:rsidTr="007B233E">
        <w:tc>
          <w:tcPr>
            <w:tcW w:w="750" w:type="pct"/>
            <w:shd w:val="clear" w:color="auto" w:fill="auto"/>
            <w:vAlign w:val="center"/>
          </w:tcPr>
          <w:p w14:paraId="3778DE92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D31E14">
              <w:rPr>
                <w:b/>
                <w:sz w:val="20"/>
              </w:rPr>
              <w:t>contractConditions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2FF5D48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9AA6F9F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A88DFC8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1FFDDE44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69448BA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9FC6F4F" w14:textId="77777777" w:rsidTr="007B233E">
        <w:tc>
          <w:tcPr>
            <w:tcW w:w="750" w:type="pct"/>
            <w:shd w:val="clear" w:color="auto" w:fill="auto"/>
            <w:vAlign w:val="center"/>
          </w:tcPr>
          <w:p w14:paraId="327B46CE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E58228E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contractCondition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63273A2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88AE3B8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34EE9D4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F643A1">
              <w:rPr>
                <w:sz w:val="20"/>
              </w:rPr>
              <w:t>Условие исполнения контракта, указанные в заявке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56D37A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57AEB2B" w14:textId="77777777" w:rsidTr="007B233E">
        <w:tc>
          <w:tcPr>
            <w:tcW w:w="750" w:type="pct"/>
            <w:shd w:val="clear" w:color="auto" w:fill="auto"/>
            <w:vAlign w:val="center"/>
          </w:tcPr>
          <w:p w14:paraId="644716B8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D31E14">
              <w:rPr>
                <w:b/>
                <w:sz w:val="20"/>
              </w:rPr>
              <w:t>contractCondition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63F75C6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B95FA1C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3A8BB18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5B1E6707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863532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4AD2B28" w14:textId="77777777" w:rsidTr="007B233E">
        <w:tc>
          <w:tcPr>
            <w:tcW w:w="750" w:type="pct"/>
            <w:shd w:val="clear" w:color="auto" w:fill="auto"/>
            <w:vAlign w:val="center"/>
          </w:tcPr>
          <w:p w14:paraId="679CBA31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29FE762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criterionCode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B7C5E90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D448A7C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4981B587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Код критерия оценки заявок, которому соответствует данное условие исполнения контракта:</w:t>
            </w:r>
          </w:p>
          <w:p w14:paraId="101DC6E6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CP - Цена контракта.</w:t>
            </w:r>
          </w:p>
          <w:p w14:paraId="61642AA3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MC - Расходы на эксплуатацию и ремонт товаров, использование результатов работ.</w:t>
            </w:r>
          </w:p>
          <w:p w14:paraId="5AC49B2F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TC - Стоимость жизненного цикла товара или созданного в результате выполнения работы объекта.</w:t>
            </w:r>
          </w:p>
          <w:p w14:paraId="43825076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EN - Предложение о сумме соответствующих расходов заказчика, которые заказчик осуществит или понесет по энергосервисному контракту.</w:t>
            </w:r>
          </w:p>
          <w:p w14:paraId="79559867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QF - Качественные, функциональные и экологические характеристики объекта закупки.</w:t>
            </w:r>
          </w:p>
          <w:p w14:paraId="63C4A9F1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QO - Квалификация участников </w:t>
            </w:r>
            <w:r w:rsidRPr="00D31E14">
              <w:rPr>
                <w:sz w:val="20"/>
              </w:rPr>
              <w:lastRenderedPageBreak/>
              <w:t>закупки, в том числе наличие у них финансовых ресурсов, на праве собственности или ином законном основании оборудования и других материальных ресурсов, опыта работы, связанного с предметом контракта, и деловой репутации, специалистов и иных работников определенного уровня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AB86C6E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>Допустимые значения</w:t>
            </w:r>
            <w:r w:rsidRPr="00D31E14">
              <w:rPr>
                <w:sz w:val="20"/>
              </w:rPr>
              <w:t>:</w:t>
            </w:r>
          </w:p>
          <w:p w14:paraId="60245E53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CP </w:t>
            </w:r>
          </w:p>
          <w:p w14:paraId="6E436FFD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MC </w:t>
            </w:r>
          </w:p>
          <w:p w14:paraId="2C2C34F2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TC </w:t>
            </w:r>
          </w:p>
          <w:p w14:paraId="36F8014E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EN </w:t>
            </w:r>
          </w:p>
          <w:p w14:paraId="6356DB8F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D31E14">
              <w:rPr>
                <w:sz w:val="20"/>
              </w:rPr>
              <w:t>QF</w:t>
            </w:r>
          </w:p>
          <w:p w14:paraId="1631EF1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QO </w:t>
            </w:r>
          </w:p>
        </w:tc>
      </w:tr>
      <w:tr w:rsidR="004A5F56" w:rsidRPr="001A4780" w14:paraId="686CFFD4" w14:textId="77777777" w:rsidTr="007B233E">
        <w:tc>
          <w:tcPr>
            <w:tcW w:w="750" w:type="pct"/>
            <w:vMerge w:val="restart"/>
            <w:shd w:val="clear" w:color="auto" w:fill="auto"/>
            <w:vAlign w:val="center"/>
          </w:tcPr>
          <w:p w14:paraId="525D580D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AE0410">
              <w:rPr>
                <w:sz w:val="20"/>
              </w:rPr>
              <w:lastRenderedPageBreak/>
              <w:t xml:space="preserve">Допустимо указание </w:t>
            </w:r>
            <w:r>
              <w:rPr>
                <w:sz w:val="20"/>
              </w:rPr>
              <w:t>либо поля «</w:t>
            </w:r>
            <w:r w:rsidRPr="00D31E14">
              <w:rPr>
                <w:sz w:val="20"/>
              </w:rPr>
              <w:t>offer</w:t>
            </w:r>
            <w:r>
              <w:rPr>
                <w:sz w:val="20"/>
              </w:rPr>
              <w:t xml:space="preserve">» (с возможным добавлением поля </w:t>
            </w:r>
            <w:r w:rsidRPr="00D31E14">
              <w:rPr>
                <w:sz w:val="20"/>
              </w:rPr>
              <w:t>addInfo</w:t>
            </w:r>
            <w:r>
              <w:rPr>
                <w:sz w:val="20"/>
              </w:rPr>
              <w:t>), либо</w:t>
            </w:r>
            <w:r w:rsidRPr="00AE0410">
              <w:rPr>
                <w:sz w:val="20"/>
              </w:rPr>
              <w:t xml:space="preserve"> </w:t>
            </w:r>
            <w:r>
              <w:rPr>
                <w:sz w:val="20"/>
              </w:rPr>
              <w:t>поля «</w:t>
            </w:r>
            <w:r w:rsidRPr="00D31E14">
              <w:rPr>
                <w:sz w:val="20"/>
              </w:rPr>
              <w:t>indicatorOffers</w:t>
            </w:r>
            <w:r>
              <w:rPr>
                <w:sz w:val="20"/>
              </w:rPr>
              <w:t>»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207BF3D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offer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40832A" w14:textId="367F38C2" w:rsidR="004A5F56" w:rsidRPr="005C45BB" w:rsidRDefault="005C45BB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BF4D3B2" w14:textId="6C400216" w:rsidR="004A5F56" w:rsidRPr="001A4780" w:rsidRDefault="00E54169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21" w:type="pct"/>
            <w:shd w:val="clear" w:color="auto" w:fill="auto"/>
          </w:tcPr>
          <w:p w14:paraId="2A6A5405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Предложение участника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C25FD23" w14:textId="145D7374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4F676B1" w14:textId="77777777" w:rsidTr="007B233E">
        <w:tc>
          <w:tcPr>
            <w:tcW w:w="750" w:type="pct"/>
            <w:vMerge/>
            <w:shd w:val="clear" w:color="auto" w:fill="auto"/>
            <w:vAlign w:val="center"/>
          </w:tcPr>
          <w:p w14:paraId="389F593C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42F17E1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DB3FEB6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D3F5C23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32BEAA9E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Дополнительная информация о предложении участника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57A44BA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EFCE531" w14:textId="77777777" w:rsidTr="007B233E">
        <w:tc>
          <w:tcPr>
            <w:tcW w:w="750" w:type="pct"/>
            <w:vMerge/>
            <w:shd w:val="clear" w:color="auto" w:fill="auto"/>
            <w:vAlign w:val="center"/>
          </w:tcPr>
          <w:p w14:paraId="0E345346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86B5849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indicatorOffers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926904F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77AEB7B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1A8C425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Показатели критерия оценки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279A00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179C342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16F148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31E14">
              <w:rPr>
                <w:b/>
                <w:sz w:val="20"/>
              </w:rPr>
              <w:t>Показатели критерия оценки</w:t>
            </w:r>
          </w:p>
        </w:tc>
      </w:tr>
      <w:tr w:rsidR="004A5F56" w:rsidRPr="001A4780" w14:paraId="1A3D02AF" w14:textId="77777777" w:rsidTr="007B233E">
        <w:tc>
          <w:tcPr>
            <w:tcW w:w="750" w:type="pct"/>
            <w:shd w:val="clear" w:color="auto" w:fill="auto"/>
            <w:vAlign w:val="center"/>
          </w:tcPr>
          <w:p w14:paraId="774499FC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D31E14">
              <w:rPr>
                <w:b/>
                <w:sz w:val="20"/>
              </w:rPr>
              <w:t>indicatorOffers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DD43EAD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2753C80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169EE98C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69725AAD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630D8F3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1C25C56" w14:textId="77777777" w:rsidTr="007B233E">
        <w:tc>
          <w:tcPr>
            <w:tcW w:w="750" w:type="pct"/>
            <w:shd w:val="clear" w:color="auto" w:fill="auto"/>
            <w:vAlign w:val="center"/>
          </w:tcPr>
          <w:p w14:paraId="319CC027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5846412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indicatorOffer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2FFE075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D529AC8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508BFEC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Показатель критерия оценки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6BB7B5B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D6DA90C" w14:textId="77777777" w:rsidTr="007B233E">
        <w:tc>
          <w:tcPr>
            <w:tcW w:w="750" w:type="pct"/>
            <w:shd w:val="clear" w:color="auto" w:fill="auto"/>
            <w:vAlign w:val="center"/>
          </w:tcPr>
          <w:p w14:paraId="185D0DA9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D31E14">
              <w:rPr>
                <w:b/>
                <w:sz w:val="20"/>
              </w:rPr>
              <w:t>indicatorOffer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4E1CBA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54E0262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CBE3F18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69875F39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95CEFF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AB3B14" w14:textId="77777777" w:rsidTr="007B233E">
        <w:tc>
          <w:tcPr>
            <w:tcW w:w="750" w:type="pct"/>
            <w:shd w:val="clear" w:color="auto" w:fill="auto"/>
            <w:vAlign w:val="center"/>
          </w:tcPr>
          <w:p w14:paraId="02FB098E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3AA380B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indicatorCode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434E553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C4E7E23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4A49EE8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Код показателя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15003B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0622B5E" w14:textId="77777777" w:rsidTr="007B233E">
        <w:tc>
          <w:tcPr>
            <w:tcW w:w="750" w:type="pct"/>
            <w:shd w:val="clear" w:color="auto" w:fill="auto"/>
            <w:vAlign w:val="center"/>
          </w:tcPr>
          <w:p w14:paraId="55063F90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BC15439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offer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C8F189" w14:textId="4B94A03A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1E70517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21" w:type="pct"/>
            <w:shd w:val="clear" w:color="auto" w:fill="auto"/>
          </w:tcPr>
          <w:p w14:paraId="36BB019F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Предложение участника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F3A086E" w14:textId="77777777" w:rsidR="004A5F56" w:rsidRPr="00382F55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4A5F56" w:rsidRPr="001A4780" w14:paraId="3D815724" w14:textId="77777777" w:rsidTr="007B233E">
        <w:tc>
          <w:tcPr>
            <w:tcW w:w="750" w:type="pct"/>
            <w:shd w:val="clear" w:color="auto" w:fill="auto"/>
            <w:vAlign w:val="center"/>
          </w:tcPr>
          <w:p w14:paraId="412692F5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FE0AAB9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90286B9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0F7494A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49C36CCE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И</w:t>
            </w:r>
            <w:r w:rsidRPr="00D31E14">
              <w:rPr>
                <w:sz w:val="20"/>
              </w:rPr>
              <w:t>нформация о предложении участника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6931FB4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420BCD2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25F8C816" w14:textId="77777777" w:rsidR="004A5F56" w:rsidRPr="00B926EA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B926EA">
              <w:rPr>
                <w:b/>
                <w:sz w:val="20"/>
              </w:rPr>
              <w:t xml:space="preserve">Признание открытого конкурса </w:t>
            </w:r>
            <w:proofErr w:type="gramStart"/>
            <w:r w:rsidRPr="00B926EA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58BF7555" w14:textId="77777777" w:rsidTr="007B233E">
        <w:tc>
          <w:tcPr>
            <w:tcW w:w="750" w:type="pct"/>
            <w:shd w:val="clear" w:color="auto" w:fill="auto"/>
            <w:vAlign w:val="center"/>
          </w:tcPr>
          <w:p w14:paraId="06F8B36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E0784EF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1838AB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E6E13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FFB9B7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286CEF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257C187" w14:textId="77777777" w:rsidTr="007B233E">
        <w:tc>
          <w:tcPr>
            <w:tcW w:w="750" w:type="pct"/>
            <w:shd w:val="clear" w:color="auto" w:fill="auto"/>
            <w:vAlign w:val="center"/>
          </w:tcPr>
          <w:p w14:paraId="44052B4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559FDC4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868F9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E44371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1" w:type="pct"/>
            <w:shd w:val="clear" w:color="auto" w:fill="auto"/>
          </w:tcPr>
          <w:p w14:paraId="0A03473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AD040E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22F30C92" w14:textId="77777777" w:rsidTr="007B233E">
        <w:tc>
          <w:tcPr>
            <w:tcW w:w="750" w:type="pct"/>
            <w:shd w:val="clear" w:color="auto" w:fill="auto"/>
            <w:vAlign w:val="center"/>
          </w:tcPr>
          <w:p w14:paraId="5BA8346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EF03860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AFA19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CD76BE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5F5390C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3E4FE0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BFE6323" w14:textId="77777777" w:rsidTr="007B233E">
        <w:tc>
          <w:tcPr>
            <w:tcW w:w="750" w:type="pct"/>
            <w:shd w:val="clear" w:color="auto" w:fill="auto"/>
            <w:vAlign w:val="center"/>
          </w:tcPr>
          <w:p w14:paraId="6135FA5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ED158AE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04408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CFB18B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47F0FBE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2FBAB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0C2A46D" w14:textId="77777777" w:rsidTr="007B233E">
        <w:tc>
          <w:tcPr>
            <w:tcW w:w="750" w:type="pct"/>
            <w:shd w:val="clear" w:color="auto" w:fill="auto"/>
            <w:vAlign w:val="center"/>
          </w:tcPr>
          <w:p w14:paraId="392DDB4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F413D86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4E1FD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CD8E71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482628A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AF2A3EC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49878E58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706C9850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</w:t>
            </w:r>
            <w:r w:rsidRPr="008E30C0">
              <w:rPr>
                <w:sz w:val="20"/>
              </w:rPr>
              <w:lastRenderedPageBreak/>
              <w:t>одной заявки;</w:t>
            </w:r>
          </w:p>
          <w:p w14:paraId="111C26CF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00097C57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06F3BE5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4FDAEECC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1D07D6A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10532988" w14:textId="42F219E4" w:rsidR="00574878" w:rsidRDefault="00574878" w:rsidP="009D1964">
      <w:pPr>
        <w:pStyle w:val="20"/>
        <w:numPr>
          <w:ilvl w:val="0"/>
          <w:numId w:val="54"/>
        </w:numPr>
      </w:pPr>
      <w:r w:rsidRPr="00994B57">
        <w:lastRenderedPageBreak/>
        <w:t xml:space="preserve">Протокол рассмотрения и оценки заявок на участие в конкурсе </w:t>
      </w:r>
      <w:r w:rsidR="000E249E" w:rsidRPr="00F22CFC">
        <w:t>в ОК-</w:t>
      </w:r>
      <w:r w:rsidR="000E249E">
        <w:t>Д</w:t>
      </w:r>
      <w:r w:rsidR="000E249E" w:rsidRPr="00F22CFC">
        <w:t xml:space="preserve"> </w:t>
      </w:r>
      <w:r w:rsidR="000E249E">
        <w:t>(двухэтапном конкурсе)</w:t>
      </w:r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27"/>
        <w:gridCol w:w="1910"/>
        <w:gridCol w:w="290"/>
        <w:gridCol w:w="716"/>
        <w:gridCol w:w="2715"/>
        <w:gridCol w:w="2666"/>
      </w:tblGrid>
      <w:tr w:rsidR="00574878" w:rsidRPr="001A4780" w14:paraId="71B85E6E" w14:textId="77777777" w:rsidTr="00CE215A">
        <w:trPr>
          <w:tblHeader/>
        </w:trPr>
        <w:tc>
          <w:tcPr>
            <w:tcW w:w="942" w:type="pct"/>
            <w:shd w:val="clear" w:color="auto" w:fill="D9D9D9"/>
            <w:hideMark/>
          </w:tcPr>
          <w:p w14:paraId="616D0BF0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934" w:type="pct"/>
            <w:shd w:val="clear" w:color="auto" w:fill="D9D9D9"/>
            <w:hideMark/>
          </w:tcPr>
          <w:p w14:paraId="2F6FE59B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142" w:type="pct"/>
            <w:shd w:val="clear" w:color="auto" w:fill="D9D9D9"/>
            <w:hideMark/>
          </w:tcPr>
          <w:p w14:paraId="72C848F7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350" w:type="pct"/>
            <w:shd w:val="clear" w:color="auto" w:fill="D9D9D9"/>
            <w:hideMark/>
          </w:tcPr>
          <w:p w14:paraId="08A42DE2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328" w:type="pct"/>
            <w:shd w:val="clear" w:color="auto" w:fill="D9D9D9"/>
            <w:hideMark/>
          </w:tcPr>
          <w:p w14:paraId="1D80FE36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04" w:type="pct"/>
            <w:shd w:val="clear" w:color="auto" w:fill="D9D9D9"/>
            <w:hideMark/>
          </w:tcPr>
          <w:p w14:paraId="78A51F8D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574878" w:rsidRPr="001A4780" w14:paraId="5A14A826" w14:textId="77777777" w:rsidTr="00CE215A">
        <w:tc>
          <w:tcPr>
            <w:tcW w:w="5000" w:type="pct"/>
            <w:gridSpan w:val="6"/>
            <w:shd w:val="clear" w:color="auto" w:fill="auto"/>
          </w:tcPr>
          <w:p w14:paraId="490B85B1" w14:textId="3E43976D" w:rsidR="00574878" w:rsidRPr="000E249E" w:rsidRDefault="00574878" w:rsidP="000E249E">
            <w:pPr>
              <w:spacing w:before="0" w:after="0"/>
              <w:jc w:val="center"/>
              <w:rPr>
                <w:b/>
                <w:sz w:val="20"/>
              </w:rPr>
            </w:pPr>
            <w:r w:rsidRPr="00994B57">
              <w:rPr>
                <w:b/>
                <w:sz w:val="20"/>
              </w:rPr>
              <w:t>Протокол рассмотрения и оценки заявок на участие в конкурсе в ОК-</w:t>
            </w:r>
            <w:r w:rsidR="000E249E">
              <w:rPr>
                <w:b/>
                <w:sz w:val="20"/>
              </w:rPr>
              <w:t>Д</w:t>
            </w:r>
          </w:p>
        </w:tc>
      </w:tr>
      <w:tr w:rsidR="00574878" w:rsidRPr="001A4780" w14:paraId="46F3C296" w14:textId="77777777" w:rsidTr="00CE215A">
        <w:tc>
          <w:tcPr>
            <w:tcW w:w="942" w:type="pct"/>
            <w:shd w:val="clear" w:color="auto" w:fill="auto"/>
            <w:hideMark/>
          </w:tcPr>
          <w:p w14:paraId="65839344" w14:textId="3B6F723C" w:rsidR="00574878" w:rsidRPr="00AF4AE2" w:rsidRDefault="00574878" w:rsidP="00884AC8">
            <w:pPr>
              <w:spacing w:before="0" w:after="0"/>
              <w:rPr>
                <w:b/>
                <w:sz w:val="20"/>
                <w:lang w:val="en-US"/>
              </w:rPr>
            </w:pPr>
            <w:r w:rsidRPr="00994B57">
              <w:rPr>
                <w:b/>
                <w:sz w:val="20"/>
                <w:lang w:val="en-US"/>
              </w:rPr>
              <w:t>protocolOK</w:t>
            </w:r>
            <w:r w:rsidR="00884AC8">
              <w:rPr>
                <w:b/>
                <w:sz w:val="20"/>
                <w:lang w:val="en-US"/>
              </w:rPr>
              <w:t>D5</w:t>
            </w:r>
          </w:p>
        </w:tc>
        <w:tc>
          <w:tcPr>
            <w:tcW w:w="934" w:type="pct"/>
            <w:shd w:val="clear" w:color="auto" w:fill="auto"/>
            <w:hideMark/>
          </w:tcPr>
          <w:p w14:paraId="03B5934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42" w:type="pct"/>
            <w:shd w:val="clear" w:color="auto" w:fill="auto"/>
            <w:hideMark/>
          </w:tcPr>
          <w:p w14:paraId="67DF38F8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350" w:type="pct"/>
            <w:shd w:val="clear" w:color="auto" w:fill="auto"/>
            <w:hideMark/>
          </w:tcPr>
          <w:p w14:paraId="799974CE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328" w:type="pct"/>
            <w:shd w:val="clear" w:color="auto" w:fill="auto"/>
            <w:hideMark/>
          </w:tcPr>
          <w:p w14:paraId="0F230690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04" w:type="pct"/>
            <w:shd w:val="clear" w:color="auto" w:fill="auto"/>
            <w:hideMark/>
          </w:tcPr>
          <w:p w14:paraId="4DBF823A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574878" w:rsidRPr="001A4780" w14:paraId="1D354B10" w14:textId="77777777" w:rsidTr="00CE215A">
        <w:tc>
          <w:tcPr>
            <w:tcW w:w="942" w:type="pct"/>
            <w:shd w:val="clear" w:color="auto" w:fill="auto"/>
          </w:tcPr>
          <w:p w14:paraId="107CD45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FEA5A35" w14:textId="77777777" w:rsidR="00574878" w:rsidRPr="00351BEA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142" w:type="pct"/>
            <w:shd w:val="clear" w:color="auto" w:fill="auto"/>
          </w:tcPr>
          <w:p w14:paraId="7C9365DD" w14:textId="77777777" w:rsidR="00574878" w:rsidRPr="00351BEA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3DB7BB7B" w14:textId="77777777" w:rsidR="00574878" w:rsidRPr="001A478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328" w:type="pct"/>
            <w:shd w:val="clear" w:color="auto" w:fill="auto"/>
          </w:tcPr>
          <w:p w14:paraId="4CA0429D" w14:textId="77777777" w:rsidR="00574878" w:rsidRPr="001A478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04" w:type="pct"/>
            <w:shd w:val="clear" w:color="auto" w:fill="auto"/>
          </w:tcPr>
          <w:p w14:paraId="18E3F817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7CB14A31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387830B6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75F19A25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50B36A16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0DF9B65F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14A8724A" w14:textId="7DCBB11F" w:rsidR="00574878" w:rsidRPr="00CD22D1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</w:t>
            </w:r>
            <w:r w:rsidR="005C6213">
              <w:rPr>
                <w:sz w:val="20"/>
              </w:rPr>
              <w:t>,6.1,6.2</w:t>
            </w:r>
          </w:p>
        </w:tc>
      </w:tr>
      <w:tr w:rsidR="00574878" w:rsidRPr="001A4780" w14:paraId="6F4FD8DA" w14:textId="77777777" w:rsidTr="00CE215A">
        <w:tc>
          <w:tcPr>
            <w:tcW w:w="942" w:type="pct"/>
            <w:shd w:val="clear" w:color="auto" w:fill="auto"/>
          </w:tcPr>
          <w:p w14:paraId="208D77E9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E3DE9FA" w14:textId="77777777" w:rsidR="00574878" w:rsidRPr="001176A0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142" w:type="pct"/>
            <w:shd w:val="clear" w:color="auto" w:fill="auto"/>
          </w:tcPr>
          <w:p w14:paraId="58460ED6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2B3FAB1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1DA50EB3" w14:textId="6022F55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04" w:type="pct"/>
            <w:shd w:val="clear" w:color="auto" w:fill="auto"/>
          </w:tcPr>
          <w:p w14:paraId="6031BDEB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B62A65F" w14:textId="77777777" w:rsidTr="00CE215A">
        <w:tc>
          <w:tcPr>
            <w:tcW w:w="942" w:type="pct"/>
            <w:shd w:val="clear" w:color="auto" w:fill="auto"/>
          </w:tcPr>
          <w:p w14:paraId="653F266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2B0CCA1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142" w:type="pct"/>
            <w:shd w:val="clear" w:color="auto" w:fill="auto"/>
          </w:tcPr>
          <w:p w14:paraId="13A71176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B558E99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328" w:type="pct"/>
            <w:shd w:val="clear" w:color="auto" w:fill="auto"/>
          </w:tcPr>
          <w:p w14:paraId="6C4C35EE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04" w:type="pct"/>
            <w:shd w:val="clear" w:color="auto" w:fill="auto"/>
          </w:tcPr>
          <w:p w14:paraId="42BDEE10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119D0CC" w14:textId="77777777" w:rsidTr="00CE215A">
        <w:tc>
          <w:tcPr>
            <w:tcW w:w="942" w:type="pct"/>
            <w:shd w:val="clear" w:color="auto" w:fill="auto"/>
          </w:tcPr>
          <w:p w14:paraId="629533B8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0EE164E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142" w:type="pct"/>
            <w:shd w:val="clear" w:color="auto" w:fill="auto"/>
          </w:tcPr>
          <w:p w14:paraId="18DA5680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0B352DC4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328" w:type="pct"/>
            <w:shd w:val="clear" w:color="auto" w:fill="auto"/>
          </w:tcPr>
          <w:p w14:paraId="122973B3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04" w:type="pct"/>
            <w:shd w:val="clear" w:color="auto" w:fill="auto"/>
          </w:tcPr>
          <w:p w14:paraId="5B48560B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574878" w:rsidRPr="001A4780" w14:paraId="2055B03C" w14:textId="77777777" w:rsidTr="00CE215A">
        <w:tc>
          <w:tcPr>
            <w:tcW w:w="942" w:type="pct"/>
            <w:shd w:val="clear" w:color="auto" w:fill="auto"/>
          </w:tcPr>
          <w:p w14:paraId="566BCBB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0723E3E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142" w:type="pct"/>
            <w:shd w:val="clear" w:color="auto" w:fill="auto"/>
          </w:tcPr>
          <w:p w14:paraId="39CA6F8B" w14:textId="77777777" w:rsidR="00574878" w:rsidRPr="00724833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262608FB" w14:textId="77777777" w:rsidR="00574878" w:rsidRPr="008D298C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1C335030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04" w:type="pct"/>
            <w:shd w:val="clear" w:color="auto" w:fill="auto"/>
          </w:tcPr>
          <w:p w14:paraId="77981474" w14:textId="77777777" w:rsidR="00574878" w:rsidRPr="00C85B91" w:rsidRDefault="00574878" w:rsidP="00574878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74878" w:rsidRPr="001A4780" w14:paraId="6275E4A0" w14:textId="77777777" w:rsidTr="00CE215A">
        <w:tc>
          <w:tcPr>
            <w:tcW w:w="942" w:type="pct"/>
            <w:shd w:val="clear" w:color="auto" w:fill="auto"/>
          </w:tcPr>
          <w:p w14:paraId="1256BEA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4DC9968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142" w:type="pct"/>
            <w:shd w:val="clear" w:color="auto" w:fill="auto"/>
          </w:tcPr>
          <w:p w14:paraId="3DF5FFFA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2169E174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75FAEB7D" w14:textId="77777777" w:rsidR="00574878" w:rsidRPr="00997F9C" w:rsidRDefault="00574878" w:rsidP="00574878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04" w:type="pct"/>
            <w:shd w:val="clear" w:color="auto" w:fill="auto"/>
          </w:tcPr>
          <w:p w14:paraId="36291E23" w14:textId="77777777" w:rsidR="00574878" w:rsidRPr="00C85B91" w:rsidRDefault="00574878" w:rsidP="00574878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74878" w:rsidRPr="001A4780" w14:paraId="5745736C" w14:textId="77777777" w:rsidTr="00CE215A">
        <w:tc>
          <w:tcPr>
            <w:tcW w:w="942" w:type="pct"/>
            <w:shd w:val="clear" w:color="auto" w:fill="auto"/>
          </w:tcPr>
          <w:p w14:paraId="5FD0CC01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82F2232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142" w:type="pct"/>
            <w:shd w:val="clear" w:color="auto" w:fill="auto"/>
          </w:tcPr>
          <w:p w14:paraId="733FBE37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6F712CF4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63D678E9" w14:textId="77777777" w:rsidR="00574878" w:rsidRPr="00997F9C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04" w:type="pct"/>
            <w:shd w:val="clear" w:color="auto" w:fill="auto"/>
          </w:tcPr>
          <w:p w14:paraId="35E96E9E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574878" w:rsidRPr="001A4780" w14:paraId="6EC6A95A" w14:textId="77777777" w:rsidTr="00CE215A">
        <w:tc>
          <w:tcPr>
            <w:tcW w:w="942" w:type="pct"/>
            <w:shd w:val="clear" w:color="auto" w:fill="auto"/>
          </w:tcPr>
          <w:p w14:paraId="1E69CFC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C54BB17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142" w:type="pct"/>
            <w:shd w:val="clear" w:color="auto" w:fill="auto"/>
          </w:tcPr>
          <w:p w14:paraId="399A4B3B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6F44E328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328" w:type="pct"/>
            <w:shd w:val="clear" w:color="auto" w:fill="auto"/>
          </w:tcPr>
          <w:p w14:paraId="40CB75BC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04" w:type="pct"/>
            <w:shd w:val="clear" w:color="auto" w:fill="auto"/>
          </w:tcPr>
          <w:p w14:paraId="58707F0B" w14:textId="77777777" w:rsidR="00574878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835A5A4" w14:textId="77777777" w:rsidTr="00CE215A">
        <w:tc>
          <w:tcPr>
            <w:tcW w:w="942" w:type="pct"/>
            <w:shd w:val="clear" w:color="auto" w:fill="auto"/>
          </w:tcPr>
          <w:p w14:paraId="565BD229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B9A6176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142" w:type="pct"/>
            <w:shd w:val="clear" w:color="auto" w:fill="auto"/>
          </w:tcPr>
          <w:p w14:paraId="0C99BB4B" w14:textId="77777777" w:rsidR="00574878" w:rsidRPr="00724833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00B2F468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6C56EA2F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04" w:type="pct"/>
            <w:shd w:val="clear" w:color="auto" w:fill="auto"/>
          </w:tcPr>
          <w:p w14:paraId="5D62F3F3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B93AEF6" w14:textId="77777777" w:rsidTr="00CE215A">
        <w:tc>
          <w:tcPr>
            <w:tcW w:w="942" w:type="pct"/>
            <w:shd w:val="clear" w:color="auto" w:fill="auto"/>
          </w:tcPr>
          <w:p w14:paraId="7D2061C9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E545AB9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142" w:type="pct"/>
            <w:shd w:val="clear" w:color="auto" w:fill="auto"/>
          </w:tcPr>
          <w:p w14:paraId="65294B0A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C30A4AF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712AB68C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04" w:type="pct"/>
            <w:shd w:val="clear" w:color="auto" w:fill="auto"/>
          </w:tcPr>
          <w:p w14:paraId="0EAA0522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D42EE43" w14:textId="77777777" w:rsidTr="00CE215A">
        <w:tc>
          <w:tcPr>
            <w:tcW w:w="942" w:type="pct"/>
            <w:shd w:val="clear" w:color="auto" w:fill="auto"/>
          </w:tcPr>
          <w:p w14:paraId="5BABE36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C3F4CDD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142" w:type="pct"/>
            <w:shd w:val="clear" w:color="auto" w:fill="auto"/>
          </w:tcPr>
          <w:p w14:paraId="5374BCCF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407C3B13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78F314A0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04" w:type="pct"/>
            <w:shd w:val="clear" w:color="auto" w:fill="auto"/>
          </w:tcPr>
          <w:p w14:paraId="206B3E54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057842C" w14:textId="77777777" w:rsidTr="00CE215A">
        <w:tc>
          <w:tcPr>
            <w:tcW w:w="942" w:type="pct"/>
            <w:shd w:val="clear" w:color="auto" w:fill="auto"/>
          </w:tcPr>
          <w:p w14:paraId="1BBB60B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E797D21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142" w:type="pct"/>
            <w:shd w:val="clear" w:color="auto" w:fill="auto"/>
          </w:tcPr>
          <w:p w14:paraId="15C24D7B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5A233023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12FAA15C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04" w:type="pct"/>
            <w:shd w:val="clear" w:color="auto" w:fill="auto"/>
          </w:tcPr>
          <w:p w14:paraId="340CF674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FB8F648" w14:textId="77777777" w:rsidTr="00CE215A">
        <w:tc>
          <w:tcPr>
            <w:tcW w:w="942" w:type="pct"/>
            <w:shd w:val="clear" w:color="auto" w:fill="auto"/>
          </w:tcPr>
          <w:p w14:paraId="6876897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68563D8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142" w:type="pct"/>
            <w:shd w:val="clear" w:color="auto" w:fill="auto"/>
          </w:tcPr>
          <w:p w14:paraId="66540A5E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411E9B21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E3218CE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04" w:type="pct"/>
            <w:shd w:val="clear" w:color="auto" w:fill="auto"/>
          </w:tcPr>
          <w:p w14:paraId="72EE6C2D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2955CB2A" w14:textId="77777777" w:rsidTr="001F184B">
        <w:tc>
          <w:tcPr>
            <w:tcW w:w="942" w:type="pct"/>
            <w:shd w:val="clear" w:color="auto" w:fill="auto"/>
          </w:tcPr>
          <w:p w14:paraId="64363117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  <w:vAlign w:val="center"/>
          </w:tcPr>
          <w:p w14:paraId="0E062EED" w14:textId="22D60CA6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1E42FF55" w14:textId="647CB010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0B4A336D" w14:textId="791ED179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38A3A461" w14:textId="3C452CC6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Электронный документ, </w:t>
            </w:r>
            <w:r>
              <w:rPr>
                <w:sz w:val="20"/>
              </w:rPr>
              <w:lastRenderedPageBreak/>
              <w:t>полученный из внешней системы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311D88B5" w14:textId="20D05F7D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lastRenderedPageBreak/>
              <w:t xml:space="preserve">Элемент обязателен для </w:t>
            </w:r>
            <w:r>
              <w:rPr>
                <w:sz w:val="20"/>
              </w:rPr>
              <w:lastRenderedPageBreak/>
              <w:t xml:space="preserve">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78E5F786" w14:textId="551265CA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574878" w:rsidRPr="001A4780" w14:paraId="4E70BD5B" w14:textId="77777777" w:rsidTr="00CE215A">
        <w:tc>
          <w:tcPr>
            <w:tcW w:w="942" w:type="pct"/>
            <w:shd w:val="clear" w:color="auto" w:fill="auto"/>
          </w:tcPr>
          <w:p w14:paraId="35CCEC4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190CAD1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142" w:type="pct"/>
            <w:shd w:val="clear" w:color="auto" w:fill="auto"/>
          </w:tcPr>
          <w:p w14:paraId="7AC16CCB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6977A2C7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DAC8FE0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04" w:type="pct"/>
            <w:shd w:val="clear" w:color="auto" w:fill="auto"/>
          </w:tcPr>
          <w:p w14:paraId="50184736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F93D929" w14:textId="77777777" w:rsidTr="00CE215A">
        <w:tc>
          <w:tcPr>
            <w:tcW w:w="942" w:type="pct"/>
            <w:shd w:val="clear" w:color="auto" w:fill="auto"/>
          </w:tcPr>
          <w:p w14:paraId="561D249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712DC6D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142" w:type="pct"/>
            <w:shd w:val="clear" w:color="auto" w:fill="auto"/>
          </w:tcPr>
          <w:p w14:paraId="699F1451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16DB55A6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7717C32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57B68186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74878" w:rsidRPr="001A4780" w14:paraId="17C94437" w14:textId="77777777" w:rsidTr="00CE215A">
        <w:tc>
          <w:tcPr>
            <w:tcW w:w="942" w:type="pct"/>
            <w:shd w:val="clear" w:color="auto" w:fill="auto"/>
          </w:tcPr>
          <w:p w14:paraId="35FEA77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56AD167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142" w:type="pct"/>
            <w:shd w:val="clear" w:color="auto" w:fill="auto"/>
          </w:tcPr>
          <w:p w14:paraId="6DF02219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30591670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4BE9C2E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04" w:type="pct"/>
            <w:shd w:val="clear" w:color="auto" w:fill="auto"/>
          </w:tcPr>
          <w:p w14:paraId="7F7A7436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3DB2B0C" w14:textId="77777777" w:rsidTr="00CE215A">
        <w:tc>
          <w:tcPr>
            <w:tcW w:w="942" w:type="pct"/>
            <w:shd w:val="clear" w:color="auto" w:fill="auto"/>
          </w:tcPr>
          <w:p w14:paraId="1F4AAA8E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E7DC263" w14:textId="77777777" w:rsidR="00574878" w:rsidRPr="00BB6995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142" w:type="pct"/>
            <w:shd w:val="clear" w:color="auto" w:fill="auto"/>
          </w:tcPr>
          <w:p w14:paraId="0996F74E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7F9A2CAB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58B0AB4F" w14:textId="77777777" w:rsidR="00574878" w:rsidRPr="00BB6995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04" w:type="pct"/>
            <w:shd w:val="clear" w:color="auto" w:fill="auto"/>
          </w:tcPr>
          <w:p w14:paraId="0CA8D40A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6119615" w14:textId="77777777" w:rsidTr="00CE215A">
        <w:tc>
          <w:tcPr>
            <w:tcW w:w="942" w:type="pct"/>
            <w:shd w:val="clear" w:color="auto" w:fill="auto"/>
          </w:tcPr>
          <w:p w14:paraId="4A0F33AA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43DE576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142" w:type="pct"/>
            <w:shd w:val="clear" w:color="auto" w:fill="auto"/>
          </w:tcPr>
          <w:p w14:paraId="1598BE81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FD11E27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328" w:type="pct"/>
            <w:shd w:val="clear" w:color="auto" w:fill="auto"/>
          </w:tcPr>
          <w:p w14:paraId="347E75FE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04" w:type="pct"/>
            <w:shd w:val="clear" w:color="auto" w:fill="auto"/>
          </w:tcPr>
          <w:p w14:paraId="7281511C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910BDEA" w14:textId="77777777" w:rsidTr="00CE215A">
        <w:tc>
          <w:tcPr>
            <w:tcW w:w="942" w:type="pct"/>
            <w:shd w:val="clear" w:color="auto" w:fill="auto"/>
          </w:tcPr>
          <w:p w14:paraId="4BB787A8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ADC24AD" w14:textId="77777777" w:rsidR="00574878" w:rsidRPr="00575F5E" w:rsidRDefault="00574878" w:rsidP="00574878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" w:type="pct"/>
            <w:shd w:val="clear" w:color="auto" w:fill="auto"/>
          </w:tcPr>
          <w:p w14:paraId="4A77E939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53B0A84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50F6FD9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</w:t>
            </w:r>
            <w:r>
              <w:rPr>
                <w:sz w:val="20"/>
              </w:rPr>
              <w:t>ы</w:t>
            </w:r>
            <w:r w:rsidRPr="00D43778">
              <w:rPr>
                <w:sz w:val="20"/>
              </w:rPr>
              <w:t xml:space="preserve"> протокола</w:t>
            </w:r>
          </w:p>
        </w:tc>
        <w:tc>
          <w:tcPr>
            <w:tcW w:w="1304" w:type="pct"/>
            <w:shd w:val="clear" w:color="auto" w:fill="auto"/>
          </w:tcPr>
          <w:p w14:paraId="6C42C872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726F137" w14:textId="77777777" w:rsidTr="00CE215A">
        <w:tc>
          <w:tcPr>
            <w:tcW w:w="942" w:type="pct"/>
            <w:shd w:val="clear" w:color="auto" w:fill="auto"/>
          </w:tcPr>
          <w:p w14:paraId="7252A7A0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7F59B5C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foundationProtocol</w:t>
            </w:r>
          </w:p>
        </w:tc>
        <w:tc>
          <w:tcPr>
            <w:tcW w:w="142" w:type="pct"/>
            <w:shd w:val="clear" w:color="auto" w:fill="auto"/>
          </w:tcPr>
          <w:p w14:paraId="54560A63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3D95C5F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4B96B46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Реквизиты предыдущего протокола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18553034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74878" w:rsidRPr="001A4780" w14:paraId="4DF6D286" w14:textId="77777777" w:rsidTr="00CE215A">
        <w:tc>
          <w:tcPr>
            <w:tcW w:w="5000" w:type="pct"/>
            <w:gridSpan w:val="6"/>
            <w:shd w:val="clear" w:color="auto" w:fill="auto"/>
          </w:tcPr>
          <w:p w14:paraId="4C0098E8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574878" w:rsidRPr="001A4780" w14:paraId="5ED2E2A3" w14:textId="77777777" w:rsidTr="00CE215A">
        <w:tc>
          <w:tcPr>
            <w:tcW w:w="942" w:type="pct"/>
            <w:shd w:val="clear" w:color="auto" w:fill="auto"/>
          </w:tcPr>
          <w:p w14:paraId="10F73B2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934" w:type="pct"/>
            <w:shd w:val="clear" w:color="auto" w:fill="auto"/>
          </w:tcPr>
          <w:p w14:paraId="77A4B37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0485987A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1437354C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2504683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351E19DC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2980181" w14:textId="77777777" w:rsidTr="00CE215A">
        <w:tc>
          <w:tcPr>
            <w:tcW w:w="942" w:type="pct"/>
            <w:shd w:val="clear" w:color="auto" w:fill="auto"/>
          </w:tcPr>
          <w:p w14:paraId="5B4D7FA0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725F2FE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142" w:type="pct"/>
            <w:shd w:val="clear" w:color="auto" w:fill="auto"/>
          </w:tcPr>
          <w:p w14:paraId="15E7DA42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7AACE399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55A46BAD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04" w:type="pct"/>
            <w:shd w:val="clear" w:color="auto" w:fill="auto"/>
          </w:tcPr>
          <w:p w14:paraId="1FC3B8DF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48AFE73" w14:textId="77777777" w:rsidTr="00CE215A">
        <w:tc>
          <w:tcPr>
            <w:tcW w:w="942" w:type="pct"/>
            <w:shd w:val="clear" w:color="auto" w:fill="auto"/>
          </w:tcPr>
          <w:p w14:paraId="0C7E781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AD12BF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142" w:type="pct"/>
            <w:shd w:val="clear" w:color="auto" w:fill="auto"/>
          </w:tcPr>
          <w:p w14:paraId="758FC1D8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70C8111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5C03DEC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04" w:type="pct"/>
            <w:shd w:val="clear" w:color="auto" w:fill="auto"/>
          </w:tcPr>
          <w:p w14:paraId="5B144AEB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6931D60" w14:textId="77777777" w:rsidTr="00CE215A">
        <w:tc>
          <w:tcPr>
            <w:tcW w:w="942" w:type="pct"/>
            <w:shd w:val="clear" w:color="auto" w:fill="auto"/>
          </w:tcPr>
          <w:p w14:paraId="53505CE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D086BDF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142" w:type="pct"/>
            <w:shd w:val="clear" w:color="auto" w:fill="auto"/>
          </w:tcPr>
          <w:p w14:paraId="571F2A12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619DC922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328" w:type="pct"/>
            <w:shd w:val="clear" w:color="auto" w:fill="auto"/>
          </w:tcPr>
          <w:p w14:paraId="7D39F9F6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04" w:type="pct"/>
            <w:shd w:val="clear" w:color="auto" w:fill="auto"/>
          </w:tcPr>
          <w:p w14:paraId="34373FB0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4E05A1E" w14:textId="77777777" w:rsidTr="00CE215A">
        <w:tc>
          <w:tcPr>
            <w:tcW w:w="942" w:type="pct"/>
            <w:shd w:val="clear" w:color="auto" w:fill="auto"/>
          </w:tcPr>
          <w:p w14:paraId="14DACEE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9415F3F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4BEFC51C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869991D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1623D47D" w14:textId="77777777" w:rsidR="00574878" w:rsidRPr="00D43778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04" w:type="pct"/>
            <w:shd w:val="clear" w:color="auto" w:fill="auto"/>
          </w:tcPr>
          <w:p w14:paraId="779B88E9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CB4EDA6" w14:textId="77777777" w:rsidTr="00CE215A">
        <w:tc>
          <w:tcPr>
            <w:tcW w:w="5000" w:type="pct"/>
            <w:gridSpan w:val="6"/>
            <w:shd w:val="clear" w:color="auto" w:fill="auto"/>
          </w:tcPr>
          <w:p w14:paraId="4DEDF3F5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574878" w:rsidRPr="001A4780" w14:paraId="7A331ABF" w14:textId="77777777" w:rsidTr="00CE215A">
        <w:tc>
          <w:tcPr>
            <w:tcW w:w="942" w:type="pct"/>
            <w:shd w:val="clear" w:color="auto" w:fill="auto"/>
          </w:tcPr>
          <w:p w14:paraId="040DC583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934" w:type="pct"/>
            <w:shd w:val="clear" w:color="auto" w:fill="auto"/>
          </w:tcPr>
          <w:p w14:paraId="1F5EDBA7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151D5DD4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22A53E6C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385875C0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34AA094A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D2C8044" w14:textId="77777777" w:rsidTr="00CE215A">
        <w:tc>
          <w:tcPr>
            <w:tcW w:w="942" w:type="pct"/>
            <w:shd w:val="clear" w:color="auto" w:fill="auto"/>
          </w:tcPr>
          <w:p w14:paraId="1595FA70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5B5677D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142" w:type="pct"/>
            <w:shd w:val="clear" w:color="auto" w:fill="auto"/>
          </w:tcPr>
          <w:p w14:paraId="0B500739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1831BCE6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72876F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04" w:type="pct"/>
            <w:shd w:val="clear" w:color="auto" w:fill="auto"/>
          </w:tcPr>
          <w:p w14:paraId="76685FB4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7B09671A" w14:textId="77777777" w:rsidTr="00CE215A">
        <w:tc>
          <w:tcPr>
            <w:tcW w:w="942" w:type="pct"/>
            <w:shd w:val="clear" w:color="auto" w:fill="auto"/>
          </w:tcPr>
          <w:p w14:paraId="4F417E8E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934" w:type="pct"/>
            <w:shd w:val="clear" w:color="auto" w:fill="auto"/>
          </w:tcPr>
          <w:p w14:paraId="1EA0DCDD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1C45C482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3B9067DF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2DEDBC24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14577AA9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043A017" w14:textId="77777777" w:rsidTr="00CE215A">
        <w:tc>
          <w:tcPr>
            <w:tcW w:w="942" w:type="pct"/>
            <w:shd w:val="clear" w:color="auto" w:fill="auto"/>
          </w:tcPr>
          <w:p w14:paraId="32C55C1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86B8E30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142" w:type="pct"/>
            <w:shd w:val="clear" w:color="auto" w:fill="auto"/>
          </w:tcPr>
          <w:p w14:paraId="313AB67C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34776DDE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64BEA7AD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04" w:type="pct"/>
            <w:shd w:val="clear" w:color="auto" w:fill="auto"/>
          </w:tcPr>
          <w:p w14:paraId="01338360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399EF7D" w14:textId="77777777" w:rsidTr="00CE215A">
        <w:tc>
          <w:tcPr>
            <w:tcW w:w="942" w:type="pct"/>
            <w:shd w:val="clear" w:color="auto" w:fill="auto"/>
          </w:tcPr>
          <w:p w14:paraId="2D615E4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B69EF6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142" w:type="pct"/>
            <w:shd w:val="clear" w:color="auto" w:fill="auto"/>
          </w:tcPr>
          <w:p w14:paraId="7A11B69D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497A115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328" w:type="pct"/>
            <w:shd w:val="clear" w:color="auto" w:fill="auto"/>
          </w:tcPr>
          <w:p w14:paraId="180B5E0D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04" w:type="pct"/>
            <w:shd w:val="clear" w:color="auto" w:fill="auto"/>
          </w:tcPr>
          <w:p w14:paraId="0723CDC7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A331241" w14:textId="77777777" w:rsidTr="00CE215A">
        <w:tc>
          <w:tcPr>
            <w:tcW w:w="942" w:type="pct"/>
            <w:shd w:val="clear" w:color="auto" w:fill="auto"/>
          </w:tcPr>
          <w:p w14:paraId="4385379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8B3A4DA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142" w:type="pct"/>
            <w:shd w:val="clear" w:color="auto" w:fill="auto"/>
          </w:tcPr>
          <w:p w14:paraId="4EC83415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182F141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328" w:type="pct"/>
            <w:shd w:val="clear" w:color="auto" w:fill="auto"/>
          </w:tcPr>
          <w:p w14:paraId="476E2C78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04" w:type="pct"/>
            <w:shd w:val="clear" w:color="auto" w:fill="auto"/>
          </w:tcPr>
          <w:p w14:paraId="68ACD9F9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D68580F" w14:textId="77777777" w:rsidTr="00CE215A">
        <w:tc>
          <w:tcPr>
            <w:tcW w:w="942" w:type="pct"/>
            <w:shd w:val="clear" w:color="auto" w:fill="auto"/>
          </w:tcPr>
          <w:p w14:paraId="24501790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FA4C1E3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142" w:type="pct"/>
            <w:shd w:val="clear" w:color="auto" w:fill="auto"/>
          </w:tcPr>
          <w:p w14:paraId="5EAEDB62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75232819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328" w:type="pct"/>
            <w:shd w:val="clear" w:color="auto" w:fill="auto"/>
          </w:tcPr>
          <w:p w14:paraId="60C63DB1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04" w:type="pct"/>
            <w:shd w:val="clear" w:color="auto" w:fill="auto"/>
          </w:tcPr>
          <w:p w14:paraId="30399DD2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3B16D8B" w14:textId="77777777" w:rsidTr="00CE215A">
        <w:tc>
          <w:tcPr>
            <w:tcW w:w="942" w:type="pct"/>
            <w:shd w:val="clear" w:color="auto" w:fill="auto"/>
          </w:tcPr>
          <w:p w14:paraId="1706F7F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163814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142" w:type="pct"/>
            <w:shd w:val="clear" w:color="auto" w:fill="auto"/>
          </w:tcPr>
          <w:p w14:paraId="6162F2EE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C0E7D83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2F1E2D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04" w:type="pct"/>
            <w:shd w:val="clear" w:color="auto" w:fill="auto"/>
          </w:tcPr>
          <w:p w14:paraId="5498C459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44663C1" w14:textId="77777777" w:rsidTr="00CE215A">
        <w:tc>
          <w:tcPr>
            <w:tcW w:w="5000" w:type="pct"/>
            <w:gridSpan w:val="6"/>
            <w:shd w:val="clear" w:color="auto" w:fill="auto"/>
          </w:tcPr>
          <w:p w14:paraId="48C40D7E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574878" w:rsidRPr="001A4780" w14:paraId="0FB985CB" w14:textId="77777777" w:rsidTr="00CE215A">
        <w:tc>
          <w:tcPr>
            <w:tcW w:w="942" w:type="pct"/>
            <w:shd w:val="clear" w:color="auto" w:fill="auto"/>
          </w:tcPr>
          <w:p w14:paraId="3B6DB9CE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934" w:type="pct"/>
            <w:shd w:val="clear" w:color="auto" w:fill="auto"/>
          </w:tcPr>
          <w:p w14:paraId="7B7DF3BE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29FCAD0C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5D8763EC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2E114846" w14:textId="77777777" w:rsidR="005748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680E82B7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885A1B9" w14:textId="77777777" w:rsidTr="00CE215A">
        <w:tc>
          <w:tcPr>
            <w:tcW w:w="942" w:type="pct"/>
            <w:shd w:val="clear" w:color="auto" w:fill="auto"/>
          </w:tcPr>
          <w:p w14:paraId="5B4E720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B790946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142" w:type="pct"/>
            <w:shd w:val="clear" w:color="auto" w:fill="auto"/>
          </w:tcPr>
          <w:p w14:paraId="1D65AC02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608479A7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553BECF5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04" w:type="pct"/>
            <w:shd w:val="clear" w:color="auto" w:fill="auto"/>
          </w:tcPr>
          <w:p w14:paraId="76FE656B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AEDC5F4" w14:textId="77777777" w:rsidTr="00CE215A">
        <w:tc>
          <w:tcPr>
            <w:tcW w:w="942" w:type="pct"/>
            <w:shd w:val="clear" w:color="auto" w:fill="auto"/>
          </w:tcPr>
          <w:p w14:paraId="599A069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4FC3E5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142" w:type="pct"/>
            <w:shd w:val="clear" w:color="auto" w:fill="auto"/>
          </w:tcPr>
          <w:p w14:paraId="5BEFE412" w14:textId="77777777" w:rsidR="00574878" w:rsidRPr="00655FB3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D0D724A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328" w:type="pct"/>
            <w:shd w:val="clear" w:color="auto" w:fill="auto"/>
          </w:tcPr>
          <w:p w14:paraId="27E63C01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04" w:type="pct"/>
            <w:shd w:val="clear" w:color="auto" w:fill="auto"/>
          </w:tcPr>
          <w:p w14:paraId="4698B1E7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323FE2B" w14:textId="77777777" w:rsidTr="00CE215A">
        <w:tc>
          <w:tcPr>
            <w:tcW w:w="942" w:type="pct"/>
            <w:shd w:val="clear" w:color="auto" w:fill="auto"/>
          </w:tcPr>
          <w:p w14:paraId="3ED0161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FEBE17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142" w:type="pct"/>
            <w:shd w:val="clear" w:color="auto" w:fill="auto"/>
          </w:tcPr>
          <w:p w14:paraId="2734A6A3" w14:textId="77777777" w:rsidR="00574878" w:rsidRPr="00655FB3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9E974FC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328" w:type="pct"/>
            <w:shd w:val="clear" w:color="auto" w:fill="auto"/>
          </w:tcPr>
          <w:p w14:paraId="7C39C31B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04" w:type="pct"/>
            <w:shd w:val="clear" w:color="auto" w:fill="auto"/>
          </w:tcPr>
          <w:p w14:paraId="4EFEE1A9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254573" w14:paraId="74E3C8E6" w14:textId="77777777" w:rsidTr="00CE215A">
        <w:tc>
          <w:tcPr>
            <w:tcW w:w="5000" w:type="pct"/>
            <w:gridSpan w:val="6"/>
            <w:shd w:val="clear" w:color="auto" w:fill="auto"/>
          </w:tcPr>
          <w:p w14:paraId="36DA6F12" w14:textId="77777777" w:rsidR="00574878" w:rsidRPr="0025457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574878" w:rsidRPr="001A4780" w14:paraId="73F83452" w14:textId="77777777" w:rsidTr="00CE215A">
        <w:tc>
          <w:tcPr>
            <w:tcW w:w="942" w:type="pct"/>
            <w:shd w:val="clear" w:color="auto" w:fill="auto"/>
            <w:vAlign w:val="center"/>
          </w:tcPr>
          <w:p w14:paraId="619F04B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934" w:type="pct"/>
            <w:shd w:val="clear" w:color="auto" w:fill="auto"/>
            <w:vAlign w:val="center"/>
          </w:tcPr>
          <w:p w14:paraId="2C8475D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70A963A9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2D615131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328" w:type="pct"/>
            <w:shd w:val="clear" w:color="auto" w:fill="auto"/>
            <w:vAlign w:val="center"/>
          </w:tcPr>
          <w:p w14:paraId="097495F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58A95A40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</w:tr>
      <w:tr w:rsidR="00574878" w:rsidRPr="001A4780" w14:paraId="08FAED80" w14:textId="77777777" w:rsidTr="00CE215A">
        <w:tc>
          <w:tcPr>
            <w:tcW w:w="942" w:type="pct"/>
            <w:shd w:val="clear" w:color="auto" w:fill="auto"/>
            <w:vAlign w:val="center"/>
          </w:tcPr>
          <w:p w14:paraId="13FC1D49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9FC37C9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142" w:type="pct"/>
            <w:shd w:val="clear" w:color="auto" w:fill="auto"/>
          </w:tcPr>
          <w:p w14:paraId="6BF4F1AF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2EE8B458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305B71DB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3F2BA8E3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E77FC7F" w14:textId="77777777" w:rsidTr="00CE215A">
        <w:tc>
          <w:tcPr>
            <w:tcW w:w="942" w:type="pct"/>
            <w:shd w:val="clear" w:color="auto" w:fill="auto"/>
            <w:vAlign w:val="center"/>
          </w:tcPr>
          <w:p w14:paraId="1D760398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374AB9E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142" w:type="pct"/>
            <w:shd w:val="clear" w:color="auto" w:fill="auto"/>
          </w:tcPr>
          <w:p w14:paraId="3DE8BE97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24E479CE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6C218A3B" w14:textId="730C3CD5" w:rsidR="00574878" w:rsidRPr="00E45768" w:rsidRDefault="002D1F44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74878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5DC0F4B0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74878" w:rsidRPr="00254573" w14:paraId="67EC304A" w14:textId="77777777" w:rsidTr="00CE215A">
        <w:tc>
          <w:tcPr>
            <w:tcW w:w="5000" w:type="pct"/>
            <w:gridSpan w:val="6"/>
            <w:shd w:val="clear" w:color="auto" w:fill="auto"/>
          </w:tcPr>
          <w:p w14:paraId="6C1E77F0" w14:textId="3786A91F" w:rsidR="00574878" w:rsidRPr="00254573" w:rsidRDefault="002D1F44" w:rsidP="00574878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74878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574878" w:rsidRPr="001A4780" w14:paraId="3F3B01EB" w14:textId="77777777" w:rsidTr="00CE215A">
        <w:tc>
          <w:tcPr>
            <w:tcW w:w="942" w:type="pct"/>
            <w:shd w:val="clear" w:color="auto" w:fill="auto"/>
            <w:vAlign w:val="center"/>
          </w:tcPr>
          <w:p w14:paraId="6B057BB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934" w:type="pct"/>
            <w:shd w:val="clear" w:color="auto" w:fill="auto"/>
            <w:vAlign w:val="center"/>
          </w:tcPr>
          <w:p w14:paraId="4C673C5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2F81FBC5" w14:textId="77777777" w:rsidR="00574878" w:rsidRPr="006C6D44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28A47036" w14:textId="77777777" w:rsidR="00574878" w:rsidRPr="006C6D44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328" w:type="pct"/>
            <w:shd w:val="clear" w:color="auto" w:fill="auto"/>
            <w:vAlign w:val="center"/>
          </w:tcPr>
          <w:p w14:paraId="4771919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6AEA729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</w:tr>
      <w:tr w:rsidR="00574878" w:rsidRPr="001A4780" w14:paraId="664E0E2C" w14:textId="77777777" w:rsidTr="00CE215A">
        <w:tc>
          <w:tcPr>
            <w:tcW w:w="942" w:type="pct"/>
            <w:shd w:val="clear" w:color="auto" w:fill="auto"/>
            <w:vAlign w:val="center"/>
          </w:tcPr>
          <w:p w14:paraId="55C55FF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FFFB7DD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142" w:type="pct"/>
            <w:shd w:val="clear" w:color="auto" w:fill="auto"/>
          </w:tcPr>
          <w:p w14:paraId="603D5C0B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D010C21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1C3B2AAD" w14:textId="4412D9C3" w:rsidR="00574878" w:rsidRPr="003804BF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04" w:type="pct"/>
            <w:shd w:val="clear" w:color="auto" w:fill="auto"/>
          </w:tcPr>
          <w:p w14:paraId="24E0FCC6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</w:r>
            <w:r w:rsidRPr="003804BF">
              <w:rPr>
                <w:sz w:val="20"/>
              </w:rPr>
              <w:lastRenderedPageBreak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574878" w:rsidRPr="001B3D35" w14:paraId="3A0616CC" w14:textId="77777777" w:rsidTr="00CE215A">
        <w:tc>
          <w:tcPr>
            <w:tcW w:w="5000" w:type="pct"/>
            <w:gridSpan w:val="6"/>
            <w:shd w:val="clear" w:color="auto" w:fill="auto"/>
          </w:tcPr>
          <w:p w14:paraId="5B828A72" w14:textId="77777777" w:rsidR="00574878" w:rsidRPr="00655FB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lastRenderedPageBreak/>
              <w:t>Информация об организации, разместившей протокол</w:t>
            </w:r>
          </w:p>
        </w:tc>
      </w:tr>
      <w:tr w:rsidR="00574878" w:rsidRPr="001A4780" w14:paraId="26110CF1" w14:textId="77777777" w:rsidTr="00CE215A">
        <w:tc>
          <w:tcPr>
            <w:tcW w:w="942" w:type="pct"/>
            <w:shd w:val="clear" w:color="auto" w:fill="auto"/>
            <w:vAlign w:val="center"/>
          </w:tcPr>
          <w:p w14:paraId="16A572B8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934" w:type="pct"/>
            <w:shd w:val="clear" w:color="auto" w:fill="auto"/>
          </w:tcPr>
          <w:p w14:paraId="642EB1D1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E6888DF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3B57CD12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32630155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1B36F2E5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6D842BC" w14:textId="77777777" w:rsidTr="00CE215A">
        <w:tc>
          <w:tcPr>
            <w:tcW w:w="942" w:type="pct"/>
            <w:shd w:val="clear" w:color="auto" w:fill="auto"/>
            <w:vAlign w:val="center"/>
          </w:tcPr>
          <w:p w14:paraId="772A338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9084BF7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142" w:type="pct"/>
            <w:shd w:val="clear" w:color="auto" w:fill="auto"/>
          </w:tcPr>
          <w:p w14:paraId="3E570EEF" w14:textId="77777777" w:rsidR="00574878" w:rsidRPr="00B0747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CE4B640" w14:textId="77777777" w:rsidR="00574878" w:rsidRPr="00B07477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5D307D68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04" w:type="pct"/>
            <w:shd w:val="clear" w:color="auto" w:fill="auto"/>
          </w:tcPr>
          <w:p w14:paraId="2847D58D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368D481" w14:textId="77777777" w:rsidTr="00CE215A">
        <w:tc>
          <w:tcPr>
            <w:tcW w:w="942" w:type="pct"/>
            <w:shd w:val="clear" w:color="auto" w:fill="auto"/>
            <w:vAlign w:val="center"/>
          </w:tcPr>
          <w:p w14:paraId="11850F3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8A4D665" w14:textId="77777777" w:rsidR="00574878" w:rsidRPr="00B0747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142" w:type="pct"/>
            <w:shd w:val="clear" w:color="auto" w:fill="auto"/>
          </w:tcPr>
          <w:p w14:paraId="26C1A361" w14:textId="77777777" w:rsidR="00574878" w:rsidRPr="002B372D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6DA58D0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03209972" w14:textId="77777777" w:rsidR="00574878" w:rsidRPr="00B0747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04" w:type="pct"/>
            <w:shd w:val="clear" w:color="auto" w:fill="auto"/>
          </w:tcPr>
          <w:p w14:paraId="2FF41F7D" w14:textId="310FD371" w:rsidR="00574878" w:rsidRPr="00655FB3" w:rsidRDefault="00CC3755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574878" w:rsidRPr="001A4780" w14:paraId="38CCE897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27AD2764" w14:textId="77777777" w:rsidR="00574878" w:rsidRPr="009968C5" w:rsidRDefault="00574878" w:rsidP="00574878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574878" w:rsidRPr="001A4780" w14:paraId="1287FC3C" w14:textId="77777777" w:rsidTr="00CE215A">
        <w:tc>
          <w:tcPr>
            <w:tcW w:w="942" w:type="pct"/>
            <w:shd w:val="clear" w:color="auto" w:fill="auto"/>
          </w:tcPr>
          <w:p w14:paraId="2803CAB7" w14:textId="77777777" w:rsidR="00574878" w:rsidRPr="009968C5" w:rsidRDefault="00574878" w:rsidP="00574878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934" w:type="pct"/>
            <w:shd w:val="clear" w:color="auto" w:fill="auto"/>
          </w:tcPr>
          <w:p w14:paraId="34848A8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5BC216E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3FF69EC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7335E47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758BE2C8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5825ED4" w14:textId="77777777" w:rsidTr="00CE215A">
        <w:tc>
          <w:tcPr>
            <w:tcW w:w="942" w:type="pct"/>
            <w:shd w:val="clear" w:color="auto" w:fill="auto"/>
            <w:vAlign w:val="center"/>
          </w:tcPr>
          <w:p w14:paraId="05E43AB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FADBC8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142" w:type="pct"/>
            <w:shd w:val="clear" w:color="auto" w:fill="auto"/>
          </w:tcPr>
          <w:p w14:paraId="6725468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1C10771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3EB4E44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04" w:type="pct"/>
            <w:shd w:val="clear" w:color="auto" w:fill="auto"/>
          </w:tcPr>
          <w:p w14:paraId="3CA733FE" w14:textId="77777777" w:rsidR="00574878" w:rsidRDefault="00574878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7B233E" w:rsidRPr="001A4780" w14:paraId="4575B6A5" w14:textId="77777777" w:rsidTr="007B233E">
        <w:tc>
          <w:tcPr>
            <w:tcW w:w="942" w:type="pct"/>
            <w:shd w:val="clear" w:color="auto" w:fill="auto"/>
            <w:vAlign w:val="center"/>
          </w:tcPr>
          <w:p w14:paraId="188100B7" w14:textId="77777777" w:rsidR="007B233E" w:rsidRPr="006C6D44" w:rsidRDefault="007B233E" w:rsidP="007B233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80524E7" w14:textId="6DE033E3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142" w:type="pct"/>
            <w:shd w:val="clear" w:color="auto" w:fill="auto"/>
          </w:tcPr>
          <w:p w14:paraId="68658323" w14:textId="49A23D69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1964D206" w14:textId="4D6577FC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4BD9F0C4" w14:textId="78128B75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04" w:type="pct"/>
            <w:shd w:val="clear" w:color="auto" w:fill="auto"/>
          </w:tcPr>
          <w:p w14:paraId="2AF0AD3E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6E32EA07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02F67F13" w14:textId="32490BD3" w:rsidR="007B233E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574878" w:rsidRPr="001A4780" w14:paraId="55610070" w14:textId="77777777" w:rsidTr="00CE215A">
        <w:tc>
          <w:tcPr>
            <w:tcW w:w="942" w:type="pct"/>
            <w:shd w:val="clear" w:color="auto" w:fill="auto"/>
            <w:vAlign w:val="center"/>
          </w:tcPr>
          <w:p w14:paraId="257CD6C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147D85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142" w:type="pct"/>
            <w:shd w:val="clear" w:color="auto" w:fill="auto"/>
          </w:tcPr>
          <w:p w14:paraId="7C42A7B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24280C5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2F6E33C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04" w:type="pct"/>
            <w:shd w:val="clear" w:color="auto" w:fill="auto"/>
          </w:tcPr>
          <w:p w14:paraId="31C45E4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6285619C" w14:textId="77777777" w:rsidTr="00CE215A">
        <w:tc>
          <w:tcPr>
            <w:tcW w:w="942" w:type="pct"/>
            <w:shd w:val="clear" w:color="auto" w:fill="auto"/>
            <w:vAlign w:val="center"/>
          </w:tcPr>
          <w:p w14:paraId="055AA93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219BB35" w14:textId="77777777" w:rsidR="00574878" w:rsidRPr="001A4780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142" w:type="pct"/>
            <w:shd w:val="clear" w:color="auto" w:fill="auto"/>
          </w:tcPr>
          <w:p w14:paraId="302FA42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2EB8C249" w14:textId="77777777" w:rsidR="00574878" w:rsidRPr="001A4780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010246C3" w14:textId="77777777" w:rsidR="00574878" w:rsidRPr="001A4780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04" w:type="pct"/>
            <w:shd w:val="clear" w:color="auto" w:fill="auto"/>
          </w:tcPr>
          <w:p w14:paraId="4F614AF4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0A4BC71" w14:textId="77777777" w:rsidTr="00CE215A">
        <w:tc>
          <w:tcPr>
            <w:tcW w:w="942" w:type="pct"/>
            <w:shd w:val="clear" w:color="auto" w:fill="auto"/>
            <w:vAlign w:val="center"/>
          </w:tcPr>
          <w:p w14:paraId="31FE835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C01D9D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142" w:type="pct"/>
            <w:shd w:val="clear" w:color="auto" w:fill="auto"/>
          </w:tcPr>
          <w:p w14:paraId="3E0E747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B96693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644E81F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04" w:type="pct"/>
            <w:shd w:val="clear" w:color="auto" w:fill="auto"/>
          </w:tcPr>
          <w:p w14:paraId="32DC1880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574878" w:rsidRPr="001A4780" w14:paraId="5A1FAD8A" w14:textId="77777777" w:rsidTr="00CE215A">
        <w:tc>
          <w:tcPr>
            <w:tcW w:w="942" w:type="pct"/>
            <w:shd w:val="clear" w:color="auto" w:fill="auto"/>
            <w:vAlign w:val="center"/>
          </w:tcPr>
          <w:p w14:paraId="0ADE220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6CB49D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142" w:type="pct"/>
            <w:shd w:val="clear" w:color="auto" w:fill="auto"/>
          </w:tcPr>
          <w:p w14:paraId="3FDDAAC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35EC978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328" w:type="pct"/>
            <w:shd w:val="clear" w:color="auto" w:fill="auto"/>
          </w:tcPr>
          <w:p w14:paraId="507E526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04" w:type="pct"/>
            <w:shd w:val="clear" w:color="auto" w:fill="auto"/>
          </w:tcPr>
          <w:p w14:paraId="192C78B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574878" w:rsidRPr="001A4780" w14:paraId="43F0679C" w14:textId="77777777" w:rsidTr="00CE215A">
        <w:tc>
          <w:tcPr>
            <w:tcW w:w="942" w:type="pct"/>
            <w:shd w:val="clear" w:color="auto" w:fill="auto"/>
            <w:vAlign w:val="center"/>
          </w:tcPr>
          <w:p w14:paraId="0C5175A8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C1B5E7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142" w:type="pct"/>
            <w:shd w:val="clear" w:color="auto" w:fill="auto"/>
          </w:tcPr>
          <w:p w14:paraId="3102AF3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F08206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05D0DAD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04" w:type="pct"/>
            <w:shd w:val="clear" w:color="auto" w:fill="auto"/>
          </w:tcPr>
          <w:p w14:paraId="3867B9B4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7E4BFB30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574878" w:rsidRPr="001A4780" w14:paraId="2803AEB4" w14:textId="77777777" w:rsidTr="00CE215A">
        <w:tc>
          <w:tcPr>
            <w:tcW w:w="942" w:type="pct"/>
            <w:shd w:val="clear" w:color="auto" w:fill="auto"/>
            <w:vAlign w:val="center"/>
          </w:tcPr>
          <w:p w14:paraId="78C39938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2D9F97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142" w:type="pct"/>
            <w:shd w:val="clear" w:color="auto" w:fill="auto"/>
          </w:tcPr>
          <w:p w14:paraId="7F4461A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D636DE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6A7C420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04" w:type="pct"/>
            <w:shd w:val="clear" w:color="auto" w:fill="auto"/>
          </w:tcPr>
          <w:p w14:paraId="3BFF1F21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4559FB1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574878" w:rsidRPr="001A4780" w14:paraId="51DAC06A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3051EC1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574878" w:rsidRPr="001A4780" w14:paraId="5EC62B2C" w14:textId="77777777" w:rsidTr="00CE215A">
        <w:tc>
          <w:tcPr>
            <w:tcW w:w="942" w:type="pct"/>
            <w:shd w:val="clear" w:color="auto" w:fill="auto"/>
            <w:vAlign w:val="center"/>
          </w:tcPr>
          <w:p w14:paraId="501473B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934" w:type="pct"/>
            <w:shd w:val="clear" w:color="auto" w:fill="auto"/>
            <w:vAlign w:val="center"/>
          </w:tcPr>
          <w:p w14:paraId="3BA8A2E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  <w:vAlign w:val="center"/>
          </w:tcPr>
          <w:p w14:paraId="4F7D525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  <w:vAlign w:val="center"/>
          </w:tcPr>
          <w:p w14:paraId="15CC2A0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  <w:vAlign w:val="center"/>
          </w:tcPr>
          <w:p w14:paraId="5474E2E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2332612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A1CAFB0" w14:textId="77777777" w:rsidTr="00CE215A">
        <w:tc>
          <w:tcPr>
            <w:tcW w:w="942" w:type="pct"/>
            <w:shd w:val="clear" w:color="auto" w:fill="auto"/>
            <w:vAlign w:val="center"/>
          </w:tcPr>
          <w:p w14:paraId="7373298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  <w:vAlign w:val="center"/>
          </w:tcPr>
          <w:p w14:paraId="240DD5A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41CA097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7ED9CAA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043F8FB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1579BB8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3083D5EB" w14:textId="77777777" w:rsidTr="00CE215A">
        <w:tc>
          <w:tcPr>
            <w:tcW w:w="942" w:type="pct"/>
            <w:shd w:val="clear" w:color="auto" w:fill="auto"/>
            <w:vAlign w:val="center"/>
          </w:tcPr>
          <w:p w14:paraId="398CFE3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934" w:type="pct"/>
            <w:shd w:val="clear" w:color="auto" w:fill="auto"/>
            <w:vAlign w:val="center"/>
          </w:tcPr>
          <w:p w14:paraId="7101EAA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  <w:vAlign w:val="center"/>
          </w:tcPr>
          <w:p w14:paraId="71951FD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  <w:vAlign w:val="center"/>
          </w:tcPr>
          <w:p w14:paraId="00F2E33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  <w:vAlign w:val="center"/>
          </w:tcPr>
          <w:p w14:paraId="01031DF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6FA1E2B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1FF4DE1" w14:textId="77777777" w:rsidTr="00CE215A">
        <w:tc>
          <w:tcPr>
            <w:tcW w:w="942" w:type="pct"/>
            <w:shd w:val="clear" w:color="auto" w:fill="auto"/>
            <w:vAlign w:val="center"/>
          </w:tcPr>
          <w:p w14:paraId="4CB26985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386E24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18A41BF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6AD14F3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7AD88FD9" w14:textId="1A552705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611371B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DE6F75D" w14:textId="77777777" w:rsidTr="00CE215A">
        <w:tc>
          <w:tcPr>
            <w:tcW w:w="942" w:type="pct"/>
            <w:shd w:val="clear" w:color="auto" w:fill="auto"/>
            <w:vAlign w:val="center"/>
          </w:tcPr>
          <w:p w14:paraId="7A5B91F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5FCB4A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6AAA925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2CBC747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54CBB0F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25501FF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EE63B0C" w14:textId="77777777" w:rsidTr="00CE215A">
        <w:tc>
          <w:tcPr>
            <w:tcW w:w="942" w:type="pct"/>
            <w:shd w:val="clear" w:color="auto" w:fill="auto"/>
            <w:vAlign w:val="center"/>
          </w:tcPr>
          <w:p w14:paraId="70AC59D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EFF69A5" w14:textId="77777777" w:rsidR="00574878" w:rsidRPr="00E8791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47849F01" w14:textId="77777777" w:rsidR="00574878" w:rsidRPr="00E8791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45D4CED1" w14:textId="77777777" w:rsidR="00574878" w:rsidRPr="00E8791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100EFF85" w14:textId="77777777" w:rsidR="00574878" w:rsidRPr="00E8791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2A6D51C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5289B1E" w14:textId="77777777" w:rsidTr="00CE215A">
        <w:tc>
          <w:tcPr>
            <w:tcW w:w="942" w:type="pct"/>
            <w:shd w:val="clear" w:color="auto" w:fill="auto"/>
            <w:vAlign w:val="center"/>
          </w:tcPr>
          <w:p w14:paraId="2173FE5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9F15EA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3BC8B04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1D1EEFC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46E08AC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2F3952C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C1C3E2B" w14:textId="77777777" w:rsidTr="00CE215A">
        <w:tc>
          <w:tcPr>
            <w:tcW w:w="942" w:type="pct"/>
            <w:vMerge w:val="restart"/>
            <w:shd w:val="clear" w:color="auto" w:fill="auto"/>
            <w:vAlign w:val="center"/>
          </w:tcPr>
          <w:p w14:paraId="41D3A20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934" w:type="pct"/>
            <w:shd w:val="clear" w:color="auto" w:fill="auto"/>
          </w:tcPr>
          <w:p w14:paraId="6EFC592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61F5599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1C7A5AF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1D003AD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2CDD97FB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B58C147" w14:textId="77777777" w:rsidTr="00CE215A">
        <w:tc>
          <w:tcPr>
            <w:tcW w:w="942" w:type="pct"/>
            <w:vMerge/>
            <w:shd w:val="clear" w:color="auto" w:fill="auto"/>
            <w:vAlign w:val="center"/>
          </w:tcPr>
          <w:p w14:paraId="7289C41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A35C49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6BC27FF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1FB4BED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74090A5A" w14:textId="12E9E6F4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19DF01E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8F5DF50" w14:textId="77777777" w:rsidTr="00CE215A">
        <w:tc>
          <w:tcPr>
            <w:tcW w:w="942" w:type="pct"/>
            <w:vMerge/>
            <w:shd w:val="clear" w:color="auto" w:fill="auto"/>
            <w:vAlign w:val="center"/>
          </w:tcPr>
          <w:p w14:paraId="36FB89C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AE1479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142" w:type="pct"/>
            <w:shd w:val="clear" w:color="auto" w:fill="auto"/>
          </w:tcPr>
          <w:p w14:paraId="5F857EA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1F59532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40D770E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04" w:type="pct"/>
            <w:shd w:val="clear" w:color="auto" w:fill="auto"/>
          </w:tcPr>
          <w:p w14:paraId="2414470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574878" w:rsidRPr="001A4780" w14:paraId="775E0A4E" w14:textId="77777777" w:rsidTr="00CE215A">
        <w:tc>
          <w:tcPr>
            <w:tcW w:w="942" w:type="pct"/>
            <w:shd w:val="clear" w:color="auto" w:fill="auto"/>
            <w:vAlign w:val="center"/>
          </w:tcPr>
          <w:p w14:paraId="4B84DEF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36BBBC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17104ED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67AC42E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568F5A61" w14:textId="2238DCF7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74878">
              <w:rPr>
                <w:sz w:val="20"/>
              </w:rPr>
              <w:t xml:space="preserve"> документа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548B197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76EC0F4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6DBE4520" w14:textId="7A81C260" w:rsidR="00574878" w:rsidRDefault="002D1F44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74878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574878" w:rsidRPr="001A4780" w14:paraId="627B2F8E" w14:textId="77777777" w:rsidTr="00CE215A">
        <w:tc>
          <w:tcPr>
            <w:tcW w:w="942" w:type="pct"/>
            <w:shd w:val="clear" w:color="auto" w:fill="auto"/>
            <w:vAlign w:val="center"/>
          </w:tcPr>
          <w:p w14:paraId="2EED32D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934" w:type="pct"/>
            <w:shd w:val="clear" w:color="auto" w:fill="auto"/>
            <w:vAlign w:val="center"/>
          </w:tcPr>
          <w:p w14:paraId="5CC573D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  <w:vAlign w:val="center"/>
          </w:tcPr>
          <w:p w14:paraId="1DFB0A3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  <w:vAlign w:val="center"/>
          </w:tcPr>
          <w:p w14:paraId="42C33EB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  <w:vAlign w:val="center"/>
          </w:tcPr>
          <w:p w14:paraId="5749B37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4175E26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4709AE0" w14:textId="77777777" w:rsidTr="00CE215A">
        <w:tc>
          <w:tcPr>
            <w:tcW w:w="942" w:type="pct"/>
            <w:shd w:val="clear" w:color="auto" w:fill="auto"/>
            <w:vAlign w:val="center"/>
          </w:tcPr>
          <w:p w14:paraId="2ADC45E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  <w:vAlign w:val="center"/>
          </w:tcPr>
          <w:p w14:paraId="5F71CD2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2BD78FF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07BB68F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3BB6FBAA" w14:textId="5F0AC420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75E16F1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06E69B37" w14:textId="77777777" w:rsidTr="00CE215A">
        <w:tc>
          <w:tcPr>
            <w:tcW w:w="942" w:type="pct"/>
            <w:shd w:val="clear" w:color="auto" w:fill="auto"/>
            <w:vAlign w:val="center"/>
          </w:tcPr>
          <w:p w14:paraId="4EF2806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934" w:type="pct"/>
            <w:shd w:val="clear" w:color="auto" w:fill="auto"/>
            <w:vAlign w:val="center"/>
          </w:tcPr>
          <w:p w14:paraId="4835DBD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  <w:vAlign w:val="center"/>
          </w:tcPr>
          <w:p w14:paraId="5540C0A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  <w:vAlign w:val="center"/>
          </w:tcPr>
          <w:p w14:paraId="302C44F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  <w:vAlign w:val="center"/>
          </w:tcPr>
          <w:p w14:paraId="2D5EF10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2E517AF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057AEB6" w14:textId="77777777" w:rsidTr="00CE215A">
        <w:tc>
          <w:tcPr>
            <w:tcW w:w="942" w:type="pct"/>
            <w:shd w:val="clear" w:color="auto" w:fill="auto"/>
            <w:vAlign w:val="center"/>
          </w:tcPr>
          <w:p w14:paraId="57DD45C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ECAB0F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20F4E7F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6E74244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78A0BC6A" w14:textId="0B52D979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04" w:type="pct"/>
            <w:shd w:val="clear" w:color="auto" w:fill="auto"/>
          </w:tcPr>
          <w:p w14:paraId="49691BA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574878" w:rsidRPr="001A4780" w14:paraId="224A2B8C" w14:textId="77777777" w:rsidTr="00CE215A">
        <w:tc>
          <w:tcPr>
            <w:tcW w:w="5000" w:type="pct"/>
            <w:gridSpan w:val="6"/>
            <w:shd w:val="clear" w:color="auto" w:fill="auto"/>
          </w:tcPr>
          <w:p w14:paraId="1ED6676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574878" w:rsidRPr="001A4780" w14:paraId="6517B266" w14:textId="77777777" w:rsidTr="00CE215A">
        <w:tc>
          <w:tcPr>
            <w:tcW w:w="942" w:type="pct"/>
            <w:shd w:val="clear" w:color="auto" w:fill="auto"/>
          </w:tcPr>
          <w:p w14:paraId="12754BC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934" w:type="pct"/>
            <w:shd w:val="clear" w:color="auto" w:fill="auto"/>
          </w:tcPr>
          <w:p w14:paraId="38E850A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" w:type="pct"/>
            <w:shd w:val="clear" w:color="auto" w:fill="auto"/>
          </w:tcPr>
          <w:p w14:paraId="436A13B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350" w:type="pct"/>
            <w:shd w:val="clear" w:color="auto" w:fill="auto"/>
          </w:tcPr>
          <w:p w14:paraId="57825A0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8" w:type="pct"/>
            <w:shd w:val="clear" w:color="auto" w:fill="auto"/>
          </w:tcPr>
          <w:p w14:paraId="3EC4612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04" w:type="pct"/>
            <w:shd w:val="clear" w:color="auto" w:fill="auto"/>
          </w:tcPr>
          <w:p w14:paraId="0ED0389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7A882218" w14:textId="77777777" w:rsidTr="00CE215A">
        <w:tc>
          <w:tcPr>
            <w:tcW w:w="942" w:type="pct"/>
            <w:shd w:val="clear" w:color="auto" w:fill="auto"/>
          </w:tcPr>
          <w:p w14:paraId="5923E01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0581DC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142" w:type="pct"/>
            <w:shd w:val="clear" w:color="auto" w:fill="auto"/>
          </w:tcPr>
          <w:p w14:paraId="5F7A61A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50257F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75F6171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04" w:type="pct"/>
            <w:shd w:val="clear" w:color="auto" w:fill="auto"/>
          </w:tcPr>
          <w:p w14:paraId="7CE1B921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00497B7" w14:textId="77777777" w:rsidTr="00CE215A">
        <w:tc>
          <w:tcPr>
            <w:tcW w:w="942" w:type="pct"/>
            <w:shd w:val="clear" w:color="auto" w:fill="auto"/>
          </w:tcPr>
          <w:p w14:paraId="5390DD5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77883EB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142" w:type="pct"/>
            <w:shd w:val="clear" w:color="auto" w:fill="auto"/>
          </w:tcPr>
          <w:p w14:paraId="40DB438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36BA89B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2D419B4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04" w:type="pct"/>
            <w:shd w:val="clear" w:color="auto" w:fill="auto"/>
          </w:tcPr>
          <w:p w14:paraId="48EFBBC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518570FA" w14:textId="77777777" w:rsidTr="00CE215A">
        <w:tc>
          <w:tcPr>
            <w:tcW w:w="942" w:type="pct"/>
            <w:shd w:val="clear" w:color="auto" w:fill="auto"/>
          </w:tcPr>
          <w:p w14:paraId="3B3D251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3C3D1F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7A5BEEC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33E49C5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644E911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04" w:type="pct"/>
            <w:shd w:val="clear" w:color="auto" w:fill="auto"/>
          </w:tcPr>
          <w:p w14:paraId="3521173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3EFA1CE" w14:textId="77777777" w:rsidTr="00CE215A">
        <w:tc>
          <w:tcPr>
            <w:tcW w:w="942" w:type="pct"/>
            <w:shd w:val="clear" w:color="auto" w:fill="auto"/>
          </w:tcPr>
          <w:p w14:paraId="074BFD4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940CAE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142" w:type="pct"/>
            <w:shd w:val="clear" w:color="auto" w:fill="auto"/>
          </w:tcPr>
          <w:p w14:paraId="15B4397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3E0E2DC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0FEFC1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04" w:type="pct"/>
            <w:shd w:val="clear" w:color="auto" w:fill="auto"/>
          </w:tcPr>
          <w:p w14:paraId="1118EAA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ED261CF" w14:textId="77777777" w:rsidTr="00CE215A">
        <w:tc>
          <w:tcPr>
            <w:tcW w:w="5000" w:type="pct"/>
            <w:gridSpan w:val="6"/>
            <w:shd w:val="clear" w:color="auto" w:fill="auto"/>
          </w:tcPr>
          <w:p w14:paraId="1B1EFCB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574878" w:rsidRPr="001A4780" w14:paraId="1A5047E1" w14:textId="77777777" w:rsidTr="00CE215A">
        <w:tc>
          <w:tcPr>
            <w:tcW w:w="942" w:type="pct"/>
            <w:shd w:val="clear" w:color="auto" w:fill="auto"/>
          </w:tcPr>
          <w:p w14:paraId="37FF0DCD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934" w:type="pct"/>
            <w:shd w:val="clear" w:color="auto" w:fill="auto"/>
          </w:tcPr>
          <w:p w14:paraId="4EC155E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A085B7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5DAB114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06C260C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6A069A0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4604906" w14:textId="77777777" w:rsidTr="00CE215A">
        <w:tc>
          <w:tcPr>
            <w:tcW w:w="942" w:type="pct"/>
            <w:vMerge w:val="restart"/>
            <w:shd w:val="clear" w:color="auto" w:fill="auto"/>
            <w:vAlign w:val="center"/>
          </w:tcPr>
          <w:p w14:paraId="14E238D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934" w:type="pct"/>
            <w:shd w:val="clear" w:color="auto" w:fill="auto"/>
          </w:tcPr>
          <w:p w14:paraId="45AB492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142" w:type="pct"/>
            <w:shd w:val="clear" w:color="auto" w:fill="auto"/>
          </w:tcPr>
          <w:p w14:paraId="5721333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FB739C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330248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04" w:type="pct"/>
            <w:shd w:val="clear" w:color="auto" w:fill="auto"/>
          </w:tcPr>
          <w:p w14:paraId="08F5AFA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CC6C5AB" w14:textId="77777777" w:rsidTr="00CE215A">
        <w:tc>
          <w:tcPr>
            <w:tcW w:w="942" w:type="pct"/>
            <w:vMerge/>
            <w:shd w:val="clear" w:color="auto" w:fill="auto"/>
          </w:tcPr>
          <w:p w14:paraId="0CDE3D3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4DFAFF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142" w:type="pct"/>
            <w:shd w:val="clear" w:color="auto" w:fill="auto"/>
          </w:tcPr>
          <w:p w14:paraId="546D6A2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48EE79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9582C6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04" w:type="pct"/>
            <w:shd w:val="clear" w:color="auto" w:fill="auto"/>
          </w:tcPr>
          <w:p w14:paraId="46AC585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14CE962" w14:textId="77777777" w:rsidTr="00CE215A">
        <w:tc>
          <w:tcPr>
            <w:tcW w:w="942" w:type="pct"/>
            <w:vMerge/>
            <w:shd w:val="clear" w:color="auto" w:fill="auto"/>
          </w:tcPr>
          <w:p w14:paraId="509A21D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410099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142" w:type="pct"/>
            <w:shd w:val="clear" w:color="auto" w:fill="auto"/>
          </w:tcPr>
          <w:p w14:paraId="364CEEA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06D304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7E0D31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04" w:type="pct"/>
            <w:shd w:val="clear" w:color="auto" w:fill="auto"/>
          </w:tcPr>
          <w:p w14:paraId="470E793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7408801" w14:textId="77777777" w:rsidTr="00CE215A">
        <w:tc>
          <w:tcPr>
            <w:tcW w:w="942" w:type="pct"/>
            <w:vMerge/>
            <w:shd w:val="clear" w:color="auto" w:fill="auto"/>
          </w:tcPr>
          <w:p w14:paraId="4EA2032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85F017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2FC85BC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3476569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3AE56CA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0E86DFB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BC37A59" w14:textId="77777777" w:rsidTr="00CE215A">
        <w:tc>
          <w:tcPr>
            <w:tcW w:w="5000" w:type="pct"/>
            <w:gridSpan w:val="6"/>
            <w:shd w:val="clear" w:color="auto" w:fill="auto"/>
          </w:tcPr>
          <w:p w14:paraId="31AE6E1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574878" w:rsidRPr="001A4780" w14:paraId="5F651727" w14:textId="77777777" w:rsidTr="00CE215A">
        <w:tc>
          <w:tcPr>
            <w:tcW w:w="942" w:type="pct"/>
            <w:shd w:val="clear" w:color="auto" w:fill="auto"/>
          </w:tcPr>
          <w:p w14:paraId="65396F1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934" w:type="pct"/>
            <w:shd w:val="clear" w:color="auto" w:fill="auto"/>
          </w:tcPr>
          <w:p w14:paraId="6766A4A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7C6C34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4F3F42C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48F0C18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573D2298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C750501" w14:textId="77777777" w:rsidTr="00CE215A">
        <w:tc>
          <w:tcPr>
            <w:tcW w:w="942" w:type="pct"/>
            <w:shd w:val="clear" w:color="auto" w:fill="auto"/>
          </w:tcPr>
          <w:p w14:paraId="44362FA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DCDDBA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142" w:type="pct"/>
            <w:shd w:val="clear" w:color="auto" w:fill="auto"/>
          </w:tcPr>
          <w:p w14:paraId="0D7056E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29C3CA6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573847A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04" w:type="pct"/>
            <w:shd w:val="clear" w:color="auto" w:fill="auto"/>
          </w:tcPr>
          <w:p w14:paraId="2522A08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2C19C2F" w14:textId="77777777" w:rsidTr="00CE215A">
        <w:tc>
          <w:tcPr>
            <w:tcW w:w="5000" w:type="pct"/>
            <w:gridSpan w:val="6"/>
            <w:shd w:val="clear" w:color="auto" w:fill="auto"/>
          </w:tcPr>
          <w:p w14:paraId="704DC66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574878" w:rsidRPr="001A4780" w14:paraId="52B83625" w14:textId="77777777" w:rsidTr="00CE215A">
        <w:tc>
          <w:tcPr>
            <w:tcW w:w="942" w:type="pct"/>
            <w:shd w:val="clear" w:color="auto" w:fill="auto"/>
          </w:tcPr>
          <w:p w14:paraId="0891A27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934" w:type="pct"/>
            <w:shd w:val="clear" w:color="auto" w:fill="auto"/>
          </w:tcPr>
          <w:p w14:paraId="5611D47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0511C0E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1521998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450AF04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4FB0F51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650F806" w14:textId="77777777" w:rsidTr="00CE215A">
        <w:tc>
          <w:tcPr>
            <w:tcW w:w="942" w:type="pct"/>
            <w:vMerge w:val="restart"/>
            <w:shd w:val="clear" w:color="auto" w:fill="auto"/>
            <w:vAlign w:val="center"/>
          </w:tcPr>
          <w:p w14:paraId="000216C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934" w:type="pct"/>
            <w:shd w:val="clear" w:color="auto" w:fill="auto"/>
          </w:tcPr>
          <w:p w14:paraId="6B30113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142" w:type="pct"/>
            <w:shd w:val="clear" w:color="auto" w:fill="auto"/>
          </w:tcPr>
          <w:p w14:paraId="2E10D3F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56A10E9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BB9787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04" w:type="pct"/>
            <w:shd w:val="clear" w:color="auto" w:fill="auto"/>
          </w:tcPr>
          <w:p w14:paraId="1550581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1865AF5" w14:textId="77777777" w:rsidTr="00CE215A">
        <w:tc>
          <w:tcPr>
            <w:tcW w:w="942" w:type="pct"/>
            <w:vMerge/>
            <w:shd w:val="clear" w:color="auto" w:fill="auto"/>
          </w:tcPr>
          <w:p w14:paraId="2B47CD75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CA1BBB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142" w:type="pct"/>
            <w:shd w:val="clear" w:color="auto" w:fill="auto"/>
          </w:tcPr>
          <w:p w14:paraId="63AB873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66F2F1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26F0EC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04" w:type="pct"/>
            <w:shd w:val="clear" w:color="auto" w:fill="auto"/>
          </w:tcPr>
          <w:p w14:paraId="6995C3D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E104614" w14:textId="77777777" w:rsidTr="00CE215A">
        <w:tc>
          <w:tcPr>
            <w:tcW w:w="5000" w:type="pct"/>
            <w:gridSpan w:val="6"/>
            <w:shd w:val="clear" w:color="auto" w:fill="auto"/>
          </w:tcPr>
          <w:p w14:paraId="0A5C32A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574878" w:rsidRPr="001A4780" w14:paraId="212D29F0" w14:textId="77777777" w:rsidTr="00CE215A">
        <w:tc>
          <w:tcPr>
            <w:tcW w:w="942" w:type="pct"/>
            <w:shd w:val="clear" w:color="auto" w:fill="auto"/>
          </w:tcPr>
          <w:p w14:paraId="215D281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934" w:type="pct"/>
            <w:shd w:val="clear" w:color="auto" w:fill="auto"/>
          </w:tcPr>
          <w:p w14:paraId="0DD79E0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23D6115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6664032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25DAEDF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5AE869B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E79B594" w14:textId="77777777" w:rsidTr="00CE215A">
        <w:tc>
          <w:tcPr>
            <w:tcW w:w="942" w:type="pct"/>
            <w:shd w:val="clear" w:color="auto" w:fill="auto"/>
          </w:tcPr>
          <w:p w14:paraId="5CAEB17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4DAA41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142" w:type="pct"/>
            <w:shd w:val="clear" w:color="auto" w:fill="auto"/>
          </w:tcPr>
          <w:p w14:paraId="42D6680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3662255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328" w:type="pct"/>
            <w:shd w:val="clear" w:color="auto" w:fill="auto"/>
          </w:tcPr>
          <w:p w14:paraId="6E4069E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04" w:type="pct"/>
            <w:shd w:val="clear" w:color="auto" w:fill="auto"/>
          </w:tcPr>
          <w:p w14:paraId="382BAC31" w14:textId="70BBC0F6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574878" w:rsidRPr="001A4780" w14:paraId="70FEA1C8" w14:textId="77777777" w:rsidTr="00CE215A">
        <w:tc>
          <w:tcPr>
            <w:tcW w:w="942" w:type="pct"/>
            <w:shd w:val="clear" w:color="auto" w:fill="auto"/>
          </w:tcPr>
          <w:p w14:paraId="1E37F08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313CF0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142" w:type="pct"/>
            <w:shd w:val="clear" w:color="auto" w:fill="auto"/>
          </w:tcPr>
          <w:p w14:paraId="09FAF54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BA13AB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328" w:type="pct"/>
            <w:shd w:val="clear" w:color="auto" w:fill="auto"/>
          </w:tcPr>
          <w:p w14:paraId="7355D9E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04" w:type="pct"/>
            <w:shd w:val="clear" w:color="auto" w:fill="auto"/>
          </w:tcPr>
          <w:p w14:paraId="3F95CDA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574878" w:rsidRPr="001A4780" w14:paraId="12FE32FE" w14:textId="77777777" w:rsidTr="00CE215A">
        <w:tc>
          <w:tcPr>
            <w:tcW w:w="942" w:type="pct"/>
            <w:shd w:val="clear" w:color="auto" w:fill="auto"/>
          </w:tcPr>
          <w:p w14:paraId="73915F0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AF6920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142" w:type="pct"/>
            <w:shd w:val="clear" w:color="auto" w:fill="auto"/>
          </w:tcPr>
          <w:p w14:paraId="504D5A0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283BAE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328" w:type="pct"/>
            <w:shd w:val="clear" w:color="auto" w:fill="auto"/>
          </w:tcPr>
          <w:p w14:paraId="52A6DDA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04" w:type="pct"/>
            <w:shd w:val="clear" w:color="auto" w:fill="auto"/>
          </w:tcPr>
          <w:p w14:paraId="66923B6A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</w:t>
            </w:r>
            <w:r w:rsidRPr="006D7645">
              <w:rPr>
                <w:sz w:val="20"/>
              </w:rPr>
              <w:lastRenderedPageBreak/>
              <w:t>изменений в текстовом виде</w:t>
            </w:r>
          </w:p>
        </w:tc>
      </w:tr>
      <w:tr w:rsidR="004A5F56" w:rsidRPr="001A4780" w14:paraId="40F81BC3" w14:textId="77777777" w:rsidTr="00CE215A">
        <w:tc>
          <w:tcPr>
            <w:tcW w:w="942" w:type="pct"/>
            <w:shd w:val="clear" w:color="auto" w:fill="auto"/>
          </w:tcPr>
          <w:p w14:paraId="1BA1D27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A14FC06" w14:textId="6A482291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142" w:type="pct"/>
            <w:shd w:val="clear" w:color="auto" w:fill="auto"/>
          </w:tcPr>
          <w:p w14:paraId="02153A44" w14:textId="6C62F37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368EC24" w14:textId="2B22C71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328" w:type="pct"/>
            <w:shd w:val="clear" w:color="auto" w:fill="auto"/>
          </w:tcPr>
          <w:p w14:paraId="6B37E5B6" w14:textId="703C934C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5A7476A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9C064C" w14:textId="77777777" w:rsidTr="00CE215A">
        <w:tc>
          <w:tcPr>
            <w:tcW w:w="942" w:type="pct"/>
            <w:shd w:val="clear" w:color="auto" w:fill="auto"/>
          </w:tcPr>
          <w:p w14:paraId="267F212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628A3B8" w14:textId="5EEBB18F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142" w:type="pct"/>
            <w:shd w:val="clear" w:color="auto" w:fill="auto"/>
          </w:tcPr>
          <w:p w14:paraId="101DCB06" w14:textId="1307AAF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2025E59" w14:textId="2836B4C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0FEA6CE1" w14:textId="55C1F11C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2F5FA07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9DA7B99" w14:textId="77777777" w:rsidTr="00CE215A">
        <w:tc>
          <w:tcPr>
            <w:tcW w:w="5000" w:type="pct"/>
            <w:gridSpan w:val="6"/>
            <w:shd w:val="clear" w:color="auto" w:fill="auto"/>
          </w:tcPr>
          <w:p w14:paraId="3CF6F9D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657C417C" w14:textId="77777777" w:rsidTr="00CE215A">
        <w:tc>
          <w:tcPr>
            <w:tcW w:w="942" w:type="pct"/>
            <w:shd w:val="clear" w:color="auto" w:fill="auto"/>
          </w:tcPr>
          <w:p w14:paraId="7DC4910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934" w:type="pct"/>
            <w:shd w:val="clear" w:color="auto" w:fill="auto"/>
          </w:tcPr>
          <w:p w14:paraId="78FC50F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02BC1AE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056203A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1C3262A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53FE7FD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77F707" w14:textId="77777777" w:rsidTr="00CE215A">
        <w:tc>
          <w:tcPr>
            <w:tcW w:w="942" w:type="pct"/>
            <w:shd w:val="clear" w:color="auto" w:fill="auto"/>
          </w:tcPr>
          <w:p w14:paraId="6AE92A1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E00410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142" w:type="pct"/>
            <w:shd w:val="clear" w:color="auto" w:fill="auto"/>
          </w:tcPr>
          <w:p w14:paraId="3ACB2B1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1F41F09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3FB8CB9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04" w:type="pct"/>
            <w:shd w:val="clear" w:color="auto" w:fill="auto"/>
          </w:tcPr>
          <w:p w14:paraId="2F684DA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3D4304C" w14:textId="77777777" w:rsidTr="00CE215A">
        <w:tc>
          <w:tcPr>
            <w:tcW w:w="942" w:type="pct"/>
            <w:shd w:val="clear" w:color="auto" w:fill="auto"/>
          </w:tcPr>
          <w:p w14:paraId="484CAEF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0E046D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142" w:type="pct"/>
            <w:shd w:val="clear" w:color="auto" w:fill="auto"/>
          </w:tcPr>
          <w:p w14:paraId="770B7B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E7BA7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38CAC392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04" w:type="pct"/>
            <w:shd w:val="clear" w:color="auto" w:fill="auto"/>
          </w:tcPr>
          <w:p w14:paraId="55BD82AB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624AB0A9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66683BBA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47C843D5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68DF267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31A307B5" w14:textId="77777777" w:rsidTr="00CE215A">
        <w:tc>
          <w:tcPr>
            <w:tcW w:w="942" w:type="pct"/>
            <w:shd w:val="clear" w:color="auto" w:fill="auto"/>
          </w:tcPr>
          <w:p w14:paraId="0E4DB7D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693747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142" w:type="pct"/>
            <w:shd w:val="clear" w:color="auto" w:fill="auto"/>
          </w:tcPr>
          <w:p w14:paraId="71E821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716C03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328" w:type="pct"/>
            <w:shd w:val="clear" w:color="auto" w:fill="auto"/>
          </w:tcPr>
          <w:p w14:paraId="57BD1EF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04" w:type="pct"/>
            <w:shd w:val="clear" w:color="auto" w:fill="auto"/>
          </w:tcPr>
          <w:p w14:paraId="0D59306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6DD4883" w14:textId="77777777" w:rsidTr="00CE215A">
        <w:tc>
          <w:tcPr>
            <w:tcW w:w="942" w:type="pct"/>
            <w:shd w:val="clear" w:color="auto" w:fill="auto"/>
          </w:tcPr>
          <w:p w14:paraId="566B833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596CF3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142" w:type="pct"/>
            <w:shd w:val="clear" w:color="auto" w:fill="auto"/>
          </w:tcPr>
          <w:p w14:paraId="35986E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33C7EE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1828720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04" w:type="pct"/>
            <w:shd w:val="clear" w:color="auto" w:fill="auto"/>
          </w:tcPr>
          <w:p w14:paraId="62AB0B4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D9D8EB6" w14:textId="77777777" w:rsidTr="00CE215A">
        <w:tc>
          <w:tcPr>
            <w:tcW w:w="942" w:type="pct"/>
            <w:shd w:val="clear" w:color="auto" w:fill="auto"/>
          </w:tcPr>
          <w:p w14:paraId="0233A4A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23F829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142" w:type="pct"/>
            <w:shd w:val="clear" w:color="auto" w:fill="auto"/>
          </w:tcPr>
          <w:p w14:paraId="2980B27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94C76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328" w:type="pct"/>
            <w:shd w:val="clear" w:color="auto" w:fill="auto"/>
          </w:tcPr>
          <w:p w14:paraId="157DEBB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04" w:type="pct"/>
            <w:shd w:val="clear" w:color="auto" w:fill="auto"/>
          </w:tcPr>
          <w:p w14:paraId="1AC834C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E17F5A5" w14:textId="77777777" w:rsidTr="00CE215A">
        <w:tc>
          <w:tcPr>
            <w:tcW w:w="5000" w:type="pct"/>
            <w:gridSpan w:val="6"/>
            <w:shd w:val="clear" w:color="auto" w:fill="auto"/>
          </w:tcPr>
          <w:p w14:paraId="70789C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1547B83F" w14:textId="77777777" w:rsidTr="00CE215A">
        <w:tc>
          <w:tcPr>
            <w:tcW w:w="942" w:type="pct"/>
            <w:shd w:val="clear" w:color="auto" w:fill="auto"/>
          </w:tcPr>
          <w:p w14:paraId="5837A86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934" w:type="pct"/>
            <w:shd w:val="clear" w:color="auto" w:fill="auto"/>
          </w:tcPr>
          <w:p w14:paraId="6A44AC7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798654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5C7178A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082DA8A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5AAC0BA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C5984BC" w14:textId="77777777" w:rsidTr="00CE215A">
        <w:tc>
          <w:tcPr>
            <w:tcW w:w="942" w:type="pct"/>
            <w:shd w:val="clear" w:color="auto" w:fill="auto"/>
          </w:tcPr>
          <w:p w14:paraId="7B7413A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F23453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142" w:type="pct"/>
            <w:shd w:val="clear" w:color="auto" w:fill="auto"/>
          </w:tcPr>
          <w:p w14:paraId="7723FEF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3AF9205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025ACF4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04" w:type="pct"/>
            <w:shd w:val="clear" w:color="auto" w:fill="auto"/>
          </w:tcPr>
          <w:p w14:paraId="70CE7B3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88F3E1" w14:textId="77777777" w:rsidTr="00CE215A">
        <w:tc>
          <w:tcPr>
            <w:tcW w:w="942" w:type="pct"/>
            <w:shd w:val="clear" w:color="auto" w:fill="auto"/>
          </w:tcPr>
          <w:p w14:paraId="5146010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5A2567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142" w:type="pct"/>
            <w:shd w:val="clear" w:color="auto" w:fill="auto"/>
          </w:tcPr>
          <w:p w14:paraId="3FDCD7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63C48F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328" w:type="pct"/>
            <w:shd w:val="clear" w:color="auto" w:fill="auto"/>
          </w:tcPr>
          <w:p w14:paraId="21C7003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04" w:type="pct"/>
            <w:shd w:val="clear" w:color="auto" w:fill="auto"/>
          </w:tcPr>
          <w:p w14:paraId="6A6046C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8622CA0" w14:textId="77777777" w:rsidTr="00CE215A">
        <w:tc>
          <w:tcPr>
            <w:tcW w:w="942" w:type="pct"/>
            <w:shd w:val="clear" w:color="auto" w:fill="auto"/>
          </w:tcPr>
          <w:p w14:paraId="4300A43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AA831D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142" w:type="pct"/>
            <w:shd w:val="clear" w:color="auto" w:fill="auto"/>
          </w:tcPr>
          <w:p w14:paraId="718CBB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3F0218C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4E7C9CA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04" w:type="pct"/>
            <w:shd w:val="clear" w:color="auto" w:fill="auto"/>
          </w:tcPr>
          <w:p w14:paraId="1D93564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64A58F3" w14:textId="77777777" w:rsidTr="00CE215A">
        <w:tc>
          <w:tcPr>
            <w:tcW w:w="942" w:type="pct"/>
            <w:shd w:val="clear" w:color="auto" w:fill="auto"/>
          </w:tcPr>
          <w:p w14:paraId="2956C48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0BD3C3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142" w:type="pct"/>
            <w:shd w:val="clear" w:color="auto" w:fill="auto"/>
          </w:tcPr>
          <w:p w14:paraId="76BAE78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B5154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328" w:type="pct"/>
            <w:shd w:val="clear" w:color="auto" w:fill="auto"/>
          </w:tcPr>
          <w:p w14:paraId="7A1FCC5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04" w:type="pct"/>
            <w:shd w:val="clear" w:color="auto" w:fill="auto"/>
          </w:tcPr>
          <w:p w14:paraId="30EFB04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B29113F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1D4355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4A5F56" w:rsidRPr="001A4780" w14:paraId="7A0B9990" w14:textId="77777777" w:rsidTr="00CE215A">
        <w:tc>
          <w:tcPr>
            <w:tcW w:w="942" w:type="pct"/>
            <w:shd w:val="clear" w:color="auto" w:fill="auto"/>
            <w:vAlign w:val="center"/>
          </w:tcPr>
          <w:p w14:paraId="318777CD" w14:textId="77777777" w:rsidR="004A5F56" w:rsidRPr="00575F5E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934" w:type="pct"/>
            <w:shd w:val="clear" w:color="auto" w:fill="auto"/>
          </w:tcPr>
          <w:p w14:paraId="350BCC1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20A249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0CF6327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5BF9BAE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1684A71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435E9DC" w14:textId="77777777" w:rsidTr="00CE215A">
        <w:tc>
          <w:tcPr>
            <w:tcW w:w="942" w:type="pct"/>
            <w:shd w:val="clear" w:color="auto" w:fill="auto"/>
            <w:vAlign w:val="center"/>
          </w:tcPr>
          <w:p w14:paraId="2A0F1297" w14:textId="77777777" w:rsidR="004A5F56" w:rsidRPr="003039E5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F48E64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142" w:type="pct"/>
            <w:shd w:val="clear" w:color="auto" w:fill="auto"/>
          </w:tcPr>
          <w:p w14:paraId="4AB6E6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65C2B7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9F430C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304" w:type="pct"/>
            <w:shd w:val="clear" w:color="auto" w:fill="auto"/>
          </w:tcPr>
          <w:p w14:paraId="27FF323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1D05DE9" w14:textId="77777777" w:rsidTr="00CE215A">
        <w:tc>
          <w:tcPr>
            <w:tcW w:w="942" w:type="pct"/>
            <w:shd w:val="clear" w:color="auto" w:fill="auto"/>
            <w:vAlign w:val="center"/>
          </w:tcPr>
          <w:p w14:paraId="23593ECB" w14:textId="77777777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934" w:type="pct"/>
            <w:shd w:val="clear" w:color="auto" w:fill="auto"/>
          </w:tcPr>
          <w:p w14:paraId="31CAA91F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46C6C6A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52BFDDF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25B24842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438AE06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82253B2" w14:textId="77777777" w:rsidTr="00CE215A">
        <w:tc>
          <w:tcPr>
            <w:tcW w:w="942" w:type="pct"/>
            <w:shd w:val="clear" w:color="auto" w:fill="auto"/>
            <w:vAlign w:val="center"/>
          </w:tcPr>
          <w:p w14:paraId="71AF82D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53B721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142" w:type="pct"/>
            <w:shd w:val="clear" w:color="auto" w:fill="auto"/>
          </w:tcPr>
          <w:p w14:paraId="049472C3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4E03624E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72DF1E6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04" w:type="pct"/>
            <w:shd w:val="clear" w:color="auto" w:fill="auto"/>
          </w:tcPr>
          <w:p w14:paraId="749E4DF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CAAE607" w14:textId="77777777" w:rsidTr="00CE215A">
        <w:tc>
          <w:tcPr>
            <w:tcW w:w="942" w:type="pct"/>
            <w:shd w:val="clear" w:color="auto" w:fill="auto"/>
            <w:vAlign w:val="center"/>
          </w:tcPr>
          <w:p w14:paraId="57F1D8C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41774DB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142" w:type="pct"/>
            <w:shd w:val="clear" w:color="auto" w:fill="auto"/>
          </w:tcPr>
          <w:p w14:paraId="42EAF8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B58E6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C846F7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6FB638B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422E7FAF" w14:textId="77777777" w:rsidTr="00CE215A">
        <w:tc>
          <w:tcPr>
            <w:tcW w:w="942" w:type="pct"/>
            <w:shd w:val="clear" w:color="auto" w:fill="auto"/>
            <w:vAlign w:val="center"/>
          </w:tcPr>
          <w:p w14:paraId="034765B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5153E9F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  <w:lang w:val="en-US"/>
              </w:rPr>
              <w:t>contractMulti</w:t>
            </w:r>
          </w:p>
        </w:tc>
        <w:tc>
          <w:tcPr>
            <w:tcW w:w="142" w:type="pct"/>
            <w:shd w:val="clear" w:color="auto" w:fill="auto"/>
          </w:tcPr>
          <w:p w14:paraId="7B1035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37D7C0C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B0B54C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Право заключения контракта с несколькими участниками закупки</w:t>
            </w:r>
          </w:p>
        </w:tc>
        <w:tc>
          <w:tcPr>
            <w:tcW w:w="1304" w:type="pct"/>
            <w:shd w:val="clear" w:color="auto" w:fill="auto"/>
          </w:tcPr>
          <w:p w14:paraId="2CBF4E6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7FB1CF3" w14:textId="77777777" w:rsidTr="00CE215A">
        <w:tc>
          <w:tcPr>
            <w:tcW w:w="942" w:type="pct"/>
            <w:shd w:val="clear" w:color="auto" w:fill="auto"/>
            <w:vAlign w:val="center"/>
          </w:tcPr>
          <w:p w14:paraId="0CE5290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E62C954" w14:textId="77777777" w:rsidR="004A5F56" w:rsidRPr="00994B57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" w:type="pct"/>
            <w:shd w:val="clear" w:color="auto" w:fill="auto"/>
          </w:tcPr>
          <w:p w14:paraId="3ED27DAC" w14:textId="77777777" w:rsidR="004A5F56" w:rsidRPr="00994B5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C2C07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023CA30" w14:textId="77777777" w:rsidR="004A5F56" w:rsidRPr="00994B5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304" w:type="pct"/>
            <w:shd w:val="clear" w:color="auto" w:fill="auto"/>
          </w:tcPr>
          <w:p w14:paraId="681064E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A9DDCB9" w14:textId="77777777" w:rsidTr="00CE215A">
        <w:tc>
          <w:tcPr>
            <w:tcW w:w="942" w:type="pct"/>
            <w:shd w:val="clear" w:color="auto" w:fill="auto"/>
            <w:vAlign w:val="center"/>
          </w:tcPr>
          <w:p w14:paraId="579270D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800BF47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142" w:type="pct"/>
            <w:shd w:val="clear" w:color="auto" w:fill="auto"/>
          </w:tcPr>
          <w:p w14:paraId="3FB6DD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555FE3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F0652E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04" w:type="pct"/>
            <w:shd w:val="clear" w:color="auto" w:fill="auto"/>
          </w:tcPr>
          <w:p w14:paraId="20A665D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FCB9146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0529631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205976">
              <w:rPr>
                <w:b/>
                <w:sz w:val="20"/>
              </w:rPr>
              <w:t>Право заключения контракта с несколькими участниками закупки</w:t>
            </w:r>
          </w:p>
        </w:tc>
      </w:tr>
      <w:tr w:rsidR="004A5F56" w:rsidRPr="001A4780" w14:paraId="5026F861" w14:textId="77777777" w:rsidTr="00CE215A">
        <w:tc>
          <w:tcPr>
            <w:tcW w:w="942" w:type="pct"/>
            <w:shd w:val="clear" w:color="auto" w:fill="auto"/>
            <w:vAlign w:val="center"/>
          </w:tcPr>
          <w:p w14:paraId="5F90E01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205976">
              <w:rPr>
                <w:b/>
                <w:sz w:val="20"/>
                <w:lang w:val="en-US"/>
              </w:rPr>
              <w:t>contractMulti</w:t>
            </w:r>
          </w:p>
        </w:tc>
        <w:tc>
          <w:tcPr>
            <w:tcW w:w="934" w:type="pct"/>
            <w:shd w:val="clear" w:color="auto" w:fill="auto"/>
          </w:tcPr>
          <w:p w14:paraId="53F13B34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8790E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073BE7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201A36CF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28B5591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7E2702" w14:textId="77777777" w:rsidTr="00CE215A">
        <w:tc>
          <w:tcPr>
            <w:tcW w:w="942" w:type="pct"/>
            <w:shd w:val="clear" w:color="auto" w:fill="auto"/>
            <w:vAlign w:val="center"/>
          </w:tcPr>
          <w:p w14:paraId="0213903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3901B78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contractCount</w:t>
            </w:r>
          </w:p>
        </w:tc>
        <w:tc>
          <w:tcPr>
            <w:tcW w:w="142" w:type="pct"/>
            <w:shd w:val="clear" w:color="auto" w:fill="auto"/>
          </w:tcPr>
          <w:p w14:paraId="0A7A98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C42B3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45E08C61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Количество контрактов</w:t>
            </w:r>
          </w:p>
        </w:tc>
        <w:tc>
          <w:tcPr>
            <w:tcW w:w="1304" w:type="pct"/>
            <w:shd w:val="clear" w:color="auto" w:fill="auto"/>
          </w:tcPr>
          <w:p w14:paraId="5276469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B0F6B45" w14:textId="77777777" w:rsidTr="00CE215A">
        <w:tc>
          <w:tcPr>
            <w:tcW w:w="5000" w:type="pct"/>
            <w:gridSpan w:val="6"/>
            <w:shd w:val="clear" w:color="auto" w:fill="auto"/>
          </w:tcPr>
          <w:p w14:paraId="68AB34A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Заявки</w:t>
            </w:r>
          </w:p>
        </w:tc>
      </w:tr>
      <w:tr w:rsidR="004A5F56" w:rsidRPr="001A4780" w14:paraId="7CF1EAA7" w14:textId="77777777" w:rsidTr="00CE215A">
        <w:tc>
          <w:tcPr>
            <w:tcW w:w="942" w:type="pct"/>
            <w:shd w:val="clear" w:color="auto" w:fill="auto"/>
            <w:vAlign w:val="center"/>
          </w:tcPr>
          <w:p w14:paraId="6992FA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934" w:type="pct"/>
            <w:shd w:val="clear" w:color="auto" w:fill="auto"/>
          </w:tcPr>
          <w:p w14:paraId="46B12D2A" w14:textId="77777777" w:rsidR="004A5F56" w:rsidRPr="0020597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161E80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2B3A125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6DDF13C8" w14:textId="77777777" w:rsidR="004A5F56" w:rsidRPr="0020597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2206E0F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62CA4C1" w14:textId="77777777" w:rsidTr="00CE215A">
        <w:tc>
          <w:tcPr>
            <w:tcW w:w="942" w:type="pct"/>
            <w:shd w:val="clear" w:color="auto" w:fill="auto"/>
            <w:vAlign w:val="center"/>
          </w:tcPr>
          <w:p w14:paraId="67C3F0F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3002DF0" w14:textId="77777777" w:rsidR="004A5F56" w:rsidRPr="0020597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142" w:type="pct"/>
            <w:shd w:val="clear" w:color="auto" w:fill="auto"/>
          </w:tcPr>
          <w:p w14:paraId="18EF33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BA4AF4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7E4E70B" w14:textId="77777777" w:rsidR="004A5F56" w:rsidRPr="0020597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04" w:type="pct"/>
            <w:shd w:val="clear" w:color="auto" w:fill="auto"/>
          </w:tcPr>
          <w:p w14:paraId="5380904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6FC957EC" w14:textId="77777777" w:rsidTr="00CE215A">
        <w:tc>
          <w:tcPr>
            <w:tcW w:w="942" w:type="pct"/>
            <w:shd w:val="clear" w:color="auto" w:fill="auto"/>
            <w:vAlign w:val="center"/>
          </w:tcPr>
          <w:p w14:paraId="79B93E3A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934" w:type="pct"/>
            <w:shd w:val="clear" w:color="auto" w:fill="auto"/>
          </w:tcPr>
          <w:p w14:paraId="5295272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3F0C45E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54E2B2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17E0A46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200EB88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125E8B6" w14:textId="77777777" w:rsidTr="00CE215A">
        <w:tc>
          <w:tcPr>
            <w:tcW w:w="942" w:type="pct"/>
            <w:shd w:val="clear" w:color="auto" w:fill="auto"/>
            <w:vAlign w:val="center"/>
          </w:tcPr>
          <w:p w14:paraId="1A3EECE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B1215A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142" w:type="pct"/>
            <w:shd w:val="clear" w:color="auto" w:fill="auto"/>
          </w:tcPr>
          <w:p w14:paraId="7FD698E9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66B527A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328" w:type="pct"/>
            <w:shd w:val="clear" w:color="auto" w:fill="auto"/>
          </w:tcPr>
          <w:p w14:paraId="4EBEA84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04" w:type="pct"/>
            <w:shd w:val="clear" w:color="auto" w:fill="auto"/>
          </w:tcPr>
          <w:p w14:paraId="034B772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28FFFDC" w14:textId="77777777" w:rsidTr="00CE215A">
        <w:tc>
          <w:tcPr>
            <w:tcW w:w="942" w:type="pct"/>
            <w:shd w:val="clear" w:color="auto" w:fill="auto"/>
            <w:vAlign w:val="center"/>
          </w:tcPr>
          <w:p w14:paraId="265D38A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1543C47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142" w:type="pct"/>
            <w:shd w:val="clear" w:color="auto" w:fill="auto"/>
          </w:tcPr>
          <w:p w14:paraId="77994B0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4EE13B1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31A3D311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04" w:type="pct"/>
            <w:shd w:val="clear" w:color="auto" w:fill="auto"/>
          </w:tcPr>
          <w:p w14:paraId="74E50F7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9F7F51B" w14:textId="77777777" w:rsidTr="00CE215A">
        <w:tc>
          <w:tcPr>
            <w:tcW w:w="942" w:type="pct"/>
            <w:shd w:val="clear" w:color="auto" w:fill="auto"/>
            <w:vAlign w:val="center"/>
          </w:tcPr>
          <w:p w14:paraId="39575F7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7F6D33D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" w:type="pct"/>
            <w:shd w:val="clear" w:color="auto" w:fill="auto"/>
          </w:tcPr>
          <w:p w14:paraId="0312B809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02AE1D4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08262A1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Сведения об участнике</w:t>
            </w:r>
          </w:p>
        </w:tc>
        <w:tc>
          <w:tcPr>
            <w:tcW w:w="1304" w:type="pct"/>
            <w:shd w:val="clear" w:color="auto" w:fill="auto"/>
          </w:tcPr>
          <w:p w14:paraId="3B2A1F1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63FBF99" w14:textId="77777777" w:rsidTr="00CE215A">
        <w:tc>
          <w:tcPr>
            <w:tcW w:w="942" w:type="pct"/>
            <w:shd w:val="clear" w:color="auto" w:fill="auto"/>
            <w:vAlign w:val="center"/>
          </w:tcPr>
          <w:p w14:paraId="1882EEF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216519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admissionResults</w:t>
            </w:r>
          </w:p>
        </w:tc>
        <w:tc>
          <w:tcPr>
            <w:tcW w:w="142" w:type="pct"/>
            <w:shd w:val="clear" w:color="auto" w:fill="auto"/>
          </w:tcPr>
          <w:p w14:paraId="5D461D12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5D63359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57CC82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Решение каждого члена комиссии о допуске (отклонении) заявок на участие в конкурсе</w:t>
            </w:r>
          </w:p>
        </w:tc>
        <w:tc>
          <w:tcPr>
            <w:tcW w:w="1304" w:type="pct"/>
            <w:shd w:val="clear" w:color="auto" w:fill="auto"/>
          </w:tcPr>
          <w:p w14:paraId="7F18674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0903515" w14:textId="77777777" w:rsidTr="00CE215A">
        <w:tc>
          <w:tcPr>
            <w:tcW w:w="942" w:type="pct"/>
            <w:shd w:val="clear" w:color="auto" w:fill="auto"/>
            <w:vAlign w:val="center"/>
          </w:tcPr>
          <w:p w14:paraId="36A64D7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4F7866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admittedInfo</w:t>
            </w:r>
          </w:p>
        </w:tc>
        <w:tc>
          <w:tcPr>
            <w:tcW w:w="142" w:type="pct"/>
            <w:shd w:val="clear" w:color="auto" w:fill="auto"/>
          </w:tcPr>
          <w:p w14:paraId="46EB2C80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47170E9B" w14:textId="77777777" w:rsidR="004A5F56" w:rsidRPr="00253C4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5A981D8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Информация о допуске заявки</w:t>
            </w:r>
          </w:p>
        </w:tc>
        <w:tc>
          <w:tcPr>
            <w:tcW w:w="1304" w:type="pct"/>
            <w:shd w:val="clear" w:color="auto" w:fill="auto"/>
          </w:tcPr>
          <w:p w14:paraId="18B2DB3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D55495D" w14:textId="77777777" w:rsidTr="00CE215A">
        <w:tc>
          <w:tcPr>
            <w:tcW w:w="942" w:type="pct"/>
            <w:shd w:val="clear" w:color="auto" w:fill="auto"/>
            <w:vAlign w:val="center"/>
          </w:tcPr>
          <w:p w14:paraId="57511C4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DB6ABB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D62E4">
              <w:rPr>
                <w:sz w:val="20"/>
              </w:rPr>
              <w:t>с</w:t>
            </w:r>
            <w:proofErr w:type="gramEnd"/>
            <w:r w:rsidRPr="003D62E4">
              <w:rPr>
                <w:sz w:val="20"/>
              </w:rPr>
              <w:t>orrespondencies</w:t>
            </w:r>
          </w:p>
        </w:tc>
        <w:tc>
          <w:tcPr>
            <w:tcW w:w="142" w:type="pct"/>
            <w:shd w:val="clear" w:color="auto" w:fill="auto"/>
          </w:tcPr>
          <w:p w14:paraId="43E6F9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F0DEC0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423E17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304" w:type="pct"/>
            <w:shd w:val="clear" w:color="auto" w:fill="auto"/>
          </w:tcPr>
          <w:p w14:paraId="0F8C884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A441258" w14:textId="77777777" w:rsidTr="00CE215A">
        <w:tc>
          <w:tcPr>
            <w:tcW w:w="942" w:type="pct"/>
            <w:shd w:val="clear" w:color="auto" w:fill="auto"/>
            <w:vAlign w:val="center"/>
          </w:tcPr>
          <w:p w14:paraId="6BEC3D6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0FBFF8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142" w:type="pct"/>
            <w:shd w:val="clear" w:color="auto" w:fill="auto"/>
          </w:tcPr>
          <w:p w14:paraId="3E8745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687B6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328" w:type="pct"/>
            <w:shd w:val="clear" w:color="auto" w:fill="auto"/>
          </w:tcPr>
          <w:p w14:paraId="7F61607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04" w:type="pct"/>
            <w:shd w:val="clear" w:color="auto" w:fill="auto"/>
          </w:tcPr>
          <w:p w14:paraId="55BE22A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83605B9" w14:textId="77777777" w:rsidTr="00CE215A">
        <w:tc>
          <w:tcPr>
            <w:tcW w:w="942" w:type="pct"/>
            <w:shd w:val="clear" w:color="auto" w:fill="auto"/>
            <w:vAlign w:val="center"/>
          </w:tcPr>
          <w:p w14:paraId="2080A43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228C18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offerPrice</w:t>
            </w:r>
          </w:p>
        </w:tc>
        <w:tc>
          <w:tcPr>
            <w:tcW w:w="142" w:type="pct"/>
            <w:shd w:val="clear" w:color="auto" w:fill="auto"/>
          </w:tcPr>
          <w:p w14:paraId="7096037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460F730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21</w:t>
            </w:r>
            <w:r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59BD988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11A33">
              <w:rPr>
                <w:sz w:val="20"/>
              </w:rPr>
              <w:t>Предложение участника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5990847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67C870BB" w14:textId="77777777" w:rsidTr="00CE215A">
        <w:tc>
          <w:tcPr>
            <w:tcW w:w="942" w:type="pct"/>
            <w:shd w:val="clear" w:color="auto" w:fill="auto"/>
            <w:vAlign w:val="center"/>
          </w:tcPr>
          <w:p w14:paraId="6B864AC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9F03D9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spelledOfferPrice</w:t>
            </w:r>
          </w:p>
        </w:tc>
        <w:tc>
          <w:tcPr>
            <w:tcW w:w="142" w:type="pct"/>
            <w:shd w:val="clear" w:color="auto" w:fill="auto"/>
          </w:tcPr>
          <w:p w14:paraId="307891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1C67DB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711523">
              <w:rPr>
                <w:sz w:val="20"/>
              </w:rPr>
              <w:t>(1-2000)</w:t>
            </w:r>
          </w:p>
        </w:tc>
        <w:tc>
          <w:tcPr>
            <w:tcW w:w="1328" w:type="pct"/>
            <w:shd w:val="clear" w:color="auto" w:fill="auto"/>
          </w:tcPr>
          <w:p w14:paraId="5757B70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Предлагаемая цена пропись</w:t>
            </w:r>
            <w:proofErr w:type="gramStart"/>
            <w:r w:rsidRPr="00711523">
              <w:rPr>
                <w:sz w:val="20"/>
              </w:rPr>
              <w:t>ю(</w:t>
            </w:r>
            <w:proofErr w:type="gramEnd"/>
            <w:r w:rsidRPr="00711523">
              <w:rPr>
                <w:sz w:val="20"/>
              </w:rPr>
              <w:t>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5B15A0D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15160D49" w14:textId="77777777" w:rsidTr="00CE215A">
        <w:tc>
          <w:tcPr>
            <w:tcW w:w="942" w:type="pct"/>
            <w:shd w:val="clear" w:color="auto" w:fill="auto"/>
            <w:vAlign w:val="center"/>
          </w:tcPr>
          <w:p w14:paraId="0F99B63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6F00E4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unconsidered</w:t>
            </w:r>
          </w:p>
        </w:tc>
        <w:tc>
          <w:tcPr>
            <w:tcW w:w="142" w:type="pct"/>
            <w:shd w:val="clear" w:color="auto" w:fill="auto"/>
          </w:tcPr>
          <w:p w14:paraId="125FCF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009E727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328" w:type="pct"/>
            <w:shd w:val="clear" w:color="auto" w:fill="auto"/>
          </w:tcPr>
          <w:p w14:paraId="599AEDA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Заявка не рассмотрена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279B8A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7F010780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0A08646B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4A5F56" w:rsidRPr="001A4780" w14:paraId="6D5846C7" w14:textId="77777777" w:rsidTr="00CE215A">
        <w:tc>
          <w:tcPr>
            <w:tcW w:w="942" w:type="pct"/>
            <w:shd w:val="clear" w:color="auto" w:fill="auto"/>
            <w:vAlign w:val="center"/>
          </w:tcPr>
          <w:p w14:paraId="6589C743" w14:textId="77777777" w:rsidR="004A5F56" w:rsidRPr="008271DF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934" w:type="pct"/>
            <w:shd w:val="clear" w:color="auto" w:fill="auto"/>
          </w:tcPr>
          <w:p w14:paraId="71AE48A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46261D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3F4330D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0FB49C7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1EE25EB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F80DEF" w14:textId="77777777" w:rsidTr="00CE215A">
        <w:tc>
          <w:tcPr>
            <w:tcW w:w="942" w:type="pct"/>
            <w:shd w:val="clear" w:color="auto" w:fill="auto"/>
            <w:vAlign w:val="center"/>
          </w:tcPr>
          <w:p w14:paraId="6EA03840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39AE81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142" w:type="pct"/>
            <w:shd w:val="clear" w:color="auto" w:fill="auto"/>
          </w:tcPr>
          <w:p w14:paraId="38C75390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51DD898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AF23EE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304" w:type="pct"/>
            <w:shd w:val="clear" w:color="auto" w:fill="auto"/>
          </w:tcPr>
          <w:p w14:paraId="7A63567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743F5908" w14:textId="77777777" w:rsidTr="00CE215A">
        <w:tc>
          <w:tcPr>
            <w:tcW w:w="942" w:type="pct"/>
            <w:shd w:val="clear" w:color="auto" w:fill="auto"/>
            <w:vAlign w:val="center"/>
          </w:tcPr>
          <w:p w14:paraId="7A3B5E6A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934" w:type="pct"/>
            <w:shd w:val="clear" w:color="auto" w:fill="auto"/>
          </w:tcPr>
          <w:p w14:paraId="52A20B7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2D9F5B0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55730F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3A2F2EA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3F1DC5F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58A5248" w14:textId="77777777" w:rsidTr="00CE215A">
        <w:tc>
          <w:tcPr>
            <w:tcW w:w="942" w:type="pct"/>
            <w:shd w:val="clear" w:color="auto" w:fill="auto"/>
          </w:tcPr>
          <w:p w14:paraId="3D4787B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7C2F0C7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142" w:type="pct"/>
            <w:shd w:val="clear" w:color="auto" w:fill="auto"/>
          </w:tcPr>
          <w:p w14:paraId="33FF056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597F332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328" w:type="pct"/>
            <w:shd w:val="clear" w:color="auto" w:fill="auto"/>
          </w:tcPr>
          <w:p w14:paraId="7FD97CB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04" w:type="pct"/>
            <w:shd w:val="clear" w:color="auto" w:fill="auto"/>
          </w:tcPr>
          <w:p w14:paraId="5592386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E88D0F2" w14:textId="77777777" w:rsidTr="00CE215A">
        <w:tc>
          <w:tcPr>
            <w:tcW w:w="942" w:type="pct"/>
            <w:shd w:val="clear" w:color="auto" w:fill="auto"/>
          </w:tcPr>
          <w:p w14:paraId="06837AF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7D10EAE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142" w:type="pct"/>
            <w:shd w:val="clear" w:color="auto" w:fill="auto"/>
          </w:tcPr>
          <w:p w14:paraId="0D11BC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C6CCCA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74F43FB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04" w:type="pct"/>
            <w:shd w:val="clear" w:color="auto" w:fill="auto"/>
          </w:tcPr>
          <w:p w14:paraId="593D44E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5B2D191" w14:textId="77777777" w:rsidTr="00CE215A">
        <w:tc>
          <w:tcPr>
            <w:tcW w:w="942" w:type="pct"/>
            <w:shd w:val="clear" w:color="auto" w:fill="auto"/>
          </w:tcPr>
          <w:p w14:paraId="01C49F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6F36CEB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142" w:type="pct"/>
            <w:shd w:val="clear" w:color="auto" w:fill="auto"/>
          </w:tcPr>
          <w:p w14:paraId="24A4F0A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6B089C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1DA2C56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04" w:type="pct"/>
            <w:shd w:val="clear" w:color="auto" w:fill="auto"/>
          </w:tcPr>
          <w:p w14:paraId="087CC5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67B551C" w14:textId="77777777" w:rsidTr="00CE215A">
        <w:tc>
          <w:tcPr>
            <w:tcW w:w="942" w:type="pct"/>
            <w:shd w:val="clear" w:color="auto" w:fill="auto"/>
          </w:tcPr>
          <w:p w14:paraId="281E756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3389CB9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142" w:type="pct"/>
            <w:shd w:val="clear" w:color="auto" w:fill="auto"/>
          </w:tcPr>
          <w:p w14:paraId="4853AF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D76225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80FDDB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04" w:type="pct"/>
            <w:shd w:val="clear" w:color="auto" w:fill="auto"/>
          </w:tcPr>
          <w:p w14:paraId="23B875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494656A" w14:textId="77777777" w:rsidTr="00CE215A">
        <w:tc>
          <w:tcPr>
            <w:tcW w:w="942" w:type="pct"/>
            <w:shd w:val="clear" w:color="auto" w:fill="auto"/>
          </w:tcPr>
          <w:p w14:paraId="747D1BB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7E9C2D3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142" w:type="pct"/>
            <w:shd w:val="clear" w:color="auto" w:fill="auto"/>
          </w:tcPr>
          <w:p w14:paraId="487E8D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39FB42E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328" w:type="pct"/>
            <w:shd w:val="clear" w:color="auto" w:fill="auto"/>
          </w:tcPr>
          <w:p w14:paraId="77436BC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04" w:type="pct"/>
            <w:shd w:val="clear" w:color="auto" w:fill="auto"/>
          </w:tcPr>
          <w:p w14:paraId="708B219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634BBCB" w14:textId="77777777" w:rsidTr="00CE215A">
        <w:tc>
          <w:tcPr>
            <w:tcW w:w="942" w:type="pct"/>
            <w:shd w:val="clear" w:color="auto" w:fill="auto"/>
          </w:tcPr>
          <w:p w14:paraId="6C0358F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5778E42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142" w:type="pct"/>
            <w:shd w:val="clear" w:color="auto" w:fill="auto"/>
          </w:tcPr>
          <w:p w14:paraId="53D69A7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AF1AF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328" w:type="pct"/>
            <w:shd w:val="clear" w:color="auto" w:fill="auto"/>
          </w:tcPr>
          <w:p w14:paraId="54DA8EF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04" w:type="pct"/>
            <w:shd w:val="clear" w:color="auto" w:fill="auto"/>
          </w:tcPr>
          <w:p w14:paraId="5FAC75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9C0FD25" w14:textId="77777777" w:rsidTr="00CE215A">
        <w:tc>
          <w:tcPr>
            <w:tcW w:w="942" w:type="pct"/>
            <w:shd w:val="clear" w:color="auto" w:fill="auto"/>
          </w:tcPr>
          <w:p w14:paraId="60154B8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2BFEC8A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142" w:type="pct"/>
            <w:shd w:val="clear" w:color="auto" w:fill="auto"/>
          </w:tcPr>
          <w:p w14:paraId="6865070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6CCBA7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771A564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04" w:type="pct"/>
            <w:shd w:val="clear" w:color="auto" w:fill="auto"/>
          </w:tcPr>
          <w:p w14:paraId="486C9C9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6E381ED" w14:textId="77777777" w:rsidTr="00CE215A">
        <w:tc>
          <w:tcPr>
            <w:tcW w:w="942" w:type="pct"/>
            <w:shd w:val="clear" w:color="auto" w:fill="auto"/>
          </w:tcPr>
          <w:p w14:paraId="4BBC1A3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0A462BB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142" w:type="pct"/>
            <w:shd w:val="clear" w:color="auto" w:fill="auto"/>
          </w:tcPr>
          <w:p w14:paraId="4107B1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5F2D46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66E67E0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04" w:type="pct"/>
            <w:shd w:val="clear" w:color="auto" w:fill="auto"/>
          </w:tcPr>
          <w:p w14:paraId="337DA9B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0EED03F" w14:textId="77777777" w:rsidTr="00CE215A">
        <w:tc>
          <w:tcPr>
            <w:tcW w:w="942" w:type="pct"/>
            <w:shd w:val="clear" w:color="auto" w:fill="auto"/>
          </w:tcPr>
          <w:p w14:paraId="10FC5BC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3C58E24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142" w:type="pct"/>
            <w:shd w:val="clear" w:color="auto" w:fill="auto"/>
          </w:tcPr>
          <w:p w14:paraId="38EE0F4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FCD84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A73C87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04" w:type="pct"/>
            <w:shd w:val="clear" w:color="auto" w:fill="auto"/>
          </w:tcPr>
          <w:p w14:paraId="36DE159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590E2F9" w14:textId="77777777" w:rsidTr="00CE215A">
        <w:tc>
          <w:tcPr>
            <w:tcW w:w="942" w:type="pct"/>
            <w:shd w:val="clear" w:color="auto" w:fill="auto"/>
          </w:tcPr>
          <w:p w14:paraId="64B7AF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75D72DB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142" w:type="pct"/>
            <w:shd w:val="clear" w:color="auto" w:fill="auto"/>
          </w:tcPr>
          <w:p w14:paraId="5B0265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5F728A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328" w:type="pct"/>
            <w:shd w:val="clear" w:color="auto" w:fill="auto"/>
          </w:tcPr>
          <w:p w14:paraId="75DF6B4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04" w:type="pct"/>
            <w:shd w:val="clear" w:color="auto" w:fill="auto"/>
          </w:tcPr>
          <w:p w14:paraId="1723701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D2BC6AB" w14:textId="77777777" w:rsidTr="00CE215A">
        <w:tc>
          <w:tcPr>
            <w:tcW w:w="942" w:type="pct"/>
            <w:shd w:val="clear" w:color="auto" w:fill="auto"/>
          </w:tcPr>
          <w:p w14:paraId="62604D8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238A796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142" w:type="pct"/>
            <w:shd w:val="clear" w:color="auto" w:fill="auto"/>
          </w:tcPr>
          <w:p w14:paraId="125F291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7B87A0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328" w:type="pct"/>
            <w:shd w:val="clear" w:color="auto" w:fill="auto"/>
          </w:tcPr>
          <w:p w14:paraId="2B2E1F2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04" w:type="pct"/>
            <w:shd w:val="clear" w:color="auto" w:fill="auto"/>
          </w:tcPr>
          <w:p w14:paraId="236D24D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887E051" w14:textId="77777777" w:rsidTr="00CE215A">
        <w:tc>
          <w:tcPr>
            <w:tcW w:w="942" w:type="pct"/>
            <w:shd w:val="clear" w:color="auto" w:fill="auto"/>
          </w:tcPr>
          <w:p w14:paraId="0371513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2D44415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142" w:type="pct"/>
            <w:shd w:val="clear" w:color="auto" w:fill="auto"/>
          </w:tcPr>
          <w:p w14:paraId="2E8C0C4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DBF35C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B7E685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04" w:type="pct"/>
            <w:shd w:val="clear" w:color="auto" w:fill="auto"/>
          </w:tcPr>
          <w:p w14:paraId="7B7668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98693DF" w14:textId="77777777" w:rsidTr="00CE215A">
        <w:tc>
          <w:tcPr>
            <w:tcW w:w="942" w:type="pct"/>
            <w:shd w:val="clear" w:color="auto" w:fill="auto"/>
          </w:tcPr>
          <w:p w14:paraId="5FB5460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934" w:type="pct"/>
            <w:shd w:val="clear" w:color="auto" w:fill="auto"/>
          </w:tcPr>
          <w:p w14:paraId="484CB37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142" w:type="pct"/>
            <w:shd w:val="clear" w:color="auto" w:fill="auto"/>
          </w:tcPr>
          <w:p w14:paraId="418DC12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6380F1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328" w:type="pct"/>
            <w:shd w:val="clear" w:color="auto" w:fill="auto"/>
          </w:tcPr>
          <w:p w14:paraId="5FA702D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04" w:type="pct"/>
            <w:shd w:val="clear" w:color="auto" w:fill="auto"/>
          </w:tcPr>
          <w:p w14:paraId="2524380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7779113" w14:textId="77777777" w:rsidTr="00CE215A">
        <w:tc>
          <w:tcPr>
            <w:tcW w:w="942" w:type="pct"/>
            <w:shd w:val="clear" w:color="auto" w:fill="auto"/>
          </w:tcPr>
          <w:p w14:paraId="3AE3D3B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513DD72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142" w:type="pct"/>
            <w:shd w:val="clear" w:color="auto" w:fill="auto"/>
          </w:tcPr>
          <w:p w14:paraId="4C735A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06CFCA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7024322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04" w:type="pct"/>
            <w:shd w:val="clear" w:color="auto" w:fill="auto"/>
          </w:tcPr>
          <w:p w14:paraId="37A6076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1C75FB5" w14:textId="77777777" w:rsidTr="00CE215A">
        <w:tc>
          <w:tcPr>
            <w:tcW w:w="942" w:type="pct"/>
            <w:shd w:val="clear" w:color="auto" w:fill="auto"/>
          </w:tcPr>
          <w:p w14:paraId="410573B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09364B2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142" w:type="pct"/>
            <w:shd w:val="clear" w:color="auto" w:fill="auto"/>
          </w:tcPr>
          <w:p w14:paraId="02EE6FD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046307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328" w:type="pct"/>
            <w:shd w:val="clear" w:color="auto" w:fill="auto"/>
          </w:tcPr>
          <w:p w14:paraId="6FBD8A56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5570FEED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6AF0A356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2CB700E5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03AA253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04" w:type="pct"/>
            <w:shd w:val="clear" w:color="auto" w:fill="auto"/>
          </w:tcPr>
          <w:p w14:paraId="31616DAB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01B8FAB0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3075E2F1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3590097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55D7797E" w14:textId="77777777" w:rsidTr="00CE215A">
        <w:tc>
          <w:tcPr>
            <w:tcW w:w="5000" w:type="pct"/>
            <w:gridSpan w:val="6"/>
            <w:shd w:val="clear" w:color="auto" w:fill="auto"/>
          </w:tcPr>
          <w:p w14:paraId="08AFA84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29EFB427" w14:textId="77777777" w:rsidTr="00CE215A">
        <w:tc>
          <w:tcPr>
            <w:tcW w:w="942" w:type="pct"/>
            <w:shd w:val="clear" w:color="auto" w:fill="auto"/>
          </w:tcPr>
          <w:p w14:paraId="465CBE7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934" w:type="pct"/>
            <w:shd w:val="clear" w:color="auto" w:fill="auto"/>
          </w:tcPr>
          <w:p w14:paraId="6F0410C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" w:type="pct"/>
            <w:shd w:val="clear" w:color="auto" w:fill="auto"/>
          </w:tcPr>
          <w:p w14:paraId="0A04A6E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350" w:type="pct"/>
            <w:shd w:val="clear" w:color="auto" w:fill="auto"/>
          </w:tcPr>
          <w:p w14:paraId="6F844C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8" w:type="pct"/>
            <w:shd w:val="clear" w:color="auto" w:fill="auto"/>
          </w:tcPr>
          <w:p w14:paraId="416B4D2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04" w:type="pct"/>
            <w:shd w:val="clear" w:color="auto" w:fill="auto"/>
          </w:tcPr>
          <w:p w14:paraId="4C7B1C0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D6C4A6C" w14:textId="77777777" w:rsidTr="00CE215A">
        <w:tc>
          <w:tcPr>
            <w:tcW w:w="942" w:type="pct"/>
            <w:shd w:val="clear" w:color="auto" w:fill="auto"/>
          </w:tcPr>
          <w:p w14:paraId="6BDF140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68115FC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142" w:type="pct"/>
            <w:shd w:val="clear" w:color="auto" w:fill="auto"/>
          </w:tcPr>
          <w:p w14:paraId="7D938D4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20A0145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383A34B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04" w:type="pct"/>
            <w:shd w:val="clear" w:color="auto" w:fill="auto"/>
          </w:tcPr>
          <w:p w14:paraId="2C06014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69CEBF8" w14:textId="77777777" w:rsidTr="00CE215A">
        <w:tc>
          <w:tcPr>
            <w:tcW w:w="942" w:type="pct"/>
            <w:shd w:val="clear" w:color="auto" w:fill="auto"/>
          </w:tcPr>
          <w:p w14:paraId="3E70099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6B2BF4F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142" w:type="pct"/>
            <w:shd w:val="clear" w:color="auto" w:fill="auto"/>
          </w:tcPr>
          <w:p w14:paraId="10607F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1002D7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328" w:type="pct"/>
            <w:shd w:val="clear" w:color="auto" w:fill="auto"/>
          </w:tcPr>
          <w:p w14:paraId="5EDE456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04" w:type="pct"/>
            <w:shd w:val="clear" w:color="auto" w:fill="auto"/>
          </w:tcPr>
          <w:p w14:paraId="1018E88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311FB17" w14:textId="77777777" w:rsidTr="00CE215A">
        <w:tc>
          <w:tcPr>
            <w:tcW w:w="5000" w:type="pct"/>
            <w:gridSpan w:val="6"/>
            <w:shd w:val="clear" w:color="auto" w:fill="auto"/>
          </w:tcPr>
          <w:p w14:paraId="6D153EA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5A6C2E95" w14:textId="77777777" w:rsidTr="00CE215A">
        <w:tc>
          <w:tcPr>
            <w:tcW w:w="942" w:type="pct"/>
            <w:shd w:val="clear" w:color="auto" w:fill="auto"/>
          </w:tcPr>
          <w:p w14:paraId="43DA7A7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934" w:type="pct"/>
            <w:shd w:val="clear" w:color="auto" w:fill="auto"/>
          </w:tcPr>
          <w:p w14:paraId="2F98402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" w:type="pct"/>
            <w:shd w:val="clear" w:color="auto" w:fill="auto"/>
          </w:tcPr>
          <w:p w14:paraId="7EE10E3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350" w:type="pct"/>
            <w:shd w:val="clear" w:color="auto" w:fill="auto"/>
          </w:tcPr>
          <w:p w14:paraId="1AEB918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8" w:type="pct"/>
            <w:shd w:val="clear" w:color="auto" w:fill="auto"/>
          </w:tcPr>
          <w:p w14:paraId="5A3B96D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04" w:type="pct"/>
            <w:shd w:val="clear" w:color="auto" w:fill="auto"/>
          </w:tcPr>
          <w:p w14:paraId="3B161D3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3AC63D44" w14:textId="77777777" w:rsidTr="00CE215A">
        <w:tc>
          <w:tcPr>
            <w:tcW w:w="942" w:type="pct"/>
            <w:shd w:val="clear" w:color="auto" w:fill="auto"/>
          </w:tcPr>
          <w:p w14:paraId="0343F54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612574E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142" w:type="pct"/>
            <w:shd w:val="clear" w:color="auto" w:fill="auto"/>
          </w:tcPr>
          <w:p w14:paraId="75022F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6FDEE54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328" w:type="pct"/>
            <w:shd w:val="clear" w:color="auto" w:fill="auto"/>
          </w:tcPr>
          <w:p w14:paraId="550F02B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04" w:type="pct"/>
            <w:shd w:val="clear" w:color="auto" w:fill="auto"/>
          </w:tcPr>
          <w:p w14:paraId="3BE77D7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C25BCDB" w14:textId="77777777" w:rsidTr="00CE215A">
        <w:tc>
          <w:tcPr>
            <w:tcW w:w="942" w:type="pct"/>
            <w:shd w:val="clear" w:color="auto" w:fill="auto"/>
          </w:tcPr>
          <w:p w14:paraId="6229222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5F104B2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142" w:type="pct"/>
            <w:shd w:val="clear" w:color="auto" w:fill="auto"/>
          </w:tcPr>
          <w:p w14:paraId="0F20AD6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3A8264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328" w:type="pct"/>
            <w:shd w:val="clear" w:color="auto" w:fill="auto"/>
          </w:tcPr>
          <w:p w14:paraId="14D1229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04" w:type="pct"/>
            <w:shd w:val="clear" w:color="auto" w:fill="auto"/>
          </w:tcPr>
          <w:p w14:paraId="36281E7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CE085F4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0ECB008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4A5F56" w:rsidRPr="001A4780" w14:paraId="78763F2F" w14:textId="77777777" w:rsidTr="00CE215A">
        <w:tc>
          <w:tcPr>
            <w:tcW w:w="942" w:type="pct"/>
            <w:shd w:val="clear" w:color="auto" w:fill="auto"/>
            <w:vAlign w:val="center"/>
          </w:tcPr>
          <w:p w14:paraId="6C7F909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proofErr w:type="gramStart"/>
            <w:r w:rsidRPr="00351964">
              <w:rPr>
                <w:b/>
                <w:sz w:val="20"/>
              </w:rPr>
              <w:t>с</w:t>
            </w:r>
            <w:proofErr w:type="gramEnd"/>
            <w:r w:rsidRPr="00351964">
              <w:rPr>
                <w:b/>
                <w:sz w:val="20"/>
              </w:rPr>
              <w:t>orrespondencies</w:t>
            </w:r>
          </w:p>
        </w:tc>
        <w:tc>
          <w:tcPr>
            <w:tcW w:w="934" w:type="pct"/>
            <w:shd w:val="clear" w:color="auto" w:fill="auto"/>
          </w:tcPr>
          <w:p w14:paraId="74DBF95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35F8F5FD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2B01C919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7E8C83E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6FADC54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6ECEF4C" w14:textId="77777777" w:rsidTr="00CE215A">
        <w:tc>
          <w:tcPr>
            <w:tcW w:w="942" w:type="pct"/>
            <w:shd w:val="clear" w:color="auto" w:fill="auto"/>
            <w:vAlign w:val="center"/>
          </w:tcPr>
          <w:p w14:paraId="6B62DAC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A708D2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142" w:type="pct"/>
            <w:shd w:val="clear" w:color="auto" w:fill="auto"/>
          </w:tcPr>
          <w:p w14:paraId="5AE461FE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6903008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48F65D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6C41E4A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E8174EB" w14:textId="77777777" w:rsidTr="00CE215A">
        <w:tc>
          <w:tcPr>
            <w:tcW w:w="942" w:type="pct"/>
            <w:shd w:val="clear" w:color="auto" w:fill="auto"/>
            <w:vAlign w:val="center"/>
          </w:tcPr>
          <w:p w14:paraId="3AA5055C" w14:textId="77777777" w:rsidR="004A5F56" w:rsidRPr="00351964" w:rsidRDefault="004A5F56" w:rsidP="004A5F56">
            <w:pPr>
              <w:spacing w:before="0" w:after="0"/>
              <w:rPr>
                <w:b/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934" w:type="pct"/>
            <w:shd w:val="clear" w:color="auto" w:fill="auto"/>
          </w:tcPr>
          <w:p w14:paraId="67CB709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02AB265A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7AEB07D5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25987EF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664C0C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CB0BC9C" w14:textId="77777777" w:rsidTr="00CE215A">
        <w:tc>
          <w:tcPr>
            <w:tcW w:w="942" w:type="pct"/>
            <w:shd w:val="clear" w:color="auto" w:fill="auto"/>
            <w:vAlign w:val="center"/>
          </w:tcPr>
          <w:p w14:paraId="176F07A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98578E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142" w:type="pct"/>
            <w:shd w:val="clear" w:color="auto" w:fill="auto"/>
          </w:tcPr>
          <w:p w14:paraId="307CB4C0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3B2EFA60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328" w:type="pct"/>
            <w:shd w:val="clear" w:color="auto" w:fill="auto"/>
          </w:tcPr>
          <w:p w14:paraId="1447F97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04" w:type="pct"/>
            <w:shd w:val="clear" w:color="auto" w:fill="auto"/>
          </w:tcPr>
          <w:p w14:paraId="2838F8E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0505505" w14:textId="77777777" w:rsidTr="00CE215A">
        <w:tc>
          <w:tcPr>
            <w:tcW w:w="942" w:type="pct"/>
            <w:vMerge w:val="restart"/>
            <w:shd w:val="clear" w:color="auto" w:fill="auto"/>
            <w:vAlign w:val="center"/>
          </w:tcPr>
          <w:p w14:paraId="1340839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934" w:type="pct"/>
            <w:shd w:val="clear" w:color="auto" w:fill="auto"/>
          </w:tcPr>
          <w:p w14:paraId="2D05064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142" w:type="pct"/>
            <w:shd w:val="clear" w:color="auto" w:fill="auto"/>
          </w:tcPr>
          <w:p w14:paraId="34CFBEFF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20DEFC41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580054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04" w:type="pct"/>
            <w:shd w:val="clear" w:color="auto" w:fill="auto"/>
          </w:tcPr>
          <w:p w14:paraId="3B567EE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9572794" w14:textId="77777777" w:rsidTr="00CE215A">
        <w:tc>
          <w:tcPr>
            <w:tcW w:w="942" w:type="pct"/>
            <w:vMerge/>
            <w:shd w:val="clear" w:color="auto" w:fill="auto"/>
            <w:vAlign w:val="center"/>
          </w:tcPr>
          <w:p w14:paraId="24DA4B2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581E2B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142" w:type="pct"/>
            <w:shd w:val="clear" w:color="auto" w:fill="auto"/>
          </w:tcPr>
          <w:p w14:paraId="42E2B27C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DE62780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518614EB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04" w:type="pct"/>
            <w:shd w:val="clear" w:color="auto" w:fill="auto"/>
          </w:tcPr>
          <w:p w14:paraId="1FDD56C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82B7C74" w14:textId="77777777" w:rsidTr="00CE215A">
        <w:tc>
          <w:tcPr>
            <w:tcW w:w="942" w:type="pct"/>
            <w:shd w:val="clear" w:color="auto" w:fill="auto"/>
            <w:vAlign w:val="center"/>
          </w:tcPr>
          <w:p w14:paraId="6F9601F9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8D6A9E9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142" w:type="pct"/>
            <w:shd w:val="clear" w:color="auto" w:fill="auto"/>
          </w:tcPr>
          <w:p w14:paraId="0E41449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8F1DCE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328" w:type="pct"/>
            <w:shd w:val="clear" w:color="auto" w:fill="auto"/>
          </w:tcPr>
          <w:p w14:paraId="71B467A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04" w:type="pct"/>
            <w:shd w:val="clear" w:color="auto" w:fill="auto"/>
          </w:tcPr>
          <w:p w14:paraId="30F9548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C3B475C" w14:textId="77777777" w:rsidTr="00CE215A">
        <w:tc>
          <w:tcPr>
            <w:tcW w:w="5000" w:type="pct"/>
            <w:gridSpan w:val="6"/>
            <w:shd w:val="clear" w:color="auto" w:fill="auto"/>
          </w:tcPr>
          <w:p w14:paraId="675252B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4A5F56" w:rsidRPr="001A4780" w14:paraId="5CAD2E5E" w14:textId="77777777" w:rsidTr="00CE215A">
        <w:tc>
          <w:tcPr>
            <w:tcW w:w="942" w:type="pct"/>
            <w:shd w:val="clear" w:color="auto" w:fill="auto"/>
          </w:tcPr>
          <w:p w14:paraId="692D865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934" w:type="pct"/>
            <w:shd w:val="clear" w:color="auto" w:fill="auto"/>
          </w:tcPr>
          <w:p w14:paraId="1286888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4E2F5D62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0A1E4C00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475655D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5628220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A2C77A8" w14:textId="77777777" w:rsidTr="00CE215A">
        <w:tc>
          <w:tcPr>
            <w:tcW w:w="942" w:type="pct"/>
            <w:shd w:val="clear" w:color="auto" w:fill="auto"/>
          </w:tcPr>
          <w:p w14:paraId="7AD8BA3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76CC9A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142" w:type="pct"/>
            <w:shd w:val="clear" w:color="auto" w:fill="auto"/>
          </w:tcPr>
          <w:p w14:paraId="538157FF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2419B84A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09BFC2E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304" w:type="pct"/>
            <w:shd w:val="clear" w:color="auto" w:fill="auto"/>
          </w:tcPr>
          <w:p w14:paraId="1CA3FCF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4CB94B" w14:textId="77777777" w:rsidTr="00CE215A">
        <w:tc>
          <w:tcPr>
            <w:tcW w:w="942" w:type="pct"/>
            <w:shd w:val="clear" w:color="auto" w:fill="auto"/>
          </w:tcPr>
          <w:p w14:paraId="76F73F6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647FDF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142" w:type="pct"/>
            <w:shd w:val="clear" w:color="auto" w:fill="auto"/>
          </w:tcPr>
          <w:p w14:paraId="12E641A6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6714623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328" w:type="pct"/>
            <w:shd w:val="clear" w:color="auto" w:fill="auto"/>
          </w:tcPr>
          <w:p w14:paraId="629C757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304" w:type="pct"/>
            <w:shd w:val="clear" w:color="auto" w:fill="auto"/>
          </w:tcPr>
          <w:p w14:paraId="275364B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5483B9F" w14:textId="77777777" w:rsidTr="00CE215A">
        <w:tc>
          <w:tcPr>
            <w:tcW w:w="942" w:type="pct"/>
            <w:shd w:val="clear" w:color="auto" w:fill="auto"/>
          </w:tcPr>
          <w:p w14:paraId="2B6D5E2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DC17A8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142" w:type="pct"/>
            <w:shd w:val="clear" w:color="auto" w:fill="auto"/>
          </w:tcPr>
          <w:p w14:paraId="228537CD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BBA68E5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N(100)</w:t>
            </w:r>
          </w:p>
        </w:tc>
        <w:tc>
          <w:tcPr>
            <w:tcW w:w="1328" w:type="pct"/>
            <w:shd w:val="clear" w:color="auto" w:fill="auto"/>
          </w:tcPr>
          <w:p w14:paraId="6957069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Величина (преимущества)</w:t>
            </w:r>
          </w:p>
        </w:tc>
        <w:tc>
          <w:tcPr>
            <w:tcW w:w="1304" w:type="pct"/>
            <w:shd w:val="clear" w:color="auto" w:fill="auto"/>
          </w:tcPr>
          <w:p w14:paraId="4AA489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314838A" w14:textId="77777777" w:rsidTr="00CE215A">
        <w:tc>
          <w:tcPr>
            <w:tcW w:w="5000" w:type="pct"/>
            <w:gridSpan w:val="6"/>
            <w:shd w:val="clear" w:color="auto" w:fill="auto"/>
          </w:tcPr>
          <w:p w14:paraId="5F23FF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Требование</w:t>
            </w:r>
          </w:p>
        </w:tc>
      </w:tr>
      <w:tr w:rsidR="004A5F56" w:rsidRPr="001A4780" w14:paraId="0A3C7999" w14:textId="77777777" w:rsidTr="00CE215A">
        <w:tc>
          <w:tcPr>
            <w:tcW w:w="942" w:type="pct"/>
            <w:shd w:val="clear" w:color="auto" w:fill="auto"/>
          </w:tcPr>
          <w:p w14:paraId="450709F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934" w:type="pct"/>
            <w:shd w:val="clear" w:color="auto" w:fill="auto"/>
          </w:tcPr>
          <w:p w14:paraId="3A172C5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260CF8FF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5AB91DFC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0AC0341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0A9B7DF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25C0605" w14:textId="77777777" w:rsidTr="00CE215A">
        <w:tc>
          <w:tcPr>
            <w:tcW w:w="942" w:type="pct"/>
            <w:shd w:val="clear" w:color="auto" w:fill="auto"/>
          </w:tcPr>
          <w:p w14:paraId="4D11A8A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97F6F0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142" w:type="pct"/>
            <w:shd w:val="clear" w:color="auto" w:fill="auto"/>
          </w:tcPr>
          <w:p w14:paraId="68D40689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290B942E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3C407D7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304" w:type="pct"/>
            <w:shd w:val="clear" w:color="auto" w:fill="auto"/>
          </w:tcPr>
          <w:p w14:paraId="1119B5B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B8E7B32" w14:textId="77777777" w:rsidTr="00CE215A">
        <w:tc>
          <w:tcPr>
            <w:tcW w:w="942" w:type="pct"/>
            <w:shd w:val="clear" w:color="auto" w:fill="auto"/>
          </w:tcPr>
          <w:p w14:paraId="3F5FA2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2EC69B8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142" w:type="pct"/>
            <w:shd w:val="clear" w:color="auto" w:fill="auto"/>
          </w:tcPr>
          <w:p w14:paraId="52A097E7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75F04D82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328" w:type="pct"/>
            <w:shd w:val="clear" w:color="auto" w:fill="auto"/>
          </w:tcPr>
          <w:p w14:paraId="1EDA7734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304" w:type="pct"/>
            <w:shd w:val="clear" w:color="auto" w:fill="auto"/>
          </w:tcPr>
          <w:p w14:paraId="3E1BCCD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E90BF9" w14:textId="77777777" w:rsidTr="00CE215A">
        <w:tc>
          <w:tcPr>
            <w:tcW w:w="942" w:type="pct"/>
            <w:shd w:val="clear" w:color="auto" w:fill="auto"/>
          </w:tcPr>
          <w:p w14:paraId="34190941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F84BF28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142" w:type="pct"/>
            <w:shd w:val="clear" w:color="auto" w:fill="auto"/>
          </w:tcPr>
          <w:p w14:paraId="62A6326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CE78CB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7A0DAA9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304" w:type="pct"/>
            <w:shd w:val="clear" w:color="auto" w:fill="auto"/>
          </w:tcPr>
          <w:p w14:paraId="795604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8EFD1EF" w14:textId="77777777" w:rsidTr="00CE215A">
        <w:tc>
          <w:tcPr>
            <w:tcW w:w="5000" w:type="pct"/>
            <w:gridSpan w:val="6"/>
            <w:shd w:val="clear" w:color="auto" w:fill="auto"/>
          </w:tcPr>
          <w:p w14:paraId="4E7D534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0EBEB13B" w14:textId="77777777" w:rsidTr="00CE215A">
        <w:tc>
          <w:tcPr>
            <w:tcW w:w="942" w:type="pct"/>
            <w:shd w:val="clear" w:color="auto" w:fill="auto"/>
          </w:tcPr>
          <w:p w14:paraId="6355983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934" w:type="pct"/>
            <w:shd w:val="clear" w:color="auto" w:fill="auto"/>
          </w:tcPr>
          <w:p w14:paraId="65BC458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" w:type="pct"/>
            <w:shd w:val="clear" w:color="auto" w:fill="auto"/>
          </w:tcPr>
          <w:p w14:paraId="02C4089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350" w:type="pct"/>
            <w:shd w:val="clear" w:color="auto" w:fill="auto"/>
          </w:tcPr>
          <w:p w14:paraId="358A33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8" w:type="pct"/>
            <w:shd w:val="clear" w:color="auto" w:fill="auto"/>
          </w:tcPr>
          <w:p w14:paraId="11E06A1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04" w:type="pct"/>
            <w:shd w:val="clear" w:color="auto" w:fill="auto"/>
          </w:tcPr>
          <w:p w14:paraId="695220B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66893E5" w14:textId="77777777" w:rsidTr="00CE215A">
        <w:tc>
          <w:tcPr>
            <w:tcW w:w="942" w:type="pct"/>
            <w:shd w:val="clear" w:color="auto" w:fill="auto"/>
          </w:tcPr>
          <w:p w14:paraId="44A1CB3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0DFF0D2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142" w:type="pct"/>
            <w:shd w:val="clear" w:color="auto" w:fill="auto"/>
          </w:tcPr>
          <w:p w14:paraId="0CA930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51AE88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328" w:type="pct"/>
            <w:shd w:val="clear" w:color="auto" w:fill="auto"/>
          </w:tcPr>
          <w:p w14:paraId="2FC6259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04" w:type="pct"/>
            <w:shd w:val="clear" w:color="auto" w:fill="auto"/>
          </w:tcPr>
          <w:p w14:paraId="5F9BC88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BB92FFD" w14:textId="77777777" w:rsidTr="00CE215A">
        <w:tc>
          <w:tcPr>
            <w:tcW w:w="942" w:type="pct"/>
            <w:shd w:val="clear" w:color="auto" w:fill="auto"/>
          </w:tcPr>
          <w:p w14:paraId="24FEA28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57AD723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142" w:type="pct"/>
            <w:shd w:val="clear" w:color="auto" w:fill="auto"/>
          </w:tcPr>
          <w:p w14:paraId="3402FCF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1AFAC4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328" w:type="pct"/>
            <w:shd w:val="clear" w:color="auto" w:fill="auto"/>
          </w:tcPr>
          <w:p w14:paraId="7B70249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04" w:type="pct"/>
            <w:shd w:val="clear" w:color="auto" w:fill="auto"/>
          </w:tcPr>
          <w:p w14:paraId="18395D3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F0E4A1C" w14:textId="77777777" w:rsidTr="00CE215A">
        <w:tc>
          <w:tcPr>
            <w:tcW w:w="942" w:type="pct"/>
            <w:shd w:val="clear" w:color="auto" w:fill="auto"/>
          </w:tcPr>
          <w:p w14:paraId="3A72DB2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934" w:type="pct"/>
            <w:shd w:val="clear" w:color="auto" w:fill="auto"/>
          </w:tcPr>
          <w:p w14:paraId="634EEDC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142" w:type="pct"/>
            <w:shd w:val="clear" w:color="auto" w:fill="auto"/>
          </w:tcPr>
          <w:p w14:paraId="6605512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507E94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328" w:type="pct"/>
            <w:shd w:val="clear" w:color="auto" w:fill="auto"/>
          </w:tcPr>
          <w:p w14:paraId="4B8E843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04" w:type="pct"/>
            <w:shd w:val="clear" w:color="auto" w:fill="auto"/>
          </w:tcPr>
          <w:p w14:paraId="3573303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B9EC940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023DE59F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Решение каждого члена комиссии о допуске (отклонении) заявок на участие в конкурсе</w:t>
            </w:r>
          </w:p>
        </w:tc>
      </w:tr>
      <w:tr w:rsidR="004A5F56" w:rsidRPr="001A4780" w14:paraId="5DD8AF3B" w14:textId="77777777" w:rsidTr="00CE215A">
        <w:tc>
          <w:tcPr>
            <w:tcW w:w="942" w:type="pct"/>
            <w:shd w:val="clear" w:color="auto" w:fill="auto"/>
          </w:tcPr>
          <w:p w14:paraId="359B507A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admissionResults</w:t>
            </w:r>
          </w:p>
        </w:tc>
        <w:tc>
          <w:tcPr>
            <w:tcW w:w="934" w:type="pct"/>
            <w:shd w:val="clear" w:color="auto" w:fill="auto"/>
          </w:tcPr>
          <w:p w14:paraId="226B39F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069B131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063938B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5C40D37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3DFE3F8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FC27C7" w14:textId="77777777" w:rsidTr="00CE215A">
        <w:tc>
          <w:tcPr>
            <w:tcW w:w="942" w:type="pct"/>
            <w:shd w:val="clear" w:color="auto" w:fill="auto"/>
            <w:vAlign w:val="center"/>
          </w:tcPr>
          <w:p w14:paraId="5CC74E5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51431C5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</w:t>
            </w:r>
          </w:p>
        </w:tc>
        <w:tc>
          <w:tcPr>
            <w:tcW w:w="142" w:type="pct"/>
            <w:shd w:val="clear" w:color="auto" w:fill="auto"/>
          </w:tcPr>
          <w:p w14:paraId="52C643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B0C3C2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F6BF14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2B149746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601106D4" w14:textId="77777777" w:rsidTr="00CE215A">
        <w:tc>
          <w:tcPr>
            <w:tcW w:w="942" w:type="pct"/>
            <w:shd w:val="clear" w:color="auto" w:fill="auto"/>
            <w:vAlign w:val="center"/>
          </w:tcPr>
          <w:p w14:paraId="178EE4D9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admissionResult</w:t>
            </w:r>
          </w:p>
        </w:tc>
        <w:tc>
          <w:tcPr>
            <w:tcW w:w="934" w:type="pct"/>
            <w:shd w:val="clear" w:color="auto" w:fill="auto"/>
          </w:tcPr>
          <w:p w14:paraId="5FEE0D5B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4A83428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289D545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36BA93F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2ECBEB5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A443E36" w14:textId="77777777" w:rsidTr="00CE215A">
        <w:tc>
          <w:tcPr>
            <w:tcW w:w="942" w:type="pct"/>
            <w:shd w:val="clear" w:color="auto" w:fill="auto"/>
            <w:vAlign w:val="center"/>
          </w:tcPr>
          <w:p w14:paraId="083FEE2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79F05D0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F2BAC">
              <w:rPr>
                <w:sz w:val="20"/>
              </w:rPr>
              <w:t>protocolCommissionMember</w:t>
            </w:r>
          </w:p>
        </w:tc>
        <w:tc>
          <w:tcPr>
            <w:tcW w:w="142" w:type="pct"/>
            <w:shd w:val="clear" w:color="auto" w:fill="auto"/>
          </w:tcPr>
          <w:p w14:paraId="4AAEBB4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C536DE8" w14:textId="77777777" w:rsidR="004A5F56" w:rsidRPr="003A73E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17AC3254" w14:textId="77777777" w:rsidR="004A5F56" w:rsidRPr="003A73E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4F2BAC">
              <w:rPr>
                <w:sz w:val="20"/>
              </w:rPr>
              <w:t xml:space="preserve">Член </w:t>
            </w:r>
            <w:r>
              <w:rPr>
                <w:sz w:val="20"/>
              </w:rPr>
              <w:t>комиссии, осуществляющий оценку</w:t>
            </w:r>
          </w:p>
        </w:tc>
        <w:tc>
          <w:tcPr>
            <w:tcW w:w="1304" w:type="pct"/>
            <w:shd w:val="clear" w:color="auto" w:fill="auto"/>
          </w:tcPr>
          <w:p w14:paraId="44137A3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1DAD227" w14:textId="77777777" w:rsidTr="00CE215A">
        <w:tc>
          <w:tcPr>
            <w:tcW w:w="942" w:type="pct"/>
            <w:shd w:val="clear" w:color="auto" w:fill="auto"/>
            <w:vAlign w:val="center"/>
          </w:tcPr>
          <w:p w14:paraId="67137A3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144F063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142" w:type="pct"/>
            <w:shd w:val="clear" w:color="auto" w:fill="auto"/>
          </w:tcPr>
          <w:p w14:paraId="7CC706B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A58906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328" w:type="pct"/>
            <w:shd w:val="clear" w:color="auto" w:fill="auto"/>
          </w:tcPr>
          <w:p w14:paraId="32A808F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Флаг допуска</w:t>
            </w:r>
          </w:p>
        </w:tc>
        <w:tc>
          <w:tcPr>
            <w:tcW w:w="1304" w:type="pct"/>
            <w:shd w:val="clear" w:color="auto" w:fill="auto"/>
          </w:tcPr>
          <w:p w14:paraId="736C03C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2CB3457" w14:textId="77777777" w:rsidTr="00CE215A">
        <w:tc>
          <w:tcPr>
            <w:tcW w:w="942" w:type="pct"/>
            <w:shd w:val="clear" w:color="auto" w:fill="auto"/>
            <w:vAlign w:val="center"/>
          </w:tcPr>
          <w:p w14:paraId="12BCCD4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01AFB18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142" w:type="pct"/>
            <w:shd w:val="clear" w:color="auto" w:fill="auto"/>
          </w:tcPr>
          <w:p w14:paraId="561FC8A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1C623931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F38C3F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04" w:type="pct"/>
            <w:shd w:val="clear" w:color="auto" w:fill="auto"/>
          </w:tcPr>
          <w:p w14:paraId="3FC20F2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A757CA2" w14:textId="77777777" w:rsidTr="00CE215A">
        <w:tc>
          <w:tcPr>
            <w:tcW w:w="5000" w:type="pct"/>
            <w:gridSpan w:val="6"/>
            <w:shd w:val="clear" w:color="auto" w:fill="auto"/>
          </w:tcPr>
          <w:p w14:paraId="18A3AECC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4A5F56" w:rsidRPr="001A4780" w14:paraId="60D87986" w14:textId="77777777" w:rsidTr="00CE215A">
        <w:tc>
          <w:tcPr>
            <w:tcW w:w="942" w:type="pct"/>
            <w:shd w:val="clear" w:color="auto" w:fill="auto"/>
            <w:vAlign w:val="center"/>
          </w:tcPr>
          <w:p w14:paraId="683B395A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protocolCommissionMember</w:t>
            </w:r>
          </w:p>
        </w:tc>
        <w:tc>
          <w:tcPr>
            <w:tcW w:w="934" w:type="pct"/>
            <w:shd w:val="clear" w:color="auto" w:fill="auto"/>
          </w:tcPr>
          <w:p w14:paraId="43141E1E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75D4385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6983555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6E6D2FA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6DC95BE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C40226D" w14:textId="77777777" w:rsidTr="00CE215A">
        <w:tc>
          <w:tcPr>
            <w:tcW w:w="942" w:type="pct"/>
            <w:shd w:val="clear" w:color="auto" w:fill="auto"/>
            <w:vAlign w:val="center"/>
          </w:tcPr>
          <w:p w14:paraId="6BBAEF3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D77A2CF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142" w:type="pct"/>
            <w:shd w:val="clear" w:color="auto" w:fill="auto"/>
          </w:tcPr>
          <w:p w14:paraId="71ADE83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37B374E8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7A98AEC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04" w:type="pct"/>
            <w:shd w:val="clear" w:color="auto" w:fill="auto"/>
          </w:tcPr>
          <w:p w14:paraId="4E76524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A6C35CE" w14:textId="77777777" w:rsidTr="00CE215A">
        <w:tc>
          <w:tcPr>
            <w:tcW w:w="5000" w:type="pct"/>
            <w:gridSpan w:val="6"/>
            <w:shd w:val="clear" w:color="auto" w:fill="auto"/>
          </w:tcPr>
          <w:p w14:paraId="337569E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2C5D34DE" w14:textId="77777777" w:rsidTr="00CE215A">
        <w:tc>
          <w:tcPr>
            <w:tcW w:w="942" w:type="pct"/>
            <w:shd w:val="clear" w:color="auto" w:fill="auto"/>
            <w:vAlign w:val="center"/>
          </w:tcPr>
          <w:p w14:paraId="645901D7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934" w:type="pct"/>
            <w:shd w:val="clear" w:color="auto" w:fill="auto"/>
          </w:tcPr>
          <w:p w14:paraId="45A8856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D1364C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1C0E6A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7008733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0F3982D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42B09F1" w14:textId="77777777" w:rsidTr="00CE215A">
        <w:tc>
          <w:tcPr>
            <w:tcW w:w="942" w:type="pct"/>
            <w:shd w:val="clear" w:color="auto" w:fill="auto"/>
            <w:vAlign w:val="center"/>
          </w:tcPr>
          <w:p w14:paraId="0EC1FC6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2FD718F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142" w:type="pct"/>
            <w:shd w:val="clear" w:color="auto" w:fill="auto"/>
          </w:tcPr>
          <w:p w14:paraId="0FFA48E1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FCA8F9F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8F47CD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04" w:type="pct"/>
            <w:shd w:val="clear" w:color="auto" w:fill="auto"/>
          </w:tcPr>
          <w:p w14:paraId="0666E34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07E3C9B" w14:textId="77777777" w:rsidTr="00CE215A">
        <w:tc>
          <w:tcPr>
            <w:tcW w:w="942" w:type="pct"/>
            <w:shd w:val="clear" w:color="auto" w:fill="auto"/>
            <w:vAlign w:val="center"/>
          </w:tcPr>
          <w:p w14:paraId="72293DE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338176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142" w:type="pct"/>
            <w:shd w:val="clear" w:color="auto" w:fill="auto"/>
          </w:tcPr>
          <w:p w14:paraId="09E711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008BCD9D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0E5BABB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04" w:type="pct"/>
            <w:shd w:val="clear" w:color="auto" w:fill="auto"/>
          </w:tcPr>
          <w:p w14:paraId="6DD787B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62B218E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05E7BC30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7693E0F5" w14:textId="77777777" w:rsidTr="00CE215A">
        <w:tc>
          <w:tcPr>
            <w:tcW w:w="942" w:type="pct"/>
            <w:shd w:val="clear" w:color="auto" w:fill="auto"/>
          </w:tcPr>
          <w:p w14:paraId="5FB318B1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934" w:type="pct"/>
            <w:shd w:val="clear" w:color="auto" w:fill="auto"/>
          </w:tcPr>
          <w:p w14:paraId="74C7272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173644D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17FC74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4B03B9C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68FABF9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A6D285D" w14:textId="77777777" w:rsidTr="00CE215A">
        <w:tc>
          <w:tcPr>
            <w:tcW w:w="942" w:type="pct"/>
            <w:shd w:val="clear" w:color="auto" w:fill="auto"/>
            <w:vAlign w:val="center"/>
          </w:tcPr>
          <w:p w14:paraId="222A1B8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46FD680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142" w:type="pct"/>
            <w:shd w:val="clear" w:color="auto" w:fill="auto"/>
          </w:tcPr>
          <w:p w14:paraId="1184C4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D60AD4A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70E4AF9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04" w:type="pct"/>
            <w:shd w:val="clear" w:color="auto" w:fill="auto"/>
          </w:tcPr>
          <w:p w14:paraId="10305D0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4B79704" w14:textId="77777777" w:rsidTr="00CE215A">
        <w:tc>
          <w:tcPr>
            <w:tcW w:w="942" w:type="pct"/>
            <w:shd w:val="clear" w:color="auto" w:fill="auto"/>
            <w:vAlign w:val="center"/>
          </w:tcPr>
          <w:p w14:paraId="38B23D5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8E73BD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142" w:type="pct"/>
            <w:shd w:val="clear" w:color="auto" w:fill="auto"/>
          </w:tcPr>
          <w:p w14:paraId="49EFAB21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0A84ECC7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328" w:type="pct"/>
            <w:shd w:val="clear" w:color="auto" w:fill="auto"/>
          </w:tcPr>
          <w:p w14:paraId="287C555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04" w:type="pct"/>
            <w:shd w:val="clear" w:color="auto" w:fill="auto"/>
          </w:tcPr>
          <w:p w14:paraId="44E2327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157D6D8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022931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7617C">
              <w:rPr>
                <w:b/>
                <w:sz w:val="20"/>
              </w:rPr>
              <w:t>Информация о допуске заявки</w:t>
            </w:r>
          </w:p>
        </w:tc>
      </w:tr>
      <w:tr w:rsidR="004A5F56" w:rsidRPr="001A4780" w14:paraId="2BD1CF5B" w14:textId="77777777" w:rsidTr="00CE215A">
        <w:tc>
          <w:tcPr>
            <w:tcW w:w="942" w:type="pct"/>
            <w:shd w:val="clear" w:color="auto" w:fill="auto"/>
            <w:vAlign w:val="center"/>
          </w:tcPr>
          <w:p w14:paraId="21D9BAF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7617C">
              <w:rPr>
                <w:b/>
                <w:sz w:val="20"/>
              </w:rPr>
              <w:t>admittedInfo</w:t>
            </w:r>
          </w:p>
        </w:tc>
        <w:tc>
          <w:tcPr>
            <w:tcW w:w="934" w:type="pct"/>
            <w:shd w:val="clear" w:color="auto" w:fill="auto"/>
          </w:tcPr>
          <w:p w14:paraId="38E683CC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7E5AE95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00B5E2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5CB2CE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5297FD0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EFF5033" w14:textId="77777777" w:rsidTr="00CE215A">
        <w:tc>
          <w:tcPr>
            <w:tcW w:w="942" w:type="pct"/>
            <w:vMerge w:val="restart"/>
            <w:shd w:val="clear" w:color="auto" w:fill="auto"/>
            <w:vAlign w:val="center"/>
          </w:tcPr>
          <w:p w14:paraId="2B0C8E2E" w14:textId="77777777" w:rsidR="004A5F56" w:rsidRPr="00382F55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из узла</w:t>
            </w:r>
          </w:p>
        </w:tc>
        <w:tc>
          <w:tcPr>
            <w:tcW w:w="934" w:type="pct"/>
            <w:shd w:val="clear" w:color="auto" w:fill="auto"/>
          </w:tcPr>
          <w:p w14:paraId="1BB7566D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142" w:type="pct"/>
            <w:shd w:val="clear" w:color="auto" w:fill="auto"/>
          </w:tcPr>
          <w:p w14:paraId="637B53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0D455FD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97ADF6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04" w:type="pct"/>
            <w:shd w:val="clear" w:color="auto" w:fill="auto"/>
          </w:tcPr>
          <w:p w14:paraId="39DA190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0BEC667" w14:textId="77777777" w:rsidTr="00CE215A">
        <w:tc>
          <w:tcPr>
            <w:tcW w:w="942" w:type="pct"/>
            <w:vMerge/>
            <w:shd w:val="clear" w:color="auto" w:fill="auto"/>
            <w:vAlign w:val="center"/>
          </w:tcPr>
          <w:p w14:paraId="23B49DE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319830C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score</w:t>
            </w:r>
          </w:p>
        </w:tc>
        <w:tc>
          <w:tcPr>
            <w:tcW w:w="142" w:type="pct"/>
            <w:shd w:val="clear" w:color="auto" w:fill="auto"/>
          </w:tcPr>
          <w:p w14:paraId="64C55A0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21C4D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328" w:type="pct"/>
            <w:shd w:val="clear" w:color="auto" w:fill="auto"/>
          </w:tcPr>
          <w:p w14:paraId="12D280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Оценка заявки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30A4E3A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2CF06A1" w14:textId="77777777" w:rsidTr="00CE215A">
        <w:tc>
          <w:tcPr>
            <w:tcW w:w="942" w:type="pct"/>
            <w:vMerge/>
            <w:shd w:val="clear" w:color="auto" w:fill="auto"/>
            <w:vAlign w:val="center"/>
          </w:tcPr>
          <w:p w14:paraId="71CE287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CF46A21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appRating</w:t>
            </w:r>
          </w:p>
        </w:tc>
        <w:tc>
          <w:tcPr>
            <w:tcW w:w="142" w:type="pct"/>
            <w:shd w:val="clear" w:color="auto" w:fill="auto"/>
          </w:tcPr>
          <w:p w14:paraId="17982D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40F07D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0FABA7C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Порядковый номер заявки по результатам оценки заявки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475068B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72F334C" w14:textId="77777777" w:rsidTr="00CE215A">
        <w:tc>
          <w:tcPr>
            <w:tcW w:w="942" w:type="pct"/>
            <w:vMerge/>
            <w:shd w:val="clear" w:color="auto" w:fill="auto"/>
            <w:vAlign w:val="center"/>
          </w:tcPr>
          <w:p w14:paraId="0B3E44E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EE51EE9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conditionsScoring</w:t>
            </w:r>
          </w:p>
        </w:tc>
        <w:tc>
          <w:tcPr>
            <w:tcW w:w="142" w:type="pct"/>
            <w:shd w:val="clear" w:color="auto" w:fill="auto"/>
          </w:tcPr>
          <w:p w14:paraId="66DFD32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33B5027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22D8ED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Оценка предложения участника по критериям оценки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68CE8E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59F0239" w14:textId="77777777" w:rsidTr="00CE215A">
        <w:tc>
          <w:tcPr>
            <w:tcW w:w="5000" w:type="pct"/>
            <w:gridSpan w:val="6"/>
            <w:shd w:val="clear" w:color="auto" w:fill="auto"/>
          </w:tcPr>
          <w:p w14:paraId="48CFC40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2D43F5F7" w14:textId="77777777" w:rsidTr="00CE215A">
        <w:tc>
          <w:tcPr>
            <w:tcW w:w="942" w:type="pct"/>
            <w:shd w:val="clear" w:color="auto" w:fill="auto"/>
            <w:vAlign w:val="center"/>
          </w:tcPr>
          <w:p w14:paraId="202536D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934" w:type="pct"/>
            <w:shd w:val="clear" w:color="auto" w:fill="auto"/>
          </w:tcPr>
          <w:p w14:paraId="4EB508A1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1218E9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60BDB6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68FD268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52BCBA4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77DE150" w14:textId="77777777" w:rsidTr="00CE215A">
        <w:tc>
          <w:tcPr>
            <w:tcW w:w="942" w:type="pct"/>
            <w:shd w:val="clear" w:color="auto" w:fill="auto"/>
            <w:vAlign w:val="center"/>
          </w:tcPr>
          <w:p w14:paraId="233FBDF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F67F0F7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142" w:type="pct"/>
            <w:shd w:val="clear" w:color="auto" w:fill="auto"/>
          </w:tcPr>
          <w:p w14:paraId="3194291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1BF85C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1F7CC6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3A6889D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330D2E4" w14:textId="77777777" w:rsidTr="00CE215A">
        <w:tc>
          <w:tcPr>
            <w:tcW w:w="942" w:type="pct"/>
            <w:shd w:val="clear" w:color="auto" w:fill="auto"/>
            <w:vAlign w:val="center"/>
          </w:tcPr>
          <w:p w14:paraId="1339A7D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5E87431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142" w:type="pct"/>
            <w:shd w:val="clear" w:color="auto" w:fill="auto"/>
          </w:tcPr>
          <w:p w14:paraId="61BE3F2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5A89ED0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7857C77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5A8B0AF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EE176EC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231745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16117FB3" w14:textId="77777777" w:rsidTr="00CE215A">
        <w:tc>
          <w:tcPr>
            <w:tcW w:w="942" w:type="pct"/>
            <w:shd w:val="clear" w:color="auto" w:fill="auto"/>
          </w:tcPr>
          <w:p w14:paraId="3A9C2AE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934" w:type="pct"/>
            <w:shd w:val="clear" w:color="auto" w:fill="auto"/>
          </w:tcPr>
          <w:p w14:paraId="1427B538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525FE72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4432C94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6B5FD4D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56765E6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942B83A" w14:textId="77777777" w:rsidTr="00CE215A">
        <w:tc>
          <w:tcPr>
            <w:tcW w:w="942" w:type="pct"/>
            <w:shd w:val="clear" w:color="auto" w:fill="auto"/>
            <w:vAlign w:val="center"/>
          </w:tcPr>
          <w:p w14:paraId="385CB26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7359C25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142" w:type="pct"/>
            <w:shd w:val="clear" w:color="auto" w:fill="auto"/>
          </w:tcPr>
          <w:p w14:paraId="3EB4192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E359B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0991B4E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35D6B74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9F21545" w14:textId="77777777" w:rsidTr="00CE215A">
        <w:tc>
          <w:tcPr>
            <w:tcW w:w="942" w:type="pct"/>
            <w:shd w:val="clear" w:color="auto" w:fill="auto"/>
            <w:vAlign w:val="center"/>
          </w:tcPr>
          <w:p w14:paraId="5FA245D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F5E087E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142" w:type="pct"/>
            <w:shd w:val="clear" w:color="auto" w:fill="auto"/>
          </w:tcPr>
          <w:p w14:paraId="0578BD3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0400A38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328" w:type="pct"/>
            <w:shd w:val="clear" w:color="auto" w:fill="auto"/>
          </w:tcPr>
          <w:p w14:paraId="278F429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3DFBA4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C3A8A63" w14:textId="77777777" w:rsidTr="00CE215A">
        <w:tc>
          <w:tcPr>
            <w:tcW w:w="5000" w:type="pct"/>
            <w:gridSpan w:val="6"/>
            <w:shd w:val="clear" w:color="auto" w:fill="auto"/>
          </w:tcPr>
          <w:p w14:paraId="5726F2B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F65FF">
              <w:rPr>
                <w:b/>
                <w:sz w:val="20"/>
              </w:rPr>
              <w:t>Оценка предложения участника по критериям оценки</w:t>
            </w:r>
          </w:p>
        </w:tc>
      </w:tr>
      <w:tr w:rsidR="004A5F56" w:rsidRPr="001A4780" w14:paraId="0A395FB5" w14:textId="77777777" w:rsidTr="00CE215A">
        <w:tc>
          <w:tcPr>
            <w:tcW w:w="942" w:type="pct"/>
            <w:shd w:val="clear" w:color="auto" w:fill="auto"/>
            <w:vAlign w:val="center"/>
          </w:tcPr>
          <w:p w14:paraId="3CDBB00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6F65FF">
              <w:rPr>
                <w:b/>
                <w:sz w:val="20"/>
              </w:rPr>
              <w:t>conditionsScoring</w:t>
            </w:r>
          </w:p>
        </w:tc>
        <w:tc>
          <w:tcPr>
            <w:tcW w:w="934" w:type="pct"/>
            <w:shd w:val="clear" w:color="auto" w:fill="auto"/>
          </w:tcPr>
          <w:p w14:paraId="52FC37D5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30F6D0E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07B9F92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04990E7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7ECC99E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356D932" w14:textId="77777777" w:rsidTr="00CE215A">
        <w:tc>
          <w:tcPr>
            <w:tcW w:w="942" w:type="pct"/>
            <w:shd w:val="clear" w:color="auto" w:fill="auto"/>
            <w:vAlign w:val="center"/>
          </w:tcPr>
          <w:p w14:paraId="561950F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444B029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F65FF">
              <w:rPr>
                <w:sz w:val="20"/>
              </w:rPr>
              <w:t>conditionScoring</w:t>
            </w:r>
          </w:p>
        </w:tc>
        <w:tc>
          <w:tcPr>
            <w:tcW w:w="142" w:type="pct"/>
            <w:shd w:val="clear" w:color="auto" w:fill="auto"/>
          </w:tcPr>
          <w:p w14:paraId="7A26DBD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3FCD148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99A8E0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F65FF">
              <w:rPr>
                <w:sz w:val="20"/>
              </w:rPr>
              <w:t>Оценка предложения участника по отдельному критерию оценки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7947D22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16E58CEE" w14:textId="77777777" w:rsidTr="00CE215A">
        <w:tc>
          <w:tcPr>
            <w:tcW w:w="942" w:type="pct"/>
            <w:shd w:val="clear" w:color="auto" w:fill="auto"/>
            <w:vAlign w:val="center"/>
          </w:tcPr>
          <w:p w14:paraId="45D72CB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6F65FF">
              <w:rPr>
                <w:b/>
                <w:sz w:val="20"/>
              </w:rPr>
              <w:t>conditionScoring</w:t>
            </w:r>
          </w:p>
        </w:tc>
        <w:tc>
          <w:tcPr>
            <w:tcW w:w="934" w:type="pct"/>
            <w:shd w:val="clear" w:color="auto" w:fill="auto"/>
          </w:tcPr>
          <w:p w14:paraId="6ADAD18D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7A5F81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652BA3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563AF5E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2EF8B93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FB86090" w14:textId="77777777" w:rsidTr="00CE215A">
        <w:tc>
          <w:tcPr>
            <w:tcW w:w="942" w:type="pct"/>
            <w:vMerge w:val="restart"/>
            <w:shd w:val="clear" w:color="auto" w:fill="auto"/>
            <w:vAlign w:val="center"/>
          </w:tcPr>
          <w:p w14:paraId="7F5C512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934" w:type="pct"/>
            <w:shd w:val="clear" w:color="auto" w:fill="auto"/>
          </w:tcPr>
          <w:p w14:paraId="13A295C5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F65FF">
              <w:rPr>
                <w:sz w:val="20"/>
              </w:rPr>
              <w:t>cost</w:t>
            </w:r>
            <w:proofErr w:type="gramStart"/>
            <w:r w:rsidRPr="006F65FF">
              <w:rPr>
                <w:sz w:val="20"/>
              </w:rPr>
              <w:t>С</w:t>
            </w:r>
            <w:proofErr w:type="gramEnd"/>
            <w:r w:rsidRPr="006F65FF">
              <w:rPr>
                <w:sz w:val="20"/>
              </w:rPr>
              <w:t>riterion</w:t>
            </w:r>
          </w:p>
        </w:tc>
        <w:tc>
          <w:tcPr>
            <w:tcW w:w="142" w:type="pct"/>
            <w:shd w:val="clear" w:color="auto" w:fill="auto"/>
          </w:tcPr>
          <w:p w14:paraId="5F5874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5F76FC2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2B3F80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82F55">
              <w:rPr>
                <w:sz w:val="20"/>
              </w:rPr>
              <w:t>Стоимостной</w:t>
            </w:r>
            <w:proofErr w:type="gramEnd"/>
            <w:r w:rsidRPr="00382F55">
              <w:rPr>
                <w:sz w:val="20"/>
              </w:rPr>
              <w:t xml:space="preserve"> критерий оценки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7D3EDD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216CAAE" w14:textId="77777777" w:rsidTr="00CE215A">
        <w:tc>
          <w:tcPr>
            <w:tcW w:w="942" w:type="pct"/>
            <w:vMerge/>
            <w:shd w:val="clear" w:color="auto" w:fill="auto"/>
            <w:vAlign w:val="center"/>
          </w:tcPr>
          <w:p w14:paraId="0F5D645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CDED9A3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F65FF">
              <w:rPr>
                <w:sz w:val="20"/>
              </w:rPr>
              <w:t>qualitative</w:t>
            </w:r>
            <w:proofErr w:type="gramStart"/>
            <w:r w:rsidRPr="006F65FF">
              <w:rPr>
                <w:sz w:val="20"/>
              </w:rPr>
              <w:t>С</w:t>
            </w:r>
            <w:proofErr w:type="gramEnd"/>
            <w:r w:rsidRPr="006F65FF">
              <w:rPr>
                <w:sz w:val="20"/>
              </w:rPr>
              <w:t>riterion</w:t>
            </w:r>
          </w:p>
        </w:tc>
        <w:tc>
          <w:tcPr>
            <w:tcW w:w="142" w:type="pct"/>
            <w:shd w:val="clear" w:color="auto" w:fill="auto"/>
          </w:tcPr>
          <w:p w14:paraId="5C50040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04B6604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39822F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2F55">
              <w:rPr>
                <w:sz w:val="20"/>
              </w:rPr>
              <w:t>Качественный (нестоимостной) критерий оценки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5E8226C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CB23409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7F6A50FF" w14:textId="77777777" w:rsidR="004A5F56" w:rsidRPr="00382F5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proofErr w:type="gramStart"/>
            <w:r w:rsidRPr="00382F55">
              <w:rPr>
                <w:b/>
                <w:sz w:val="20"/>
              </w:rPr>
              <w:t>Стоимостной</w:t>
            </w:r>
            <w:proofErr w:type="gramEnd"/>
            <w:r w:rsidRPr="00382F55">
              <w:rPr>
                <w:b/>
                <w:sz w:val="20"/>
              </w:rPr>
              <w:t xml:space="preserve"> критерий оценки</w:t>
            </w:r>
          </w:p>
        </w:tc>
      </w:tr>
      <w:tr w:rsidR="004A5F56" w:rsidRPr="001A4780" w14:paraId="4DDA1A9F" w14:textId="77777777" w:rsidTr="00CE215A">
        <w:tc>
          <w:tcPr>
            <w:tcW w:w="942" w:type="pct"/>
            <w:shd w:val="clear" w:color="auto" w:fill="auto"/>
            <w:vAlign w:val="center"/>
          </w:tcPr>
          <w:p w14:paraId="4B82F83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3368C2">
              <w:rPr>
                <w:b/>
                <w:sz w:val="20"/>
              </w:rPr>
              <w:t>cost</w:t>
            </w:r>
            <w:proofErr w:type="gramStart"/>
            <w:r w:rsidRPr="003368C2">
              <w:rPr>
                <w:b/>
                <w:sz w:val="20"/>
              </w:rPr>
              <w:t>С</w:t>
            </w:r>
            <w:proofErr w:type="gramEnd"/>
            <w:r w:rsidRPr="003368C2">
              <w:rPr>
                <w:b/>
                <w:sz w:val="20"/>
              </w:rPr>
              <w:t>riterion</w:t>
            </w:r>
          </w:p>
        </w:tc>
        <w:tc>
          <w:tcPr>
            <w:tcW w:w="934" w:type="pct"/>
            <w:shd w:val="clear" w:color="auto" w:fill="auto"/>
          </w:tcPr>
          <w:p w14:paraId="7A7A141F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3862F2E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470D7BA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6B4EB4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456BA65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35ECDEE" w14:textId="77777777" w:rsidTr="00CE215A">
        <w:tc>
          <w:tcPr>
            <w:tcW w:w="942" w:type="pct"/>
            <w:shd w:val="clear" w:color="auto" w:fill="auto"/>
            <w:vAlign w:val="center"/>
          </w:tcPr>
          <w:p w14:paraId="433C21A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4E2C51F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criterionCode</w:t>
            </w:r>
          </w:p>
        </w:tc>
        <w:tc>
          <w:tcPr>
            <w:tcW w:w="142" w:type="pct"/>
            <w:shd w:val="clear" w:color="auto" w:fill="auto"/>
          </w:tcPr>
          <w:p w14:paraId="3AB139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3C049F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1857C864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Код критерия</w:t>
            </w:r>
          </w:p>
          <w:p w14:paraId="7AAF5D0C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CP - Цена контракта.</w:t>
            </w:r>
          </w:p>
          <w:p w14:paraId="34918275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lastRenderedPageBreak/>
              <w:t>MC - Расходы на эксплуатацию и ремонт товаров, использование результатов работ.</w:t>
            </w:r>
          </w:p>
          <w:p w14:paraId="4D4687F6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TC - Стоимость жизненного цикла товара или созданного в результате выполнения работы объекта.</w:t>
            </w:r>
          </w:p>
          <w:p w14:paraId="25DAD0D2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EN - Предложение о сумме соответствующих расходов заказчика, которые заказчик осуществит или понесет по энергосервисному контракту.</w:t>
            </w:r>
          </w:p>
          <w:p w14:paraId="5689C3B5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QF - Качественные, функциональные и экологические характеристики объекта закупки.</w:t>
            </w:r>
          </w:p>
          <w:p w14:paraId="7E25D2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QO - Квалификация участников закупки, в том числе наличие у них финансовых ресурсов, на праве собственности или ином законном основании оборудования и других материальных ресурсов, опыта работы, связанного с предметом контракта, и деловой репутации, специалистов и иных работников определенного уровня</w:t>
            </w:r>
          </w:p>
        </w:tc>
        <w:tc>
          <w:tcPr>
            <w:tcW w:w="1304" w:type="pct"/>
            <w:shd w:val="clear" w:color="auto" w:fill="auto"/>
          </w:tcPr>
          <w:p w14:paraId="0BFC862E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>Допустимые значения</w:t>
            </w:r>
            <w:r w:rsidRPr="00D31E14">
              <w:rPr>
                <w:sz w:val="20"/>
              </w:rPr>
              <w:t>:</w:t>
            </w:r>
          </w:p>
          <w:p w14:paraId="71B43BFE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CP </w:t>
            </w:r>
          </w:p>
          <w:p w14:paraId="2A6E82B3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lastRenderedPageBreak/>
              <w:t xml:space="preserve">MC </w:t>
            </w:r>
          </w:p>
          <w:p w14:paraId="6C98D76E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TC </w:t>
            </w:r>
          </w:p>
          <w:p w14:paraId="3E8D7EF6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EN </w:t>
            </w:r>
          </w:p>
          <w:p w14:paraId="554C81B3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D31E14">
              <w:rPr>
                <w:sz w:val="20"/>
              </w:rPr>
              <w:t>QF</w:t>
            </w:r>
          </w:p>
          <w:p w14:paraId="7318A4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QO</w:t>
            </w:r>
          </w:p>
        </w:tc>
      </w:tr>
      <w:tr w:rsidR="004A5F56" w:rsidRPr="001A4780" w14:paraId="376E9C3C" w14:textId="77777777" w:rsidTr="00CE215A">
        <w:tc>
          <w:tcPr>
            <w:tcW w:w="942" w:type="pct"/>
            <w:shd w:val="clear" w:color="auto" w:fill="auto"/>
            <w:vAlign w:val="center"/>
          </w:tcPr>
          <w:p w14:paraId="370EE1E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0FC33FA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score</w:t>
            </w:r>
          </w:p>
        </w:tc>
        <w:tc>
          <w:tcPr>
            <w:tcW w:w="142" w:type="pct"/>
            <w:shd w:val="clear" w:color="auto" w:fill="auto"/>
          </w:tcPr>
          <w:p w14:paraId="7662E35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AB8ABE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29A72C8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без учёта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0D6359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CC6BB7">
              <w:rPr>
                <w:sz w:val="20"/>
              </w:rPr>
              <w:t>(-)?\d+(\.\d{1,2})?</w:t>
            </w:r>
          </w:p>
        </w:tc>
      </w:tr>
      <w:tr w:rsidR="004A5F56" w:rsidRPr="001A4780" w14:paraId="24D18746" w14:textId="77777777" w:rsidTr="00CE215A">
        <w:tc>
          <w:tcPr>
            <w:tcW w:w="942" w:type="pct"/>
            <w:shd w:val="clear" w:color="auto" w:fill="auto"/>
            <w:vAlign w:val="center"/>
          </w:tcPr>
          <w:p w14:paraId="296C7DD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2257FD8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normedScore</w:t>
            </w:r>
          </w:p>
        </w:tc>
        <w:tc>
          <w:tcPr>
            <w:tcW w:w="142" w:type="pct"/>
            <w:shd w:val="clear" w:color="auto" w:fill="auto"/>
          </w:tcPr>
          <w:p w14:paraId="33A6654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18806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2A61945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с учётом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7C85671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CC6BB7">
              <w:rPr>
                <w:sz w:val="20"/>
              </w:rPr>
              <w:t>(-)?\d+(\.\d{1,2})?</w:t>
            </w:r>
          </w:p>
        </w:tc>
      </w:tr>
      <w:tr w:rsidR="004A5F56" w:rsidRPr="001A4780" w14:paraId="1FA271F8" w14:textId="77777777" w:rsidTr="00CE215A">
        <w:tc>
          <w:tcPr>
            <w:tcW w:w="942" w:type="pct"/>
            <w:shd w:val="clear" w:color="auto" w:fill="auto"/>
            <w:vAlign w:val="center"/>
          </w:tcPr>
          <w:p w14:paraId="153F43B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714F781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value</w:t>
            </w:r>
          </w:p>
        </w:tc>
        <w:tc>
          <w:tcPr>
            <w:tcW w:w="142" w:type="pct"/>
            <w:shd w:val="clear" w:color="auto" w:fill="auto"/>
          </w:tcPr>
          <w:p w14:paraId="3A67E2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3E6F3C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4C660D7B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Значимость критерия в процентах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04" w:type="pct"/>
            <w:vMerge w:val="restart"/>
            <w:shd w:val="clear" w:color="auto" w:fill="auto"/>
            <w:vAlign w:val="center"/>
          </w:tcPr>
          <w:p w14:paraId="021FF90F" w14:textId="4199CE69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загрузке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поля игнорируются, используется для печатной формы протокола.</w:t>
            </w:r>
          </w:p>
        </w:tc>
      </w:tr>
      <w:tr w:rsidR="004A5F56" w:rsidRPr="001A4780" w14:paraId="1BF7E707" w14:textId="77777777" w:rsidTr="00CE215A">
        <w:tc>
          <w:tcPr>
            <w:tcW w:w="942" w:type="pct"/>
            <w:shd w:val="clear" w:color="auto" w:fill="auto"/>
            <w:vAlign w:val="center"/>
          </w:tcPr>
          <w:p w14:paraId="35FAEF7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6C0A34E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5745DEB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E7D3A2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152C4B00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Дополнительная информация о содержании и порядке оценки по критерию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04" w:type="pct"/>
            <w:vMerge/>
            <w:shd w:val="clear" w:color="auto" w:fill="auto"/>
          </w:tcPr>
          <w:p w14:paraId="5F46034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15245DD" w14:textId="77777777" w:rsidTr="00CE215A">
        <w:tc>
          <w:tcPr>
            <w:tcW w:w="942" w:type="pct"/>
            <w:shd w:val="clear" w:color="auto" w:fill="auto"/>
            <w:vAlign w:val="center"/>
          </w:tcPr>
          <w:p w14:paraId="1066A82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D4E7567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limit</w:t>
            </w:r>
          </w:p>
        </w:tc>
        <w:tc>
          <w:tcPr>
            <w:tcW w:w="142" w:type="pct"/>
            <w:shd w:val="clear" w:color="auto" w:fill="auto"/>
          </w:tcPr>
          <w:p w14:paraId="55FACCF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19592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328" w:type="pct"/>
            <w:shd w:val="clear" w:color="auto" w:fill="auto"/>
          </w:tcPr>
          <w:p w14:paraId="3234F8C2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Предельное значение показателя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04" w:type="pct"/>
            <w:vMerge/>
            <w:shd w:val="clear" w:color="auto" w:fill="auto"/>
          </w:tcPr>
          <w:p w14:paraId="3538063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09596FE" w14:textId="77777777" w:rsidTr="00CE215A">
        <w:tc>
          <w:tcPr>
            <w:tcW w:w="942" w:type="pct"/>
            <w:shd w:val="clear" w:color="auto" w:fill="auto"/>
            <w:vAlign w:val="center"/>
          </w:tcPr>
          <w:p w14:paraId="0C4F14B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0DB6E40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measurementOrder</w:t>
            </w:r>
          </w:p>
        </w:tc>
        <w:tc>
          <w:tcPr>
            <w:tcW w:w="142" w:type="pct"/>
            <w:shd w:val="clear" w:color="auto" w:fill="auto"/>
          </w:tcPr>
          <w:p w14:paraId="0D21740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576DF8A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30E9080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Порядок оценки по показателю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  <w:r w:rsidRPr="003D62E4">
              <w:rPr>
                <w:sz w:val="20"/>
              </w:rPr>
              <w:t>:</w:t>
            </w:r>
          </w:p>
          <w:p w14:paraId="76E56A2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F - лучшим условием исполнения контракта является наибольшее значение,</w:t>
            </w:r>
          </w:p>
          <w:p w14:paraId="5A25444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 - лучшим условием исполнения контракта является наименьшее значение,</w:t>
            </w:r>
          </w:p>
          <w:p w14:paraId="62BA801C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O - оценка производится по шкале оценки или другому порядку, указанному в документации</w:t>
            </w:r>
          </w:p>
        </w:tc>
        <w:tc>
          <w:tcPr>
            <w:tcW w:w="1304" w:type="pct"/>
            <w:vMerge/>
            <w:shd w:val="clear" w:color="auto" w:fill="auto"/>
          </w:tcPr>
          <w:p w14:paraId="27D1A43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4D82262" w14:textId="77777777" w:rsidTr="00CE215A">
        <w:tc>
          <w:tcPr>
            <w:tcW w:w="942" w:type="pct"/>
            <w:shd w:val="clear" w:color="auto" w:fill="auto"/>
            <w:vAlign w:val="center"/>
          </w:tcPr>
          <w:p w14:paraId="75CE4CE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6698128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offer</w:t>
            </w:r>
          </w:p>
        </w:tc>
        <w:tc>
          <w:tcPr>
            <w:tcW w:w="142" w:type="pct"/>
            <w:shd w:val="clear" w:color="auto" w:fill="auto"/>
          </w:tcPr>
          <w:p w14:paraId="188C8E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6340126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328" w:type="pct"/>
            <w:shd w:val="clear" w:color="auto" w:fill="auto"/>
          </w:tcPr>
          <w:p w14:paraId="2C100052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Предложение участника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7CE9150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104BA43" w14:textId="77777777" w:rsidTr="00CE215A">
        <w:tc>
          <w:tcPr>
            <w:tcW w:w="942" w:type="pct"/>
            <w:shd w:val="clear" w:color="auto" w:fill="auto"/>
            <w:vAlign w:val="center"/>
          </w:tcPr>
          <w:p w14:paraId="42ABBAA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1257E13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B474F">
              <w:rPr>
                <w:sz w:val="20"/>
              </w:rPr>
              <w:t>spelledOffer</w:t>
            </w:r>
          </w:p>
        </w:tc>
        <w:tc>
          <w:tcPr>
            <w:tcW w:w="142" w:type="pct"/>
            <w:shd w:val="clear" w:color="auto" w:fill="auto"/>
          </w:tcPr>
          <w:p w14:paraId="2662891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D31868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6001CC37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B474F">
              <w:rPr>
                <w:sz w:val="20"/>
              </w:rPr>
              <w:t>Предложение участник</w:t>
            </w:r>
            <w:r>
              <w:rPr>
                <w:sz w:val="20"/>
              </w:rPr>
              <w:t>а прописью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4004538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B018B38" w14:textId="77777777" w:rsidTr="00CE215A">
        <w:tc>
          <w:tcPr>
            <w:tcW w:w="942" w:type="pct"/>
            <w:shd w:val="clear" w:color="auto" w:fill="auto"/>
            <w:vAlign w:val="center"/>
          </w:tcPr>
          <w:p w14:paraId="2D6A3E8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FECD479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1BA003B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4BBF0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18F4273E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Дополнительная информация о предложении участника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6992422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5394CBB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7546B922" w14:textId="77777777" w:rsidR="004A5F56" w:rsidRPr="00382F5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382F55">
              <w:rPr>
                <w:b/>
                <w:sz w:val="20"/>
              </w:rPr>
              <w:t>Качественный (нестоимостной) критерий оценки</w:t>
            </w:r>
          </w:p>
        </w:tc>
      </w:tr>
      <w:tr w:rsidR="004A5F56" w:rsidRPr="001A4780" w14:paraId="31E5EDE7" w14:textId="77777777" w:rsidTr="00CE215A">
        <w:tc>
          <w:tcPr>
            <w:tcW w:w="942" w:type="pct"/>
            <w:shd w:val="clear" w:color="auto" w:fill="auto"/>
            <w:vAlign w:val="center"/>
          </w:tcPr>
          <w:p w14:paraId="724173A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qualitative</w:t>
            </w:r>
            <w:proofErr w:type="gramStart"/>
            <w:r w:rsidRPr="00186B33">
              <w:rPr>
                <w:b/>
                <w:sz w:val="20"/>
              </w:rPr>
              <w:t>С</w:t>
            </w:r>
            <w:proofErr w:type="gramEnd"/>
            <w:r w:rsidRPr="00186B33">
              <w:rPr>
                <w:b/>
                <w:sz w:val="20"/>
              </w:rPr>
              <w:t>riterion</w:t>
            </w:r>
          </w:p>
        </w:tc>
        <w:tc>
          <w:tcPr>
            <w:tcW w:w="934" w:type="pct"/>
            <w:shd w:val="clear" w:color="auto" w:fill="auto"/>
          </w:tcPr>
          <w:p w14:paraId="53FFBA91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14A53D2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222780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607C297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1650B96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D22D1" w:rsidRPr="001A4780" w14:paraId="463CC822" w14:textId="77777777" w:rsidTr="00CE215A">
        <w:tc>
          <w:tcPr>
            <w:tcW w:w="942" w:type="pct"/>
            <w:vMerge w:val="restart"/>
            <w:shd w:val="clear" w:color="auto" w:fill="auto"/>
            <w:vAlign w:val="center"/>
          </w:tcPr>
          <w:p w14:paraId="5CE47AF4" w14:textId="6667B72A" w:rsidR="00CD22D1" w:rsidRPr="006C6D44" w:rsidRDefault="00CD22D1" w:rsidP="004A5F56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934" w:type="pct"/>
            <w:shd w:val="clear" w:color="auto" w:fill="auto"/>
          </w:tcPr>
          <w:p w14:paraId="444DB9C8" w14:textId="029C8E1A" w:rsidR="00CD22D1" w:rsidRPr="00996FC5" w:rsidRDefault="00CD22D1" w:rsidP="00F563C4">
            <w:pPr>
              <w:spacing w:before="0" w:after="0"/>
              <w:ind w:firstLine="51"/>
              <w:rPr>
                <w:sz w:val="20"/>
              </w:rPr>
            </w:pPr>
            <w:r w:rsidRPr="00186B33">
              <w:rPr>
                <w:sz w:val="20"/>
              </w:rPr>
              <w:t>indicator</w:t>
            </w:r>
          </w:p>
        </w:tc>
        <w:tc>
          <w:tcPr>
            <w:tcW w:w="142" w:type="pct"/>
            <w:shd w:val="clear" w:color="auto" w:fill="auto"/>
          </w:tcPr>
          <w:p w14:paraId="74DD1102" w14:textId="77777777" w:rsidR="00CD22D1" w:rsidRDefault="00CD22D1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5FE27462" w14:textId="77777777" w:rsidR="00CD22D1" w:rsidRDefault="00CD22D1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0D97BAC8" w14:textId="77777777" w:rsidR="00CD22D1" w:rsidRDefault="00CD22D1" w:rsidP="004A5F56">
            <w:pPr>
              <w:spacing w:before="0" w:after="0"/>
              <w:ind w:firstLine="51"/>
              <w:rPr>
                <w:sz w:val="20"/>
              </w:rPr>
            </w:pPr>
            <w:r w:rsidRPr="00186B33">
              <w:rPr>
                <w:sz w:val="20"/>
              </w:rPr>
              <w:t>Показатель критерия оценки</w:t>
            </w:r>
          </w:p>
        </w:tc>
        <w:tc>
          <w:tcPr>
            <w:tcW w:w="1304" w:type="pct"/>
            <w:shd w:val="clear" w:color="auto" w:fill="auto"/>
          </w:tcPr>
          <w:p w14:paraId="10E542B5" w14:textId="77777777" w:rsidR="00CD22D1" w:rsidRDefault="00CD22D1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CD22D1" w:rsidRPr="001A4780" w14:paraId="05B7C7A5" w14:textId="77777777" w:rsidTr="00CE215A">
        <w:tc>
          <w:tcPr>
            <w:tcW w:w="942" w:type="pct"/>
            <w:vMerge/>
            <w:shd w:val="clear" w:color="auto" w:fill="auto"/>
            <w:vAlign w:val="center"/>
          </w:tcPr>
          <w:p w14:paraId="7FE14199" w14:textId="77777777" w:rsidR="00CD22D1" w:rsidRPr="006C6D44" w:rsidRDefault="00CD22D1" w:rsidP="00CD22D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F9E9858" w14:textId="5609BE63" w:rsidR="00CD22D1" w:rsidRPr="00186B33" w:rsidRDefault="00CD22D1" w:rsidP="00CD22D1">
            <w:pPr>
              <w:spacing w:before="0" w:after="0"/>
              <w:ind w:firstLine="51"/>
              <w:rPr>
                <w:sz w:val="20"/>
              </w:rPr>
            </w:pPr>
            <w:r w:rsidRPr="00483986">
              <w:rPr>
                <w:sz w:val="20"/>
              </w:rPr>
              <w:t>criterionScoring</w:t>
            </w:r>
          </w:p>
        </w:tc>
        <w:tc>
          <w:tcPr>
            <w:tcW w:w="142" w:type="pct"/>
            <w:shd w:val="clear" w:color="auto" w:fill="auto"/>
          </w:tcPr>
          <w:p w14:paraId="02475B4A" w14:textId="4ED9BA39" w:rsidR="00CD22D1" w:rsidRDefault="00CD22D1" w:rsidP="00CD22D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0685C7FB" w14:textId="11CA09E1" w:rsidR="00CD22D1" w:rsidRDefault="00CD22D1" w:rsidP="00CD22D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55558E19" w14:textId="0EE9C92B" w:rsidR="00CD22D1" w:rsidRPr="00186B33" w:rsidRDefault="00CD22D1" w:rsidP="00CD22D1">
            <w:pPr>
              <w:spacing w:before="0" w:after="0"/>
              <w:ind w:firstLine="51"/>
              <w:rPr>
                <w:sz w:val="20"/>
              </w:rPr>
            </w:pPr>
            <w:r w:rsidRPr="00483986">
              <w:rPr>
                <w:sz w:val="20"/>
              </w:rPr>
              <w:t>Критерий оценки (для качественных критериев без показателей)</w:t>
            </w:r>
          </w:p>
        </w:tc>
        <w:tc>
          <w:tcPr>
            <w:tcW w:w="1304" w:type="pct"/>
            <w:shd w:val="clear" w:color="auto" w:fill="auto"/>
          </w:tcPr>
          <w:p w14:paraId="4E394278" w14:textId="39D73496" w:rsidR="00CD22D1" w:rsidRDefault="00CD22D1" w:rsidP="00CD22D1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CD22D1" w:rsidRPr="001A4780" w14:paraId="53D6AA1E" w14:textId="77777777" w:rsidTr="00CE215A">
        <w:tc>
          <w:tcPr>
            <w:tcW w:w="942" w:type="pct"/>
            <w:shd w:val="clear" w:color="auto" w:fill="auto"/>
            <w:vAlign w:val="center"/>
          </w:tcPr>
          <w:p w14:paraId="24D6AAE7" w14:textId="77777777" w:rsidR="00CD22D1" w:rsidRPr="006C6D44" w:rsidRDefault="00CD22D1" w:rsidP="00CD22D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A671EA2" w14:textId="77777777" w:rsidR="00CD22D1" w:rsidRPr="00351964" w:rsidRDefault="00CD22D1" w:rsidP="00CD22D1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criterionCode</w:t>
            </w:r>
          </w:p>
        </w:tc>
        <w:tc>
          <w:tcPr>
            <w:tcW w:w="142" w:type="pct"/>
            <w:shd w:val="clear" w:color="auto" w:fill="auto"/>
          </w:tcPr>
          <w:p w14:paraId="410F07F7" w14:textId="6F74A6D3" w:rsidR="00CD22D1" w:rsidRPr="0087617C" w:rsidRDefault="00CD22D1" w:rsidP="00CD22D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8B163C5" w14:textId="6930CE0F" w:rsidR="00CD22D1" w:rsidRPr="0087617C" w:rsidRDefault="00CD22D1" w:rsidP="00CD22D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484D82FD" w14:textId="6D54E2ED" w:rsidR="00CD22D1" w:rsidRPr="0077733C" w:rsidRDefault="00CD22D1" w:rsidP="00CD22D1">
            <w:pPr>
              <w:spacing w:before="0" w:after="0"/>
              <w:ind w:firstLine="51"/>
              <w:rPr>
                <w:sz w:val="20"/>
              </w:rPr>
            </w:pPr>
            <w:r w:rsidRPr="0077733C">
              <w:rPr>
                <w:sz w:val="20"/>
              </w:rPr>
              <w:t>Код критерия:</w:t>
            </w:r>
          </w:p>
          <w:p w14:paraId="60A6F881" w14:textId="77777777" w:rsidR="00CD22D1" w:rsidRPr="0077733C" w:rsidRDefault="00CD22D1" w:rsidP="00CD22D1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CP - Цена контракта.</w:t>
            </w:r>
          </w:p>
          <w:p w14:paraId="0098497B" w14:textId="77777777" w:rsidR="00CD22D1" w:rsidRPr="0077733C" w:rsidRDefault="00CD22D1" w:rsidP="00CD22D1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MC - Расходы на эксплуатацию и ремонт товаров, использование результатов работ.</w:t>
            </w:r>
          </w:p>
          <w:p w14:paraId="6D479446" w14:textId="77777777" w:rsidR="00CD22D1" w:rsidRPr="0077733C" w:rsidRDefault="00CD22D1" w:rsidP="00CD22D1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TC - Стоимость жизненного цикла товара или созданного в результате выполнения работы объекта.</w:t>
            </w:r>
          </w:p>
          <w:p w14:paraId="6E104228" w14:textId="77777777" w:rsidR="00CD22D1" w:rsidRPr="0077733C" w:rsidRDefault="00CD22D1" w:rsidP="00CD22D1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EN - Предложение о сумме соответствующих расходов заказчика, которые заказчик осуществит или понесет по энергосервисному контракту.</w:t>
            </w:r>
          </w:p>
          <w:p w14:paraId="00C6E029" w14:textId="77777777" w:rsidR="00CD22D1" w:rsidRPr="0077733C" w:rsidRDefault="00CD22D1" w:rsidP="00CD22D1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QF - Качественные, функциональные и экологические характеристики объекта закупки.</w:t>
            </w:r>
          </w:p>
          <w:p w14:paraId="68924076" w14:textId="77777777" w:rsidR="00CD22D1" w:rsidRPr="0077733C" w:rsidRDefault="00CD22D1" w:rsidP="00CD22D1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7733C">
              <w:rPr>
                <w:color w:val="000000"/>
                <w:sz w:val="20"/>
                <w:highlight w:val="white"/>
              </w:rPr>
              <w:t>QO - Квалификация участников закупки, в том числе наличие у них финансовых ресурсов, на праве собственности или ином законном основании оборудования и других материальных ресурсов, опыта работы, связанного с предметом контракта, и деловой репутации, специалистов и иных работников определенного уровня</w:t>
            </w:r>
          </w:p>
        </w:tc>
        <w:tc>
          <w:tcPr>
            <w:tcW w:w="1304" w:type="pct"/>
            <w:vMerge w:val="restart"/>
            <w:shd w:val="clear" w:color="auto" w:fill="auto"/>
          </w:tcPr>
          <w:p w14:paraId="4DBFD838" w14:textId="717A8C03" w:rsidR="00CD22D1" w:rsidRPr="003804BF" w:rsidRDefault="00CD22D1" w:rsidP="00CD22D1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загрузке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поля игнорируются, используется для печатной формы протокола.</w:t>
            </w:r>
          </w:p>
        </w:tc>
      </w:tr>
      <w:tr w:rsidR="00CD22D1" w:rsidRPr="001A4780" w14:paraId="68231BD3" w14:textId="77777777" w:rsidTr="00CE215A">
        <w:tc>
          <w:tcPr>
            <w:tcW w:w="942" w:type="pct"/>
            <w:shd w:val="clear" w:color="auto" w:fill="auto"/>
            <w:vAlign w:val="center"/>
          </w:tcPr>
          <w:p w14:paraId="6D492F91" w14:textId="77777777" w:rsidR="00CD22D1" w:rsidRPr="006C6D44" w:rsidRDefault="00CD22D1" w:rsidP="00CD22D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BB2B262" w14:textId="77777777" w:rsidR="00CD22D1" w:rsidRPr="00351964" w:rsidRDefault="00CD22D1" w:rsidP="00CD22D1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017211E0" w14:textId="77777777" w:rsidR="00CD22D1" w:rsidRPr="0087617C" w:rsidRDefault="00CD22D1" w:rsidP="00CD22D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02481AA" w14:textId="77777777" w:rsidR="00CD22D1" w:rsidRPr="0087617C" w:rsidRDefault="00CD22D1" w:rsidP="00CD22D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638F0E94" w14:textId="77777777" w:rsidR="00CD22D1" w:rsidRPr="00351964" w:rsidRDefault="00CD22D1" w:rsidP="00CD22D1">
            <w:pPr>
              <w:spacing w:before="0" w:after="0"/>
              <w:ind w:firstLine="51"/>
              <w:rPr>
                <w:sz w:val="20"/>
              </w:rPr>
            </w:pPr>
            <w:r w:rsidRPr="0077733C">
              <w:rPr>
                <w:sz w:val="20"/>
              </w:rPr>
              <w:t>Дополнительная информация о содержании и порядке оценки по критерию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022F3579" w14:textId="77777777" w:rsidR="00CD22D1" w:rsidRPr="003804BF" w:rsidRDefault="00CD22D1" w:rsidP="00CD22D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D22D1" w:rsidRPr="001A4780" w14:paraId="17DADE59" w14:textId="77777777" w:rsidTr="00CE215A">
        <w:tc>
          <w:tcPr>
            <w:tcW w:w="942" w:type="pct"/>
            <w:shd w:val="clear" w:color="auto" w:fill="auto"/>
            <w:vAlign w:val="center"/>
          </w:tcPr>
          <w:p w14:paraId="25EF68B0" w14:textId="77777777" w:rsidR="00CD22D1" w:rsidRPr="006C6D44" w:rsidRDefault="00CD22D1" w:rsidP="00CD22D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C8FFC28" w14:textId="77777777" w:rsidR="00CD22D1" w:rsidRPr="0077733C" w:rsidRDefault="00CD22D1" w:rsidP="00CD22D1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value</w:t>
            </w:r>
          </w:p>
        </w:tc>
        <w:tc>
          <w:tcPr>
            <w:tcW w:w="142" w:type="pct"/>
            <w:shd w:val="clear" w:color="auto" w:fill="auto"/>
          </w:tcPr>
          <w:p w14:paraId="6AC96AA9" w14:textId="77777777" w:rsidR="00CD22D1" w:rsidRPr="0087617C" w:rsidRDefault="00CD22D1" w:rsidP="00CD22D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C0DD765" w14:textId="77777777" w:rsidR="00CD22D1" w:rsidRPr="00382F55" w:rsidRDefault="00CD22D1" w:rsidP="00CD22D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4A0D1D3A" w14:textId="77777777" w:rsidR="00CD22D1" w:rsidRPr="00351964" w:rsidRDefault="00CD22D1" w:rsidP="00CD22D1">
            <w:pPr>
              <w:spacing w:before="0" w:after="0"/>
              <w:ind w:firstLine="51"/>
              <w:rPr>
                <w:sz w:val="20"/>
              </w:rPr>
            </w:pPr>
            <w:r w:rsidRPr="0077733C">
              <w:rPr>
                <w:sz w:val="20"/>
              </w:rPr>
              <w:t>Значимость критерия в процентах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7427043F" w14:textId="77777777" w:rsidR="00CD22D1" w:rsidRPr="0077733C" w:rsidRDefault="00CD22D1" w:rsidP="00CD22D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97575" w:rsidRPr="001A4780" w14:paraId="433D3538" w14:textId="77777777" w:rsidTr="00CE215A">
        <w:tc>
          <w:tcPr>
            <w:tcW w:w="942" w:type="pct"/>
            <w:shd w:val="clear" w:color="auto" w:fill="auto"/>
            <w:vAlign w:val="center"/>
          </w:tcPr>
          <w:p w14:paraId="1E936EE5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911F989" w14:textId="1F65CECB" w:rsidR="00A97575" w:rsidRPr="00CD22D1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6A3ABA">
              <w:rPr>
                <w:sz w:val="20"/>
                <w:lang w:val="en-US"/>
              </w:rPr>
              <w:t>score</w:t>
            </w:r>
          </w:p>
        </w:tc>
        <w:tc>
          <w:tcPr>
            <w:tcW w:w="142" w:type="pct"/>
            <w:shd w:val="clear" w:color="auto" w:fill="auto"/>
          </w:tcPr>
          <w:p w14:paraId="619EC9C2" w14:textId="1FBAF2D4" w:rsidR="00A97575" w:rsidRPr="00CD22D1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3AEF686" w14:textId="62026184" w:rsidR="00A97575" w:rsidRPr="00CD22D1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0A344927" w14:textId="1063EF21" w:rsidR="00A97575" w:rsidRPr="0077733C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6A3ABA">
              <w:rPr>
                <w:sz w:val="20"/>
              </w:rPr>
              <w:t>Оценка без учёта значимости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12E701D0" w14:textId="77777777" w:rsidR="00A97575" w:rsidRPr="0077733C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97575" w:rsidRPr="001A4780" w14:paraId="2DA9065F" w14:textId="77777777" w:rsidTr="00CE215A">
        <w:tc>
          <w:tcPr>
            <w:tcW w:w="942" w:type="pct"/>
            <w:shd w:val="clear" w:color="auto" w:fill="auto"/>
            <w:vAlign w:val="center"/>
          </w:tcPr>
          <w:p w14:paraId="4290C0BE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63F0CA5" w14:textId="77777777" w:rsidR="00A97575" w:rsidRPr="00E06C85" w:rsidRDefault="00A97575" w:rsidP="00A97575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77733C">
              <w:rPr>
                <w:sz w:val="20"/>
              </w:rPr>
              <w:t>normedScore</w:t>
            </w:r>
          </w:p>
        </w:tc>
        <w:tc>
          <w:tcPr>
            <w:tcW w:w="142" w:type="pct"/>
            <w:shd w:val="clear" w:color="auto" w:fill="auto"/>
          </w:tcPr>
          <w:p w14:paraId="7BD4E4B0" w14:textId="77777777" w:rsidR="00A97575" w:rsidRPr="0087617C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31563078" w14:textId="77777777" w:rsidR="00A97575" w:rsidRPr="0087617C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528E4116" w14:textId="6C9288A5" w:rsidR="00A97575" w:rsidRPr="00351964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E06C85">
              <w:rPr>
                <w:sz w:val="20"/>
              </w:rPr>
              <w:t xml:space="preserve">Оценка критерия с учётом значимости 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3663CC7F" w14:textId="77777777" w:rsidR="00A97575" w:rsidRPr="00E06C85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97575" w:rsidRPr="001A4780" w14:paraId="1D08D04E" w14:textId="77777777" w:rsidTr="00CE215A">
        <w:tc>
          <w:tcPr>
            <w:tcW w:w="942" w:type="pct"/>
            <w:shd w:val="clear" w:color="auto" w:fill="auto"/>
            <w:vAlign w:val="center"/>
          </w:tcPr>
          <w:p w14:paraId="48662302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159DBEC" w14:textId="77777777" w:rsidR="00A97575" w:rsidRPr="00E06C85" w:rsidRDefault="00A97575" w:rsidP="00A97575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limit</w:t>
            </w:r>
          </w:p>
        </w:tc>
        <w:tc>
          <w:tcPr>
            <w:tcW w:w="142" w:type="pct"/>
            <w:shd w:val="clear" w:color="auto" w:fill="auto"/>
          </w:tcPr>
          <w:p w14:paraId="3F569831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78197720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328" w:type="pct"/>
            <w:shd w:val="clear" w:color="auto" w:fill="auto"/>
          </w:tcPr>
          <w:p w14:paraId="03FBF2FA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E06C85">
              <w:rPr>
                <w:sz w:val="20"/>
              </w:rPr>
              <w:t xml:space="preserve">Предельное значение </w:t>
            </w:r>
            <w:r w:rsidRPr="00E06C85">
              <w:rPr>
                <w:sz w:val="20"/>
              </w:rPr>
              <w:lastRenderedPageBreak/>
              <w:t>критерия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73A506F5" w14:textId="77777777" w:rsidR="00A97575" w:rsidRPr="00CC092C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97575" w:rsidRPr="001A4780" w14:paraId="43D0E035" w14:textId="77777777" w:rsidTr="00CE215A">
        <w:tc>
          <w:tcPr>
            <w:tcW w:w="942" w:type="pct"/>
            <w:shd w:val="clear" w:color="auto" w:fill="auto"/>
            <w:vAlign w:val="center"/>
          </w:tcPr>
          <w:p w14:paraId="762BF801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FD63CFF" w14:textId="77777777" w:rsidR="00A97575" w:rsidRDefault="00A97575" w:rsidP="00A97575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703AE5">
              <w:rPr>
                <w:sz w:val="20"/>
                <w:lang w:val="en-US"/>
              </w:rPr>
              <w:t>criterionHaveIndicator</w:t>
            </w:r>
          </w:p>
        </w:tc>
        <w:tc>
          <w:tcPr>
            <w:tcW w:w="142" w:type="pct"/>
            <w:shd w:val="clear" w:color="auto" w:fill="auto"/>
          </w:tcPr>
          <w:p w14:paraId="28EEB511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8A50A04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328" w:type="pct"/>
            <w:shd w:val="clear" w:color="auto" w:fill="auto"/>
          </w:tcPr>
          <w:p w14:paraId="1E7E282D" w14:textId="77777777" w:rsidR="00A97575" w:rsidRPr="00E06C85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703AE5">
              <w:rPr>
                <w:sz w:val="20"/>
              </w:rPr>
              <w:t>Наличие показателей у критерия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68D80F53" w14:textId="77777777" w:rsidR="00A97575" w:rsidRPr="00CC092C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97575" w:rsidRPr="001A4780" w14:paraId="266253EA" w14:textId="77777777" w:rsidTr="00A97575">
        <w:tc>
          <w:tcPr>
            <w:tcW w:w="5000" w:type="pct"/>
            <w:gridSpan w:val="6"/>
            <w:shd w:val="clear" w:color="auto" w:fill="auto"/>
            <w:vAlign w:val="center"/>
          </w:tcPr>
          <w:p w14:paraId="38B22C82" w14:textId="3C3728A5" w:rsidR="00A97575" w:rsidRPr="00A97575" w:rsidRDefault="00A97575" w:rsidP="00A97575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A97575">
              <w:rPr>
                <w:b/>
                <w:sz w:val="20"/>
              </w:rPr>
              <w:t>Показатель критерия оценки</w:t>
            </w:r>
          </w:p>
        </w:tc>
      </w:tr>
      <w:tr w:rsidR="00A97575" w:rsidRPr="001A4780" w14:paraId="3E6FF3FE" w14:textId="77777777" w:rsidTr="00CE215A">
        <w:tc>
          <w:tcPr>
            <w:tcW w:w="942" w:type="pct"/>
            <w:shd w:val="clear" w:color="auto" w:fill="auto"/>
            <w:vAlign w:val="center"/>
          </w:tcPr>
          <w:p w14:paraId="3F36312A" w14:textId="4B042315" w:rsidR="00A97575" w:rsidRPr="006C6D44" w:rsidRDefault="00A97575" w:rsidP="00F563C4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indicator</w:t>
            </w:r>
          </w:p>
        </w:tc>
        <w:tc>
          <w:tcPr>
            <w:tcW w:w="934" w:type="pct"/>
            <w:shd w:val="clear" w:color="auto" w:fill="auto"/>
          </w:tcPr>
          <w:p w14:paraId="1D08DEEB" w14:textId="77777777" w:rsidR="00A97575" w:rsidRPr="00996FC5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785C9BDC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13D4337F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4EC84A41" w14:textId="77777777" w:rsidR="00A97575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74D58583" w14:textId="77777777" w:rsidR="00A97575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97575" w:rsidRPr="001A4780" w14:paraId="580C487D" w14:textId="77777777" w:rsidTr="00CE215A">
        <w:tc>
          <w:tcPr>
            <w:tcW w:w="942" w:type="pct"/>
            <w:shd w:val="clear" w:color="auto" w:fill="auto"/>
            <w:vAlign w:val="center"/>
          </w:tcPr>
          <w:p w14:paraId="67F0256C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2D88B63" w14:textId="77777777" w:rsidR="00A97575" w:rsidRPr="00996FC5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186B33">
              <w:rPr>
                <w:sz w:val="20"/>
              </w:rPr>
              <w:t>indicatorCode</w:t>
            </w:r>
          </w:p>
        </w:tc>
        <w:tc>
          <w:tcPr>
            <w:tcW w:w="142" w:type="pct"/>
            <w:shd w:val="clear" w:color="auto" w:fill="auto"/>
          </w:tcPr>
          <w:p w14:paraId="4867FEB3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58A2F989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7F4BEBCF" w14:textId="77777777" w:rsidR="00A97575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 xml:space="preserve">Код </w:t>
            </w:r>
            <w:r>
              <w:rPr>
                <w:sz w:val="20"/>
              </w:rPr>
              <w:t>показателя</w:t>
            </w:r>
          </w:p>
        </w:tc>
        <w:tc>
          <w:tcPr>
            <w:tcW w:w="1304" w:type="pct"/>
            <w:shd w:val="clear" w:color="auto" w:fill="auto"/>
          </w:tcPr>
          <w:p w14:paraId="1EA26BBF" w14:textId="77777777" w:rsidR="00A97575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97575" w:rsidRPr="001A4780" w14:paraId="2497E034" w14:textId="77777777" w:rsidTr="00CE215A">
        <w:tc>
          <w:tcPr>
            <w:tcW w:w="942" w:type="pct"/>
            <w:shd w:val="clear" w:color="auto" w:fill="auto"/>
            <w:vAlign w:val="center"/>
          </w:tcPr>
          <w:p w14:paraId="6A45D5E6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42BC760" w14:textId="78C2B9D7" w:rsidR="00A97575" w:rsidRPr="00996FC5" w:rsidRDefault="00F563C4" w:rsidP="00A97575">
            <w:pPr>
              <w:spacing w:before="0" w:after="0"/>
              <w:ind w:firstLine="51"/>
              <w:rPr>
                <w:sz w:val="20"/>
              </w:rPr>
            </w:pPr>
            <w:r>
              <w:t xml:space="preserve"> </w:t>
            </w:r>
            <w:r w:rsidRPr="00F563C4">
              <w:rPr>
                <w:sz w:val="20"/>
              </w:rPr>
              <w:t>indicatorScoring</w:t>
            </w:r>
          </w:p>
        </w:tc>
        <w:tc>
          <w:tcPr>
            <w:tcW w:w="142" w:type="pct"/>
            <w:shd w:val="clear" w:color="auto" w:fill="auto"/>
          </w:tcPr>
          <w:p w14:paraId="6E8C7A26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1E370090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F1D586C" w14:textId="61605C72" w:rsidR="00A97575" w:rsidRDefault="00F563C4" w:rsidP="00A97575">
            <w:pPr>
              <w:spacing w:before="0" w:after="0"/>
              <w:ind w:firstLine="51"/>
              <w:rPr>
                <w:sz w:val="20"/>
              </w:rPr>
            </w:pPr>
            <w:r>
              <w:t xml:space="preserve"> </w:t>
            </w:r>
            <w:r w:rsidRPr="00F563C4">
              <w:rPr>
                <w:sz w:val="20"/>
              </w:rPr>
              <w:t>Оценки по показателю критерия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63D60558" w14:textId="3BF52DAF" w:rsidR="00A97575" w:rsidRDefault="00F563C4" w:rsidP="00A9757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A97575" w:rsidRPr="001A4780" w14:paraId="6BC0CB6B" w14:textId="77777777" w:rsidTr="00CE215A">
        <w:tc>
          <w:tcPr>
            <w:tcW w:w="942" w:type="pct"/>
            <w:shd w:val="clear" w:color="auto" w:fill="auto"/>
            <w:vAlign w:val="center"/>
          </w:tcPr>
          <w:p w14:paraId="7180FF8F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CD8F487" w14:textId="77777777" w:rsidR="00A97575" w:rsidRPr="00996FC5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score</w:t>
            </w:r>
          </w:p>
        </w:tc>
        <w:tc>
          <w:tcPr>
            <w:tcW w:w="142" w:type="pct"/>
            <w:shd w:val="clear" w:color="auto" w:fill="auto"/>
          </w:tcPr>
          <w:p w14:paraId="2A29C852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FF6AD36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984813">
              <w:rPr>
                <w:sz w:val="20"/>
                <w:lang w:val="en-US"/>
              </w:rPr>
              <w:t>N(</w:t>
            </w:r>
            <w:r>
              <w:rPr>
                <w:sz w:val="20"/>
                <w:lang w:val="en-US"/>
              </w:rPr>
              <w:t>5</w:t>
            </w:r>
            <w:r w:rsidRPr="00984813">
              <w:rPr>
                <w:sz w:val="20"/>
                <w:lang w:val="en-US"/>
              </w:rPr>
              <w:t>,</w:t>
            </w:r>
            <w:r>
              <w:rPr>
                <w:sz w:val="20"/>
                <w:lang w:val="en-US"/>
              </w:rPr>
              <w:t>2</w:t>
            </w:r>
            <w:r w:rsidRPr="00984813">
              <w:rPr>
                <w:sz w:val="20"/>
                <w:lang w:val="en-US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555FA5AA" w14:textId="77777777" w:rsidR="00A97575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без учёта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51635BAD" w14:textId="77777777" w:rsidR="00A97575" w:rsidRPr="00382F55" w:rsidRDefault="00A97575" w:rsidP="00A97575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A97575" w:rsidRPr="001A4780" w14:paraId="57B5BD5C" w14:textId="77777777" w:rsidTr="00CE215A">
        <w:tc>
          <w:tcPr>
            <w:tcW w:w="942" w:type="pct"/>
            <w:shd w:val="clear" w:color="auto" w:fill="auto"/>
            <w:vAlign w:val="center"/>
          </w:tcPr>
          <w:p w14:paraId="5E48C453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8A0991E" w14:textId="77777777" w:rsidR="00A97575" w:rsidRPr="00996FC5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normedScore</w:t>
            </w:r>
          </w:p>
        </w:tc>
        <w:tc>
          <w:tcPr>
            <w:tcW w:w="142" w:type="pct"/>
            <w:shd w:val="clear" w:color="auto" w:fill="auto"/>
          </w:tcPr>
          <w:p w14:paraId="341EDC21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EEFBBBA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984813">
              <w:rPr>
                <w:sz w:val="20"/>
                <w:lang w:val="en-US"/>
              </w:rPr>
              <w:t>N(</w:t>
            </w:r>
            <w:r>
              <w:rPr>
                <w:sz w:val="20"/>
                <w:lang w:val="en-US"/>
              </w:rPr>
              <w:t>5</w:t>
            </w:r>
            <w:r w:rsidRPr="00984813">
              <w:rPr>
                <w:sz w:val="20"/>
                <w:lang w:val="en-US"/>
              </w:rPr>
              <w:t>,</w:t>
            </w:r>
            <w:r>
              <w:rPr>
                <w:sz w:val="20"/>
                <w:lang w:val="en-US"/>
              </w:rPr>
              <w:t>2</w:t>
            </w:r>
            <w:r w:rsidRPr="00984813">
              <w:rPr>
                <w:sz w:val="20"/>
                <w:lang w:val="en-US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6E018AF6" w14:textId="77777777" w:rsidR="00A97575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с учётом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4C3CE8A4" w14:textId="77777777" w:rsidR="00A97575" w:rsidRPr="00382F55" w:rsidRDefault="00A97575" w:rsidP="00A97575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A97575" w:rsidRPr="001A4780" w14:paraId="04054AF6" w14:textId="77777777" w:rsidTr="00CE215A">
        <w:tc>
          <w:tcPr>
            <w:tcW w:w="942" w:type="pct"/>
            <w:shd w:val="clear" w:color="auto" w:fill="auto"/>
            <w:vAlign w:val="center"/>
          </w:tcPr>
          <w:p w14:paraId="722E4DD5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56CD54B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142" w:type="pct"/>
            <w:shd w:val="clear" w:color="auto" w:fill="auto"/>
          </w:tcPr>
          <w:p w14:paraId="6B3F9441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127851E" w14:textId="77777777" w:rsidR="00A97575" w:rsidRPr="00984813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642A7AFB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CC092C">
              <w:rPr>
                <w:sz w:val="20"/>
              </w:rPr>
              <w:t>Наименование показателя (для печатной формы)</w:t>
            </w:r>
          </w:p>
        </w:tc>
        <w:tc>
          <w:tcPr>
            <w:tcW w:w="1304" w:type="pct"/>
            <w:vMerge w:val="restart"/>
            <w:shd w:val="clear" w:color="auto" w:fill="auto"/>
            <w:vAlign w:val="center"/>
          </w:tcPr>
          <w:p w14:paraId="4CBCDA08" w14:textId="73369249" w:rsidR="00A97575" w:rsidRPr="00CC092C" w:rsidRDefault="00A97575" w:rsidP="00A9757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загрузке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поля игнорируются, используется для печатной формы протокола.</w:t>
            </w:r>
          </w:p>
        </w:tc>
      </w:tr>
      <w:tr w:rsidR="00A97575" w:rsidRPr="001A4780" w14:paraId="0E365E8B" w14:textId="77777777" w:rsidTr="00CE215A">
        <w:tc>
          <w:tcPr>
            <w:tcW w:w="942" w:type="pct"/>
            <w:shd w:val="clear" w:color="auto" w:fill="auto"/>
            <w:vAlign w:val="center"/>
          </w:tcPr>
          <w:p w14:paraId="5A1981FA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F9C4005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value</w:t>
            </w:r>
          </w:p>
        </w:tc>
        <w:tc>
          <w:tcPr>
            <w:tcW w:w="142" w:type="pct"/>
            <w:shd w:val="clear" w:color="auto" w:fill="auto"/>
          </w:tcPr>
          <w:p w14:paraId="4850BE62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5CA482C7" w14:textId="77777777" w:rsidR="00A97575" w:rsidRPr="00984813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2E39E995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Значимость критерия в процентах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vMerge/>
            <w:shd w:val="clear" w:color="auto" w:fill="auto"/>
          </w:tcPr>
          <w:p w14:paraId="7EC2B212" w14:textId="77777777" w:rsidR="00A97575" w:rsidRPr="00CC092C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97575" w:rsidRPr="001A4780" w14:paraId="1C91784C" w14:textId="77777777" w:rsidTr="00CE215A">
        <w:tc>
          <w:tcPr>
            <w:tcW w:w="942" w:type="pct"/>
            <w:shd w:val="clear" w:color="auto" w:fill="auto"/>
            <w:vAlign w:val="center"/>
          </w:tcPr>
          <w:p w14:paraId="56D5B3AA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F5A714C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2BB96A12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326F8E1" w14:textId="77777777" w:rsidR="00A97575" w:rsidRPr="00984813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09267608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Дополнительная информация о содержании и порядке оценки по критерию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vMerge/>
            <w:shd w:val="clear" w:color="auto" w:fill="auto"/>
          </w:tcPr>
          <w:p w14:paraId="238ABD6B" w14:textId="77777777" w:rsidR="00A97575" w:rsidRPr="00382F55" w:rsidRDefault="00A97575" w:rsidP="00A97575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A97575" w:rsidRPr="001A4780" w14:paraId="43C8A4C2" w14:textId="77777777" w:rsidTr="00CE215A">
        <w:tc>
          <w:tcPr>
            <w:tcW w:w="942" w:type="pct"/>
            <w:shd w:val="clear" w:color="auto" w:fill="auto"/>
            <w:vAlign w:val="center"/>
          </w:tcPr>
          <w:p w14:paraId="13C0BC50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40509D6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limit</w:t>
            </w:r>
          </w:p>
        </w:tc>
        <w:tc>
          <w:tcPr>
            <w:tcW w:w="142" w:type="pct"/>
            <w:shd w:val="clear" w:color="auto" w:fill="auto"/>
          </w:tcPr>
          <w:p w14:paraId="305744DA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EF922DC" w14:textId="77777777" w:rsidR="00A97575" w:rsidRPr="00984813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328" w:type="pct"/>
            <w:shd w:val="clear" w:color="auto" w:fill="auto"/>
          </w:tcPr>
          <w:p w14:paraId="56BB0639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Предельное значение показателя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vMerge/>
            <w:shd w:val="clear" w:color="auto" w:fill="auto"/>
          </w:tcPr>
          <w:p w14:paraId="5FEA8A4D" w14:textId="77777777" w:rsidR="00A97575" w:rsidRPr="00CC092C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97575" w:rsidRPr="001A4780" w14:paraId="6C2A5C41" w14:textId="77777777" w:rsidTr="00CE215A">
        <w:tc>
          <w:tcPr>
            <w:tcW w:w="942" w:type="pct"/>
            <w:shd w:val="clear" w:color="auto" w:fill="auto"/>
            <w:vAlign w:val="center"/>
          </w:tcPr>
          <w:p w14:paraId="036578D4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6D90207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measurementOrder</w:t>
            </w:r>
          </w:p>
        </w:tc>
        <w:tc>
          <w:tcPr>
            <w:tcW w:w="142" w:type="pct"/>
            <w:shd w:val="clear" w:color="auto" w:fill="auto"/>
          </w:tcPr>
          <w:p w14:paraId="2E2FBC68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85BB0E7" w14:textId="77777777" w:rsidR="00A97575" w:rsidRPr="00984813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709E86ED" w14:textId="77777777" w:rsidR="00A97575" w:rsidRPr="003D62E4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Порядок оценки по показателю</w:t>
            </w:r>
            <w:r w:rsidRPr="00CC092C">
              <w:rPr>
                <w:sz w:val="20"/>
              </w:rPr>
              <w:t xml:space="preserve"> (для печатной формы)</w:t>
            </w:r>
            <w:r w:rsidRPr="003D62E4">
              <w:rPr>
                <w:sz w:val="20"/>
              </w:rPr>
              <w:t>:</w:t>
            </w:r>
          </w:p>
          <w:p w14:paraId="0CAB196D" w14:textId="77777777" w:rsidR="00A97575" w:rsidRPr="003D62E4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F - лучшим условием исполнения контракта является наибольшее значение,</w:t>
            </w:r>
          </w:p>
          <w:p w14:paraId="1AFB30A8" w14:textId="77777777" w:rsidR="00A97575" w:rsidRPr="003D62E4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 - лучшим условием исполнения контракта является наименьшее значение,</w:t>
            </w:r>
          </w:p>
          <w:p w14:paraId="31867081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O - оценка производится по шкале оценки или другому порядку, указанному в документации</w:t>
            </w:r>
          </w:p>
        </w:tc>
        <w:tc>
          <w:tcPr>
            <w:tcW w:w="1304" w:type="pct"/>
            <w:vMerge/>
            <w:shd w:val="clear" w:color="auto" w:fill="auto"/>
          </w:tcPr>
          <w:p w14:paraId="0D96C5AE" w14:textId="77777777" w:rsidR="00A97575" w:rsidRPr="00CC092C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97575" w:rsidRPr="001A4780" w14:paraId="7D9B260E" w14:textId="77777777" w:rsidTr="00CE215A">
        <w:tc>
          <w:tcPr>
            <w:tcW w:w="942" w:type="pct"/>
            <w:shd w:val="clear" w:color="auto" w:fill="auto"/>
            <w:vAlign w:val="center"/>
          </w:tcPr>
          <w:p w14:paraId="302224B9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8E79178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offer</w:t>
            </w:r>
          </w:p>
        </w:tc>
        <w:tc>
          <w:tcPr>
            <w:tcW w:w="142" w:type="pct"/>
            <w:shd w:val="clear" w:color="auto" w:fill="auto"/>
          </w:tcPr>
          <w:p w14:paraId="56C46E47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48C770C9" w14:textId="77777777" w:rsidR="00A97575" w:rsidRPr="00984813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328" w:type="pct"/>
            <w:shd w:val="clear" w:color="auto" w:fill="auto"/>
          </w:tcPr>
          <w:p w14:paraId="263EA471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Предложение участника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4C373939" w14:textId="77777777" w:rsidR="00A97575" w:rsidRPr="00CC092C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97575" w:rsidRPr="001A4780" w14:paraId="762B8AF4" w14:textId="77777777" w:rsidTr="00CE215A">
        <w:tc>
          <w:tcPr>
            <w:tcW w:w="942" w:type="pct"/>
            <w:shd w:val="clear" w:color="auto" w:fill="auto"/>
            <w:vAlign w:val="center"/>
          </w:tcPr>
          <w:p w14:paraId="440FEBEF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1DB0B9D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3B594D11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BEE6681" w14:textId="77777777" w:rsidR="00A97575" w:rsidRPr="00984813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33DF6132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Дополнительная информация о предложении участника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1BA07815" w14:textId="77777777" w:rsidR="00A97575" w:rsidRPr="00CC092C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7EF0E548" w14:textId="77777777" w:rsidTr="00F563C4">
        <w:tc>
          <w:tcPr>
            <w:tcW w:w="5000" w:type="pct"/>
            <w:gridSpan w:val="6"/>
            <w:shd w:val="clear" w:color="auto" w:fill="auto"/>
            <w:vAlign w:val="center"/>
          </w:tcPr>
          <w:p w14:paraId="05FE1178" w14:textId="6C742EE9" w:rsidR="00F563C4" w:rsidRPr="00CC092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563C4">
              <w:rPr>
                <w:b/>
                <w:sz w:val="20"/>
              </w:rPr>
              <w:t>Оценки по показателю критерия</w:t>
            </w:r>
          </w:p>
        </w:tc>
      </w:tr>
      <w:tr w:rsidR="00F563C4" w:rsidRPr="001A4780" w14:paraId="3241EEC0" w14:textId="77777777" w:rsidTr="00F563C4">
        <w:tc>
          <w:tcPr>
            <w:tcW w:w="942" w:type="pct"/>
            <w:shd w:val="clear" w:color="auto" w:fill="auto"/>
            <w:vAlign w:val="center"/>
          </w:tcPr>
          <w:p w14:paraId="426B3B75" w14:textId="0F965039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indicatorScoring</w:t>
            </w:r>
          </w:p>
        </w:tc>
        <w:tc>
          <w:tcPr>
            <w:tcW w:w="934" w:type="pct"/>
            <w:shd w:val="clear" w:color="auto" w:fill="auto"/>
          </w:tcPr>
          <w:p w14:paraId="26D4DB89" w14:textId="77777777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4EF6DD0D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6F8B2418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47F4ADE5" w14:textId="77777777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10C009BA" w14:textId="77777777" w:rsidR="00F563C4" w:rsidRPr="00CC092C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02F98F66" w14:textId="77777777" w:rsidTr="00F563C4">
        <w:tc>
          <w:tcPr>
            <w:tcW w:w="942" w:type="pct"/>
            <w:shd w:val="clear" w:color="auto" w:fill="auto"/>
            <w:vAlign w:val="center"/>
          </w:tcPr>
          <w:p w14:paraId="0E84368C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12D40BA" w14:textId="14904618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protocolCommissionMember</w:t>
            </w:r>
          </w:p>
        </w:tc>
        <w:tc>
          <w:tcPr>
            <w:tcW w:w="142" w:type="pct"/>
            <w:shd w:val="clear" w:color="auto" w:fill="auto"/>
          </w:tcPr>
          <w:p w14:paraId="4018C4F6" w14:textId="7DDDC0B6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1148DD59" w14:textId="3F36F696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3606551" w14:textId="3A9EA4B2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Член комиссии, осуществляющий оценку</w:t>
            </w:r>
          </w:p>
        </w:tc>
        <w:tc>
          <w:tcPr>
            <w:tcW w:w="1304" w:type="pct"/>
            <w:shd w:val="clear" w:color="auto" w:fill="auto"/>
          </w:tcPr>
          <w:p w14:paraId="141BA0EE" w14:textId="77777777" w:rsidR="00F563C4" w:rsidRPr="00CC092C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076D1D4A" w14:textId="77777777" w:rsidTr="00CE215A">
        <w:tc>
          <w:tcPr>
            <w:tcW w:w="942" w:type="pct"/>
            <w:shd w:val="clear" w:color="auto" w:fill="auto"/>
            <w:vAlign w:val="center"/>
          </w:tcPr>
          <w:p w14:paraId="2FF20324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26F3DA3" w14:textId="73211016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score</w:t>
            </w:r>
          </w:p>
        </w:tc>
        <w:tc>
          <w:tcPr>
            <w:tcW w:w="142" w:type="pct"/>
            <w:shd w:val="clear" w:color="auto" w:fill="auto"/>
          </w:tcPr>
          <w:p w14:paraId="309C93F2" w14:textId="56730A83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1E47CF7" w14:textId="16671A6F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(5</w:t>
            </w:r>
            <w:r>
              <w:rPr>
                <w:sz w:val="20"/>
                <w:lang w:val="en-US"/>
              </w:rPr>
              <w:t>,</w:t>
            </w:r>
            <w:r w:rsidRPr="002613A1">
              <w:rPr>
                <w:sz w:val="20"/>
              </w:rPr>
              <w:t>2)</w:t>
            </w:r>
          </w:p>
        </w:tc>
        <w:tc>
          <w:tcPr>
            <w:tcW w:w="1328" w:type="pct"/>
            <w:shd w:val="clear" w:color="auto" w:fill="auto"/>
          </w:tcPr>
          <w:p w14:paraId="359ABF3C" w14:textId="0C6DDBCF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без учёта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0CA740C9" w14:textId="77777777" w:rsidR="00F563C4" w:rsidRPr="00CC092C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7100F5B1" w14:textId="77777777" w:rsidTr="00CE215A">
        <w:tc>
          <w:tcPr>
            <w:tcW w:w="942" w:type="pct"/>
            <w:shd w:val="clear" w:color="auto" w:fill="auto"/>
            <w:vAlign w:val="center"/>
          </w:tcPr>
          <w:p w14:paraId="622AF8B3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593C7F1" w14:textId="6D96529D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normedScore</w:t>
            </w:r>
          </w:p>
        </w:tc>
        <w:tc>
          <w:tcPr>
            <w:tcW w:w="142" w:type="pct"/>
            <w:shd w:val="clear" w:color="auto" w:fill="auto"/>
          </w:tcPr>
          <w:p w14:paraId="316A2505" w14:textId="3AEC36A3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501AFAB2" w14:textId="12F8F0BF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5,2</w:t>
            </w:r>
            <w:r w:rsidRPr="002613A1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36105C40" w14:textId="73388795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с учётом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2CAFD812" w14:textId="77777777" w:rsidR="00F563C4" w:rsidRPr="00CC092C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377AFE6D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7F7E9DDC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368C2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F563C4" w:rsidRPr="001A4780" w14:paraId="794093F3" w14:textId="77777777" w:rsidTr="00CE215A">
        <w:tc>
          <w:tcPr>
            <w:tcW w:w="942" w:type="pct"/>
            <w:shd w:val="clear" w:color="auto" w:fill="auto"/>
            <w:vAlign w:val="center"/>
          </w:tcPr>
          <w:p w14:paraId="047F7F08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3368C2">
              <w:rPr>
                <w:b/>
                <w:sz w:val="20"/>
              </w:rPr>
              <w:t>protocolCommissionMember</w:t>
            </w:r>
          </w:p>
        </w:tc>
        <w:tc>
          <w:tcPr>
            <w:tcW w:w="934" w:type="pct"/>
            <w:shd w:val="clear" w:color="auto" w:fill="auto"/>
          </w:tcPr>
          <w:p w14:paraId="2A390ACF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96063D0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31E220BE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4B0EEE5E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16DB61B8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17593610" w14:textId="77777777" w:rsidTr="00CE215A">
        <w:tc>
          <w:tcPr>
            <w:tcW w:w="942" w:type="pct"/>
            <w:shd w:val="clear" w:color="auto" w:fill="auto"/>
            <w:vAlign w:val="center"/>
          </w:tcPr>
          <w:p w14:paraId="3D78D5C0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FAD05FB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memberNumber</w:t>
            </w:r>
          </w:p>
        </w:tc>
        <w:tc>
          <w:tcPr>
            <w:tcW w:w="142" w:type="pct"/>
            <w:shd w:val="clear" w:color="auto" w:fill="auto"/>
          </w:tcPr>
          <w:p w14:paraId="0BCB6938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5904690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5AEFC526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Порядковый номер члена комиссии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3B6B1D8B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30D256F4" w14:textId="77777777" w:rsidTr="00F563C4">
        <w:trPr>
          <w:trHeight w:val="2598"/>
        </w:trPr>
        <w:tc>
          <w:tcPr>
            <w:tcW w:w="5000" w:type="pct"/>
            <w:gridSpan w:val="6"/>
            <w:shd w:val="clear" w:color="auto" w:fill="auto"/>
            <w:vAlign w:val="center"/>
          </w:tcPr>
          <w:tbl>
            <w:tblPr>
              <w:tblW w:w="5004" w:type="pct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24"/>
              <w:gridCol w:w="1908"/>
              <w:gridCol w:w="290"/>
              <w:gridCol w:w="715"/>
              <w:gridCol w:w="2712"/>
              <w:gridCol w:w="2663"/>
            </w:tblGrid>
            <w:tr w:rsidR="00F563C4" w14:paraId="1E2A9841" w14:textId="77777777" w:rsidTr="00306846">
              <w:tc>
                <w:tcPr>
                  <w:tcW w:w="5000" w:type="pct"/>
                  <w:gridSpan w:val="6"/>
                  <w:shd w:val="clear" w:color="auto" w:fill="auto"/>
                  <w:vAlign w:val="center"/>
                </w:tcPr>
                <w:p w14:paraId="24745697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</w:rPr>
                  </w:pPr>
                  <w:r w:rsidRPr="00483986">
                    <w:rPr>
                      <w:b/>
                      <w:sz w:val="20"/>
                    </w:rPr>
                    <w:lastRenderedPageBreak/>
                    <w:t>Критерий оценки (для качественных критериев без показателей)</w:t>
                  </w:r>
                </w:p>
              </w:tc>
            </w:tr>
            <w:tr w:rsidR="00F563C4" w14:paraId="67ECC64D" w14:textId="77777777" w:rsidTr="00306846">
              <w:tc>
                <w:tcPr>
                  <w:tcW w:w="942" w:type="pct"/>
                  <w:shd w:val="clear" w:color="auto" w:fill="auto"/>
                  <w:vAlign w:val="center"/>
                </w:tcPr>
                <w:p w14:paraId="631FAE55" w14:textId="77777777" w:rsidR="00F563C4" w:rsidRPr="006C6D44" w:rsidRDefault="00F563C4" w:rsidP="00F563C4">
                  <w:pPr>
                    <w:spacing w:before="0" w:after="0"/>
                    <w:rPr>
                      <w:b/>
                      <w:sz w:val="20"/>
                    </w:rPr>
                  </w:pPr>
                  <w:r w:rsidRPr="00483986">
                    <w:rPr>
                      <w:b/>
                      <w:sz w:val="20"/>
                    </w:rPr>
                    <w:t>criterionScoring</w:t>
                  </w:r>
                </w:p>
              </w:tc>
              <w:tc>
                <w:tcPr>
                  <w:tcW w:w="934" w:type="pct"/>
                  <w:shd w:val="clear" w:color="auto" w:fill="auto"/>
                </w:tcPr>
                <w:p w14:paraId="516FDFF9" w14:textId="77777777" w:rsidR="00F563C4" w:rsidRPr="003368C2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</w:p>
              </w:tc>
              <w:tc>
                <w:tcPr>
                  <w:tcW w:w="142" w:type="pct"/>
                  <w:shd w:val="clear" w:color="auto" w:fill="auto"/>
                </w:tcPr>
                <w:p w14:paraId="4BF03F47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</w:rPr>
                  </w:pPr>
                </w:p>
              </w:tc>
              <w:tc>
                <w:tcPr>
                  <w:tcW w:w="350" w:type="pct"/>
                  <w:shd w:val="clear" w:color="auto" w:fill="auto"/>
                </w:tcPr>
                <w:p w14:paraId="5AB86F3E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  <w:lang w:val="en-US"/>
                    </w:rPr>
                  </w:pPr>
                </w:p>
              </w:tc>
              <w:tc>
                <w:tcPr>
                  <w:tcW w:w="1328" w:type="pct"/>
                  <w:shd w:val="clear" w:color="auto" w:fill="auto"/>
                </w:tcPr>
                <w:p w14:paraId="70907F4D" w14:textId="77777777" w:rsidR="00F563C4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</w:p>
              </w:tc>
              <w:tc>
                <w:tcPr>
                  <w:tcW w:w="1304" w:type="pct"/>
                  <w:shd w:val="clear" w:color="auto" w:fill="auto"/>
                  <w:vAlign w:val="center"/>
                </w:tcPr>
                <w:p w14:paraId="7270AEBF" w14:textId="77777777" w:rsidR="00F563C4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</w:p>
              </w:tc>
            </w:tr>
            <w:tr w:rsidR="00F563C4" w14:paraId="13FA2EA9" w14:textId="77777777" w:rsidTr="00306846">
              <w:tc>
                <w:tcPr>
                  <w:tcW w:w="942" w:type="pct"/>
                  <w:shd w:val="clear" w:color="auto" w:fill="auto"/>
                  <w:vAlign w:val="center"/>
                </w:tcPr>
                <w:p w14:paraId="01806DFD" w14:textId="77777777" w:rsidR="00F563C4" w:rsidRPr="006C6D44" w:rsidRDefault="00F563C4" w:rsidP="00F563C4">
                  <w:pPr>
                    <w:spacing w:before="0" w:after="0"/>
                    <w:rPr>
                      <w:b/>
                      <w:sz w:val="20"/>
                    </w:rPr>
                  </w:pPr>
                </w:p>
              </w:tc>
              <w:tc>
                <w:tcPr>
                  <w:tcW w:w="934" w:type="pct"/>
                  <w:shd w:val="clear" w:color="auto" w:fill="auto"/>
                </w:tcPr>
                <w:p w14:paraId="3708399C" w14:textId="77777777" w:rsidR="00F563C4" w:rsidRPr="003368C2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  <w:r w:rsidRPr="003368C2">
                    <w:rPr>
                      <w:sz w:val="20"/>
                    </w:rPr>
                    <w:t>protocolCommissionMember</w:t>
                  </w:r>
                </w:p>
              </w:tc>
              <w:tc>
                <w:tcPr>
                  <w:tcW w:w="142" w:type="pct"/>
                  <w:shd w:val="clear" w:color="auto" w:fill="auto"/>
                </w:tcPr>
                <w:p w14:paraId="5196E013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  <w:lang w:val="en-US"/>
                    </w:rPr>
                    <w:t>O</w:t>
                  </w:r>
                </w:p>
              </w:tc>
              <w:tc>
                <w:tcPr>
                  <w:tcW w:w="350" w:type="pct"/>
                  <w:shd w:val="clear" w:color="auto" w:fill="auto"/>
                </w:tcPr>
                <w:p w14:paraId="241F2C5E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  <w:lang w:val="en-US"/>
                    </w:rPr>
                  </w:pPr>
                  <w:r>
                    <w:rPr>
                      <w:sz w:val="20"/>
                      <w:lang w:val="en-US"/>
                    </w:rPr>
                    <w:t>S</w:t>
                  </w:r>
                </w:p>
              </w:tc>
              <w:tc>
                <w:tcPr>
                  <w:tcW w:w="1328" w:type="pct"/>
                  <w:shd w:val="clear" w:color="auto" w:fill="auto"/>
                </w:tcPr>
                <w:p w14:paraId="5AF5E877" w14:textId="77777777" w:rsidR="00F563C4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  <w:r w:rsidRPr="003368C2">
                    <w:rPr>
                      <w:sz w:val="20"/>
                    </w:rPr>
                    <w:t>Член комиссии, осуществляющий оценку</w:t>
                  </w:r>
                </w:p>
              </w:tc>
              <w:tc>
                <w:tcPr>
                  <w:tcW w:w="1304" w:type="pct"/>
                  <w:shd w:val="clear" w:color="auto" w:fill="auto"/>
                  <w:vAlign w:val="center"/>
                </w:tcPr>
                <w:p w14:paraId="26E400AA" w14:textId="77777777" w:rsidR="00F563C4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</w:p>
              </w:tc>
            </w:tr>
            <w:tr w:rsidR="00F563C4" w14:paraId="7D981CCF" w14:textId="77777777" w:rsidTr="00306846">
              <w:tc>
                <w:tcPr>
                  <w:tcW w:w="942" w:type="pct"/>
                  <w:shd w:val="clear" w:color="auto" w:fill="auto"/>
                  <w:vAlign w:val="center"/>
                </w:tcPr>
                <w:p w14:paraId="7FDCC602" w14:textId="77777777" w:rsidR="00F563C4" w:rsidRPr="006C6D44" w:rsidRDefault="00F563C4" w:rsidP="00F563C4">
                  <w:pPr>
                    <w:spacing w:before="0" w:after="0"/>
                    <w:rPr>
                      <w:b/>
                      <w:sz w:val="20"/>
                    </w:rPr>
                  </w:pPr>
                </w:p>
              </w:tc>
              <w:tc>
                <w:tcPr>
                  <w:tcW w:w="934" w:type="pct"/>
                  <w:shd w:val="clear" w:color="auto" w:fill="auto"/>
                </w:tcPr>
                <w:p w14:paraId="53A538E8" w14:textId="77777777" w:rsidR="00F563C4" w:rsidRPr="003368C2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  <w:r w:rsidRPr="003368C2">
                    <w:rPr>
                      <w:sz w:val="20"/>
                    </w:rPr>
                    <w:t>score</w:t>
                  </w:r>
                </w:p>
              </w:tc>
              <w:tc>
                <w:tcPr>
                  <w:tcW w:w="142" w:type="pct"/>
                  <w:shd w:val="clear" w:color="auto" w:fill="auto"/>
                </w:tcPr>
                <w:p w14:paraId="0484F1A1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  <w:lang w:val="en-US"/>
                    </w:rPr>
                    <w:t>H</w:t>
                  </w:r>
                </w:p>
              </w:tc>
              <w:tc>
                <w:tcPr>
                  <w:tcW w:w="350" w:type="pct"/>
                  <w:shd w:val="clear" w:color="auto" w:fill="auto"/>
                </w:tcPr>
                <w:p w14:paraId="7B365CB1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  <w:lang w:val="en-US"/>
                    </w:rPr>
                  </w:pPr>
                  <w:r>
                    <w:rPr>
                      <w:sz w:val="20"/>
                      <w:lang w:val="en-US"/>
                    </w:rPr>
                    <w:t>N</w:t>
                  </w:r>
                  <w:r w:rsidRPr="002613A1">
                    <w:rPr>
                      <w:sz w:val="20"/>
                    </w:rPr>
                    <w:t>(5</w:t>
                  </w:r>
                  <w:r>
                    <w:rPr>
                      <w:sz w:val="20"/>
                      <w:lang w:val="en-US"/>
                    </w:rPr>
                    <w:t>,</w:t>
                  </w:r>
                  <w:r w:rsidRPr="002613A1">
                    <w:rPr>
                      <w:sz w:val="20"/>
                    </w:rPr>
                    <w:t>2)</w:t>
                  </w:r>
                </w:p>
              </w:tc>
              <w:tc>
                <w:tcPr>
                  <w:tcW w:w="1328" w:type="pct"/>
                  <w:shd w:val="clear" w:color="auto" w:fill="auto"/>
                </w:tcPr>
                <w:p w14:paraId="6F8EDCC5" w14:textId="77777777" w:rsidR="00F563C4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  <w:r w:rsidRPr="003368C2">
                    <w:rPr>
                      <w:sz w:val="20"/>
                    </w:rPr>
                    <w:t>Оценка без учёта значимости</w:t>
                  </w:r>
                </w:p>
              </w:tc>
              <w:tc>
                <w:tcPr>
                  <w:tcW w:w="1304" w:type="pct"/>
                  <w:shd w:val="clear" w:color="auto" w:fill="auto"/>
                  <w:vAlign w:val="center"/>
                </w:tcPr>
                <w:p w14:paraId="56B8761D" w14:textId="77777777" w:rsidR="00F563C4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</w:p>
              </w:tc>
            </w:tr>
            <w:tr w:rsidR="00F563C4" w14:paraId="50A14684" w14:textId="77777777" w:rsidTr="00306846">
              <w:tc>
                <w:tcPr>
                  <w:tcW w:w="942" w:type="pct"/>
                  <w:shd w:val="clear" w:color="auto" w:fill="auto"/>
                  <w:vAlign w:val="center"/>
                </w:tcPr>
                <w:p w14:paraId="4F962F14" w14:textId="77777777" w:rsidR="00F563C4" w:rsidRPr="006C6D44" w:rsidRDefault="00F563C4" w:rsidP="00F563C4">
                  <w:pPr>
                    <w:spacing w:before="0" w:after="0"/>
                    <w:rPr>
                      <w:b/>
                      <w:sz w:val="20"/>
                    </w:rPr>
                  </w:pPr>
                </w:p>
              </w:tc>
              <w:tc>
                <w:tcPr>
                  <w:tcW w:w="934" w:type="pct"/>
                  <w:shd w:val="clear" w:color="auto" w:fill="auto"/>
                </w:tcPr>
                <w:p w14:paraId="4F98F219" w14:textId="77777777" w:rsidR="00F563C4" w:rsidRPr="003368C2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  <w:r w:rsidRPr="003368C2">
                    <w:rPr>
                      <w:sz w:val="20"/>
                    </w:rPr>
                    <w:t>normedScore</w:t>
                  </w:r>
                </w:p>
              </w:tc>
              <w:tc>
                <w:tcPr>
                  <w:tcW w:w="142" w:type="pct"/>
                  <w:shd w:val="clear" w:color="auto" w:fill="auto"/>
                </w:tcPr>
                <w:p w14:paraId="398C8F23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О</w:t>
                  </w:r>
                </w:p>
              </w:tc>
              <w:tc>
                <w:tcPr>
                  <w:tcW w:w="350" w:type="pct"/>
                  <w:shd w:val="clear" w:color="auto" w:fill="auto"/>
                </w:tcPr>
                <w:p w14:paraId="605BF453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  <w:lang w:val="en-US"/>
                    </w:rPr>
                  </w:pPr>
                  <w:r>
                    <w:rPr>
                      <w:sz w:val="20"/>
                      <w:lang w:val="en-US"/>
                    </w:rPr>
                    <w:t>N</w:t>
                  </w:r>
                  <w:r w:rsidRPr="002613A1">
                    <w:rPr>
                      <w:sz w:val="20"/>
                    </w:rPr>
                    <w:t>(</w:t>
                  </w:r>
                  <w:r>
                    <w:rPr>
                      <w:sz w:val="20"/>
                      <w:lang w:val="en-US"/>
                    </w:rPr>
                    <w:t>5,2</w:t>
                  </w:r>
                  <w:r w:rsidRPr="002613A1">
                    <w:rPr>
                      <w:sz w:val="20"/>
                    </w:rPr>
                    <w:t>)</w:t>
                  </w:r>
                </w:p>
              </w:tc>
              <w:tc>
                <w:tcPr>
                  <w:tcW w:w="1328" w:type="pct"/>
                  <w:shd w:val="clear" w:color="auto" w:fill="auto"/>
                </w:tcPr>
                <w:p w14:paraId="42B90059" w14:textId="77777777" w:rsidR="00F563C4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  <w:r w:rsidRPr="003368C2">
                    <w:rPr>
                      <w:sz w:val="20"/>
                    </w:rPr>
                    <w:t>Оценка с учётом значимости</w:t>
                  </w:r>
                </w:p>
              </w:tc>
              <w:tc>
                <w:tcPr>
                  <w:tcW w:w="1304" w:type="pct"/>
                  <w:shd w:val="clear" w:color="auto" w:fill="auto"/>
                  <w:vAlign w:val="center"/>
                </w:tcPr>
                <w:p w14:paraId="4E4F3B43" w14:textId="77777777" w:rsidR="00F563C4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</w:p>
              </w:tc>
            </w:tr>
            <w:tr w:rsidR="00F563C4" w14:paraId="67BDEA78" w14:textId="77777777" w:rsidTr="00306846">
              <w:tc>
                <w:tcPr>
                  <w:tcW w:w="5000" w:type="pct"/>
                  <w:gridSpan w:val="6"/>
                  <w:shd w:val="clear" w:color="auto" w:fill="auto"/>
                  <w:vAlign w:val="center"/>
                </w:tcPr>
                <w:p w14:paraId="561B133D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</w:rPr>
                  </w:pPr>
                  <w:r w:rsidRPr="003368C2">
                    <w:rPr>
                      <w:b/>
                      <w:sz w:val="20"/>
                    </w:rPr>
                    <w:t>Член комиссии, осуществляющий оценку</w:t>
                  </w:r>
                </w:p>
              </w:tc>
            </w:tr>
            <w:tr w:rsidR="00F563C4" w14:paraId="6AE8F487" w14:textId="77777777" w:rsidTr="00306846">
              <w:tc>
                <w:tcPr>
                  <w:tcW w:w="942" w:type="pct"/>
                  <w:shd w:val="clear" w:color="auto" w:fill="auto"/>
                  <w:vAlign w:val="center"/>
                </w:tcPr>
                <w:p w14:paraId="7BD8D93A" w14:textId="77777777" w:rsidR="00F563C4" w:rsidRPr="006C6D44" w:rsidRDefault="00F563C4" w:rsidP="00F563C4">
                  <w:pPr>
                    <w:spacing w:before="0" w:after="0"/>
                    <w:rPr>
                      <w:b/>
                      <w:sz w:val="20"/>
                    </w:rPr>
                  </w:pPr>
                  <w:r w:rsidRPr="003368C2">
                    <w:rPr>
                      <w:b/>
                      <w:sz w:val="20"/>
                    </w:rPr>
                    <w:t>protocolCommissionMember</w:t>
                  </w:r>
                </w:p>
              </w:tc>
              <w:tc>
                <w:tcPr>
                  <w:tcW w:w="934" w:type="pct"/>
                  <w:shd w:val="clear" w:color="auto" w:fill="auto"/>
                </w:tcPr>
                <w:p w14:paraId="49128BE4" w14:textId="77777777" w:rsidR="00F563C4" w:rsidRPr="003368C2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</w:p>
              </w:tc>
              <w:tc>
                <w:tcPr>
                  <w:tcW w:w="142" w:type="pct"/>
                  <w:shd w:val="clear" w:color="auto" w:fill="auto"/>
                </w:tcPr>
                <w:p w14:paraId="678D938D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</w:rPr>
                  </w:pPr>
                </w:p>
              </w:tc>
              <w:tc>
                <w:tcPr>
                  <w:tcW w:w="350" w:type="pct"/>
                  <w:shd w:val="clear" w:color="auto" w:fill="auto"/>
                </w:tcPr>
                <w:p w14:paraId="3D626D60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  <w:lang w:val="en-US"/>
                    </w:rPr>
                  </w:pPr>
                </w:p>
              </w:tc>
              <w:tc>
                <w:tcPr>
                  <w:tcW w:w="1328" w:type="pct"/>
                  <w:shd w:val="clear" w:color="auto" w:fill="auto"/>
                </w:tcPr>
                <w:p w14:paraId="040ADDF6" w14:textId="77777777" w:rsidR="00F563C4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</w:p>
              </w:tc>
              <w:tc>
                <w:tcPr>
                  <w:tcW w:w="1304" w:type="pct"/>
                  <w:shd w:val="clear" w:color="auto" w:fill="auto"/>
                  <w:vAlign w:val="center"/>
                </w:tcPr>
                <w:p w14:paraId="2FF1D0EE" w14:textId="77777777" w:rsidR="00F563C4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</w:p>
              </w:tc>
            </w:tr>
            <w:tr w:rsidR="00F563C4" w14:paraId="46A8B937" w14:textId="77777777" w:rsidTr="00A97575">
              <w:trPr>
                <w:trHeight w:val="375"/>
              </w:trPr>
              <w:tc>
                <w:tcPr>
                  <w:tcW w:w="942" w:type="pct"/>
                  <w:shd w:val="clear" w:color="auto" w:fill="auto"/>
                  <w:vAlign w:val="center"/>
                </w:tcPr>
                <w:p w14:paraId="05F9D67C" w14:textId="77777777" w:rsidR="00F563C4" w:rsidRPr="006C6D44" w:rsidRDefault="00F563C4" w:rsidP="00F563C4">
                  <w:pPr>
                    <w:spacing w:before="0" w:after="0"/>
                    <w:rPr>
                      <w:b/>
                      <w:sz w:val="20"/>
                    </w:rPr>
                  </w:pPr>
                </w:p>
              </w:tc>
              <w:tc>
                <w:tcPr>
                  <w:tcW w:w="934" w:type="pct"/>
                  <w:shd w:val="clear" w:color="auto" w:fill="auto"/>
                </w:tcPr>
                <w:p w14:paraId="5CA5F4D7" w14:textId="77777777" w:rsidR="00F563C4" w:rsidRPr="003368C2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  <w:r w:rsidRPr="003368C2">
                    <w:rPr>
                      <w:sz w:val="20"/>
                    </w:rPr>
                    <w:t>memberNumber</w:t>
                  </w:r>
                </w:p>
              </w:tc>
              <w:tc>
                <w:tcPr>
                  <w:tcW w:w="142" w:type="pct"/>
                  <w:shd w:val="clear" w:color="auto" w:fill="auto"/>
                </w:tcPr>
                <w:p w14:paraId="65AEB2DF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О</w:t>
                  </w:r>
                </w:p>
              </w:tc>
              <w:tc>
                <w:tcPr>
                  <w:tcW w:w="350" w:type="pct"/>
                  <w:shd w:val="clear" w:color="auto" w:fill="auto"/>
                </w:tcPr>
                <w:p w14:paraId="7A10FBE3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  <w:lang w:val="en-US"/>
                    </w:rPr>
                  </w:pPr>
                  <w:r>
                    <w:rPr>
                      <w:sz w:val="20"/>
                      <w:lang w:val="en-US"/>
                    </w:rPr>
                    <w:t>N</w:t>
                  </w:r>
                </w:p>
              </w:tc>
              <w:tc>
                <w:tcPr>
                  <w:tcW w:w="1328" w:type="pct"/>
                  <w:shd w:val="clear" w:color="auto" w:fill="auto"/>
                </w:tcPr>
                <w:p w14:paraId="789C1C5C" w14:textId="77777777" w:rsidR="00F563C4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  <w:r>
                    <w:rPr>
                      <w:sz w:val="20"/>
                    </w:rPr>
                    <w:t>Порядковый номер члена комиссии</w:t>
                  </w:r>
                </w:p>
              </w:tc>
              <w:tc>
                <w:tcPr>
                  <w:tcW w:w="1304" w:type="pct"/>
                  <w:shd w:val="clear" w:color="auto" w:fill="auto"/>
                  <w:vAlign w:val="center"/>
                </w:tcPr>
                <w:p w14:paraId="17F90104" w14:textId="77777777" w:rsidR="00F563C4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</w:p>
              </w:tc>
            </w:tr>
          </w:tbl>
          <w:p w14:paraId="23D80206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2D387542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547BD21D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86B33">
              <w:rPr>
                <w:b/>
                <w:sz w:val="20"/>
              </w:rPr>
              <w:t xml:space="preserve">Признание открытого конкурса </w:t>
            </w:r>
            <w:proofErr w:type="gramStart"/>
            <w:r w:rsidRPr="00186B33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F563C4" w:rsidRPr="001A4780" w14:paraId="3322D596" w14:textId="77777777" w:rsidTr="00CE215A">
        <w:tc>
          <w:tcPr>
            <w:tcW w:w="942" w:type="pct"/>
            <w:shd w:val="clear" w:color="auto" w:fill="auto"/>
            <w:vAlign w:val="center"/>
          </w:tcPr>
          <w:p w14:paraId="69F72CD5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934" w:type="pct"/>
            <w:shd w:val="clear" w:color="auto" w:fill="auto"/>
          </w:tcPr>
          <w:p w14:paraId="4A7FC8A3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2340E637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0BCC8D06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414AC5C5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6C91DEF2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56A69F4B" w14:textId="77777777" w:rsidTr="00CE215A">
        <w:tc>
          <w:tcPr>
            <w:tcW w:w="942" w:type="pct"/>
            <w:shd w:val="clear" w:color="auto" w:fill="auto"/>
            <w:vAlign w:val="center"/>
          </w:tcPr>
          <w:p w14:paraId="5A68B614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E1E0E41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142" w:type="pct"/>
            <w:shd w:val="clear" w:color="auto" w:fill="auto"/>
          </w:tcPr>
          <w:p w14:paraId="6215D084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9ED505C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328" w:type="pct"/>
            <w:shd w:val="clear" w:color="auto" w:fill="auto"/>
          </w:tcPr>
          <w:p w14:paraId="2030D5A8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04" w:type="pct"/>
            <w:shd w:val="clear" w:color="auto" w:fill="auto"/>
          </w:tcPr>
          <w:p w14:paraId="0C8147A8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F563C4" w:rsidRPr="001A4780" w14:paraId="2C8E429B" w14:textId="77777777" w:rsidTr="00CE215A">
        <w:tc>
          <w:tcPr>
            <w:tcW w:w="942" w:type="pct"/>
            <w:shd w:val="clear" w:color="auto" w:fill="auto"/>
            <w:vAlign w:val="center"/>
          </w:tcPr>
          <w:p w14:paraId="5139E0FA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478C3C4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142" w:type="pct"/>
            <w:shd w:val="clear" w:color="auto" w:fill="auto"/>
          </w:tcPr>
          <w:p w14:paraId="17FB1417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163E80B0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328" w:type="pct"/>
            <w:shd w:val="clear" w:color="auto" w:fill="auto"/>
          </w:tcPr>
          <w:p w14:paraId="76DB9A9A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04" w:type="pct"/>
            <w:shd w:val="clear" w:color="auto" w:fill="auto"/>
          </w:tcPr>
          <w:p w14:paraId="61C70EC3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0856ED14" w14:textId="77777777" w:rsidTr="00CE215A">
        <w:tc>
          <w:tcPr>
            <w:tcW w:w="942" w:type="pct"/>
            <w:shd w:val="clear" w:color="auto" w:fill="auto"/>
            <w:vAlign w:val="center"/>
          </w:tcPr>
          <w:p w14:paraId="689E0022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07811AA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142" w:type="pct"/>
            <w:shd w:val="clear" w:color="auto" w:fill="auto"/>
          </w:tcPr>
          <w:p w14:paraId="694A5D27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64E49C6C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328" w:type="pct"/>
            <w:shd w:val="clear" w:color="auto" w:fill="auto"/>
          </w:tcPr>
          <w:p w14:paraId="3151D3B8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04" w:type="pct"/>
            <w:shd w:val="clear" w:color="auto" w:fill="auto"/>
          </w:tcPr>
          <w:p w14:paraId="2B3416AE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2DF268B9" w14:textId="77777777" w:rsidTr="00CE215A">
        <w:tc>
          <w:tcPr>
            <w:tcW w:w="942" w:type="pct"/>
            <w:shd w:val="clear" w:color="auto" w:fill="auto"/>
            <w:vAlign w:val="center"/>
          </w:tcPr>
          <w:p w14:paraId="09D1BFE8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EBBDE21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142" w:type="pct"/>
            <w:shd w:val="clear" w:color="auto" w:fill="auto"/>
          </w:tcPr>
          <w:p w14:paraId="18457055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3AF32646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1D102A84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04" w:type="pct"/>
            <w:shd w:val="clear" w:color="auto" w:fill="auto"/>
          </w:tcPr>
          <w:p w14:paraId="103BD0B0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61C1B565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5F58CC24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6C9C62DB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46896D56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213446CC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2 - По результатам рассмотрения вторых частей заявок только одна заявка признана соответствующей требованиям 44-ФЗ и </w:t>
            </w:r>
            <w:r w:rsidRPr="008E30C0">
              <w:rPr>
                <w:sz w:val="20"/>
              </w:rPr>
              <w:lastRenderedPageBreak/>
              <w:t>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6D8CCFAE" w14:textId="77777777" w:rsidR="00F563C4" w:rsidRPr="007F73D1" w:rsidRDefault="00F563C4" w:rsidP="00F563C4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4E0842AB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1B0C9057" w14:textId="1669A5A6" w:rsidR="00574878" w:rsidRDefault="00574878" w:rsidP="009D1964">
      <w:pPr>
        <w:pStyle w:val="20"/>
        <w:numPr>
          <w:ilvl w:val="0"/>
          <w:numId w:val="54"/>
        </w:numPr>
      </w:pPr>
      <w:r w:rsidRPr="00234758">
        <w:lastRenderedPageBreak/>
        <w:t xml:space="preserve">Протокол рассмотрения единственной заявки </w:t>
      </w:r>
      <w:r w:rsidR="00884AC8" w:rsidRPr="00F22CFC">
        <w:t>в ОК-</w:t>
      </w:r>
      <w:r w:rsidR="00884AC8">
        <w:t>Д</w:t>
      </w:r>
      <w:r w:rsidR="00884AC8" w:rsidRPr="00F22CFC">
        <w:t xml:space="preserve"> </w:t>
      </w:r>
      <w:r w:rsidR="00884AC8">
        <w:t>(двухэтапном конкурсе)</w:t>
      </w:r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4"/>
        <w:gridCol w:w="1530"/>
        <w:gridCol w:w="415"/>
        <w:gridCol w:w="975"/>
        <w:gridCol w:w="2908"/>
        <w:gridCol w:w="2852"/>
      </w:tblGrid>
      <w:tr w:rsidR="00574878" w:rsidRPr="001A4780" w14:paraId="29EDB22A" w14:textId="77777777" w:rsidTr="007B233E">
        <w:trPr>
          <w:tblHeader/>
        </w:trPr>
        <w:tc>
          <w:tcPr>
            <w:tcW w:w="755" w:type="pct"/>
            <w:shd w:val="clear" w:color="auto" w:fill="D9D9D9"/>
            <w:hideMark/>
          </w:tcPr>
          <w:p w14:paraId="4C0A1091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8" w:type="pct"/>
            <w:shd w:val="clear" w:color="auto" w:fill="D9D9D9"/>
            <w:hideMark/>
          </w:tcPr>
          <w:p w14:paraId="392A5A4A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3" w:type="pct"/>
            <w:shd w:val="clear" w:color="auto" w:fill="D9D9D9"/>
            <w:hideMark/>
          </w:tcPr>
          <w:p w14:paraId="28D68F51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7" w:type="pct"/>
            <w:shd w:val="clear" w:color="auto" w:fill="D9D9D9"/>
            <w:hideMark/>
          </w:tcPr>
          <w:p w14:paraId="4A44E660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2" w:type="pct"/>
            <w:shd w:val="clear" w:color="auto" w:fill="D9D9D9"/>
            <w:hideMark/>
          </w:tcPr>
          <w:p w14:paraId="5046C372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6" w:type="pct"/>
            <w:shd w:val="clear" w:color="auto" w:fill="D9D9D9"/>
            <w:hideMark/>
          </w:tcPr>
          <w:p w14:paraId="45C4CCB2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574878" w:rsidRPr="001A4780" w14:paraId="7D1DD44E" w14:textId="77777777" w:rsidTr="004A5F56">
        <w:tc>
          <w:tcPr>
            <w:tcW w:w="5000" w:type="pct"/>
            <w:gridSpan w:val="6"/>
            <w:shd w:val="clear" w:color="auto" w:fill="auto"/>
          </w:tcPr>
          <w:p w14:paraId="1ED8C582" w14:textId="68658173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234758">
              <w:rPr>
                <w:b/>
                <w:sz w:val="20"/>
              </w:rPr>
              <w:t>Протокол рассмотрения единственной заявки в ОК-</w:t>
            </w:r>
            <w:r w:rsidR="00884AC8">
              <w:rPr>
                <w:b/>
                <w:sz w:val="20"/>
              </w:rPr>
              <w:t>Д</w:t>
            </w:r>
          </w:p>
        </w:tc>
      </w:tr>
      <w:tr w:rsidR="00574878" w:rsidRPr="001A4780" w14:paraId="6DD9C798" w14:textId="77777777" w:rsidTr="007B233E">
        <w:tc>
          <w:tcPr>
            <w:tcW w:w="755" w:type="pct"/>
            <w:shd w:val="clear" w:color="auto" w:fill="auto"/>
            <w:hideMark/>
          </w:tcPr>
          <w:p w14:paraId="7C66AA7F" w14:textId="0E8FD9FF" w:rsidR="00574878" w:rsidRPr="00AF4AE2" w:rsidRDefault="00574878" w:rsidP="00884AC8">
            <w:pPr>
              <w:spacing w:before="0" w:after="0"/>
              <w:rPr>
                <w:b/>
                <w:sz w:val="20"/>
                <w:lang w:val="en-US"/>
              </w:rPr>
            </w:pPr>
            <w:r w:rsidRPr="00234758">
              <w:rPr>
                <w:b/>
                <w:sz w:val="20"/>
                <w:lang w:val="en-US"/>
              </w:rPr>
              <w:t>protocolOK</w:t>
            </w:r>
            <w:r w:rsidR="00884AC8">
              <w:rPr>
                <w:b/>
                <w:sz w:val="20"/>
                <w:lang w:val="en-US"/>
              </w:rPr>
              <w:t>D</w:t>
            </w:r>
            <w:r w:rsidRPr="00234758">
              <w:rPr>
                <w:b/>
                <w:sz w:val="20"/>
                <w:lang w:val="en-US"/>
              </w:rPr>
              <w:t>SingleApp</w:t>
            </w:r>
          </w:p>
        </w:tc>
        <w:tc>
          <w:tcPr>
            <w:tcW w:w="748" w:type="pct"/>
            <w:shd w:val="clear" w:color="auto" w:fill="auto"/>
            <w:hideMark/>
          </w:tcPr>
          <w:p w14:paraId="09A7B53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  <w:hideMark/>
          </w:tcPr>
          <w:p w14:paraId="01DFA1D4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  <w:hideMark/>
          </w:tcPr>
          <w:p w14:paraId="7B4FE0E2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hideMark/>
          </w:tcPr>
          <w:p w14:paraId="4273380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  <w:hideMark/>
          </w:tcPr>
          <w:p w14:paraId="5938A9D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574878" w:rsidRPr="001A4780" w14:paraId="1098ECA9" w14:textId="77777777" w:rsidTr="007B233E">
        <w:tc>
          <w:tcPr>
            <w:tcW w:w="755" w:type="pct"/>
            <w:shd w:val="clear" w:color="auto" w:fill="auto"/>
          </w:tcPr>
          <w:p w14:paraId="56CB0E8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6F911B5" w14:textId="77777777" w:rsidR="00574878" w:rsidRPr="00351BEA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3" w:type="pct"/>
            <w:shd w:val="clear" w:color="auto" w:fill="auto"/>
          </w:tcPr>
          <w:p w14:paraId="5C291D3A" w14:textId="77777777" w:rsidR="00574878" w:rsidRPr="00351BEA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3053170F" w14:textId="77777777" w:rsidR="00574878" w:rsidRPr="001A478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7EA85DE2" w14:textId="77777777" w:rsidR="00574878" w:rsidRPr="001A478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6" w:type="pct"/>
            <w:shd w:val="clear" w:color="auto" w:fill="auto"/>
          </w:tcPr>
          <w:p w14:paraId="2376F064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24F1026C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4CF6B7C2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2FF4751B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503D484D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5A0B945A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1CDE20B1" w14:textId="4261AAD8" w:rsidR="00574878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</w:t>
            </w:r>
            <w:r w:rsidR="005C6213">
              <w:rPr>
                <w:sz w:val="20"/>
              </w:rPr>
              <w:t>,6.1,6.2</w:t>
            </w:r>
          </w:p>
        </w:tc>
      </w:tr>
      <w:tr w:rsidR="00574878" w:rsidRPr="001A4780" w14:paraId="079CAC5B" w14:textId="77777777" w:rsidTr="007B233E">
        <w:tc>
          <w:tcPr>
            <w:tcW w:w="755" w:type="pct"/>
            <w:shd w:val="clear" w:color="auto" w:fill="auto"/>
          </w:tcPr>
          <w:p w14:paraId="55BBD860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268B192" w14:textId="77777777" w:rsidR="00574878" w:rsidRPr="001176A0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2570E796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7712C26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4BB792A8" w14:textId="11538685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6" w:type="pct"/>
            <w:shd w:val="clear" w:color="auto" w:fill="auto"/>
          </w:tcPr>
          <w:p w14:paraId="5C82239A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352F222" w14:textId="77777777" w:rsidTr="007B233E">
        <w:tc>
          <w:tcPr>
            <w:tcW w:w="755" w:type="pct"/>
            <w:shd w:val="clear" w:color="auto" w:fill="auto"/>
          </w:tcPr>
          <w:p w14:paraId="208CD7A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6391AA5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3" w:type="pct"/>
            <w:shd w:val="clear" w:color="auto" w:fill="auto"/>
          </w:tcPr>
          <w:p w14:paraId="67C02001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098AE10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2" w:type="pct"/>
            <w:shd w:val="clear" w:color="auto" w:fill="auto"/>
          </w:tcPr>
          <w:p w14:paraId="0C5A84A4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6" w:type="pct"/>
            <w:shd w:val="clear" w:color="auto" w:fill="auto"/>
          </w:tcPr>
          <w:p w14:paraId="079F3F7A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07844C9" w14:textId="77777777" w:rsidTr="007B233E">
        <w:tc>
          <w:tcPr>
            <w:tcW w:w="755" w:type="pct"/>
            <w:shd w:val="clear" w:color="auto" w:fill="auto"/>
          </w:tcPr>
          <w:p w14:paraId="201FA86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98CCED6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3" w:type="pct"/>
            <w:shd w:val="clear" w:color="auto" w:fill="auto"/>
          </w:tcPr>
          <w:p w14:paraId="29E7E0E7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3FABCCD1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3CDD5208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6" w:type="pct"/>
            <w:shd w:val="clear" w:color="auto" w:fill="auto"/>
          </w:tcPr>
          <w:p w14:paraId="11A0CA29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574878" w:rsidRPr="001A4780" w14:paraId="41CE7FC9" w14:textId="77777777" w:rsidTr="007B233E">
        <w:tc>
          <w:tcPr>
            <w:tcW w:w="755" w:type="pct"/>
            <w:shd w:val="clear" w:color="auto" w:fill="auto"/>
          </w:tcPr>
          <w:p w14:paraId="00F3AE3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F6F0345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3" w:type="pct"/>
            <w:shd w:val="clear" w:color="auto" w:fill="auto"/>
          </w:tcPr>
          <w:p w14:paraId="00DD23A5" w14:textId="77777777" w:rsidR="00574878" w:rsidRPr="00724833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EAD2B0C" w14:textId="77777777" w:rsidR="00574878" w:rsidRPr="008D298C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1459531A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6" w:type="pct"/>
            <w:shd w:val="clear" w:color="auto" w:fill="auto"/>
          </w:tcPr>
          <w:p w14:paraId="41D5CAB6" w14:textId="77777777" w:rsidR="00574878" w:rsidRPr="00C85B91" w:rsidRDefault="00574878" w:rsidP="00574878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74878" w:rsidRPr="001A4780" w14:paraId="30B4DABC" w14:textId="77777777" w:rsidTr="007B233E">
        <w:tc>
          <w:tcPr>
            <w:tcW w:w="755" w:type="pct"/>
            <w:shd w:val="clear" w:color="auto" w:fill="auto"/>
          </w:tcPr>
          <w:p w14:paraId="2A09096E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7BB7869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3" w:type="pct"/>
            <w:shd w:val="clear" w:color="auto" w:fill="auto"/>
          </w:tcPr>
          <w:p w14:paraId="2E071782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11D9504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46EA9C89" w14:textId="77777777" w:rsidR="00574878" w:rsidRPr="00997F9C" w:rsidRDefault="00574878" w:rsidP="00574878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6" w:type="pct"/>
            <w:shd w:val="clear" w:color="auto" w:fill="auto"/>
          </w:tcPr>
          <w:p w14:paraId="318404B1" w14:textId="77777777" w:rsidR="00574878" w:rsidRPr="00C85B91" w:rsidRDefault="00574878" w:rsidP="00574878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74878" w:rsidRPr="001A4780" w14:paraId="49A021AB" w14:textId="77777777" w:rsidTr="007B233E">
        <w:tc>
          <w:tcPr>
            <w:tcW w:w="755" w:type="pct"/>
            <w:shd w:val="clear" w:color="auto" w:fill="auto"/>
          </w:tcPr>
          <w:p w14:paraId="25382F5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77E1784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3" w:type="pct"/>
            <w:shd w:val="clear" w:color="auto" w:fill="auto"/>
          </w:tcPr>
          <w:p w14:paraId="3B591226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31A048F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782DCA19" w14:textId="77777777" w:rsidR="00574878" w:rsidRPr="00997F9C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6" w:type="pct"/>
            <w:shd w:val="clear" w:color="auto" w:fill="auto"/>
          </w:tcPr>
          <w:p w14:paraId="0FAF0D5B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574878" w:rsidRPr="001A4780" w14:paraId="732E3208" w14:textId="77777777" w:rsidTr="007B233E">
        <w:tc>
          <w:tcPr>
            <w:tcW w:w="755" w:type="pct"/>
            <w:shd w:val="clear" w:color="auto" w:fill="auto"/>
          </w:tcPr>
          <w:p w14:paraId="1F386D2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2BFFDFB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3" w:type="pct"/>
            <w:shd w:val="clear" w:color="auto" w:fill="auto"/>
          </w:tcPr>
          <w:p w14:paraId="2A7F6259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3ECB3D7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5ABC3232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6" w:type="pct"/>
            <w:shd w:val="clear" w:color="auto" w:fill="auto"/>
          </w:tcPr>
          <w:p w14:paraId="00DE8202" w14:textId="77777777" w:rsidR="00574878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E225BBD" w14:textId="77777777" w:rsidTr="007B233E">
        <w:tc>
          <w:tcPr>
            <w:tcW w:w="755" w:type="pct"/>
            <w:shd w:val="clear" w:color="auto" w:fill="auto"/>
          </w:tcPr>
          <w:p w14:paraId="4E425CA9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2E99915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3" w:type="pct"/>
            <w:shd w:val="clear" w:color="auto" w:fill="auto"/>
          </w:tcPr>
          <w:p w14:paraId="36A2A4BA" w14:textId="77777777" w:rsidR="00574878" w:rsidRPr="00724833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8965534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5A4F795D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6" w:type="pct"/>
            <w:shd w:val="clear" w:color="auto" w:fill="auto"/>
          </w:tcPr>
          <w:p w14:paraId="35EFDDF2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FF7DE8C" w14:textId="77777777" w:rsidTr="007B233E">
        <w:tc>
          <w:tcPr>
            <w:tcW w:w="755" w:type="pct"/>
            <w:shd w:val="clear" w:color="auto" w:fill="auto"/>
          </w:tcPr>
          <w:p w14:paraId="17263EC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143E97C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3" w:type="pct"/>
            <w:shd w:val="clear" w:color="auto" w:fill="auto"/>
          </w:tcPr>
          <w:p w14:paraId="1560F791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4062E06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3C20666F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6" w:type="pct"/>
            <w:shd w:val="clear" w:color="auto" w:fill="auto"/>
          </w:tcPr>
          <w:p w14:paraId="42068A63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06BCA3B" w14:textId="77777777" w:rsidTr="007B233E">
        <w:tc>
          <w:tcPr>
            <w:tcW w:w="755" w:type="pct"/>
            <w:shd w:val="clear" w:color="auto" w:fill="auto"/>
          </w:tcPr>
          <w:p w14:paraId="3321478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EC1AF08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3" w:type="pct"/>
            <w:shd w:val="clear" w:color="auto" w:fill="auto"/>
          </w:tcPr>
          <w:p w14:paraId="07648719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69F7E9C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1FC8E6D0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6" w:type="pct"/>
            <w:shd w:val="clear" w:color="auto" w:fill="auto"/>
          </w:tcPr>
          <w:p w14:paraId="794B7F9E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665DDE0" w14:textId="77777777" w:rsidTr="007B233E">
        <w:tc>
          <w:tcPr>
            <w:tcW w:w="755" w:type="pct"/>
            <w:shd w:val="clear" w:color="auto" w:fill="auto"/>
          </w:tcPr>
          <w:p w14:paraId="223A209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B01DF15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3" w:type="pct"/>
            <w:shd w:val="clear" w:color="auto" w:fill="auto"/>
          </w:tcPr>
          <w:p w14:paraId="01D7FD60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620100F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714F488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6" w:type="pct"/>
            <w:shd w:val="clear" w:color="auto" w:fill="auto"/>
          </w:tcPr>
          <w:p w14:paraId="69F5D128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FB7910D" w14:textId="77777777" w:rsidTr="007B233E">
        <w:tc>
          <w:tcPr>
            <w:tcW w:w="755" w:type="pct"/>
            <w:shd w:val="clear" w:color="auto" w:fill="auto"/>
          </w:tcPr>
          <w:p w14:paraId="5CFD94E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745E9B7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3" w:type="pct"/>
            <w:shd w:val="clear" w:color="auto" w:fill="auto"/>
          </w:tcPr>
          <w:p w14:paraId="2023C0C3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6A6C3EC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6B6E85D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6" w:type="pct"/>
            <w:shd w:val="clear" w:color="auto" w:fill="auto"/>
          </w:tcPr>
          <w:p w14:paraId="01FCF109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61A14C90" w14:textId="77777777" w:rsidTr="007B233E">
        <w:tc>
          <w:tcPr>
            <w:tcW w:w="755" w:type="pct"/>
            <w:shd w:val="clear" w:color="auto" w:fill="auto"/>
          </w:tcPr>
          <w:p w14:paraId="791EBB4B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2B042C60" w14:textId="2A6C18BE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5A272994" w14:textId="1B1CA9B3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2B72F047" w14:textId="614C1286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378A1A4" w14:textId="7F79E781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2D572542" w14:textId="2C6B5069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75DE0636" w14:textId="033D22AE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574878" w:rsidRPr="001A4780" w14:paraId="60EA98C7" w14:textId="77777777" w:rsidTr="007B233E">
        <w:tc>
          <w:tcPr>
            <w:tcW w:w="755" w:type="pct"/>
            <w:shd w:val="clear" w:color="auto" w:fill="auto"/>
          </w:tcPr>
          <w:p w14:paraId="20449511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2176287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3" w:type="pct"/>
            <w:shd w:val="clear" w:color="auto" w:fill="auto"/>
          </w:tcPr>
          <w:p w14:paraId="562B951B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1041243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43D82EE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6" w:type="pct"/>
            <w:shd w:val="clear" w:color="auto" w:fill="auto"/>
          </w:tcPr>
          <w:p w14:paraId="76D4E88E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8FB1DE8" w14:textId="77777777" w:rsidTr="007B233E">
        <w:tc>
          <w:tcPr>
            <w:tcW w:w="755" w:type="pct"/>
            <w:shd w:val="clear" w:color="auto" w:fill="auto"/>
          </w:tcPr>
          <w:p w14:paraId="22F3FA9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4E2173B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3" w:type="pct"/>
            <w:shd w:val="clear" w:color="auto" w:fill="auto"/>
          </w:tcPr>
          <w:p w14:paraId="70A1DCC4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0C9F3D19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3F79F27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5DA18869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74878" w:rsidRPr="001A4780" w14:paraId="239E5FB1" w14:textId="77777777" w:rsidTr="007B233E">
        <w:tc>
          <w:tcPr>
            <w:tcW w:w="755" w:type="pct"/>
            <w:shd w:val="clear" w:color="auto" w:fill="auto"/>
          </w:tcPr>
          <w:p w14:paraId="74B7071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C993928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3" w:type="pct"/>
            <w:shd w:val="clear" w:color="auto" w:fill="auto"/>
          </w:tcPr>
          <w:p w14:paraId="0D3287FB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697507E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5F7E756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6" w:type="pct"/>
            <w:shd w:val="clear" w:color="auto" w:fill="auto"/>
          </w:tcPr>
          <w:p w14:paraId="2272A7DC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72E803E" w14:textId="77777777" w:rsidTr="007B233E">
        <w:tc>
          <w:tcPr>
            <w:tcW w:w="755" w:type="pct"/>
            <w:shd w:val="clear" w:color="auto" w:fill="auto"/>
          </w:tcPr>
          <w:p w14:paraId="0DC9C8B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124FB68" w14:textId="77777777" w:rsidR="00574878" w:rsidRPr="00BB6995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3" w:type="pct"/>
            <w:shd w:val="clear" w:color="auto" w:fill="auto"/>
          </w:tcPr>
          <w:p w14:paraId="52CD74BC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2F0433BA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F4141D5" w14:textId="77777777" w:rsidR="00574878" w:rsidRPr="00BB6995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6" w:type="pct"/>
            <w:shd w:val="clear" w:color="auto" w:fill="auto"/>
          </w:tcPr>
          <w:p w14:paraId="15876B5D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CCC4CFB" w14:textId="77777777" w:rsidTr="007B233E">
        <w:tc>
          <w:tcPr>
            <w:tcW w:w="755" w:type="pct"/>
            <w:shd w:val="clear" w:color="auto" w:fill="auto"/>
          </w:tcPr>
          <w:p w14:paraId="1DFA798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D141F6F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3" w:type="pct"/>
            <w:shd w:val="clear" w:color="auto" w:fill="auto"/>
          </w:tcPr>
          <w:p w14:paraId="7806A96E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29EE56F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14D4B290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Гиперссылка на опубликованный </w:t>
            </w:r>
            <w:r w:rsidRPr="00C85B91">
              <w:rPr>
                <w:sz w:val="20"/>
              </w:rPr>
              <w:lastRenderedPageBreak/>
              <w:t>документ</w:t>
            </w:r>
          </w:p>
        </w:tc>
        <w:tc>
          <w:tcPr>
            <w:tcW w:w="1396" w:type="pct"/>
            <w:shd w:val="clear" w:color="auto" w:fill="auto"/>
          </w:tcPr>
          <w:p w14:paraId="3ED2EC9E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0E75469" w14:textId="77777777" w:rsidTr="007B233E">
        <w:tc>
          <w:tcPr>
            <w:tcW w:w="755" w:type="pct"/>
            <w:shd w:val="clear" w:color="auto" w:fill="auto"/>
          </w:tcPr>
          <w:p w14:paraId="04B1FC0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B1E268E" w14:textId="77777777" w:rsidR="00574878" w:rsidRPr="00575F5E" w:rsidRDefault="00574878" w:rsidP="00574878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3" w:type="pct"/>
            <w:shd w:val="clear" w:color="auto" w:fill="auto"/>
          </w:tcPr>
          <w:p w14:paraId="0EB9EE28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DF21C79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C3AFA51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</w:t>
            </w:r>
            <w:r>
              <w:rPr>
                <w:sz w:val="20"/>
              </w:rPr>
              <w:t>ы</w:t>
            </w:r>
            <w:r w:rsidRPr="00D43778">
              <w:rPr>
                <w:sz w:val="20"/>
              </w:rPr>
              <w:t xml:space="preserve"> протокола</w:t>
            </w:r>
          </w:p>
        </w:tc>
        <w:tc>
          <w:tcPr>
            <w:tcW w:w="1396" w:type="pct"/>
            <w:shd w:val="clear" w:color="auto" w:fill="auto"/>
          </w:tcPr>
          <w:p w14:paraId="1DA1BD49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B3C0EB7" w14:textId="77777777" w:rsidTr="007B233E">
        <w:tc>
          <w:tcPr>
            <w:tcW w:w="755" w:type="pct"/>
            <w:shd w:val="clear" w:color="auto" w:fill="auto"/>
          </w:tcPr>
          <w:p w14:paraId="259E378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1C43744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foundationProtocol</w:t>
            </w:r>
          </w:p>
        </w:tc>
        <w:tc>
          <w:tcPr>
            <w:tcW w:w="203" w:type="pct"/>
            <w:shd w:val="clear" w:color="auto" w:fill="auto"/>
          </w:tcPr>
          <w:p w14:paraId="1F88F8A8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4B80D69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3E760D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Реквизиты предыдущего протокола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5E7A0C70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74878" w:rsidRPr="001A4780" w14:paraId="07FB6842" w14:textId="77777777" w:rsidTr="004A5F56">
        <w:tc>
          <w:tcPr>
            <w:tcW w:w="5000" w:type="pct"/>
            <w:gridSpan w:val="6"/>
            <w:shd w:val="clear" w:color="auto" w:fill="auto"/>
          </w:tcPr>
          <w:p w14:paraId="1A0D36C8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574878" w:rsidRPr="001A4780" w14:paraId="6F0B4B48" w14:textId="77777777" w:rsidTr="007B233E">
        <w:tc>
          <w:tcPr>
            <w:tcW w:w="755" w:type="pct"/>
            <w:shd w:val="clear" w:color="auto" w:fill="auto"/>
          </w:tcPr>
          <w:p w14:paraId="52DB5809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8" w:type="pct"/>
            <w:shd w:val="clear" w:color="auto" w:fill="auto"/>
          </w:tcPr>
          <w:p w14:paraId="43CD239E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FDC2FC7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2D21B4CB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1219EE0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01D8A3A9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EEC17E5" w14:textId="77777777" w:rsidTr="007B233E">
        <w:tc>
          <w:tcPr>
            <w:tcW w:w="755" w:type="pct"/>
            <w:shd w:val="clear" w:color="auto" w:fill="auto"/>
          </w:tcPr>
          <w:p w14:paraId="1F53FA09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3ABF393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3" w:type="pct"/>
            <w:shd w:val="clear" w:color="auto" w:fill="auto"/>
          </w:tcPr>
          <w:p w14:paraId="26AC331C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7317172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7ED9E5B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6" w:type="pct"/>
            <w:shd w:val="clear" w:color="auto" w:fill="auto"/>
          </w:tcPr>
          <w:p w14:paraId="084DE237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E805A3D" w14:textId="77777777" w:rsidTr="007B233E">
        <w:tc>
          <w:tcPr>
            <w:tcW w:w="755" w:type="pct"/>
            <w:shd w:val="clear" w:color="auto" w:fill="auto"/>
          </w:tcPr>
          <w:p w14:paraId="325D83B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8929696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3" w:type="pct"/>
            <w:shd w:val="clear" w:color="auto" w:fill="auto"/>
          </w:tcPr>
          <w:p w14:paraId="3AA7DE8C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5116378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721DEC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6" w:type="pct"/>
            <w:shd w:val="clear" w:color="auto" w:fill="auto"/>
          </w:tcPr>
          <w:p w14:paraId="096CD051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F60BF5B" w14:textId="77777777" w:rsidTr="007B233E">
        <w:tc>
          <w:tcPr>
            <w:tcW w:w="755" w:type="pct"/>
            <w:shd w:val="clear" w:color="auto" w:fill="auto"/>
          </w:tcPr>
          <w:p w14:paraId="0D12B37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17AFBBA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3" w:type="pct"/>
            <w:shd w:val="clear" w:color="auto" w:fill="auto"/>
          </w:tcPr>
          <w:p w14:paraId="0617C3D9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8C114ED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024CB1AD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6" w:type="pct"/>
            <w:shd w:val="clear" w:color="auto" w:fill="auto"/>
          </w:tcPr>
          <w:p w14:paraId="5348EAB3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E7C6252" w14:textId="77777777" w:rsidTr="007B233E">
        <w:tc>
          <w:tcPr>
            <w:tcW w:w="755" w:type="pct"/>
            <w:shd w:val="clear" w:color="auto" w:fill="auto"/>
          </w:tcPr>
          <w:p w14:paraId="2D99C6D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F6F376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68ADFEFA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61BA771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1DF3861A" w14:textId="77777777" w:rsidR="00574878" w:rsidRPr="00D43778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6" w:type="pct"/>
            <w:shd w:val="clear" w:color="auto" w:fill="auto"/>
          </w:tcPr>
          <w:p w14:paraId="226C4413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0E31682" w14:textId="77777777" w:rsidTr="004A5F56">
        <w:tc>
          <w:tcPr>
            <w:tcW w:w="5000" w:type="pct"/>
            <w:gridSpan w:val="6"/>
            <w:shd w:val="clear" w:color="auto" w:fill="auto"/>
          </w:tcPr>
          <w:p w14:paraId="74D4C053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574878" w:rsidRPr="001A4780" w14:paraId="40DF2F66" w14:textId="77777777" w:rsidTr="007B233E">
        <w:tc>
          <w:tcPr>
            <w:tcW w:w="755" w:type="pct"/>
            <w:shd w:val="clear" w:color="auto" w:fill="auto"/>
          </w:tcPr>
          <w:p w14:paraId="42E33159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8" w:type="pct"/>
            <w:shd w:val="clear" w:color="auto" w:fill="auto"/>
          </w:tcPr>
          <w:p w14:paraId="20E8FF0C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58D2F6D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346127B0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0E3C6288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D9CBBD8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0C32578" w14:textId="77777777" w:rsidTr="007B233E">
        <w:tc>
          <w:tcPr>
            <w:tcW w:w="755" w:type="pct"/>
            <w:shd w:val="clear" w:color="auto" w:fill="auto"/>
          </w:tcPr>
          <w:p w14:paraId="4D2A456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9B56917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3" w:type="pct"/>
            <w:shd w:val="clear" w:color="auto" w:fill="auto"/>
          </w:tcPr>
          <w:p w14:paraId="6F8D8E0A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48F0B0C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EA7971D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6" w:type="pct"/>
            <w:shd w:val="clear" w:color="auto" w:fill="auto"/>
          </w:tcPr>
          <w:p w14:paraId="1E5CFF84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236066F7" w14:textId="77777777" w:rsidTr="007B233E">
        <w:tc>
          <w:tcPr>
            <w:tcW w:w="755" w:type="pct"/>
            <w:shd w:val="clear" w:color="auto" w:fill="auto"/>
          </w:tcPr>
          <w:p w14:paraId="0981677B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8" w:type="pct"/>
            <w:shd w:val="clear" w:color="auto" w:fill="auto"/>
          </w:tcPr>
          <w:p w14:paraId="446B88F7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C7236CE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4AD7D2F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3EA87A1F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6061CF73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757C66D" w14:textId="77777777" w:rsidTr="007B233E">
        <w:tc>
          <w:tcPr>
            <w:tcW w:w="755" w:type="pct"/>
            <w:shd w:val="clear" w:color="auto" w:fill="auto"/>
          </w:tcPr>
          <w:p w14:paraId="445AD2B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B51BCA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3" w:type="pct"/>
            <w:shd w:val="clear" w:color="auto" w:fill="auto"/>
          </w:tcPr>
          <w:p w14:paraId="39BEF8CF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E5BE235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5601F04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6" w:type="pct"/>
            <w:shd w:val="clear" w:color="auto" w:fill="auto"/>
          </w:tcPr>
          <w:p w14:paraId="236AE820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E07743B" w14:textId="77777777" w:rsidTr="007B233E">
        <w:tc>
          <w:tcPr>
            <w:tcW w:w="755" w:type="pct"/>
            <w:shd w:val="clear" w:color="auto" w:fill="auto"/>
          </w:tcPr>
          <w:p w14:paraId="5D642348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5AA594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3" w:type="pct"/>
            <w:shd w:val="clear" w:color="auto" w:fill="auto"/>
          </w:tcPr>
          <w:p w14:paraId="532F9D48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4B1BE9A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11EA05EC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6" w:type="pct"/>
            <w:shd w:val="clear" w:color="auto" w:fill="auto"/>
          </w:tcPr>
          <w:p w14:paraId="59F1D865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3E4D83D" w14:textId="77777777" w:rsidTr="007B233E">
        <w:tc>
          <w:tcPr>
            <w:tcW w:w="755" w:type="pct"/>
            <w:shd w:val="clear" w:color="auto" w:fill="auto"/>
          </w:tcPr>
          <w:p w14:paraId="6F02D798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B15CC17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3" w:type="pct"/>
            <w:shd w:val="clear" w:color="auto" w:fill="auto"/>
          </w:tcPr>
          <w:p w14:paraId="6E438185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ECCAC20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7CF4152C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6" w:type="pct"/>
            <w:shd w:val="clear" w:color="auto" w:fill="auto"/>
          </w:tcPr>
          <w:p w14:paraId="3ADD391D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4BF55D1" w14:textId="77777777" w:rsidTr="007B233E">
        <w:tc>
          <w:tcPr>
            <w:tcW w:w="755" w:type="pct"/>
            <w:shd w:val="clear" w:color="auto" w:fill="auto"/>
          </w:tcPr>
          <w:p w14:paraId="0D4879A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0708956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3" w:type="pct"/>
            <w:shd w:val="clear" w:color="auto" w:fill="auto"/>
          </w:tcPr>
          <w:p w14:paraId="68517784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862E38A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24BFDDC8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6" w:type="pct"/>
            <w:shd w:val="clear" w:color="auto" w:fill="auto"/>
          </w:tcPr>
          <w:p w14:paraId="6FAC016B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259D5A7" w14:textId="77777777" w:rsidTr="007B233E">
        <w:tc>
          <w:tcPr>
            <w:tcW w:w="755" w:type="pct"/>
            <w:shd w:val="clear" w:color="auto" w:fill="auto"/>
          </w:tcPr>
          <w:p w14:paraId="2B4BF4A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BF4F68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3" w:type="pct"/>
            <w:shd w:val="clear" w:color="auto" w:fill="auto"/>
          </w:tcPr>
          <w:p w14:paraId="1FA215F9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831BA24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6BEB1E6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6" w:type="pct"/>
            <w:shd w:val="clear" w:color="auto" w:fill="auto"/>
          </w:tcPr>
          <w:p w14:paraId="2CBB8E96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AEF20CA" w14:textId="77777777" w:rsidTr="004A5F56">
        <w:tc>
          <w:tcPr>
            <w:tcW w:w="5000" w:type="pct"/>
            <w:gridSpan w:val="6"/>
            <w:shd w:val="clear" w:color="auto" w:fill="auto"/>
          </w:tcPr>
          <w:p w14:paraId="3B66343F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574878" w:rsidRPr="001A4780" w14:paraId="3C96C4F8" w14:textId="77777777" w:rsidTr="007B233E">
        <w:tc>
          <w:tcPr>
            <w:tcW w:w="755" w:type="pct"/>
            <w:shd w:val="clear" w:color="auto" w:fill="auto"/>
          </w:tcPr>
          <w:p w14:paraId="22C9BF4D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8" w:type="pct"/>
            <w:shd w:val="clear" w:color="auto" w:fill="auto"/>
          </w:tcPr>
          <w:p w14:paraId="30BC9F40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F362F85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CC9CFEA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53A329B" w14:textId="77777777" w:rsidR="005748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4B41BAD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64991DE" w14:textId="77777777" w:rsidTr="007B233E">
        <w:tc>
          <w:tcPr>
            <w:tcW w:w="755" w:type="pct"/>
            <w:shd w:val="clear" w:color="auto" w:fill="auto"/>
          </w:tcPr>
          <w:p w14:paraId="7F0F2100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2720513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6B3957FB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1F12D3A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6C60C9D5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6" w:type="pct"/>
            <w:shd w:val="clear" w:color="auto" w:fill="auto"/>
          </w:tcPr>
          <w:p w14:paraId="582BE052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511A397" w14:textId="77777777" w:rsidTr="007B233E">
        <w:tc>
          <w:tcPr>
            <w:tcW w:w="755" w:type="pct"/>
            <w:shd w:val="clear" w:color="auto" w:fill="auto"/>
          </w:tcPr>
          <w:p w14:paraId="6F6DB09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E1C5A8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00C91C59" w14:textId="77777777" w:rsidR="00574878" w:rsidRPr="00655FB3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E51441F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4EAF1F2C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6" w:type="pct"/>
            <w:shd w:val="clear" w:color="auto" w:fill="auto"/>
          </w:tcPr>
          <w:p w14:paraId="2F4BABFC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CC298FB" w14:textId="77777777" w:rsidTr="007B233E">
        <w:tc>
          <w:tcPr>
            <w:tcW w:w="755" w:type="pct"/>
            <w:shd w:val="clear" w:color="auto" w:fill="auto"/>
          </w:tcPr>
          <w:p w14:paraId="10BD7E7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0A8A3C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3" w:type="pct"/>
            <w:shd w:val="clear" w:color="auto" w:fill="auto"/>
          </w:tcPr>
          <w:p w14:paraId="70A08E6A" w14:textId="77777777" w:rsidR="00574878" w:rsidRPr="00655FB3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A847962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27318EA0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6" w:type="pct"/>
            <w:shd w:val="clear" w:color="auto" w:fill="auto"/>
          </w:tcPr>
          <w:p w14:paraId="33396ACA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254573" w14:paraId="3FF1B7A8" w14:textId="77777777" w:rsidTr="004A5F56">
        <w:tc>
          <w:tcPr>
            <w:tcW w:w="5000" w:type="pct"/>
            <w:gridSpan w:val="6"/>
            <w:shd w:val="clear" w:color="auto" w:fill="auto"/>
          </w:tcPr>
          <w:p w14:paraId="1073A79C" w14:textId="77777777" w:rsidR="00574878" w:rsidRPr="0025457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574878" w:rsidRPr="001A4780" w14:paraId="77E8731A" w14:textId="77777777" w:rsidTr="007B233E">
        <w:tc>
          <w:tcPr>
            <w:tcW w:w="755" w:type="pct"/>
            <w:shd w:val="clear" w:color="auto" w:fill="auto"/>
            <w:vAlign w:val="center"/>
          </w:tcPr>
          <w:p w14:paraId="371F7369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4C9B52A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7DBE5310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098585D3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626BB09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58636361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</w:tr>
      <w:tr w:rsidR="00574878" w:rsidRPr="001A4780" w14:paraId="103F595E" w14:textId="77777777" w:rsidTr="007B233E">
        <w:tc>
          <w:tcPr>
            <w:tcW w:w="755" w:type="pct"/>
            <w:shd w:val="clear" w:color="auto" w:fill="auto"/>
            <w:vAlign w:val="center"/>
          </w:tcPr>
          <w:p w14:paraId="2B9497BF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E8E320E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3" w:type="pct"/>
            <w:shd w:val="clear" w:color="auto" w:fill="auto"/>
          </w:tcPr>
          <w:p w14:paraId="302341B7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39CE245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44A15446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7C2AC7C9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5A47F63" w14:textId="77777777" w:rsidTr="007B233E">
        <w:tc>
          <w:tcPr>
            <w:tcW w:w="755" w:type="pct"/>
            <w:shd w:val="clear" w:color="auto" w:fill="auto"/>
            <w:vAlign w:val="center"/>
          </w:tcPr>
          <w:p w14:paraId="69541B7A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AAEF73A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3" w:type="pct"/>
            <w:shd w:val="clear" w:color="auto" w:fill="auto"/>
          </w:tcPr>
          <w:p w14:paraId="054F5918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019AC35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03F059D4" w14:textId="046DB228" w:rsidR="00574878" w:rsidRPr="00E45768" w:rsidRDefault="002D1F44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74878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36B2D50F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74878" w:rsidRPr="00254573" w14:paraId="2C2B538B" w14:textId="77777777" w:rsidTr="004A5F56">
        <w:tc>
          <w:tcPr>
            <w:tcW w:w="5000" w:type="pct"/>
            <w:gridSpan w:val="6"/>
            <w:shd w:val="clear" w:color="auto" w:fill="auto"/>
          </w:tcPr>
          <w:p w14:paraId="12B7B1C3" w14:textId="7F5848AC" w:rsidR="00574878" w:rsidRPr="00254573" w:rsidRDefault="002D1F44" w:rsidP="00574878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74878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574878" w:rsidRPr="001A4780" w14:paraId="111A4B24" w14:textId="77777777" w:rsidTr="007B233E">
        <w:tc>
          <w:tcPr>
            <w:tcW w:w="755" w:type="pct"/>
            <w:shd w:val="clear" w:color="auto" w:fill="auto"/>
            <w:vAlign w:val="center"/>
          </w:tcPr>
          <w:p w14:paraId="1530BCD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09C92035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3E54928" w14:textId="77777777" w:rsidR="00574878" w:rsidRPr="006C6D44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0E3423FB" w14:textId="77777777" w:rsidR="00574878" w:rsidRPr="006C6D44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0154FA4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3411273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</w:tr>
      <w:tr w:rsidR="00574878" w:rsidRPr="001A4780" w14:paraId="461064B1" w14:textId="77777777" w:rsidTr="007B233E">
        <w:tc>
          <w:tcPr>
            <w:tcW w:w="755" w:type="pct"/>
            <w:shd w:val="clear" w:color="auto" w:fill="auto"/>
            <w:vAlign w:val="center"/>
          </w:tcPr>
          <w:p w14:paraId="38C1611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DB733C4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</w:tcPr>
          <w:p w14:paraId="2849DE77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4E8433D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4D6843FD" w14:textId="78E8EBC3" w:rsidR="00574878" w:rsidRPr="003804BF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6" w:type="pct"/>
            <w:shd w:val="clear" w:color="auto" w:fill="auto"/>
          </w:tcPr>
          <w:p w14:paraId="34053008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574878" w:rsidRPr="001B3D35" w14:paraId="0C15BAF0" w14:textId="77777777" w:rsidTr="004A5F56">
        <w:tc>
          <w:tcPr>
            <w:tcW w:w="5000" w:type="pct"/>
            <w:gridSpan w:val="6"/>
            <w:shd w:val="clear" w:color="auto" w:fill="auto"/>
          </w:tcPr>
          <w:p w14:paraId="7DF3C692" w14:textId="77777777" w:rsidR="00574878" w:rsidRPr="00655FB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574878" w:rsidRPr="001A4780" w14:paraId="2A164155" w14:textId="77777777" w:rsidTr="007B233E">
        <w:tc>
          <w:tcPr>
            <w:tcW w:w="755" w:type="pct"/>
            <w:shd w:val="clear" w:color="auto" w:fill="auto"/>
            <w:vAlign w:val="center"/>
          </w:tcPr>
          <w:p w14:paraId="38B1523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8" w:type="pct"/>
            <w:shd w:val="clear" w:color="auto" w:fill="auto"/>
          </w:tcPr>
          <w:p w14:paraId="05ACF230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6D3D0DC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7007552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07A185C3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A953B71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0B93B6C" w14:textId="77777777" w:rsidTr="007B233E">
        <w:tc>
          <w:tcPr>
            <w:tcW w:w="755" w:type="pct"/>
            <w:shd w:val="clear" w:color="auto" w:fill="auto"/>
            <w:vAlign w:val="center"/>
          </w:tcPr>
          <w:p w14:paraId="32D52735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64DE11D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3" w:type="pct"/>
            <w:shd w:val="clear" w:color="auto" w:fill="auto"/>
          </w:tcPr>
          <w:p w14:paraId="64C1EC9A" w14:textId="77777777" w:rsidR="00574878" w:rsidRPr="00B0747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E9EAC54" w14:textId="77777777" w:rsidR="00574878" w:rsidRPr="00B07477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846114C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6" w:type="pct"/>
            <w:shd w:val="clear" w:color="auto" w:fill="auto"/>
          </w:tcPr>
          <w:p w14:paraId="231250FA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7D3134F" w14:textId="77777777" w:rsidTr="007B233E">
        <w:tc>
          <w:tcPr>
            <w:tcW w:w="755" w:type="pct"/>
            <w:shd w:val="clear" w:color="auto" w:fill="auto"/>
            <w:vAlign w:val="center"/>
          </w:tcPr>
          <w:p w14:paraId="2D296558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821A2E8" w14:textId="77777777" w:rsidR="00574878" w:rsidRPr="00B0747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3" w:type="pct"/>
            <w:shd w:val="clear" w:color="auto" w:fill="auto"/>
          </w:tcPr>
          <w:p w14:paraId="2D737221" w14:textId="77777777" w:rsidR="00574878" w:rsidRPr="002B372D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0EE194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094CA8F7" w14:textId="77777777" w:rsidR="00574878" w:rsidRPr="00B0747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6" w:type="pct"/>
            <w:shd w:val="clear" w:color="auto" w:fill="auto"/>
          </w:tcPr>
          <w:p w14:paraId="5C30D11C" w14:textId="7F9FA99F" w:rsidR="00574878" w:rsidRPr="00655FB3" w:rsidRDefault="00CC3755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574878" w:rsidRPr="001A4780" w14:paraId="171976DB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5798AC5E" w14:textId="77777777" w:rsidR="00574878" w:rsidRPr="009968C5" w:rsidRDefault="00574878" w:rsidP="00574878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574878" w:rsidRPr="001A4780" w14:paraId="1EBA0E03" w14:textId="77777777" w:rsidTr="007B233E">
        <w:tc>
          <w:tcPr>
            <w:tcW w:w="755" w:type="pct"/>
            <w:shd w:val="clear" w:color="auto" w:fill="auto"/>
          </w:tcPr>
          <w:p w14:paraId="46F167D4" w14:textId="77777777" w:rsidR="00574878" w:rsidRPr="009968C5" w:rsidRDefault="00574878" w:rsidP="00574878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8" w:type="pct"/>
            <w:shd w:val="clear" w:color="auto" w:fill="auto"/>
          </w:tcPr>
          <w:p w14:paraId="362919A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1CA6CF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2DC23FC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0149FA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023DFA5A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E2CE525" w14:textId="77777777" w:rsidTr="007B233E">
        <w:tc>
          <w:tcPr>
            <w:tcW w:w="755" w:type="pct"/>
            <w:shd w:val="clear" w:color="auto" w:fill="auto"/>
            <w:vAlign w:val="center"/>
          </w:tcPr>
          <w:p w14:paraId="62B84F3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3C42F2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3" w:type="pct"/>
            <w:shd w:val="clear" w:color="auto" w:fill="auto"/>
          </w:tcPr>
          <w:p w14:paraId="28519EC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E45B15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32B1C13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6" w:type="pct"/>
            <w:shd w:val="clear" w:color="auto" w:fill="auto"/>
          </w:tcPr>
          <w:p w14:paraId="684DDD3A" w14:textId="77777777" w:rsidR="00574878" w:rsidRDefault="00574878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7B233E" w:rsidRPr="001A4780" w14:paraId="52E13111" w14:textId="77777777" w:rsidTr="007B233E">
        <w:tc>
          <w:tcPr>
            <w:tcW w:w="755" w:type="pct"/>
            <w:shd w:val="clear" w:color="auto" w:fill="auto"/>
            <w:vAlign w:val="center"/>
          </w:tcPr>
          <w:p w14:paraId="2B72432B" w14:textId="77777777" w:rsidR="007B233E" w:rsidRPr="006C6D44" w:rsidRDefault="007B233E" w:rsidP="007B233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98780F7" w14:textId="27E3EE8D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shd w:val="clear" w:color="auto" w:fill="auto"/>
          </w:tcPr>
          <w:p w14:paraId="3E6B7459" w14:textId="2980E513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B5B5465" w14:textId="5EE3FDD0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39C18D45" w14:textId="1D098466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6" w:type="pct"/>
            <w:shd w:val="clear" w:color="auto" w:fill="auto"/>
          </w:tcPr>
          <w:p w14:paraId="69EE2B18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70F82A6E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51555D18" w14:textId="7B80C1AE" w:rsidR="007B233E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lastRenderedPageBreak/>
              <w:t>Не используется в текущих процедурах приема (передачи) документов.</w:t>
            </w:r>
          </w:p>
        </w:tc>
      </w:tr>
      <w:tr w:rsidR="00574878" w:rsidRPr="001A4780" w14:paraId="153B8A13" w14:textId="77777777" w:rsidTr="007B233E">
        <w:tc>
          <w:tcPr>
            <w:tcW w:w="755" w:type="pct"/>
            <w:shd w:val="clear" w:color="auto" w:fill="auto"/>
            <w:vAlign w:val="center"/>
          </w:tcPr>
          <w:p w14:paraId="6B5F859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A9416A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3" w:type="pct"/>
            <w:shd w:val="clear" w:color="auto" w:fill="auto"/>
          </w:tcPr>
          <w:p w14:paraId="2E3675D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A546DA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13FFC61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6" w:type="pct"/>
            <w:shd w:val="clear" w:color="auto" w:fill="auto"/>
          </w:tcPr>
          <w:p w14:paraId="565EFDC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2DEF0CD2" w14:textId="77777777" w:rsidTr="007B233E">
        <w:tc>
          <w:tcPr>
            <w:tcW w:w="755" w:type="pct"/>
            <w:shd w:val="clear" w:color="auto" w:fill="auto"/>
            <w:vAlign w:val="center"/>
          </w:tcPr>
          <w:p w14:paraId="282CC44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871EB25" w14:textId="77777777" w:rsidR="00574878" w:rsidRPr="001A4780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3" w:type="pct"/>
            <w:shd w:val="clear" w:color="auto" w:fill="auto"/>
          </w:tcPr>
          <w:p w14:paraId="2556DC1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046E6B5" w14:textId="77777777" w:rsidR="00574878" w:rsidRPr="001A4780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0B0D5AA4" w14:textId="77777777" w:rsidR="00574878" w:rsidRPr="001A4780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6" w:type="pct"/>
            <w:shd w:val="clear" w:color="auto" w:fill="auto"/>
          </w:tcPr>
          <w:p w14:paraId="1A5AF17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E9C8CA5" w14:textId="77777777" w:rsidTr="007B233E">
        <w:tc>
          <w:tcPr>
            <w:tcW w:w="755" w:type="pct"/>
            <w:shd w:val="clear" w:color="auto" w:fill="auto"/>
            <w:vAlign w:val="center"/>
          </w:tcPr>
          <w:p w14:paraId="46CBA7E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DF5646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3" w:type="pct"/>
            <w:shd w:val="clear" w:color="auto" w:fill="auto"/>
          </w:tcPr>
          <w:p w14:paraId="1A194CD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7A6696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2626EB0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6" w:type="pct"/>
            <w:shd w:val="clear" w:color="auto" w:fill="auto"/>
          </w:tcPr>
          <w:p w14:paraId="3E12B45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574878" w:rsidRPr="001A4780" w14:paraId="2FEBCB21" w14:textId="77777777" w:rsidTr="007B233E">
        <w:tc>
          <w:tcPr>
            <w:tcW w:w="755" w:type="pct"/>
            <w:shd w:val="clear" w:color="auto" w:fill="auto"/>
            <w:vAlign w:val="center"/>
          </w:tcPr>
          <w:p w14:paraId="06CC948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1699E0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3" w:type="pct"/>
            <w:shd w:val="clear" w:color="auto" w:fill="auto"/>
          </w:tcPr>
          <w:p w14:paraId="7BE0873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FAF97C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2" w:type="pct"/>
            <w:shd w:val="clear" w:color="auto" w:fill="auto"/>
          </w:tcPr>
          <w:p w14:paraId="3E5D941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6" w:type="pct"/>
            <w:shd w:val="clear" w:color="auto" w:fill="auto"/>
          </w:tcPr>
          <w:p w14:paraId="270618A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574878" w:rsidRPr="001A4780" w14:paraId="09573419" w14:textId="77777777" w:rsidTr="007B233E">
        <w:tc>
          <w:tcPr>
            <w:tcW w:w="755" w:type="pct"/>
            <w:shd w:val="clear" w:color="auto" w:fill="auto"/>
            <w:vAlign w:val="center"/>
          </w:tcPr>
          <w:p w14:paraId="03DC876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E427EA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3" w:type="pct"/>
            <w:shd w:val="clear" w:color="auto" w:fill="auto"/>
          </w:tcPr>
          <w:p w14:paraId="18010A5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AF7286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76D63EC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6" w:type="pct"/>
            <w:shd w:val="clear" w:color="auto" w:fill="auto"/>
          </w:tcPr>
          <w:p w14:paraId="143425A7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2F952FCA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574878" w:rsidRPr="001A4780" w14:paraId="1E24E34C" w14:textId="77777777" w:rsidTr="007B233E">
        <w:tc>
          <w:tcPr>
            <w:tcW w:w="755" w:type="pct"/>
            <w:shd w:val="clear" w:color="auto" w:fill="auto"/>
            <w:vAlign w:val="center"/>
          </w:tcPr>
          <w:p w14:paraId="71766325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5C667E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3" w:type="pct"/>
            <w:shd w:val="clear" w:color="auto" w:fill="auto"/>
          </w:tcPr>
          <w:p w14:paraId="078C93C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70E467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39B1D87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6" w:type="pct"/>
            <w:shd w:val="clear" w:color="auto" w:fill="auto"/>
          </w:tcPr>
          <w:p w14:paraId="76C903AC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189EC62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574878" w:rsidRPr="001A4780" w14:paraId="49351A42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08308A4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574878" w:rsidRPr="001A4780" w14:paraId="419AE892" w14:textId="77777777" w:rsidTr="007B233E">
        <w:tc>
          <w:tcPr>
            <w:tcW w:w="755" w:type="pct"/>
            <w:shd w:val="clear" w:color="auto" w:fill="auto"/>
            <w:vAlign w:val="center"/>
          </w:tcPr>
          <w:p w14:paraId="153D41B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6A0F37B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64D840D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573C532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404E808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1EA52C2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F0F2D31" w14:textId="77777777" w:rsidTr="007B233E">
        <w:tc>
          <w:tcPr>
            <w:tcW w:w="755" w:type="pct"/>
            <w:shd w:val="clear" w:color="auto" w:fill="auto"/>
            <w:vAlign w:val="center"/>
          </w:tcPr>
          <w:p w14:paraId="6ED9092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1741B88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4F51AB5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B27630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010EDA6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31DCCF7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299B6D91" w14:textId="77777777" w:rsidTr="007B233E">
        <w:tc>
          <w:tcPr>
            <w:tcW w:w="755" w:type="pct"/>
            <w:shd w:val="clear" w:color="auto" w:fill="auto"/>
            <w:vAlign w:val="center"/>
          </w:tcPr>
          <w:p w14:paraId="0445A1E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7E610F2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6C8E5AA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2C378CB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6A1DDAD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166130D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B23C940" w14:textId="77777777" w:rsidTr="007B233E">
        <w:tc>
          <w:tcPr>
            <w:tcW w:w="755" w:type="pct"/>
            <w:shd w:val="clear" w:color="auto" w:fill="auto"/>
            <w:vAlign w:val="center"/>
          </w:tcPr>
          <w:p w14:paraId="4AC715C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29ABB9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151C9E2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5ECEEE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6D95E37D" w14:textId="78785A98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2A452ED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AC3DC33" w14:textId="77777777" w:rsidTr="007B233E">
        <w:tc>
          <w:tcPr>
            <w:tcW w:w="755" w:type="pct"/>
            <w:shd w:val="clear" w:color="auto" w:fill="auto"/>
            <w:vAlign w:val="center"/>
          </w:tcPr>
          <w:p w14:paraId="66EC647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5D7A06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0C320BA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6F4E26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2B9E44C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71C0C148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A47E668" w14:textId="77777777" w:rsidTr="007B233E">
        <w:tc>
          <w:tcPr>
            <w:tcW w:w="755" w:type="pct"/>
            <w:shd w:val="clear" w:color="auto" w:fill="auto"/>
            <w:vAlign w:val="center"/>
          </w:tcPr>
          <w:p w14:paraId="16E3395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61C7E67" w14:textId="77777777" w:rsidR="00574878" w:rsidRPr="00E8791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2E29F230" w14:textId="77777777" w:rsidR="00574878" w:rsidRPr="00E8791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1A3CDAD4" w14:textId="77777777" w:rsidR="00574878" w:rsidRPr="00E8791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2BA3C41E" w14:textId="77777777" w:rsidR="00574878" w:rsidRPr="00E8791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44A7893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1D08ECA" w14:textId="77777777" w:rsidTr="007B233E">
        <w:tc>
          <w:tcPr>
            <w:tcW w:w="755" w:type="pct"/>
            <w:shd w:val="clear" w:color="auto" w:fill="auto"/>
            <w:vAlign w:val="center"/>
          </w:tcPr>
          <w:p w14:paraId="635F2568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42AE9C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0D56B5A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5283C36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23EB0F7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0BBC4C8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0C815EF" w14:textId="77777777" w:rsidTr="007B233E">
        <w:tc>
          <w:tcPr>
            <w:tcW w:w="755" w:type="pct"/>
            <w:vMerge w:val="restart"/>
            <w:shd w:val="clear" w:color="auto" w:fill="auto"/>
            <w:vAlign w:val="center"/>
          </w:tcPr>
          <w:p w14:paraId="4902BA9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08BE141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7F14B3C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5840DC5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4B50C3C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7474680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DD5FD55" w14:textId="77777777" w:rsidTr="007B233E">
        <w:tc>
          <w:tcPr>
            <w:tcW w:w="755" w:type="pct"/>
            <w:vMerge/>
            <w:shd w:val="clear" w:color="auto" w:fill="auto"/>
            <w:vAlign w:val="center"/>
          </w:tcPr>
          <w:p w14:paraId="06FE44A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39B569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595595A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35A12D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19265CC" w14:textId="5AAE7766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1858482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CBEF298" w14:textId="77777777" w:rsidTr="007B233E">
        <w:tc>
          <w:tcPr>
            <w:tcW w:w="755" w:type="pct"/>
            <w:vMerge/>
            <w:shd w:val="clear" w:color="auto" w:fill="auto"/>
            <w:vAlign w:val="center"/>
          </w:tcPr>
          <w:p w14:paraId="6564599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5CD695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3" w:type="pct"/>
            <w:shd w:val="clear" w:color="auto" w:fill="auto"/>
          </w:tcPr>
          <w:p w14:paraId="444F21F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AD802F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3BF7651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6" w:type="pct"/>
            <w:shd w:val="clear" w:color="auto" w:fill="auto"/>
          </w:tcPr>
          <w:p w14:paraId="1CEE4AF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574878" w:rsidRPr="001A4780" w14:paraId="12CD35ED" w14:textId="77777777" w:rsidTr="007B233E">
        <w:tc>
          <w:tcPr>
            <w:tcW w:w="755" w:type="pct"/>
            <w:shd w:val="clear" w:color="auto" w:fill="auto"/>
            <w:vAlign w:val="center"/>
          </w:tcPr>
          <w:p w14:paraId="446D9DA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C45702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4EEB436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3285C71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5132D2A8" w14:textId="1AA98CA8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74878">
              <w:rPr>
                <w:sz w:val="20"/>
              </w:rPr>
              <w:t xml:space="preserve">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25C85E0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2892BA4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659A7BB8" w14:textId="7585C366" w:rsidR="00574878" w:rsidRDefault="002D1F44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74878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574878" w:rsidRPr="001A4780" w14:paraId="17F4E10E" w14:textId="77777777" w:rsidTr="007B233E">
        <w:tc>
          <w:tcPr>
            <w:tcW w:w="755" w:type="pct"/>
            <w:shd w:val="clear" w:color="auto" w:fill="auto"/>
            <w:vAlign w:val="center"/>
          </w:tcPr>
          <w:p w14:paraId="135C1EB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5012971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743A191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73E0ED0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16F3155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0687848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A5A691A" w14:textId="77777777" w:rsidTr="007B233E">
        <w:tc>
          <w:tcPr>
            <w:tcW w:w="755" w:type="pct"/>
            <w:shd w:val="clear" w:color="auto" w:fill="auto"/>
            <w:vAlign w:val="center"/>
          </w:tcPr>
          <w:p w14:paraId="286A82A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1923B6E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0A2BD10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DFD98C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14DA2751" w14:textId="27A60D01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102303E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400B8522" w14:textId="77777777" w:rsidTr="007B233E">
        <w:tc>
          <w:tcPr>
            <w:tcW w:w="755" w:type="pct"/>
            <w:shd w:val="clear" w:color="auto" w:fill="auto"/>
            <w:vAlign w:val="center"/>
          </w:tcPr>
          <w:p w14:paraId="697EC14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3ECA329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6E03844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17F56A5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3CFD2C0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578FBB2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1CCB93F" w14:textId="77777777" w:rsidTr="007B233E">
        <w:tc>
          <w:tcPr>
            <w:tcW w:w="755" w:type="pct"/>
            <w:shd w:val="clear" w:color="auto" w:fill="auto"/>
            <w:vAlign w:val="center"/>
          </w:tcPr>
          <w:p w14:paraId="14FF4B8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100921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2DF2653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7219A1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6F2042A8" w14:textId="4468E8C7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6" w:type="pct"/>
            <w:shd w:val="clear" w:color="auto" w:fill="auto"/>
          </w:tcPr>
          <w:p w14:paraId="43AA27F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574878" w:rsidRPr="001A4780" w14:paraId="4CDC6BB1" w14:textId="77777777" w:rsidTr="004A5F56">
        <w:tc>
          <w:tcPr>
            <w:tcW w:w="5000" w:type="pct"/>
            <w:gridSpan w:val="6"/>
            <w:shd w:val="clear" w:color="auto" w:fill="auto"/>
          </w:tcPr>
          <w:p w14:paraId="55EBA9C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574878" w:rsidRPr="001A4780" w14:paraId="7C289CFB" w14:textId="77777777" w:rsidTr="007B233E">
        <w:tc>
          <w:tcPr>
            <w:tcW w:w="755" w:type="pct"/>
            <w:shd w:val="clear" w:color="auto" w:fill="auto"/>
          </w:tcPr>
          <w:p w14:paraId="3F1C349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8" w:type="pct"/>
            <w:shd w:val="clear" w:color="auto" w:fill="auto"/>
          </w:tcPr>
          <w:p w14:paraId="3819CBF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50B3618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0CB26AB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33B4B81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</w:tcPr>
          <w:p w14:paraId="3705FF8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4270C475" w14:textId="77777777" w:rsidTr="007B233E">
        <w:tc>
          <w:tcPr>
            <w:tcW w:w="755" w:type="pct"/>
            <w:shd w:val="clear" w:color="auto" w:fill="auto"/>
          </w:tcPr>
          <w:p w14:paraId="3D1B393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86E48A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3" w:type="pct"/>
            <w:shd w:val="clear" w:color="auto" w:fill="auto"/>
          </w:tcPr>
          <w:p w14:paraId="19E5CA1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F86C0A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0F98A60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6" w:type="pct"/>
            <w:shd w:val="clear" w:color="auto" w:fill="auto"/>
          </w:tcPr>
          <w:p w14:paraId="6E25FD3B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941BADA" w14:textId="77777777" w:rsidTr="007B233E">
        <w:tc>
          <w:tcPr>
            <w:tcW w:w="755" w:type="pct"/>
            <w:shd w:val="clear" w:color="auto" w:fill="auto"/>
          </w:tcPr>
          <w:p w14:paraId="7B2D984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1F383C4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3" w:type="pct"/>
            <w:shd w:val="clear" w:color="auto" w:fill="auto"/>
          </w:tcPr>
          <w:p w14:paraId="4B6D512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BCE109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6B5F542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6" w:type="pct"/>
            <w:shd w:val="clear" w:color="auto" w:fill="auto"/>
          </w:tcPr>
          <w:p w14:paraId="432B900A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3354217E" w14:textId="77777777" w:rsidTr="007B233E">
        <w:tc>
          <w:tcPr>
            <w:tcW w:w="755" w:type="pct"/>
            <w:shd w:val="clear" w:color="auto" w:fill="auto"/>
          </w:tcPr>
          <w:p w14:paraId="69AA3AA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297E88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58BFC20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F82871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5D85585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6" w:type="pct"/>
            <w:shd w:val="clear" w:color="auto" w:fill="auto"/>
          </w:tcPr>
          <w:p w14:paraId="5F9A08E5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4897317" w14:textId="77777777" w:rsidTr="007B233E">
        <w:tc>
          <w:tcPr>
            <w:tcW w:w="755" w:type="pct"/>
            <w:shd w:val="clear" w:color="auto" w:fill="auto"/>
          </w:tcPr>
          <w:p w14:paraId="3D95B29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2F23B0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11D051E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FE26E7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CB3E45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6" w:type="pct"/>
            <w:shd w:val="clear" w:color="auto" w:fill="auto"/>
          </w:tcPr>
          <w:p w14:paraId="0C4C41EA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4D1D78B" w14:textId="77777777" w:rsidTr="004A5F56">
        <w:tc>
          <w:tcPr>
            <w:tcW w:w="5000" w:type="pct"/>
            <w:gridSpan w:val="6"/>
            <w:shd w:val="clear" w:color="auto" w:fill="auto"/>
          </w:tcPr>
          <w:p w14:paraId="0811255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574878" w:rsidRPr="001A4780" w14:paraId="2B2D41F2" w14:textId="77777777" w:rsidTr="007B233E">
        <w:tc>
          <w:tcPr>
            <w:tcW w:w="755" w:type="pct"/>
            <w:shd w:val="clear" w:color="auto" w:fill="auto"/>
          </w:tcPr>
          <w:p w14:paraId="5146A2A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8" w:type="pct"/>
            <w:shd w:val="clear" w:color="auto" w:fill="auto"/>
          </w:tcPr>
          <w:p w14:paraId="1DDB7CA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849AFD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DEAB1A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FAE2D8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814A5E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DC9EB66" w14:textId="77777777" w:rsidTr="007B233E">
        <w:tc>
          <w:tcPr>
            <w:tcW w:w="755" w:type="pct"/>
            <w:vMerge w:val="restart"/>
            <w:shd w:val="clear" w:color="auto" w:fill="auto"/>
            <w:vAlign w:val="center"/>
          </w:tcPr>
          <w:p w14:paraId="0247AF25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1316C3D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3" w:type="pct"/>
            <w:shd w:val="clear" w:color="auto" w:fill="auto"/>
          </w:tcPr>
          <w:p w14:paraId="6B638E5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55930F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9B77F5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6" w:type="pct"/>
            <w:shd w:val="clear" w:color="auto" w:fill="auto"/>
          </w:tcPr>
          <w:p w14:paraId="7F9E0F9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F3982EF" w14:textId="77777777" w:rsidTr="007B233E">
        <w:tc>
          <w:tcPr>
            <w:tcW w:w="755" w:type="pct"/>
            <w:vMerge/>
            <w:shd w:val="clear" w:color="auto" w:fill="auto"/>
          </w:tcPr>
          <w:p w14:paraId="7658A18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139095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3" w:type="pct"/>
            <w:shd w:val="clear" w:color="auto" w:fill="auto"/>
          </w:tcPr>
          <w:p w14:paraId="4429087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5372C6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0AF3D7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6" w:type="pct"/>
            <w:shd w:val="clear" w:color="auto" w:fill="auto"/>
          </w:tcPr>
          <w:p w14:paraId="3DD5D42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93A2A43" w14:textId="77777777" w:rsidTr="007B233E">
        <w:tc>
          <w:tcPr>
            <w:tcW w:w="755" w:type="pct"/>
            <w:vMerge/>
            <w:shd w:val="clear" w:color="auto" w:fill="auto"/>
          </w:tcPr>
          <w:p w14:paraId="6C60FAB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F7E396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3" w:type="pct"/>
            <w:shd w:val="clear" w:color="auto" w:fill="auto"/>
          </w:tcPr>
          <w:p w14:paraId="086D343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0789E8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E66B9F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6" w:type="pct"/>
            <w:shd w:val="clear" w:color="auto" w:fill="auto"/>
          </w:tcPr>
          <w:p w14:paraId="15F954E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C400886" w14:textId="77777777" w:rsidTr="004A5F56">
        <w:tc>
          <w:tcPr>
            <w:tcW w:w="5000" w:type="pct"/>
            <w:gridSpan w:val="6"/>
            <w:shd w:val="clear" w:color="auto" w:fill="auto"/>
          </w:tcPr>
          <w:p w14:paraId="01AF46E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574878" w:rsidRPr="001A4780" w14:paraId="55208CEB" w14:textId="77777777" w:rsidTr="007B233E">
        <w:tc>
          <w:tcPr>
            <w:tcW w:w="755" w:type="pct"/>
            <w:shd w:val="clear" w:color="auto" w:fill="auto"/>
          </w:tcPr>
          <w:p w14:paraId="7F93D92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8" w:type="pct"/>
            <w:shd w:val="clear" w:color="auto" w:fill="auto"/>
          </w:tcPr>
          <w:p w14:paraId="65FE307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3961EC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112747B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AF7947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706A62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7F9520A" w14:textId="77777777" w:rsidTr="007B233E">
        <w:tc>
          <w:tcPr>
            <w:tcW w:w="755" w:type="pct"/>
            <w:shd w:val="clear" w:color="auto" w:fill="auto"/>
          </w:tcPr>
          <w:p w14:paraId="5CCAE51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EC4904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3" w:type="pct"/>
            <w:shd w:val="clear" w:color="auto" w:fill="auto"/>
          </w:tcPr>
          <w:p w14:paraId="05DEFE1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6C637D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0D58B5C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6" w:type="pct"/>
            <w:shd w:val="clear" w:color="auto" w:fill="auto"/>
          </w:tcPr>
          <w:p w14:paraId="1F4367F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4CAD434" w14:textId="77777777" w:rsidTr="004A5F56">
        <w:tc>
          <w:tcPr>
            <w:tcW w:w="5000" w:type="pct"/>
            <w:gridSpan w:val="6"/>
            <w:shd w:val="clear" w:color="auto" w:fill="auto"/>
          </w:tcPr>
          <w:p w14:paraId="32CD308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574878" w:rsidRPr="001A4780" w14:paraId="53E1E0A3" w14:textId="77777777" w:rsidTr="007B233E">
        <w:tc>
          <w:tcPr>
            <w:tcW w:w="755" w:type="pct"/>
            <w:shd w:val="clear" w:color="auto" w:fill="auto"/>
          </w:tcPr>
          <w:p w14:paraId="743B94B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8" w:type="pct"/>
            <w:shd w:val="clear" w:color="auto" w:fill="auto"/>
          </w:tcPr>
          <w:p w14:paraId="2CC5622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B52A5F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1CB5D8F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75216B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33F064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EEFAEB9" w14:textId="77777777" w:rsidTr="007B233E">
        <w:tc>
          <w:tcPr>
            <w:tcW w:w="755" w:type="pct"/>
            <w:vMerge w:val="restart"/>
            <w:shd w:val="clear" w:color="auto" w:fill="auto"/>
            <w:vAlign w:val="center"/>
          </w:tcPr>
          <w:p w14:paraId="1B73A24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3E249E0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3" w:type="pct"/>
            <w:shd w:val="clear" w:color="auto" w:fill="auto"/>
          </w:tcPr>
          <w:p w14:paraId="1DCF93D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F6861E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2807B8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6" w:type="pct"/>
            <w:shd w:val="clear" w:color="auto" w:fill="auto"/>
          </w:tcPr>
          <w:p w14:paraId="360F2AF4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6298C30" w14:textId="77777777" w:rsidTr="007B233E">
        <w:tc>
          <w:tcPr>
            <w:tcW w:w="755" w:type="pct"/>
            <w:vMerge/>
            <w:shd w:val="clear" w:color="auto" w:fill="auto"/>
          </w:tcPr>
          <w:p w14:paraId="4C0EF87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55F312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3" w:type="pct"/>
            <w:shd w:val="clear" w:color="auto" w:fill="auto"/>
          </w:tcPr>
          <w:p w14:paraId="5FEE181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C1ED92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67ECE1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6" w:type="pct"/>
            <w:shd w:val="clear" w:color="auto" w:fill="auto"/>
          </w:tcPr>
          <w:p w14:paraId="59B454E4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3D98B12" w14:textId="77777777" w:rsidTr="004A5F56">
        <w:tc>
          <w:tcPr>
            <w:tcW w:w="5000" w:type="pct"/>
            <w:gridSpan w:val="6"/>
            <w:shd w:val="clear" w:color="auto" w:fill="auto"/>
          </w:tcPr>
          <w:p w14:paraId="32F3F3B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574878" w:rsidRPr="001A4780" w14:paraId="5C8ECF70" w14:textId="77777777" w:rsidTr="007B233E">
        <w:tc>
          <w:tcPr>
            <w:tcW w:w="755" w:type="pct"/>
            <w:shd w:val="clear" w:color="auto" w:fill="auto"/>
          </w:tcPr>
          <w:p w14:paraId="5BB9185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8" w:type="pct"/>
            <w:shd w:val="clear" w:color="auto" w:fill="auto"/>
          </w:tcPr>
          <w:p w14:paraId="66E7A38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F79A81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59336F9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54C2AB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60FF09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4783693" w14:textId="77777777" w:rsidTr="007B233E">
        <w:tc>
          <w:tcPr>
            <w:tcW w:w="755" w:type="pct"/>
            <w:shd w:val="clear" w:color="auto" w:fill="auto"/>
          </w:tcPr>
          <w:p w14:paraId="6DB8E70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9850F7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3" w:type="pct"/>
            <w:shd w:val="clear" w:color="auto" w:fill="auto"/>
          </w:tcPr>
          <w:p w14:paraId="30AEA94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7A12EA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2" w:type="pct"/>
            <w:shd w:val="clear" w:color="auto" w:fill="auto"/>
          </w:tcPr>
          <w:p w14:paraId="3D88CF4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6" w:type="pct"/>
            <w:shd w:val="clear" w:color="auto" w:fill="auto"/>
          </w:tcPr>
          <w:p w14:paraId="4483EF18" w14:textId="6FF2D631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574878" w:rsidRPr="001A4780" w14:paraId="2F85EA84" w14:textId="77777777" w:rsidTr="007B233E">
        <w:tc>
          <w:tcPr>
            <w:tcW w:w="755" w:type="pct"/>
            <w:shd w:val="clear" w:color="auto" w:fill="auto"/>
          </w:tcPr>
          <w:p w14:paraId="62D26A7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D4C030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3" w:type="pct"/>
            <w:shd w:val="clear" w:color="auto" w:fill="auto"/>
          </w:tcPr>
          <w:p w14:paraId="281CA6D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E395FA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2" w:type="pct"/>
            <w:shd w:val="clear" w:color="auto" w:fill="auto"/>
          </w:tcPr>
          <w:p w14:paraId="2A17191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6" w:type="pct"/>
            <w:shd w:val="clear" w:color="auto" w:fill="auto"/>
          </w:tcPr>
          <w:p w14:paraId="532AE451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574878" w:rsidRPr="001A4780" w14:paraId="6120F711" w14:textId="77777777" w:rsidTr="007B233E">
        <w:tc>
          <w:tcPr>
            <w:tcW w:w="755" w:type="pct"/>
            <w:shd w:val="clear" w:color="auto" w:fill="auto"/>
          </w:tcPr>
          <w:p w14:paraId="3F82A3C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1D2746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3" w:type="pct"/>
            <w:shd w:val="clear" w:color="auto" w:fill="auto"/>
          </w:tcPr>
          <w:p w14:paraId="51C9064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802069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2" w:type="pct"/>
            <w:shd w:val="clear" w:color="auto" w:fill="auto"/>
          </w:tcPr>
          <w:p w14:paraId="70C2B46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6" w:type="pct"/>
            <w:shd w:val="clear" w:color="auto" w:fill="auto"/>
          </w:tcPr>
          <w:p w14:paraId="7890ABE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204569DD" w14:textId="77777777" w:rsidTr="007B233E">
        <w:tc>
          <w:tcPr>
            <w:tcW w:w="755" w:type="pct"/>
            <w:shd w:val="clear" w:color="auto" w:fill="auto"/>
          </w:tcPr>
          <w:p w14:paraId="657C580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E49F981" w14:textId="77F9F51D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3" w:type="pct"/>
            <w:shd w:val="clear" w:color="auto" w:fill="auto"/>
          </w:tcPr>
          <w:p w14:paraId="26F5B876" w14:textId="4B3D50B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BB23E3D" w14:textId="0A4F88E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400A8CEA" w14:textId="2844C843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6FCCD64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64DA1A1" w14:textId="77777777" w:rsidTr="007B233E">
        <w:tc>
          <w:tcPr>
            <w:tcW w:w="755" w:type="pct"/>
            <w:shd w:val="clear" w:color="auto" w:fill="auto"/>
          </w:tcPr>
          <w:p w14:paraId="3B59A16C" w14:textId="77777777" w:rsidR="004A5F56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8928300" w14:textId="71C375D9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27B87DE1" w14:textId="728CF8E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BC1E359" w14:textId="25364F9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083BB988" w14:textId="2F978C27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764954F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FFCEEF7" w14:textId="77777777" w:rsidTr="004A5F56">
        <w:tc>
          <w:tcPr>
            <w:tcW w:w="5000" w:type="pct"/>
            <w:gridSpan w:val="6"/>
            <w:shd w:val="clear" w:color="auto" w:fill="auto"/>
          </w:tcPr>
          <w:p w14:paraId="48B3422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530FE6BA" w14:textId="77777777" w:rsidTr="007B233E">
        <w:tc>
          <w:tcPr>
            <w:tcW w:w="755" w:type="pct"/>
            <w:shd w:val="clear" w:color="auto" w:fill="auto"/>
          </w:tcPr>
          <w:p w14:paraId="456840B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8" w:type="pct"/>
            <w:shd w:val="clear" w:color="auto" w:fill="auto"/>
          </w:tcPr>
          <w:p w14:paraId="4B867A4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10EB81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2CB7FA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90C45E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6E2BA3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891BC0D" w14:textId="77777777" w:rsidTr="007B233E">
        <w:tc>
          <w:tcPr>
            <w:tcW w:w="755" w:type="pct"/>
            <w:shd w:val="clear" w:color="auto" w:fill="auto"/>
          </w:tcPr>
          <w:p w14:paraId="24135C0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5BDD54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3" w:type="pct"/>
            <w:shd w:val="clear" w:color="auto" w:fill="auto"/>
          </w:tcPr>
          <w:p w14:paraId="2EAAE3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CDCD0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6E3434E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6" w:type="pct"/>
            <w:shd w:val="clear" w:color="auto" w:fill="auto"/>
          </w:tcPr>
          <w:p w14:paraId="63DE0C7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90641B6" w14:textId="77777777" w:rsidTr="007B233E">
        <w:tc>
          <w:tcPr>
            <w:tcW w:w="755" w:type="pct"/>
            <w:shd w:val="clear" w:color="auto" w:fill="auto"/>
          </w:tcPr>
          <w:p w14:paraId="69E811B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6FD89C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3" w:type="pct"/>
            <w:shd w:val="clear" w:color="auto" w:fill="auto"/>
          </w:tcPr>
          <w:p w14:paraId="479A81E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0D75B3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7785BDAE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6" w:type="pct"/>
            <w:shd w:val="clear" w:color="auto" w:fill="auto"/>
          </w:tcPr>
          <w:p w14:paraId="60CAA9D4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59E22053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52FF0916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1D0C7147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016273E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3178A440" w14:textId="77777777" w:rsidTr="007B233E">
        <w:tc>
          <w:tcPr>
            <w:tcW w:w="755" w:type="pct"/>
            <w:shd w:val="clear" w:color="auto" w:fill="auto"/>
          </w:tcPr>
          <w:p w14:paraId="4013AB3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D9B9EC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3" w:type="pct"/>
            <w:shd w:val="clear" w:color="auto" w:fill="auto"/>
          </w:tcPr>
          <w:p w14:paraId="66278E5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68D5D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2" w:type="pct"/>
            <w:shd w:val="clear" w:color="auto" w:fill="auto"/>
          </w:tcPr>
          <w:p w14:paraId="484CB24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6" w:type="pct"/>
            <w:shd w:val="clear" w:color="auto" w:fill="auto"/>
          </w:tcPr>
          <w:p w14:paraId="4160967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99AD7AA" w14:textId="77777777" w:rsidTr="007B233E">
        <w:tc>
          <w:tcPr>
            <w:tcW w:w="755" w:type="pct"/>
            <w:shd w:val="clear" w:color="auto" w:fill="auto"/>
          </w:tcPr>
          <w:p w14:paraId="7C42095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C6DEDA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70431AC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96708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60BD156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6" w:type="pct"/>
            <w:shd w:val="clear" w:color="auto" w:fill="auto"/>
          </w:tcPr>
          <w:p w14:paraId="50EAC52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907DBE6" w14:textId="77777777" w:rsidTr="007B233E">
        <w:tc>
          <w:tcPr>
            <w:tcW w:w="755" w:type="pct"/>
            <w:shd w:val="clear" w:color="auto" w:fill="auto"/>
          </w:tcPr>
          <w:p w14:paraId="245074D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D9E4A8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3" w:type="pct"/>
            <w:shd w:val="clear" w:color="auto" w:fill="auto"/>
          </w:tcPr>
          <w:p w14:paraId="7C9DACE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7FFED6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2" w:type="pct"/>
            <w:shd w:val="clear" w:color="auto" w:fill="auto"/>
          </w:tcPr>
          <w:p w14:paraId="4043FC4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6" w:type="pct"/>
            <w:shd w:val="clear" w:color="auto" w:fill="auto"/>
          </w:tcPr>
          <w:p w14:paraId="0B3345C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8E1C33D" w14:textId="77777777" w:rsidTr="004A5F56">
        <w:tc>
          <w:tcPr>
            <w:tcW w:w="5000" w:type="pct"/>
            <w:gridSpan w:val="6"/>
            <w:shd w:val="clear" w:color="auto" w:fill="auto"/>
          </w:tcPr>
          <w:p w14:paraId="4D8BD7C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73004B15" w14:textId="77777777" w:rsidTr="007B233E">
        <w:tc>
          <w:tcPr>
            <w:tcW w:w="755" w:type="pct"/>
            <w:shd w:val="clear" w:color="auto" w:fill="auto"/>
          </w:tcPr>
          <w:p w14:paraId="580BBBB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8" w:type="pct"/>
            <w:shd w:val="clear" w:color="auto" w:fill="auto"/>
          </w:tcPr>
          <w:p w14:paraId="552E7E4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73AE64B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45AD04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AF4B06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0820F26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DF64BC" w14:textId="77777777" w:rsidTr="007B233E">
        <w:tc>
          <w:tcPr>
            <w:tcW w:w="755" w:type="pct"/>
            <w:shd w:val="clear" w:color="auto" w:fill="auto"/>
          </w:tcPr>
          <w:p w14:paraId="6D4D538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A8A0EE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3" w:type="pct"/>
            <w:shd w:val="clear" w:color="auto" w:fill="auto"/>
          </w:tcPr>
          <w:p w14:paraId="2D6B6C7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D2C1CC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7059673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6" w:type="pct"/>
            <w:shd w:val="clear" w:color="auto" w:fill="auto"/>
          </w:tcPr>
          <w:p w14:paraId="30DAAB0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8B1B84F" w14:textId="77777777" w:rsidTr="007B233E">
        <w:tc>
          <w:tcPr>
            <w:tcW w:w="755" w:type="pct"/>
            <w:shd w:val="clear" w:color="auto" w:fill="auto"/>
          </w:tcPr>
          <w:p w14:paraId="4828678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1194B3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3" w:type="pct"/>
            <w:shd w:val="clear" w:color="auto" w:fill="auto"/>
          </w:tcPr>
          <w:p w14:paraId="526833C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2976A9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2" w:type="pct"/>
            <w:shd w:val="clear" w:color="auto" w:fill="auto"/>
          </w:tcPr>
          <w:p w14:paraId="05E0915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6" w:type="pct"/>
            <w:shd w:val="clear" w:color="auto" w:fill="auto"/>
          </w:tcPr>
          <w:p w14:paraId="1333E3A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980F233" w14:textId="77777777" w:rsidTr="007B233E">
        <w:tc>
          <w:tcPr>
            <w:tcW w:w="755" w:type="pct"/>
            <w:shd w:val="clear" w:color="auto" w:fill="auto"/>
          </w:tcPr>
          <w:p w14:paraId="64F892D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F256E0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49FB30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48A1BA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0153B0B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6" w:type="pct"/>
            <w:shd w:val="clear" w:color="auto" w:fill="auto"/>
          </w:tcPr>
          <w:p w14:paraId="02AEDDD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0D11187" w14:textId="77777777" w:rsidTr="007B233E">
        <w:tc>
          <w:tcPr>
            <w:tcW w:w="755" w:type="pct"/>
            <w:shd w:val="clear" w:color="auto" w:fill="auto"/>
          </w:tcPr>
          <w:p w14:paraId="32D847E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E4A80E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3" w:type="pct"/>
            <w:shd w:val="clear" w:color="auto" w:fill="auto"/>
          </w:tcPr>
          <w:p w14:paraId="7B3F78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D085A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547F319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6" w:type="pct"/>
            <w:shd w:val="clear" w:color="auto" w:fill="auto"/>
          </w:tcPr>
          <w:p w14:paraId="2E9E7A9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6666BC2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3F9A1D6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4A5F56" w:rsidRPr="001A4780" w14:paraId="09217342" w14:textId="77777777" w:rsidTr="007B233E">
        <w:tc>
          <w:tcPr>
            <w:tcW w:w="755" w:type="pct"/>
            <w:shd w:val="clear" w:color="auto" w:fill="auto"/>
            <w:vAlign w:val="center"/>
          </w:tcPr>
          <w:p w14:paraId="7240B090" w14:textId="77777777" w:rsidR="004A5F56" w:rsidRPr="00575F5E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8" w:type="pct"/>
            <w:shd w:val="clear" w:color="auto" w:fill="auto"/>
          </w:tcPr>
          <w:p w14:paraId="36C2824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F0C519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76A283A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53A1F5F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0766ADA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968CFF2" w14:textId="77777777" w:rsidTr="007B233E">
        <w:tc>
          <w:tcPr>
            <w:tcW w:w="755" w:type="pct"/>
            <w:shd w:val="clear" w:color="auto" w:fill="auto"/>
            <w:vAlign w:val="center"/>
          </w:tcPr>
          <w:p w14:paraId="634F614C" w14:textId="77777777" w:rsidR="004A5F56" w:rsidRPr="003039E5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75494E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203" w:type="pct"/>
            <w:shd w:val="clear" w:color="auto" w:fill="auto"/>
          </w:tcPr>
          <w:p w14:paraId="02E111C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0F749B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783EF4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396" w:type="pct"/>
            <w:shd w:val="clear" w:color="auto" w:fill="auto"/>
          </w:tcPr>
          <w:p w14:paraId="6B8005B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1BA187D1" w14:textId="77777777" w:rsidTr="007B233E">
        <w:tc>
          <w:tcPr>
            <w:tcW w:w="755" w:type="pct"/>
            <w:shd w:val="clear" w:color="auto" w:fill="auto"/>
            <w:vAlign w:val="center"/>
          </w:tcPr>
          <w:p w14:paraId="34FE37E1" w14:textId="77777777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8" w:type="pct"/>
            <w:shd w:val="clear" w:color="auto" w:fill="auto"/>
          </w:tcPr>
          <w:p w14:paraId="17B278B9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4CE1D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6256940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E7A94C2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2FA9AEB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011259D" w14:textId="77777777" w:rsidTr="007B233E">
        <w:tc>
          <w:tcPr>
            <w:tcW w:w="755" w:type="pct"/>
            <w:shd w:val="clear" w:color="auto" w:fill="auto"/>
            <w:vAlign w:val="center"/>
          </w:tcPr>
          <w:p w14:paraId="1EE419C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FBD60E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3" w:type="pct"/>
            <w:shd w:val="clear" w:color="auto" w:fill="auto"/>
          </w:tcPr>
          <w:p w14:paraId="0F3C2D15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29A2EF6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40084CE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96" w:type="pct"/>
            <w:shd w:val="clear" w:color="auto" w:fill="auto"/>
          </w:tcPr>
          <w:p w14:paraId="197B73A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A0CDEA6" w14:textId="77777777" w:rsidTr="007B233E">
        <w:tc>
          <w:tcPr>
            <w:tcW w:w="755" w:type="pct"/>
            <w:shd w:val="clear" w:color="auto" w:fill="auto"/>
            <w:vAlign w:val="center"/>
          </w:tcPr>
          <w:p w14:paraId="1CDCBE3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B7B31EE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3" w:type="pct"/>
            <w:shd w:val="clear" w:color="auto" w:fill="auto"/>
          </w:tcPr>
          <w:p w14:paraId="203756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5FA3F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C705B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2D8247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1C1B5DD1" w14:textId="77777777" w:rsidTr="007B233E">
        <w:tc>
          <w:tcPr>
            <w:tcW w:w="755" w:type="pct"/>
            <w:shd w:val="clear" w:color="auto" w:fill="auto"/>
            <w:vAlign w:val="center"/>
          </w:tcPr>
          <w:p w14:paraId="5AC68AE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DCC9346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  <w:lang w:val="en-US"/>
              </w:rPr>
              <w:t>contractMulti</w:t>
            </w:r>
          </w:p>
        </w:tc>
        <w:tc>
          <w:tcPr>
            <w:tcW w:w="203" w:type="pct"/>
            <w:shd w:val="clear" w:color="auto" w:fill="auto"/>
          </w:tcPr>
          <w:p w14:paraId="7C3A8A7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CDFE81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4D80FA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Право заключения контракта с несколькими участниками закупки</w:t>
            </w:r>
          </w:p>
        </w:tc>
        <w:tc>
          <w:tcPr>
            <w:tcW w:w="1396" w:type="pct"/>
            <w:shd w:val="clear" w:color="auto" w:fill="auto"/>
          </w:tcPr>
          <w:p w14:paraId="4FDE3EC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056965E" w14:textId="77777777" w:rsidTr="007B233E">
        <w:tc>
          <w:tcPr>
            <w:tcW w:w="755" w:type="pct"/>
            <w:shd w:val="clear" w:color="auto" w:fill="auto"/>
            <w:vAlign w:val="center"/>
          </w:tcPr>
          <w:p w14:paraId="60EAE8A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EEB29D4" w14:textId="77777777" w:rsidR="004A5F56" w:rsidRPr="00D0382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</w:t>
            </w:r>
          </w:p>
        </w:tc>
        <w:tc>
          <w:tcPr>
            <w:tcW w:w="203" w:type="pct"/>
            <w:shd w:val="clear" w:color="auto" w:fill="auto"/>
          </w:tcPr>
          <w:p w14:paraId="0EB06C7B" w14:textId="77777777" w:rsidR="004A5F56" w:rsidRPr="00994B5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13E629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158B4EF" w14:textId="77777777" w:rsidR="004A5F56" w:rsidRPr="0023475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Заявка</w:t>
            </w:r>
          </w:p>
        </w:tc>
        <w:tc>
          <w:tcPr>
            <w:tcW w:w="1396" w:type="pct"/>
            <w:shd w:val="clear" w:color="auto" w:fill="auto"/>
          </w:tcPr>
          <w:p w14:paraId="7322279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06603A6" w14:textId="77777777" w:rsidTr="007B233E">
        <w:tc>
          <w:tcPr>
            <w:tcW w:w="755" w:type="pct"/>
            <w:shd w:val="clear" w:color="auto" w:fill="auto"/>
            <w:vAlign w:val="center"/>
          </w:tcPr>
          <w:p w14:paraId="14D3500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9B18851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3" w:type="pct"/>
            <w:shd w:val="clear" w:color="auto" w:fill="auto"/>
          </w:tcPr>
          <w:p w14:paraId="7AC74B9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AACE7A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63F323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6" w:type="pct"/>
            <w:shd w:val="clear" w:color="auto" w:fill="auto"/>
          </w:tcPr>
          <w:p w14:paraId="2175D48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D117CDE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24A6C64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205976">
              <w:rPr>
                <w:b/>
                <w:sz w:val="20"/>
              </w:rPr>
              <w:t>Право заключения контракта с несколькими участниками закупки</w:t>
            </w:r>
          </w:p>
        </w:tc>
      </w:tr>
      <w:tr w:rsidR="004A5F56" w:rsidRPr="001A4780" w14:paraId="1FAA5C03" w14:textId="77777777" w:rsidTr="007B233E">
        <w:tc>
          <w:tcPr>
            <w:tcW w:w="755" w:type="pct"/>
            <w:shd w:val="clear" w:color="auto" w:fill="auto"/>
            <w:vAlign w:val="center"/>
          </w:tcPr>
          <w:p w14:paraId="12F019C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205976">
              <w:rPr>
                <w:b/>
                <w:sz w:val="20"/>
                <w:lang w:val="en-US"/>
              </w:rPr>
              <w:t>contractMulti</w:t>
            </w:r>
          </w:p>
        </w:tc>
        <w:tc>
          <w:tcPr>
            <w:tcW w:w="748" w:type="pct"/>
            <w:shd w:val="clear" w:color="auto" w:fill="auto"/>
          </w:tcPr>
          <w:p w14:paraId="2019CBED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8B0F46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579CDAD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3783AE77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1C8CE9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30EB966" w14:textId="77777777" w:rsidTr="007B233E">
        <w:tc>
          <w:tcPr>
            <w:tcW w:w="755" w:type="pct"/>
            <w:shd w:val="clear" w:color="auto" w:fill="auto"/>
            <w:vAlign w:val="center"/>
          </w:tcPr>
          <w:p w14:paraId="65989AC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A77C820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contractCount</w:t>
            </w:r>
          </w:p>
        </w:tc>
        <w:tc>
          <w:tcPr>
            <w:tcW w:w="203" w:type="pct"/>
            <w:shd w:val="clear" w:color="auto" w:fill="auto"/>
          </w:tcPr>
          <w:p w14:paraId="50452DB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8F6D6B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0098D8AC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Количество контрактов</w:t>
            </w:r>
          </w:p>
        </w:tc>
        <w:tc>
          <w:tcPr>
            <w:tcW w:w="1396" w:type="pct"/>
            <w:shd w:val="clear" w:color="auto" w:fill="auto"/>
          </w:tcPr>
          <w:p w14:paraId="02BCE0F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BB62C87" w14:textId="77777777" w:rsidTr="004A5F56">
        <w:tc>
          <w:tcPr>
            <w:tcW w:w="5000" w:type="pct"/>
            <w:gridSpan w:val="6"/>
            <w:shd w:val="clear" w:color="auto" w:fill="auto"/>
          </w:tcPr>
          <w:p w14:paraId="06EB4B58" w14:textId="77777777" w:rsidR="004A5F56" w:rsidRPr="0023475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</w:t>
            </w:r>
            <w:r>
              <w:rPr>
                <w:b/>
                <w:sz w:val="20"/>
              </w:rPr>
              <w:t>а</w:t>
            </w:r>
          </w:p>
        </w:tc>
      </w:tr>
      <w:tr w:rsidR="004A5F56" w:rsidRPr="001A4780" w14:paraId="328EF49A" w14:textId="77777777" w:rsidTr="007B233E">
        <w:tc>
          <w:tcPr>
            <w:tcW w:w="755" w:type="pct"/>
            <w:shd w:val="clear" w:color="auto" w:fill="auto"/>
            <w:vAlign w:val="center"/>
          </w:tcPr>
          <w:p w14:paraId="66D6DFB1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8" w:type="pct"/>
            <w:shd w:val="clear" w:color="auto" w:fill="auto"/>
          </w:tcPr>
          <w:p w14:paraId="5C5064A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3331B2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2AA4E2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29EEC6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5E0224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5D3E6D9" w14:textId="77777777" w:rsidTr="007B233E">
        <w:tc>
          <w:tcPr>
            <w:tcW w:w="755" w:type="pct"/>
            <w:shd w:val="clear" w:color="auto" w:fill="auto"/>
            <w:vAlign w:val="center"/>
          </w:tcPr>
          <w:p w14:paraId="314A7B7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16F043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3" w:type="pct"/>
            <w:shd w:val="clear" w:color="auto" w:fill="auto"/>
          </w:tcPr>
          <w:p w14:paraId="6B022545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C5CC01A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2" w:type="pct"/>
            <w:shd w:val="clear" w:color="auto" w:fill="auto"/>
          </w:tcPr>
          <w:p w14:paraId="1D427ED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6" w:type="pct"/>
            <w:shd w:val="clear" w:color="auto" w:fill="auto"/>
          </w:tcPr>
          <w:p w14:paraId="1B08A5F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59E4C7" w14:textId="77777777" w:rsidTr="007B233E">
        <w:tc>
          <w:tcPr>
            <w:tcW w:w="755" w:type="pct"/>
            <w:shd w:val="clear" w:color="auto" w:fill="auto"/>
            <w:vAlign w:val="center"/>
          </w:tcPr>
          <w:p w14:paraId="1D4BDED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2AF8C16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3" w:type="pct"/>
            <w:shd w:val="clear" w:color="auto" w:fill="auto"/>
          </w:tcPr>
          <w:p w14:paraId="239DD62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92D457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58CE2EDB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6" w:type="pct"/>
            <w:shd w:val="clear" w:color="auto" w:fill="auto"/>
          </w:tcPr>
          <w:p w14:paraId="78E87EE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D0A1CA" w14:textId="77777777" w:rsidTr="007B233E">
        <w:tc>
          <w:tcPr>
            <w:tcW w:w="755" w:type="pct"/>
            <w:shd w:val="clear" w:color="auto" w:fill="auto"/>
            <w:vAlign w:val="center"/>
          </w:tcPr>
          <w:p w14:paraId="35AA4CE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154427B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3" w:type="pct"/>
            <w:shd w:val="clear" w:color="auto" w:fill="auto"/>
          </w:tcPr>
          <w:p w14:paraId="7887545A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ABC0192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9952811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Сведения об участнике</w:t>
            </w:r>
          </w:p>
        </w:tc>
        <w:tc>
          <w:tcPr>
            <w:tcW w:w="1396" w:type="pct"/>
            <w:shd w:val="clear" w:color="auto" w:fill="auto"/>
          </w:tcPr>
          <w:p w14:paraId="0A2EC88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7C77A53" w14:textId="77777777" w:rsidTr="007B233E">
        <w:tc>
          <w:tcPr>
            <w:tcW w:w="755" w:type="pct"/>
            <w:shd w:val="clear" w:color="auto" w:fill="auto"/>
            <w:vAlign w:val="center"/>
          </w:tcPr>
          <w:p w14:paraId="41DB90A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F4A5C4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admissionResults</w:t>
            </w:r>
          </w:p>
        </w:tc>
        <w:tc>
          <w:tcPr>
            <w:tcW w:w="203" w:type="pct"/>
            <w:shd w:val="clear" w:color="auto" w:fill="auto"/>
          </w:tcPr>
          <w:p w14:paraId="02C39778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496917D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F58396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Решение каждого члена комиссии о допуске (отклонении) заявок на участие в конкурсе</w:t>
            </w:r>
          </w:p>
        </w:tc>
        <w:tc>
          <w:tcPr>
            <w:tcW w:w="1396" w:type="pct"/>
            <w:shd w:val="clear" w:color="auto" w:fill="auto"/>
          </w:tcPr>
          <w:p w14:paraId="369F493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C6401C2" w14:textId="77777777" w:rsidTr="007B233E">
        <w:tc>
          <w:tcPr>
            <w:tcW w:w="755" w:type="pct"/>
            <w:shd w:val="clear" w:color="auto" w:fill="auto"/>
            <w:vAlign w:val="center"/>
          </w:tcPr>
          <w:p w14:paraId="5AAC8B5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86B0DA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admittedInfo</w:t>
            </w:r>
          </w:p>
        </w:tc>
        <w:tc>
          <w:tcPr>
            <w:tcW w:w="203" w:type="pct"/>
            <w:shd w:val="clear" w:color="auto" w:fill="auto"/>
          </w:tcPr>
          <w:p w14:paraId="2DF7B99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3972A8D" w14:textId="77777777" w:rsidR="004A5F56" w:rsidRPr="0023475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948172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Информация о допуске заявки</w:t>
            </w:r>
          </w:p>
        </w:tc>
        <w:tc>
          <w:tcPr>
            <w:tcW w:w="1396" w:type="pct"/>
            <w:shd w:val="clear" w:color="auto" w:fill="auto"/>
          </w:tcPr>
          <w:p w14:paraId="4DACE1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5E37CEE" w14:textId="77777777" w:rsidTr="007B233E">
        <w:tc>
          <w:tcPr>
            <w:tcW w:w="755" w:type="pct"/>
            <w:shd w:val="clear" w:color="auto" w:fill="auto"/>
            <w:vAlign w:val="center"/>
          </w:tcPr>
          <w:p w14:paraId="23A4665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4F5E80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D62E4">
              <w:rPr>
                <w:sz w:val="20"/>
              </w:rPr>
              <w:t>с</w:t>
            </w:r>
            <w:proofErr w:type="gramEnd"/>
            <w:r w:rsidRPr="003D62E4">
              <w:rPr>
                <w:sz w:val="20"/>
              </w:rPr>
              <w:t>orrespondencies</w:t>
            </w:r>
          </w:p>
        </w:tc>
        <w:tc>
          <w:tcPr>
            <w:tcW w:w="203" w:type="pct"/>
            <w:shd w:val="clear" w:color="auto" w:fill="auto"/>
          </w:tcPr>
          <w:p w14:paraId="18D3FE2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7CA30A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2B954A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396" w:type="pct"/>
            <w:shd w:val="clear" w:color="auto" w:fill="auto"/>
          </w:tcPr>
          <w:p w14:paraId="5AF075C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B293A99" w14:textId="77777777" w:rsidTr="007B233E">
        <w:tc>
          <w:tcPr>
            <w:tcW w:w="755" w:type="pct"/>
            <w:shd w:val="clear" w:color="auto" w:fill="auto"/>
            <w:vAlign w:val="center"/>
          </w:tcPr>
          <w:p w14:paraId="133C994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6D19C2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3" w:type="pct"/>
            <w:shd w:val="clear" w:color="auto" w:fill="auto"/>
          </w:tcPr>
          <w:p w14:paraId="025F55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E54CD7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22" w:type="pct"/>
            <w:shd w:val="clear" w:color="auto" w:fill="auto"/>
          </w:tcPr>
          <w:p w14:paraId="365A0CD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96" w:type="pct"/>
            <w:shd w:val="clear" w:color="auto" w:fill="auto"/>
          </w:tcPr>
          <w:p w14:paraId="37AB8C1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1EE448C" w14:textId="77777777" w:rsidTr="007B233E">
        <w:tc>
          <w:tcPr>
            <w:tcW w:w="755" w:type="pct"/>
            <w:shd w:val="clear" w:color="auto" w:fill="auto"/>
            <w:vAlign w:val="center"/>
          </w:tcPr>
          <w:p w14:paraId="07B9D1E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EB762D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offerPrice</w:t>
            </w:r>
          </w:p>
        </w:tc>
        <w:tc>
          <w:tcPr>
            <w:tcW w:w="203" w:type="pct"/>
            <w:shd w:val="clear" w:color="auto" w:fill="auto"/>
          </w:tcPr>
          <w:p w14:paraId="5C57A19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28DF868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21</w:t>
            </w:r>
            <w:r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223802D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11A33">
              <w:rPr>
                <w:sz w:val="20"/>
              </w:rPr>
              <w:t>Предложение участника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59D1D53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7131868C" w14:textId="77777777" w:rsidTr="007B233E">
        <w:tc>
          <w:tcPr>
            <w:tcW w:w="755" w:type="pct"/>
            <w:shd w:val="clear" w:color="auto" w:fill="auto"/>
            <w:vAlign w:val="center"/>
          </w:tcPr>
          <w:p w14:paraId="0CC8A25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808207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spelledOfferPrice</w:t>
            </w:r>
          </w:p>
        </w:tc>
        <w:tc>
          <w:tcPr>
            <w:tcW w:w="203" w:type="pct"/>
            <w:shd w:val="clear" w:color="auto" w:fill="auto"/>
          </w:tcPr>
          <w:p w14:paraId="3AD27F0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85FE47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711523">
              <w:rPr>
                <w:sz w:val="20"/>
              </w:rPr>
              <w:t>(1-2000)</w:t>
            </w:r>
          </w:p>
        </w:tc>
        <w:tc>
          <w:tcPr>
            <w:tcW w:w="1422" w:type="pct"/>
            <w:shd w:val="clear" w:color="auto" w:fill="auto"/>
          </w:tcPr>
          <w:p w14:paraId="51CBA60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Предлагаемая цена пропись</w:t>
            </w:r>
            <w:proofErr w:type="gramStart"/>
            <w:r w:rsidRPr="00711523">
              <w:rPr>
                <w:sz w:val="20"/>
              </w:rPr>
              <w:t>ю(</w:t>
            </w:r>
            <w:proofErr w:type="gramEnd"/>
            <w:r w:rsidRPr="00711523">
              <w:rPr>
                <w:sz w:val="20"/>
              </w:rPr>
              <w:t>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0CAD58B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473CC201" w14:textId="77777777" w:rsidTr="007B233E">
        <w:tc>
          <w:tcPr>
            <w:tcW w:w="755" w:type="pct"/>
            <w:shd w:val="clear" w:color="auto" w:fill="auto"/>
            <w:vAlign w:val="center"/>
          </w:tcPr>
          <w:p w14:paraId="1403A4C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AD5C3D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unconsidered</w:t>
            </w:r>
          </w:p>
        </w:tc>
        <w:tc>
          <w:tcPr>
            <w:tcW w:w="203" w:type="pct"/>
            <w:shd w:val="clear" w:color="auto" w:fill="auto"/>
          </w:tcPr>
          <w:p w14:paraId="25C786A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2862D5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2086D0B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Заявка не рассмотрена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6F02532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64DE6D02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00EB7B1B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4A5F56" w:rsidRPr="001A4780" w14:paraId="62CB4163" w14:textId="77777777" w:rsidTr="007B233E">
        <w:tc>
          <w:tcPr>
            <w:tcW w:w="755" w:type="pct"/>
            <w:shd w:val="clear" w:color="auto" w:fill="auto"/>
            <w:vAlign w:val="center"/>
          </w:tcPr>
          <w:p w14:paraId="4408DA64" w14:textId="77777777" w:rsidR="004A5F56" w:rsidRPr="008271DF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8" w:type="pct"/>
            <w:shd w:val="clear" w:color="auto" w:fill="auto"/>
          </w:tcPr>
          <w:p w14:paraId="22AF0C8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07FE3C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3552B3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0B5283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00D4123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E2A502D" w14:textId="77777777" w:rsidTr="007B233E">
        <w:tc>
          <w:tcPr>
            <w:tcW w:w="755" w:type="pct"/>
            <w:shd w:val="clear" w:color="auto" w:fill="auto"/>
            <w:vAlign w:val="center"/>
          </w:tcPr>
          <w:p w14:paraId="2A984D68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FDE56F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203" w:type="pct"/>
            <w:shd w:val="clear" w:color="auto" w:fill="auto"/>
          </w:tcPr>
          <w:p w14:paraId="7FBA0BF3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F69768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BF48EE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396" w:type="pct"/>
            <w:shd w:val="clear" w:color="auto" w:fill="auto"/>
          </w:tcPr>
          <w:p w14:paraId="601C064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24C99AD5" w14:textId="77777777" w:rsidTr="007B233E">
        <w:tc>
          <w:tcPr>
            <w:tcW w:w="755" w:type="pct"/>
            <w:shd w:val="clear" w:color="auto" w:fill="auto"/>
            <w:vAlign w:val="center"/>
          </w:tcPr>
          <w:p w14:paraId="28529B87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8" w:type="pct"/>
            <w:shd w:val="clear" w:color="auto" w:fill="auto"/>
          </w:tcPr>
          <w:p w14:paraId="042540F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43A230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55F124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B4CC08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1A82BE4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0EC3F9D" w14:textId="77777777" w:rsidTr="007B233E">
        <w:tc>
          <w:tcPr>
            <w:tcW w:w="755" w:type="pct"/>
            <w:shd w:val="clear" w:color="auto" w:fill="auto"/>
          </w:tcPr>
          <w:p w14:paraId="6545A15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3B4B56C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3" w:type="pct"/>
            <w:shd w:val="clear" w:color="auto" w:fill="auto"/>
          </w:tcPr>
          <w:p w14:paraId="544CF7C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7CA147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2" w:type="pct"/>
            <w:shd w:val="clear" w:color="auto" w:fill="auto"/>
          </w:tcPr>
          <w:p w14:paraId="0E80C3A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96" w:type="pct"/>
            <w:shd w:val="clear" w:color="auto" w:fill="auto"/>
          </w:tcPr>
          <w:p w14:paraId="7CDF63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D952029" w14:textId="77777777" w:rsidTr="007B233E">
        <w:tc>
          <w:tcPr>
            <w:tcW w:w="755" w:type="pct"/>
            <w:shd w:val="clear" w:color="auto" w:fill="auto"/>
          </w:tcPr>
          <w:p w14:paraId="22513F8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1FF018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3" w:type="pct"/>
            <w:shd w:val="clear" w:color="auto" w:fill="auto"/>
          </w:tcPr>
          <w:p w14:paraId="4EEB3A1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12063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428B0D2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6" w:type="pct"/>
            <w:shd w:val="clear" w:color="auto" w:fill="auto"/>
          </w:tcPr>
          <w:p w14:paraId="6B8522C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DEEB1D0" w14:textId="77777777" w:rsidTr="007B233E">
        <w:tc>
          <w:tcPr>
            <w:tcW w:w="755" w:type="pct"/>
            <w:shd w:val="clear" w:color="auto" w:fill="auto"/>
          </w:tcPr>
          <w:p w14:paraId="0CFFB15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84243F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3" w:type="pct"/>
            <w:shd w:val="clear" w:color="auto" w:fill="auto"/>
          </w:tcPr>
          <w:p w14:paraId="31366F3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056517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5A7F7DE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6" w:type="pct"/>
            <w:shd w:val="clear" w:color="auto" w:fill="auto"/>
          </w:tcPr>
          <w:p w14:paraId="680DA13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128B426" w14:textId="77777777" w:rsidTr="007B233E">
        <w:tc>
          <w:tcPr>
            <w:tcW w:w="755" w:type="pct"/>
            <w:shd w:val="clear" w:color="auto" w:fill="auto"/>
          </w:tcPr>
          <w:p w14:paraId="79287BE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126838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3" w:type="pct"/>
            <w:shd w:val="clear" w:color="auto" w:fill="auto"/>
          </w:tcPr>
          <w:p w14:paraId="5D90521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4AB29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56BD24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6" w:type="pct"/>
            <w:shd w:val="clear" w:color="auto" w:fill="auto"/>
          </w:tcPr>
          <w:p w14:paraId="046FD41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1AD46EE" w14:textId="77777777" w:rsidTr="007B233E">
        <w:tc>
          <w:tcPr>
            <w:tcW w:w="755" w:type="pct"/>
            <w:shd w:val="clear" w:color="auto" w:fill="auto"/>
          </w:tcPr>
          <w:p w14:paraId="2193F35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3EA384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3" w:type="pct"/>
            <w:shd w:val="clear" w:color="auto" w:fill="auto"/>
          </w:tcPr>
          <w:p w14:paraId="0B7DCB1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3E42BC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shd w:val="clear" w:color="auto" w:fill="auto"/>
          </w:tcPr>
          <w:p w14:paraId="136F907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6" w:type="pct"/>
            <w:shd w:val="clear" w:color="auto" w:fill="auto"/>
          </w:tcPr>
          <w:p w14:paraId="3A06CB2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2C69008" w14:textId="77777777" w:rsidTr="007B233E">
        <w:tc>
          <w:tcPr>
            <w:tcW w:w="755" w:type="pct"/>
            <w:shd w:val="clear" w:color="auto" w:fill="auto"/>
          </w:tcPr>
          <w:p w14:paraId="5F86DA2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536CAF4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3" w:type="pct"/>
            <w:shd w:val="clear" w:color="auto" w:fill="auto"/>
          </w:tcPr>
          <w:p w14:paraId="0B8D738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C963DD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shd w:val="clear" w:color="auto" w:fill="auto"/>
          </w:tcPr>
          <w:p w14:paraId="3ACE35B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6" w:type="pct"/>
            <w:shd w:val="clear" w:color="auto" w:fill="auto"/>
          </w:tcPr>
          <w:p w14:paraId="13F0AA6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5296B8F" w14:textId="77777777" w:rsidTr="007B233E">
        <w:tc>
          <w:tcPr>
            <w:tcW w:w="755" w:type="pct"/>
            <w:shd w:val="clear" w:color="auto" w:fill="auto"/>
          </w:tcPr>
          <w:p w14:paraId="66904F7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94613F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3" w:type="pct"/>
            <w:shd w:val="clear" w:color="auto" w:fill="auto"/>
          </w:tcPr>
          <w:p w14:paraId="20782B3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D1DCF7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3BABF75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6" w:type="pct"/>
            <w:shd w:val="clear" w:color="auto" w:fill="auto"/>
          </w:tcPr>
          <w:p w14:paraId="4F3BD36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516D9DF" w14:textId="77777777" w:rsidTr="007B233E">
        <w:tc>
          <w:tcPr>
            <w:tcW w:w="755" w:type="pct"/>
            <w:shd w:val="clear" w:color="auto" w:fill="auto"/>
          </w:tcPr>
          <w:p w14:paraId="61102AA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4425E5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3" w:type="pct"/>
            <w:shd w:val="clear" w:color="auto" w:fill="auto"/>
          </w:tcPr>
          <w:p w14:paraId="4129A5C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5CA18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650AFEC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6" w:type="pct"/>
            <w:shd w:val="clear" w:color="auto" w:fill="auto"/>
          </w:tcPr>
          <w:p w14:paraId="71DDCD3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59F7117" w14:textId="77777777" w:rsidTr="007B233E">
        <w:tc>
          <w:tcPr>
            <w:tcW w:w="755" w:type="pct"/>
            <w:shd w:val="clear" w:color="auto" w:fill="auto"/>
          </w:tcPr>
          <w:p w14:paraId="38B13BD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252972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3" w:type="pct"/>
            <w:shd w:val="clear" w:color="auto" w:fill="auto"/>
          </w:tcPr>
          <w:p w14:paraId="357D95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DD948E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3CF283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6" w:type="pct"/>
            <w:shd w:val="clear" w:color="auto" w:fill="auto"/>
          </w:tcPr>
          <w:p w14:paraId="3D461BA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C310420" w14:textId="77777777" w:rsidTr="007B233E">
        <w:tc>
          <w:tcPr>
            <w:tcW w:w="755" w:type="pct"/>
            <w:shd w:val="clear" w:color="auto" w:fill="auto"/>
          </w:tcPr>
          <w:p w14:paraId="10C26BA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DA7C50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3" w:type="pct"/>
            <w:shd w:val="clear" w:color="auto" w:fill="auto"/>
          </w:tcPr>
          <w:p w14:paraId="783E40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7331B7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4EB1334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6" w:type="pct"/>
            <w:shd w:val="clear" w:color="auto" w:fill="auto"/>
          </w:tcPr>
          <w:p w14:paraId="7F098B4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EDDF9A9" w14:textId="77777777" w:rsidTr="007B233E">
        <w:tc>
          <w:tcPr>
            <w:tcW w:w="755" w:type="pct"/>
            <w:shd w:val="clear" w:color="auto" w:fill="auto"/>
          </w:tcPr>
          <w:p w14:paraId="6F7817A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6D30BF0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3" w:type="pct"/>
            <w:shd w:val="clear" w:color="auto" w:fill="auto"/>
          </w:tcPr>
          <w:p w14:paraId="021C78F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9582E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66EEA8D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6" w:type="pct"/>
            <w:shd w:val="clear" w:color="auto" w:fill="auto"/>
          </w:tcPr>
          <w:p w14:paraId="6CD1274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19510F7" w14:textId="77777777" w:rsidTr="007B233E">
        <w:tc>
          <w:tcPr>
            <w:tcW w:w="755" w:type="pct"/>
            <w:shd w:val="clear" w:color="auto" w:fill="auto"/>
          </w:tcPr>
          <w:p w14:paraId="14BF9A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15A5F62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3" w:type="pct"/>
            <w:shd w:val="clear" w:color="auto" w:fill="auto"/>
          </w:tcPr>
          <w:p w14:paraId="1AE0B0B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8E792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6FB738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6" w:type="pct"/>
            <w:shd w:val="clear" w:color="auto" w:fill="auto"/>
          </w:tcPr>
          <w:p w14:paraId="178B99B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41FFA61" w14:textId="77777777" w:rsidTr="007B233E">
        <w:tc>
          <w:tcPr>
            <w:tcW w:w="755" w:type="pct"/>
            <w:shd w:val="clear" w:color="auto" w:fill="auto"/>
          </w:tcPr>
          <w:p w14:paraId="2EB8CDD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2BE73F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3" w:type="pct"/>
            <w:shd w:val="clear" w:color="auto" w:fill="auto"/>
          </w:tcPr>
          <w:p w14:paraId="5F73E56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C33B6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2" w:type="pct"/>
            <w:shd w:val="clear" w:color="auto" w:fill="auto"/>
          </w:tcPr>
          <w:p w14:paraId="66FA6FE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6" w:type="pct"/>
            <w:shd w:val="clear" w:color="auto" w:fill="auto"/>
          </w:tcPr>
          <w:p w14:paraId="30A4FA3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4B0E9F0" w14:textId="77777777" w:rsidTr="007B233E">
        <w:tc>
          <w:tcPr>
            <w:tcW w:w="755" w:type="pct"/>
            <w:shd w:val="clear" w:color="auto" w:fill="auto"/>
          </w:tcPr>
          <w:p w14:paraId="19D5326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2FA969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3" w:type="pct"/>
            <w:shd w:val="clear" w:color="auto" w:fill="auto"/>
          </w:tcPr>
          <w:p w14:paraId="027019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18F9DB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1DA166B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6" w:type="pct"/>
            <w:shd w:val="clear" w:color="auto" w:fill="auto"/>
          </w:tcPr>
          <w:p w14:paraId="53EF76E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1415CB8" w14:textId="77777777" w:rsidTr="007B233E">
        <w:tc>
          <w:tcPr>
            <w:tcW w:w="755" w:type="pct"/>
            <w:shd w:val="clear" w:color="auto" w:fill="auto"/>
          </w:tcPr>
          <w:p w14:paraId="320B5F4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7951E38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3" w:type="pct"/>
            <w:shd w:val="clear" w:color="auto" w:fill="auto"/>
          </w:tcPr>
          <w:p w14:paraId="5592A4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5C1C42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2" w:type="pct"/>
            <w:shd w:val="clear" w:color="auto" w:fill="auto"/>
          </w:tcPr>
          <w:p w14:paraId="258F9B1C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113E53D2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1F22602E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04D083BB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4E5A473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96" w:type="pct"/>
            <w:shd w:val="clear" w:color="auto" w:fill="auto"/>
          </w:tcPr>
          <w:p w14:paraId="786A0DB8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179D53C4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09A34CB7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58C2B90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1B21177B" w14:textId="77777777" w:rsidTr="004A5F56">
        <w:tc>
          <w:tcPr>
            <w:tcW w:w="5000" w:type="pct"/>
            <w:gridSpan w:val="6"/>
            <w:shd w:val="clear" w:color="auto" w:fill="auto"/>
          </w:tcPr>
          <w:p w14:paraId="038EDF8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60917916" w14:textId="77777777" w:rsidTr="007B233E">
        <w:tc>
          <w:tcPr>
            <w:tcW w:w="755" w:type="pct"/>
            <w:shd w:val="clear" w:color="auto" w:fill="auto"/>
          </w:tcPr>
          <w:p w14:paraId="5F8E855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8" w:type="pct"/>
            <w:shd w:val="clear" w:color="auto" w:fill="auto"/>
          </w:tcPr>
          <w:p w14:paraId="799DB17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31AE2D2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0206DB8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5C1FAF6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</w:tcPr>
          <w:p w14:paraId="46986CC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6CBA628" w14:textId="77777777" w:rsidTr="007B233E">
        <w:tc>
          <w:tcPr>
            <w:tcW w:w="755" w:type="pct"/>
            <w:shd w:val="clear" w:color="auto" w:fill="auto"/>
          </w:tcPr>
          <w:p w14:paraId="47DF31A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5881E79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3" w:type="pct"/>
            <w:shd w:val="clear" w:color="auto" w:fill="auto"/>
          </w:tcPr>
          <w:p w14:paraId="0A9F07C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1F9B7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3405812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6" w:type="pct"/>
            <w:shd w:val="clear" w:color="auto" w:fill="auto"/>
          </w:tcPr>
          <w:p w14:paraId="5237EEA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9678455" w14:textId="77777777" w:rsidTr="007B233E">
        <w:tc>
          <w:tcPr>
            <w:tcW w:w="755" w:type="pct"/>
            <w:shd w:val="clear" w:color="auto" w:fill="auto"/>
          </w:tcPr>
          <w:p w14:paraId="0DB2216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5B924B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3" w:type="pct"/>
            <w:shd w:val="clear" w:color="auto" w:fill="auto"/>
          </w:tcPr>
          <w:p w14:paraId="2AC283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342861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2" w:type="pct"/>
            <w:shd w:val="clear" w:color="auto" w:fill="auto"/>
          </w:tcPr>
          <w:p w14:paraId="2A1E54E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6" w:type="pct"/>
            <w:shd w:val="clear" w:color="auto" w:fill="auto"/>
          </w:tcPr>
          <w:p w14:paraId="68ABFF2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9F9CBF3" w14:textId="77777777" w:rsidTr="004A5F56">
        <w:tc>
          <w:tcPr>
            <w:tcW w:w="5000" w:type="pct"/>
            <w:gridSpan w:val="6"/>
            <w:shd w:val="clear" w:color="auto" w:fill="auto"/>
          </w:tcPr>
          <w:p w14:paraId="034C879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72398226" w14:textId="77777777" w:rsidTr="007B233E">
        <w:tc>
          <w:tcPr>
            <w:tcW w:w="755" w:type="pct"/>
            <w:shd w:val="clear" w:color="auto" w:fill="auto"/>
          </w:tcPr>
          <w:p w14:paraId="6F11EFE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8" w:type="pct"/>
            <w:shd w:val="clear" w:color="auto" w:fill="auto"/>
          </w:tcPr>
          <w:p w14:paraId="1E2E9FA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7DB0B9C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7FD4639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11FD25D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</w:tcPr>
          <w:p w14:paraId="37A28E4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4AAEA9F1" w14:textId="77777777" w:rsidTr="007B233E">
        <w:tc>
          <w:tcPr>
            <w:tcW w:w="755" w:type="pct"/>
            <w:shd w:val="clear" w:color="auto" w:fill="auto"/>
          </w:tcPr>
          <w:p w14:paraId="2342E0C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57B5ADD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3" w:type="pct"/>
            <w:shd w:val="clear" w:color="auto" w:fill="auto"/>
          </w:tcPr>
          <w:p w14:paraId="6FDC28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C12D31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2" w:type="pct"/>
            <w:shd w:val="clear" w:color="auto" w:fill="auto"/>
          </w:tcPr>
          <w:p w14:paraId="2939E94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6" w:type="pct"/>
            <w:shd w:val="clear" w:color="auto" w:fill="auto"/>
          </w:tcPr>
          <w:p w14:paraId="2DB66E3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53D0357" w14:textId="77777777" w:rsidTr="007B233E">
        <w:tc>
          <w:tcPr>
            <w:tcW w:w="755" w:type="pct"/>
            <w:shd w:val="clear" w:color="auto" w:fill="auto"/>
          </w:tcPr>
          <w:p w14:paraId="29BA4F5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6B83108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3" w:type="pct"/>
            <w:shd w:val="clear" w:color="auto" w:fill="auto"/>
          </w:tcPr>
          <w:p w14:paraId="1E1CF26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78CA65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2" w:type="pct"/>
            <w:shd w:val="clear" w:color="auto" w:fill="auto"/>
          </w:tcPr>
          <w:p w14:paraId="49D6760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6" w:type="pct"/>
            <w:shd w:val="clear" w:color="auto" w:fill="auto"/>
          </w:tcPr>
          <w:p w14:paraId="4379DDC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E395166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00B5EC5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4A5F56" w:rsidRPr="001A4780" w14:paraId="2C54B0D1" w14:textId="77777777" w:rsidTr="007B233E">
        <w:tc>
          <w:tcPr>
            <w:tcW w:w="755" w:type="pct"/>
            <w:shd w:val="clear" w:color="auto" w:fill="auto"/>
            <w:vAlign w:val="center"/>
          </w:tcPr>
          <w:p w14:paraId="57F496F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proofErr w:type="gramStart"/>
            <w:r w:rsidRPr="00351964">
              <w:rPr>
                <w:b/>
                <w:sz w:val="20"/>
              </w:rPr>
              <w:t>с</w:t>
            </w:r>
            <w:proofErr w:type="gramEnd"/>
            <w:r w:rsidRPr="00351964">
              <w:rPr>
                <w:b/>
                <w:sz w:val="20"/>
              </w:rPr>
              <w:t>orrespondencies</w:t>
            </w:r>
          </w:p>
        </w:tc>
        <w:tc>
          <w:tcPr>
            <w:tcW w:w="748" w:type="pct"/>
            <w:shd w:val="clear" w:color="auto" w:fill="auto"/>
          </w:tcPr>
          <w:p w14:paraId="5D4F552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783469C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238AF68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23ADEF5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62C4A0A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710BE21" w14:textId="77777777" w:rsidTr="007B233E">
        <w:tc>
          <w:tcPr>
            <w:tcW w:w="755" w:type="pct"/>
            <w:shd w:val="clear" w:color="auto" w:fill="auto"/>
            <w:vAlign w:val="center"/>
          </w:tcPr>
          <w:p w14:paraId="480FFC9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85A35A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203" w:type="pct"/>
            <w:shd w:val="clear" w:color="auto" w:fill="auto"/>
          </w:tcPr>
          <w:p w14:paraId="27C9FB40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0AB89215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5C8DC3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65B4E06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E78C51F" w14:textId="77777777" w:rsidTr="007B233E">
        <w:tc>
          <w:tcPr>
            <w:tcW w:w="755" w:type="pct"/>
            <w:shd w:val="clear" w:color="auto" w:fill="auto"/>
            <w:vAlign w:val="center"/>
          </w:tcPr>
          <w:p w14:paraId="085AF07A" w14:textId="77777777" w:rsidR="004A5F56" w:rsidRPr="00351964" w:rsidRDefault="004A5F56" w:rsidP="004A5F56">
            <w:pPr>
              <w:spacing w:before="0" w:after="0"/>
              <w:rPr>
                <w:b/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748" w:type="pct"/>
            <w:shd w:val="clear" w:color="auto" w:fill="auto"/>
          </w:tcPr>
          <w:p w14:paraId="23C82EC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1B7FD9C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A8917AD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185DFEB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6900CB0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4AF4598" w14:textId="77777777" w:rsidTr="007B233E">
        <w:tc>
          <w:tcPr>
            <w:tcW w:w="755" w:type="pct"/>
            <w:shd w:val="clear" w:color="auto" w:fill="auto"/>
            <w:vAlign w:val="center"/>
          </w:tcPr>
          <w:p w14:paraId="5A2F155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B52BE1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203" w:type="pct"/>
            <w:shd w:val="clear" w:color="auto" w:fill="auto"/>
          </w:tcPr>
          <w:p w14:paraId="105257A3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1F8CA4D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0075CDC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96" w:type="pct"/>
            <w:shd w:val="clear" w:color="auto" w:fill="auto"/>
          </w:tcPr>
          <w:p w14:paraId="4263408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6575E6C" w14:textId="77777777" w:rsidTr="007B233E">
        <w:tc>
          <w:tcPr>
            <w:tcW w:w="755" w:type="pct"/>
            <w:vMerge w:val="restart"/>
            <w:shd w:val="clear" w:color="auto" w:fill="auto"/>
            <w:vAlign w:val="center"/>
          </w:tcPr>
          <w:p w14:paraId="030DD9A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456276E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203" w:type="pct"/>
            <w:shd w:val="clear" w:color="auto" w:fill="auto"/>
          </w:tcPr>
          <w:p w14:paraId="6D78B3CB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A9659D9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501B147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96" w:type="pct"/>
            <w:shd w:val="clear" w:color="auto" w:fill="auto"/>
          </w:tcPr>
          <w:p w14:paraId="2CFAA34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6BA4990" w14:textId="77777777" w:rsidTr="007B233E">
        <w:tc>
          <w:tcPr>
            <w:tcW w:w="755" w:type="pct"/>
            <w:vMerge/>
            <w:shd w:val="clear" w:color="auto" w:fill="auto"/>
            <w:vAlign w:val="center"/>
          </w:tcPr>
          <w:p w14:paraId="00CE177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D67464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203" w:type="pct"/>
            <w:shd w:val="clear" w:color="auto" w:fill="auto"/>
          </w:tcPr>
          <w:p w14:paraId="7E013E3B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0BD5AA4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B4B0D22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96" w:type="pct"/>
            <w:shd w:val="clear" w:color="auto" w:fill="auto"/>
          </w:tcPr>
          <w:p w14:paraId="1943BD1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BCE4FED" w14:textId="77777777" w:rsidTr="007B233E">
        <w:tc>
          <w:tcPr>
            <w:tcW w:w="755" w:type="pct"/>
            <w:shd w:val="clear" w:color="auto" w:fill="auto"/>
            <w:vAlign w:val="center"/>
          </w:tcPr>
          <w:p w14:paraId="43A4FF37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BDFBC05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3" w:type="pct"/>
            <w:shd w:val="clear" w:color="auto" w:fill="auto"/>
          </w:tcPr>
          <w:p w14:paraId="413CD9E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67FE4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22" w:type="pct"/>
            <w:shd w:val="clear" w:color="auto" w:fill="auto"/>
          </w:tcPr>
          <w:p w14:paraId="035AF4F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96" w:type="pct"/>
            <w:shd w:val="clear" w:color="auto" w:fill="auto"/>
          </w:tcPr>
          <w:p w14:paraId="5373C80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9EC1D67" w14:textId="77777777" w:rsidTr="004A5F56">
        <w:tc>
          <w:tcPr>
            <w:tcW w:w="5000" w:type="pct"/>
            <w:gridSpan w:val="6"/>
            <w:shd w:val="clear" w:color="auto" w:fill="auto"/>
          </w:tcPr>
          <w:p w14:paraId="54DCE93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4A5F56" w:rsidRPr="001A4780" w14:paraId="56792A83" w14:textId="77777777" w:rsidTr="007B233E">
        <w:tc>
          <w:tcPr>
            <w:tcW w:w="755" w:type="pct"/>
            <w:shd w:val="clear" w:color="auto" w:fill="auto"/>
          </w:tcPr>
          <w:p w14:paraId="3230CF4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748" w:type="pct"/>
            <w:shd w:val="clear" w:color="auto" w:fill="auto"/>
          </w:tcPr>
          <w:p w14:paraId="158C04D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7A1D112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55DE5EC7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4EE6DDD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09D89FD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8AC628F" w14:textId="77777777" w:rsidTr="007B233E">
        <w:tc>
          <w:tcPr>
            <w:tcW w:w="755" w:type="pct"/>
            <w:shd w:val="clear" w:color="auto" w:fill="auto"/>
          </w:tcPr>
          <w:p w14:paraId="0160C5E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894C80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3" w:type="pct"/>
            <w:shd w:val="clear" w:color="auto" w:fill="auto"/>
          </w:tcPr>
          <w:p w14:paraId="7ECA3BE2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F685134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4FFFF45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396" w:type="pct"/>
            <w:shd w:val="clear" w:color="auto" w:fill="auto"/>
          </w:tcPr>
          <w:p w14:paraId="294E37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265EAA0" w14:textId="77777777" w:rsidTr="007B233E">
        <w:tc>
          <w:tcPr>
            <w:tcW w:w="755" w:type="pct"/>
            <w:shd w:val="clear" w:color="auto" w:fill="auto"/>
          </w:tcPr>
          <w:p w14:paraId="484DDCC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E1B3CB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25F53FCE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C9D76F6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422" w:type="pct"/>
            <w:shd w:val="clear" w:color="auto" w:fill="auto"/>
          </w:tcPr>
          <w:p w14:paraId="4FE98CE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396" w:type="pct"/>
            <w:shd w:val="clear" w:color="auto" w:fill="auto"/>
          </w:tcPr>
          <w:p w14:paraId="4DCED24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57CFEC8" w14:textId="77777777" w:rsidTr="007B233E">
        <w:tc>
          <w:tcPr>
            <w:tcW w:w="755" w:type="pct"/>
            <w:shd w:val="clear" w:color="auto" w:fill="auto"/>
          </w:tcPr>
          <w:p w14:paraId="6AE6C72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272100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203" w:type="pct"/>
            <w:shd w:val="clear" w:color="auto" w:fill="auto"/>
          </w:tcPr>
          <w:p w14:paraId="5CDD0074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5675947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N(100)</w:t>
            </w:r>
          </w:p>
        </w:tc>
        <w:tc>
          <w:tcPr>
            <w:tcW w:w="1422" w:type="pct"/>
            <w:shd w:val="clear" w:color="auto" w:fill="auto"/>
          </w:tcPr>
          <w:p w14:paraId="08D8CB4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Величина (преимущества)</w:t>
            </w:r>
          </w:p>
        </w:tc>
        <w:tc>
          <w:tcPr>
            <w:tcW w:w="1396" w:type="pct"/>
            <w:shd w:val="clear" w:color="auto" w:fill="auto"/>
          </w:tcPr>
          <w:p w14:paraId="7FFBAF3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1C7E0BD" w14:textId="77777777" w:rsidTr="004A5F56">
        <w:tc>
          <w:tcPr>
            <w:tcW w:w="5000" w:type="pct"/>
            <w:gridSpan w:val="6"/>
            <w:shd w:val="clear" w:color="auto" w:fill="auto"/>
          </w:tcPr>
          <w:p w14:paraId="574734F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Требование</w:t>
            </w:r>
          </w:p>
        </w:tc>
      </w:tr>
      <w:tr w:rsidR="004A5F56" w:rsidRPr="001A4780" w14:paraId="28881C65" w14:textId="77777777" w:rsidTr="007B233E">
        <w:tc>
          <w:tcPr>
            <w:tcW w:w="755" w:type="pct"/>
            <w:shd w:val="clear" w:color="auto" w:fill="auto"/>
          </w:tcPr>
          <w:p w14:paraId="4C0599E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748" w:type="pct"/>
            <w:shd w:val="clear" w:color="auto" w:fill="auto"/>
          </w:tcPr>
          <w:p w14:paraId="0DEE6507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DA667CE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43E90E65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5EDA1A3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02DCFC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0E1660C" w14:textId="77777777" w:rsidTr="007B233E">
        <w:tc>
          <w:tcPr>
            <w:tcW w:w="755" w:type="pct"/>
            <w:shd w:val="clear" w:color="auto" w:fill="auto"/>
          </w:tcPr>
          <w:p w14:paraId="08B61D2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D88CEB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3" w:type="pct"/>
            <w:shd w:val="clear" w:color="auto" w:fill="auto"/>
          </w:tcPr>
          <w:p w14:paraId="146FE847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42EA770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2CDA3DA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396" w:type="pct"/>
            <w:shd w:val="clear" w:color="auto" w:fill="auto"/>
          </w:tcPr>
          <w:p w14:paraId="4B7BA12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9C602CF" w14:textId="77777777" w:rsidTr="007B233E">
        <w:tc>
          <w:tcPr>
            <w:tcW w:w="755" w:type="pct"/>
            <w:shd w:val="clear" w:color="auto" w:fill="auto"/>
          </w:tcPr>
          <w:p w14:paraId="4214CC4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2EC90B0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387776D2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A1629AF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1F49FEC9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396" w:type="pct"/>
            <w:shd w:val="clear" w:color="auto" w:fill="auto"/>
          </w:tcPr>
          <w:p w14:paraId="74C021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EC474D8" w14:textId="77777777" w:rsidTr="007B233E">
        <w:tc>
          <w:tcPr>
            <w:tcW w:w="755" w:type="pct"/>
            <w:shd w:val="clear" w:color="auto" w:fill="auto"/>
          </w:tcPr>
          <w:p w14:paraId="0C6686E9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452459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203" w:type="pct"/>
            <w:shd w:val="clear" w:color="auto" w:fill="auto"/>
          </w:tcPr>
          <w:p w14:paraId="7344FE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8D837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59DEAE9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396" w:type="pct"/>
            <w:shd w:val="clear" w:color="auto" w:fill="auto"/>
          </w:tcPr>
          <w:p w14:paraId="4EDBBB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E5A38A4" w14:textId="77777777" w:rsidTr="004A5F56">
        <w:tc>
          <w:tcPr>
            <w:tcW w:w="5000" w:type="pct"/>
            <w:gridSpan w:val="6"/>
            <w:shd w:val="clear" w:color="auto" w:fill="auto"/>
          </w:tcPr>
          <w:p w14:paraId="31C359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1447DAC8" w14:textId="77777777" w:rsidTr="007B233E">
        <w:tc>
          <w:tcPr>
            <w:tcW w:w="755" w:type="pct"/>
            <w:shd w:val="clear" w:color="auto" w:fill="auto"/>
          </w:tcPr>
          <w:p w14:paraId="563BB38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8" w:type="pct"/>
            <w:shd w:val="clear" w:color="auto" w:fill="auto"/>
          </w:tcPr>
          <w:p w14:paraId="4B626A7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199AB1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5E85CE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4E4576D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</w:tcPr>
          <w:p w14:paraId="59EDD66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F2955F1" w14:textId="77777777" w:rsidTr="007B233E">
        <w:tc>
          <w:tcPr>
            <w:tcW w:w="755" w:type="pct"/>
            <w:shd w:val="clear" w:color="auto" w:fill="auto"/>
          </w:tcPr>
          <w:p w14:paraId="23A0F39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70ACAB0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3" w:type="pct"/>
            <w:shd w:val="clear" w:color="auto" w:fill="auto"/>
          </w:tcPr>
          <w:p w14:paraId="2B2A5C4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323BC5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5CFCD1D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6" w:type="pct"/>
            <w:shd w:val="clear" w:color="auto" w:fill="auto"/>
          </w:tcPr>
          <w:p w14:paraId="6A0BBB9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7F2716B" w14:textId="77777777" w:rsidTr="007B233E">
        <w:tc>
          <w:tcPr>
            <w:tcW w:w="755" w:type="pct"/>
            <w:shd w:val="clear" w:color="auto" w:fill="auto"/>
          </w:tcPr>
          <w:p w14:paraId="4FD2EB9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69A424E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3" w:type="pct"/>
            <w:shd w:val="clear" w:color="auto" w:fill="auto"/>
          </w:tcPr>
          <w:p w14:paraId="59282B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515C97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5FDE92C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6" w:type="pct"/>
            <w:shd w:val="clear" w:color="auto" w:fill="auto"/>
          </w:tcPr>
          <w:p w14:paraId="78B2A1B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4997717" w14:textId="77777777" w:rsidTr="007B233E">
        <w:tc>
          <w:tcPr>
            <w:tcW w:w="755" w:type="pct"/>
            <w:shd w:val="clear" w:color="auto" w:fill="auto"/>
          </w:tcPr>
          <w:p w14:paraId="2AF61FD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3F2F57D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3" w:type="pct"/>
            <w:shd w:val="clear" w:color="auto" w:fill="auto"/>
          </w:tcPr>
          <w:p w14:paraId="16498E7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EEAA63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2AF7A76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6" w:type="pct"/>
            <w:shd w:val="clear" w:color="auto" w:fill="auto"/>
          </w:tcPr>
          <w:p w14:paraId="79DD29C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9460D04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7E7A6A1E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Решение каждого члена комиссии о допуске (отклонении) заявок на участие в конкурсе</w:t>
            </w:r>
          </w:p>
        </w:tc>
      </w:tr>
      <w:tr w:rsidR="004A5F56" w:rsidRPr="001A4780" w14:paraId="7CC1B14F" w14:textId="77777777" w:rsidTr="007B233E">
        <w:tc>
          <w:tcPr>
            <w:tcW w:w="755" w:type="pct"/>
            <w:shd w:val="clear" w:color="auto" w:fill="auto"/>
          </w:tcPr>
          <w:p w14:paraId="4F6E1F8E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admissionResults</w:t>
            </w:r>
          </w:p>
        </w:tc>
        <w:tc>
          <w:tcPr>
            <w:tcW w:w="748" w:type="pct"/>
            <w:shd w:val="clear" w:color="auto" w:fill="auto"/>
          </w:tcPr>
          <w:p w14:paraId="4EBD60E7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23B615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4B126E9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1D29A03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60F39C5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3C27100" w14:textId="77777777" w:rsidTr="007B233E">
        <w:tc>
          <w:tcPr>
            <w:tcW w:w="755" w:type="pct"/>
            <w:shd w:val="clear" w:color="auto" w:fill="auto"/>
            <w:vAlign w:val="center"/>
          </w:tcPr>
          <w:p w14:paraId="2DBC1FA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5164DF7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</w:t>
            </w:r>
          </w:p>
        </w:tc>
        <w:tc>
          <w:tcPr>
            <w:tcW w:w="203" w:type="pct"/>
            <w:shd w:val="clear" w:color="auto" w:fill="auto"/>
          </w:tcPr>
          <w:p w14:paraId="63B9B4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64D8B8D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7EF9B4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4E23F031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69DD954C" w14:textId="77777777" w:rsidTr="007B233E">
        <w:tc>
          <w:tcPr>
            <w:tcW w:w="755" w:type="pct"/>
            <w:shd w:val="clear" w:color="auto" w:fill="auto"/>
            <w:vAlign w:val="center"/>
          </w:tcPr>
          <w:p w14:paraId="6575E7BC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admissionResult</w:t>
            </w:r>
          </w:p>
        </w:tc>
        <w:tc>
          <w:tcPr>
            <w:tcW w:w="748" w:type="pct"/>
            <w:shd w:val="clear" w:color="auto" w:fill="auto"/>
          </w:tcPr>
          <w:p w14:paraId="7748163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3897D5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C9B78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23633D8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13C1AD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42E9661" w14:textId="77777777" w:rsidTr="007B233E">
        <w:tc>
          <w:tcPr>
            <w:tcW w:w="755" w:type="pct"/>
            <w:shd w:val="clear" w:color="auto" w:fill="auto"/>
            <w:vAlign w:val="center"/>
          </w:tcPr>
          <w:p w14:paraId="74B5687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E76621E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F2BAC">
              <w:rPr>
                <w:sz w:val="20"/>
              </w:rPr>
              <w:t>protocolCommissionMember</w:t>
            </w:r>
          </w:p>
        </w:tc>
        <w:tc>
          <w:tcPr>
            <w:tcW w:w="203" w:type="pct"/>
            <w:shd w:val="clear" w:color="auto" w:fill="auto"/>
          </w:tcPr>
          <w:p w14:paraId="4E9F09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63CE718" w14:textId="77777777" w:rsidR="004A5F56" w:rsidRPr="003A73E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97A4AE7" w14:textId="77777777" w:rsidR="004A5F56" w:rsidRPr="003A73E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4F2BAC">
              <w:rPr>
                <w:sz w:val="20"/>
              </w:rPr>
              <w:t xml:space="preserve">Член </w:t>
            </w:r>
            <w:r>
              <w:rPr>
                <w:sz w:val="20"/>
              </w:rPr>
              <w:t>комиссии, осуществляющий оценку</w:t>
            </w:r>
          </w:p>
        </w:tc>
        <w:tc>
          <w:tcPr>
            <w:tcW w:w="1396" w:type="pct"/>
            <w:shd w:val="clear" w:color="auto" w:fill="auto"/>
          </w:tcPr>
          <w:p w14:paraId="539848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D08E8FE" w14:textId="77777777" w:rsidTr="007B233E">
        <w:tc>
          <w:tcPr>
            <w:tcW w:w="755" w:type="pct"/>
            <w:shd w:val="clear" w:color="auto" w:fill="auto"/>
            <w:vAlign w:val="center"/>
          </w:tcPr>
          <w:p w14:paraId="5A4BC4E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7CDBE91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203" w:type="pct"/>
            <w:shd w:val="clear" w:color="auto" w:fill="auto"/>
          </w:tcPr>
          <w:p w14:paraId="1B1482B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CE674B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22" w:type="pct"/>
            <w:shd w:val="clear" w:color="auto" w:fill="auto"/>
          </w:tcPr>
          <w:p w14:paraId="3019C94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Флаг допуска</w:t>
            </w:r>
          </w:p>
        </w:tc>
        <w:tc>
          <w:tcPr>
            <w:tcW w:w="1396" w:type="pct"/>
            <w:shd w:val="clear" w:color="auto" w:fill="auto"/>
          </w:tcPr>
          <w:p w14:paraId="684BBFC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C2F1755" w14:textId="77777777" w:rsidTr="007B233E">
        <w:tc>
          <w:tcPr>
            <w:tcW w:w="755" w:type="pct"/>
            <w:shd w:val="clear" w:color="auto" w:fill="auto"/>
            <w:vAlign w:val="center"/>
          </w:tcPr>
          <w:p w14:paraId="19DF3ED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47AFE3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3" w:type="pct"/>
            <w:shd w:val="clear" w:color="auto" w:fill="auto"/>
          </w:tcPr>
          <w:p w14:paraId="1D77A00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14420A4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DA4E81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96" w:type="pct"/>
            <w:shd w:val="clear" w:color="auto" w:fill="auto"/>
          </w:tcPr>
          <w:p w14:paraId="3A6913F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22775A4C" w14:textId="77777777" w:rsidTr="004A5F56">
        <w:tc>
          <w:tcPr>
            <w:tcW w:w="5000" w:type="pct"/>
            <w:gridSpan w:val="6"/>
            <w:shd w:val="clear" w:color="auto" w:fill="auto"/>
          </w:tcPr>
          <w:p w14:paraId="659F11B6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4A5F56" w:rsidRPr="001A4780" w14:paraId="55289E94" w14:textId="77777777" w:rsidTr="007B233E">
        <w:tc>
          <w:tcPr>
            <w:tcW w:w="755" w:type="pct"/>
            <w:shd w:val="clear" w:color="auto" w:fill="auto"/>
            <w:vAlign w:val="center"/>
          </w:tcPr>
          <w:p w14:paraId="57CFCDA8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protocolCommissionMember</w:t>
            </w:r>
          </w:p>
        </w:tc>
        <w:tc>
          <w:tcPr>
            <w:tcW w:w="748" w:type="pct"/>
            <w:shd w:val="clear" w:color="auto" w:fill="auto"/>
          </w:tcPr>
          <w:p w14:paraId="5A117AC6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B9FE8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0A675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3CF2A53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43BA179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35099DA" w14:textId="77777777" w:rsidTr="007B233E">
        <w:tc>
          <w:tcPr>
            <w:tcW w:w="755" w:type="pct"/>
            <w:shd w:val="clear" w:color="auto" w:fill="auto"/>
            <w:vAlign w:val="center"/>
          </w:tcPr>
          <w:p w14:paraId="1258649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418B47F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3" w:type="pct"/>
            <w:shd w:val="clear" w:color="auto" w:fill="auto"/>
          </w:tcPr>
          <w:p w14:paraId="22D167B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683DF4B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1C1A32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6" w:type="pct"/>
            <w:shd w:val="clear" w:color="auto" w:fill="auto"/>
          </w:tcPr>
          <w:p w14:paraId="3421E4B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879C32B" w14:textId="77777777" w:rsidTr="004A5F56">
        <w:tc>
          <w:tcPr>
            <w:tcW w:w="5000" w:type="pct"/>
            <w:gridSpan w:val="6"/>
            <w:shd w:val="clear" w:color="auto" w:fill="auto"/>
          </w:tcPr>
          <w:p w14:paraId="162AF15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34334FF0" w14:textId="77777777" w:rsidTr="007B233E">
        <w:tc>
          <w:tcPr>
            <w:tcW w:w="755" w:type="pct"/>
            <w:shd w:val="clear" w:color="auto" w:fill="auto"/>
            <w:vAlign w:val="center"/>
          </w:tcPr>
          <w:p w14:paraId="4241084F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8" w:type="pct"/>
            <w:shd w:val="clear" w:color="auto" w:fill="auto"/>
          </w:tcPr>
          <w:p w14:paraId="53E8A7A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F755DA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497C1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7CD94F4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7C24DE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668D8E3" w14:textId="77777777" w:rsidTr="007B233E">
        <w:tc>
          <w:tcPr>
            <w:tcW w:w="755" w:type="pct"/>
            <w:shd w:val="clear" w:color="auto" w:fill="auto"/>
            <w:vAlign w:val="center"/>
          </w:tcPr>
          <w:p w14:paraId="2F8E8CC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ABC2316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3" w:type="pct"/>
            <w:shd w:val="clear" w:color="auto" w:fill="auto"/>
          </w:tcPr>
          <w:p w14:paraId="6E9AC693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2C0EF76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EAF57A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6" w:type="pct"/>
            <w:shd w:val="clear" w:color="auto" w:fill="auto"/>
          </w:tcPr>
          <w:p w14:paraId="27C2C76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BA4BC26" w14:textId="77777777" w:rsidTr="007B233E">
        <w:tc>
          <w:tcPr>
            <w:tcW w:w="755" w:type="pct"/>
            <w:shd w:val="clear" w:color="auto" w:fill="auto"/>
            <w:vAlign w:val="center"/>
          </w:tcPr>
          <w:p w14:paraId="2F55833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E96928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3" w:type="pct"/>
            <w:shd w:val="clear" w:color="auto" w:fill="auto"/>
          </w:tcPr>
          <w:p w14:paraId="7180AA9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01E8494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5DD1147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6" w:type="pct"/>
            <w:shd w:val="clear" w:color="auto" w:fill="auto"/>
          </w:tcPr>
          <w:p w14:paraId="390B90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1F0B3F4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49D2AAD6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4BF3D018" w14:textId="77777777" w:rsidTr="007B233E">
        <w:tc>
          <w:tcPr>
            <w:tcW w:w="755" w:type="pct"/>
            <w:shd w:val="clear" w:color="auto" w:fill="auto"/>
          </w:tcPr>
          <w:p w14:paraId="7A3453CE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8" w:type="pct"/>
            <w:shd w:val="clear" w:color="auto" w:fill="auto"/>
          </w:tcPr>
          <w:p w14:paraId="4480009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7DA2A8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4307AB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32E04AF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61A9D8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D2F1A17" w14:textId="77777777" w:rsidTr="007B233E">
        <w:tc>
          <w:tcPr>
            <w:tcW w:w="755" w:type="pct"/>
            <w:shd w:val="clear" w:color="auto" w:fill="auto"/>
            <w:vAlign w:val="center"/>
          </w:tcPr>
          <w:p w14:paraId="6382F3F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1D572D7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64A3797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E77E8DA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092CE17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6" w:type="pct"/>
            <w:shd w:val="clear" w:color="auto" w:fill="auto"/>
          </w:tcPr>
          <w:p w14:paraId="19D360A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743D7DC" w14:textId="77777777" w:rsidTr="007B233E">
        <w:tc>
          <w:tcPr>
            <w:tcW w:w="755" w:type="pct"/>
            <w:shd w:val="clear" w:color="auto" w:fill="auto"/>
            <w:vAlign w:val="center"/>
          </w:tcPr>
          <w:p w14:paraId="7308CC2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38BFDC8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1C93BBCC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A98484A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2" w:type="pct"/>
            <w:shd w:val="clear" w:color="auto" w:fill="auto"/>
          </w:tcPr>
          <w:p w14:paraId="6F1A2E2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6" w:type="pct"/>
            <w:shd w:val="clear" w:color="auto" w:fill="auto"/>
          </w:tcPr>
          <w:p w14:paraId="5A695DE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E58845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20BCD9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7617C">
              <w:rPr>
                <w:b/>
                <w:sz w:val="20"/>
              </w:rPr>
              <w:t>Информация о допуске заявки</w:t>
            </w:r>
          </w:p>
        </w:tc>
      </w:tr>
      <w:tr w:rsidR="004A5F56" w:rsidRPr="001A4780" w14:paraId="02B4E9D5" w14:textId="77777777" w:rsidTr="007B233E">
        <w:tc>
          <w:tcPr>
            <w:tcW w:w="755" w:type="pct"/>
            <w:shd w:val="clear" w:color="auto" w:fill="auto"/>
            <w:vAlign w:val="center"/>
          </w:tcPr>
          <w:p w14:paraId="0BA9738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7617C">
              <w:rPr>
                <w:b/>
                <w:sz w:val="20"/>
              </w:rPr>
              <w:t>admittedInfo</w:t>
            </w:r>
          </w:p>
        </w:tc>
        <w:tc>
          <w:tcPr>
            <w:tcW w:w="748" w:type="pct"/>
            <w:shd w:val="clear" w:color="auto" w:fill="auto"/>
          </w:tcPr>
          <w:p w14:paraId="7EC16E7C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DB87B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096A22F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7CBAEF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6C04797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2A67F35" w14:textId="77777777" w:rsidTr="007B233E">
        <w:tc>
          <w:tcPr>
            <w:tcW w:w="755" w:type="pct"/>
            <w:vMerge w:val="restart"/>
            <w:shd w:val="clear" w:color="auto" w:fill="auto"/>
            <w:vAlign w:val="center"/>
          </w:tcPr>
          <w:p w14:paraId="717B3FCE" w14:textId="77777777" w:rsidR="004A5F56" w:rsidRPr="00382F55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из узла</w:t>
            </w:r>
          </w:p>
        </w:tc>
        <w:tc>
          <w:tcPr>
            <w:tcW w:w="748" w:type="pct"/>
            <w:shd w:val="clear" w:color="auto" w:fill="auto"/>
          </w:tcPr>
          <w:p w14:paraId="204BC138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3" w:type="pct"/>
            <w:shd w:val="clear" w:color="auto" w:fill="auto"/>
          </w:tcPr>
          <w:p w14:paraId="154043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D70545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960F61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96" w:type="pct"/>
            <w:shd w:val="clear" w:color="auto" w:fill="auto"/>
          </w:tcPr>
          <w:p w14:paraId="57CE5BD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D7C8CAC" w14:textId="77777777" w:rsidTr="007B233E">
        <w:tc>
          <w:tcPr>
            <w:tcW w:w="755" w:type="pct"/>
            <w:vMerge/>
            <w:shd w:val="clear" w:color="auto" w:fill="auto"/>
            <w:vAlign w:val="center"/>
          </w:tcPr>
          <w:p w14:paraId="686AD2E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5296F55" w14:textId="77777777" w:rsidR="004A5F56" w:rsidRPr="000D38ED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admitted</w:t>
            </w:r>
          </w:p>
        </w:tc>
        <w:tc>
          <w:tcPr>
            <w:tcW w:w="203" w:type="pct"/>
            <w:shd w:val="clear" w:color="auto" w:fill="auto"/>
          </w:tcPr>
          <w:p w14:paraId="01A10F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AD8E87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0E5AF55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Оценка заявки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52832DB0" w14:textId="77777777" w:rsidR="004A5F56" w:rsidRPr="000D38E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Допустимо только указание значения </w:t>
            </w:r>
            <w:r>
              <w:rPr>
                <w:sz w:val="20"/>
                <w:lang w:val="en-US"/>
              </w:rPr>
              <w:t>true</w:t>
            </w:r>
          </w:p>
        </w:tc>
      </w:tr>
      <w:tr w:rsidR="004A5F56" w:rsidRPr="001A4780" w14:paraId="2F106FF8" w14:textId="77777777" w:rsidTr="004A5F56">
        <w:tc>
          <w:tcPr>
            <w:tcW w:w="5000" w:type="pct"/>
            <w:gridSpan w:val="6"/>
            <w:shd w:val="clear" w:color="auto" w:fill="auto"/>
          </w:tcPr>
          <w:p w14:paraId="7E2D688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4F9CE1DE" w14:textId="77777777" w:rsidTr="007B233E">
        <w:tc>
          <w:tcPr>
            <w:tcW w:w="755" w:type="pct"/>
            <w:shd w:val="clear" w:color="auto" w:fill="auto"/>
            <w:vAlign w:val="center"/>
          </w:tcPr>
          <w:p w14:paraId="24A43DE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8" w:type="pct"/>
            <w:shd w:val="clear" w:color="auto" w:fill="auto"/>
          </w:tcPr>
          <w:p w14:paraId="4BE7CBB1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67E1A0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EBA028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100739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495EA99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69FEBA6" w14:textId="77777777" w:rsidTr="007B233E">
        <w:tc>
          <w:tcPr>
            <w:tcW w:w="755" w:type="pct"/>
            <w:shd w:val="clear" w:color="auto" w:fill="auto"/>
            <w:vAlign w:val="center"/>
          </w:tcPr>
          <w:p w14:paraId="5091DD9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6EE9877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3" w:type="pct"/>
            <w:shd w:val="clear" w:color="auto" w:fill="auto"/>
          </w:tcPr>
          <w:p w14:paraId="0A5BBFF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CDFF2B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66F591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68B9452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58F0523" w14:textId="77777777" w:rsidTr="007B233E">
        <w:tc>
          <w:tcPr>
            <w:tcW w:w="755" w:type="pct"/>
            <w:shd w:val="clear" w:color="auto" w:fill="auto"/>
            <w:vAlign w:val="center"/>
          </w:tcPr>
          <w:p w14:paraId="6020156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9E1B894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3" w:type="pct"/>
            <w:shd w:val="clear" w:color="auto" w:fill="auto"/>
          </w:tcPr>
          <w:p w14:paraId="7372ED6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B09F7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685CA87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45B756F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E29EACD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7AC4E24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35976767" w14:textId="77777777" w:rsidTr="007B233E">
        <w:tc>
          <w:tcPr>
            <w:tcW w:w="755" w:type="pct"/>
            <w:shd w:val="clear" w:color="auto" w:fill="auto"/>
          </w:tcPr>
          <w:p w14:paraId="5921A40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8" w:type="pct"/>
            <w:shd w:val="clear" w:color="auto" w:fill="auto"/>
          </w:tcPr>
          <w:p w14:paraId="7A9F37A6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926CC9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083D5A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CA78FB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1340BCC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2D31D01" w14:textId="77777777" w:rsidTr="007B233E">
        <w:tc>
          <w:tcPr>
            <w:tcW w:w="755" w:type="pct"/>
            <w:shd w:val="clear" w:color="auto" w:fill="auto"/>
            <w:vAlign w:val="center"/>
          </w:tcPr>
          <w:p w14:paraId="0C66A1F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860B934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11ADE1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6ABDF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1AA6C08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0A3588F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D7662BC" w14:textId="77777777" w:rsidTr="007B233E">
        <w:tc>
          <w:tcPr>
            <w:tcW w:w="755" w:type="pct"/>
            <w:shd w:val="clear" w:color="auto" w:fill="auto"/>
            <w:vAlign w:val="center"/>
          </w:tcPr>
          <w:p w14:paraId="380C839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320CB43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2C22A4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81D0A6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2" w:type="pct"/>
            <w:shd w:val="clear" w:color="auto" w:fill="auto"/>
          </w:tcPr>
          <w:p w14:paraId="1D25257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351B90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D8D9B5E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41B6D17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86B33">
              <w:rPr>
                <w:b/>
                <w:sz w:val="20"/>
              </w:rPr>
              <w:t xml:space="preserve">Признание открытого конкурса </w:t>
            </w:r>
            <w:proofErr w:type="gramStart"/>
            <w:r w:rsidRPr="00186B33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2C045655" w14:textId="77777777" w:rsidTr="007B233E">
        <w:tc>
          <w:tcPr>
            <w:tcW w:w="755" w:type="pct"/>
            <w:shd w:val="clear" w:color="auto" w:fill="auto"/>
            <w:vAlign w:val="center"/>
          </w:tcPr>
          <w:p w14:paraId="5C8E2B4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748" w:type="pct"/>
            <w:shd w:val="clear" w:color="auto" w:fill="auto"/>
          </w:tcPr>
          <w:p w14:paraId="551F4398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B71014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294AB9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32B0443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2F3554D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C99AC8B" w14:textId="77777777" w:rsidTr="007B233E">
        <w:tc>
          <w:tcPr>
            <w:tcW w:w="755" w:type="pct"/>
            <w:shd w:val="clear" w:color="auto" w:fill="auto"/>
            <w:vAlign w:val="center"/>
          </w:tcPr>
          <w:p w14:paraId="3D70C46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A2AC4B6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3" w:type="pct"/>
            <w:shd w:val="clear" w:color="auto" w:fill="auto"/>
          </w:tcPr>
          <w:p w14:paraId="45C93D2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43CD6F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2" w:type="pct"/>
            <w:shd w:val="clear" w:color="auto" w:fill="auto"/>
          </w:tcPr>
          <w:p w14:paraId="3D109A7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6" w:type="pct"/>
            <w:shd w:val="clear" w:color="auto" w:fill="auto"/>
          </w:tcPr>
          <w:p w14:paraId="410309B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28CD4450" w14:textId="77777777" w:rsidTr="007B233E">
        <w:tc>
          <w:tcPr>
            <w:tcW w:w="755" w:type="pct"/>
            <w:shd w:val="clear" w:color="auto" w:fill="auto"/>
            <w:vAlign w:val="center"/>
          </w:tcPr>
          <w:p w14:paraId="1E7D274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2581C37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3" w:type="pct"/>
            <w:shd w:val="clear" w:color="auto" w:fill="auto"/>
          </w:tcPr>
          <w:p w14:paraId="493F52E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D5B66F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5689FAC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6" w:type="pct"/>
            <w:shd w:val="clear" w:color="auto" w:fill="auto"/>
          </w:tcPr>
          <w:p w14:paraId="0666977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4B296AF" w14:textId="77777777" w:rsidTr="007B233E">
        <w:tc>
          <w:tcPr>
            <w:tcW w:w="755" w:type="pct"/>
            <w:shd w:val="clear" w:color="auto" w:fill="auto"/>
            <w:vAlign w:val="center"/>
          </w:tcPr>
          <w:p w14:paraId="65C27E9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18026CC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5C5D51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030008F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33638DA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6" w:type="pct"/>
            <w:shd w:val="clear" w:color="auto" w:fill="auto"/>
          </w:tcPr>
          <w:p w14:paraId="0D3DBE1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A3A44D9" w14:textId="77777777" w:rsidTr="007B233E">
        <w:tc>
          <w:tcPr>
            <w:tcW w:w="755" w:type="pct"/>
            <w:shd w:val="clear" w:color="auto" w:fill="auto"/>
            <w:vAlign w:val="center"/>
          </w:tcPr>
          <w:p w14:paraId="224B63A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13A1033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</w:tcPr>
          <w:p w14:paraId="6B8C3F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E7C76C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07E5A5D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6" w:type="pct"/>
            <w:shd w:val="clear" w:color="auto" w:fill="auto"/>
          </w:tcPr>
          <w:p w14:paraId="10189C40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1B2F06FD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762BD32D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0A515931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6DD7593B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7987219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5021ADE6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3719220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61D870FE" w14:textId="3A7D34D6" w:rsidR="00DA6A14" w:rsidRDefault="00DA6A14" w:rsidP="009D1964">
      <w:pPr>
        <w:pStyle w:val="20"/>
        <w:numPr>
          <w:ilvl w:val="0"/>
          <w:numId w:val="54"/>
        </w:numPr>
      </w:pPr>
      <w:r w:rsidRPr="00DA6A14">
        <w:t>Протокол рассмотрения и оценки заявок в ЗК (</w:t>
      </w:r>
      <w:r>
        <w:t>запросе котировок</w:t>
      </w:r>
      <w:r w:rsidRPr="00DA6A14">
        <w:t>)</w:t>
      </w:r>
      <w:bookmarkEnd w:id="19"/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5"/>
        <w:gridCol w:w="10"/>
        <w:gridCol w:w="1521"/>
        <w:gridCol w:w="8"/>
        <w:gridCol w:w="409"/>
        <w:gridCol w:w="6"/>
        <w:gridCol w:w="969"/>
        <w:gridCol w:w="6"/>
        <w:gridCol w:w="2902"/>
        <w:gridCol w:w="6"/>
        <w:gridCol w:w="2852"/>
      </w:tblGrid>
      <w:tr w:rsidR="00DA6A14" w:rsidRPr="001A4780" w14:paraId="7BDAB349" w14:textId="77777777" w:rsidTr="005C45BB">
        <w:trPr>
          <w:tblHeader/>
        </w:trPr>
        <w:tc>
          <w:tcPr>
            <w:tcW w:w="750" w:type="pct"/>
            <w:shd w:val="clear" w:color="auto" w:fill="D9D9D9"/>
            <w:hideMark/>
          </w:tcPr>
          <w:p w14:paraId="4773A101" w14:textId="77777777" w:rsidR="00DA6A14" w:rsidRPr="0072483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gridSpan w:val="2"/>
            <w:shd w:val="clear" w:color="auto" w:fill="D9D9D9"/>
            <w:hideMark/>
          </w:tcPr>
          <w:p w14:paraId="39F4904F" w14:textId="77777777" w:rsidR="00DA6A14" w:rsidRPr="0072483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gridSpan w:val="2"/>
            <w:shd w:val="clear" w:color="auto" w:fill="D9D9D9"/>
            <w:hideMark/>
          </w:tcPr>
          <w:p w14:paraId="76510495" w14:textId="77777777" w:rsidR="00DA6A14" w:rsidRPr="0072483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7" w:type="pct"/>
            <w:gridSpan w:val="2"/>
            <w:shd w:val="clear" w:color="auto" w:fill="D9D9D9"/>
            <w:hideMark/>
          </w:tcPr>
          <w:p w14:paraId="1D29B8D3" w14:textId="77777777" w:rsidR="00DA6A14" w:rsidRPr="0072483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2" w:type="pct"/>
            <w:gridSpan w:val="2"/>
            <w:shd w:val="clear" w:color="auto" w:fill="D9D9D9"/>
            <w:hideMark/>
          </w:tcPr>
          <w:p w14:paraId="64A43152" w14:textId="77777777" w:rsidR="00DA6A14" w:rsidRPr="0072483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8" w:type="pct"/>
            <w:gridSpan w:val="2"/>
            <w:shd w:val="clear" w:color="auto" w:fill="D9D9D9"/>
            <w:hideMark/>
          </w:tcPr>
          <w:p w14:paraId="0A04F940" w14:textId="77777777" w:rsidR="00DA6A14" w:rsidRPr="0072483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DA6A14" w:rsidRPr="001A4780" w14:paraId="403EBE10" w14:textId="77777777" w:rsidTr="005C45BB">
        <w:tc>
          <w:tcPr>
            <w:tcW w:w="5000" w:type="pct"/>
            <w:gridSpan w:val="11"/>
            <w:shd w:val="clear" w:color="auto" w:fill="auto"/>
          </w:tcPr>
          <w:p w14:paraId="101CE9B7" w14:textId="7EC285BF" w:rsidR="00DA6A14" w:rsidRPr="0072483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DA6A14">
              <w:rPr>
                <w:b/>
                <w:sz w:val="20"/>
              </w:rPr>
              <w:t>Протокол рассмотрения и оценки заявок в ЗК</w:t>
            </w:r>
          </w:p>
        </w:tc>
      </w:tr>
      <w:tr w:rsidR="00DA6A14" w:rsidRPr="001A4780" w14:paraId="3BBBCBA7" w14:textId="77777777" w:rsidTr="005C45BB">
        <w:tc>
          <w:tcPr>
            <w:tcW w:w="750" w:type="pct"/>
            <w:shd w:val="clear" w:color="auto" w:fill="auto"/>
            <w:hideMark/>
          </w:tcPr>
          <w:p w14:paraId="420E4893" w14:textId="06296BFC" w:rsidR="00DA6A14" w:rsidRPr="00AF4AE2" w:rsidRDefault="00DA6A14" w:rsidP="00207380">
            <w:pPr>
              <w:spacing w:before="0" w:after="0"/>
              <w:rPr>
                <w:b/>
                <w:sz w:val="20"/>
                <w:lang w:val="en-US"/>
              </w:rPr>
            </w:pPr>
            <w:r w:rsidRPr="00DA6A14">
              <w:rPr>
                <w:b/>
                <w:sz w:val="20"/>
                <w:lang w:val="en-US"/>
              </w:rPr>
              <w:t>protocolZK</w:t>
            </w:r>
          </w:p>
        </w:tc>
        <w:tc>
          <w:tcPr>
            <w:tcW w:w="749" w:type="pct"/>
            <w:gridSpan w:val="2"/>
            <w:shd w:val="clear" w:color="auto" w:fill="auto"/>
            <w:hideMark/>
          </w:tcPr>
          <w:p w14:paraId="3903044C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  <w:hideMark/>
          </w:tcPr>
          <w:p w14:paraId="43C8A9BB" w14:textId="77777777" w:rsidR="00DA6A14" w:rsidRPr="0072483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  <w:hideMark/>
          </w:tcPr>
          <w:p w14:paraId="042447C6" w14:textId="77777777" w:rsidR="00DA6A14" w:rsidRPr="0072483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  <w:hideMark/>
          </w:tcPr>
          <w:p w14:paraId="7EE22C6D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8" w:type="pct"/>
            <w:gridSpan w:val="2"/>
            <w:shd w:val="clear" w:color="auto" w:fill="auto"/>
            <w:hideMark/>
          </w:tcPr>
          <w:p w14:paraId="45CF45F6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DA6A14" w:rsidRPr="001A4780" w14:paraId="562EB075" w14:textId="77777777" w:rsidTr="005C45BB">
        <w:tc>
          <w:tcPr>
            <w:tcW w:w="750" w:type="pct"/>
            <w:shd w:val="clear" w:color="auto" w:fill="auto"/>
          </w:tcPr>
          <w:p w14:paraId="2E80A4FA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845E676" w14:textId="77777777" w:rsidR="00DA6A14" w:rsidRPr="00351BEA" w:rsidRDefault="00DA6A14" w:rsidP="00207380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CA6F5F6" w14:textId="77777777" w:rsidR="00DA6A14" w:rsidRPr="00351BEA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C36C7F1" w14:textId="77777777" w:rsidR="00DA6A14" w:rsidRPr="001A4780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CA13FC5" w14:textId="77777777" w:rsidR="00DA6A14" w:rsidRPr="001A4780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682CB9C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42CA06B3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5B6FD180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6BC4F87C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7E7D96D8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3310C897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47710737" w14:textId="3E09B143" w:rsidR="00435CBC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</w:t>
            </w:r>
            <w:r w:rsidR="005C6213">
              <w:rPr>
                <w:sz w:val="20"/>
              </w:rPr>
              <w:t>,6.1,6.2</w:t>
            </w:r>
          </w:p>
        </w:tc>
      </w:tr>
      <w:tr w:rsidR="00DA6A14" w:rsidRPr="001A4780" w14:paraId="382746A3" w14:textId="77777777" w:rsidTr="005C45BB">
        <w:tc>
          <w:tcPr>
            <w:tcW w:w="750" w:type="pct"/>
            <w:shd w:val="clear" w:color="auto" w:fill="auto"/>
          </w:tcPr>
          <w:p w14:paraId="58344C6C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964B5DB" w14:textId="77777777" w:rsidR="00DA6A14" w:rsidRPr="001176A0" w:rsidRDefault="00DA6A14" w:rsidP="00207380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7A17E9B" w14:textId="77777777" w:rsidR="00DA6A14" w:rsidRPr="00C85B91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982D74C" w14:textId="77777777" w:rsidR="00DA6A14" w:rsidRPr="00C85B91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B8A7A64" w14:textId="31624A14" w:rsidR="00DA6A14" w:rsidRPr="00724833" w:rsidRDefault="00DA6A14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A862ADD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3751A031" w14:textId="77777777" w:rsidTr="005C45BB">
        <w:tc>
          <w:tcPr>
            <w:tcW w:w="750" w:type="pct"/>
            <w:shd w:val="clear" w:color="auto" w:fill="auto"/>
          </w:tcPr>
          <w:p w14:paraId="55CDB9B3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059E3BD" w14:textId="77777777" w:rsidR="00DA6A14" w:rsidRPr="00400017" w:rsidRDefault="00DA6A14" w:rsidP="0020738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382B017" w14:textId="77777777" w:rsidR="00DA6A14" w:rsidRPr="00400017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7AA2171" w14:textId="77777777" w:rsidR="00DA6A14" w:rsidRPr="00400017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4D1EA02" w14:textId="77777777" w:rsidR="00DA6A14" w:rsidRPr="00400017" w:rsidRDefault="00DA6A14" w:rsidP="0020738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40B0F2B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49AE5227" w14:textId="77777777" w:rsidTr="005C45BB">
        <w:tc>
          <w:tcPr>
            <w:tcW w:w="750" w:type="pct"/>
            <w:shd w:val="clear" w:color="auto" w:fill="auto"/>
          </w:tcPr>
          <w:p w14:paraId="517B3AC9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F8B19B1" w14:textId="77777777" w:rsidR="00DA6A14" w:rsidRPr="00400017" w:rsidRDefault="00DA6A14" w:rsidP="0020738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66591FD" w14:textId="77777777" w:rsidR="00DA6A14" w:rsidRPr="00400017" w:rsidRDefault="00DA6A14" w:rsidP="00207380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19E65F5" w14:textId="77777777" w:rsidR="00DA6A14" w:rsidRPr="00400017" w:rsidRDefault="00DA6A14" w:rsidP="00207380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4BA5A0B" w14:textId="77777777" w:rsidR="00DA6A14" w:rsidRPr="00400017" w:rsidRDefault="00DA6A14" w:rsidP="0020738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C1D435E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DA6A14" w:rsidRPr="001A4780" w14:paraId="641008E7" w14:textId="77777777" w:rsidTr="005C45BB">
        <w:tc>
          <w:tcPr>
            <w:tcW w:w="750" w:type="pct"/>
            <w:shd w:val="clear" w:color="auto" w:fill="auto"/>
          </w:tcPr>
          <w:p w14:paraId="3F927650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0D1B439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7FBF4C1" w14:textId="77777777" w:rsidR="00DA6A14" w:rsidRPr="00724833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7E9684E" w14:textId="77777777" w:rsidR="00DA6A14" w:rsidRPr="008D298C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0534A29" w14:textId="77777777" w:rsidR="00DA6A14" w:rsidRPr="00C85B91" w:rsidRDefault="00DA6A14" w:rsidP="00207380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650C7DC" w14:textId="77777777" w:rsidR="00DA6A14" w:rsidRPr="00C85B91" w:rsidRDefault="00DA6A14" w:rsidP="00207380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DA6A14" w:rsidRPr="001A4780" w14:paraId="7168B5C7" w14:textId="77777777" w:rsidTr="005C45BB">
        <w:tc>
          <w:tcPr>
            <w:tcW w:w="750" w:type="pct"/>
            <w:shd w:val="clear" w:color="auto" w:fill="auto"/>
          </w:tcPr>
          <w:p w14:paraId="563278C8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9507BF4" w14:textId="77777777" w:rsidR="00DA6A14" w:rsidRPr="002A7A10" w:rsidRDefault="00DA6A14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FB01DAD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26F4E1D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3148753" w14:textId="77777777" w:rsidR="00DA6A14" w:rsidRPr="00997F9C" w:rsidRDefault="00DA6A14" w:rsidP="00207380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5985E5B" w14:textId="77777777" w:rsidR="00DA6A14" w:rsidRPr="00C85B91" w:rsidRDefault="00DA6A14" w:rsidP="00207380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DA6A14" w:rsidRPr="001A4780" w14:paraId="61B3BFF4" w14:textId="77777777" w:rsidTr="005C45BB">
        <w:tc>
          <w:tcPr>
            <w:tcW w:w="750" w:type="pct"/>
            <w:shd w:val="clear" w:color="auto" w:fill="auto"/>
          </w:tcPr>
          <w:p w14:paraId="591282B6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62D5DDA" w14:textId="77777777" w:rsidR="00DA6A14" w:rsidRPr="002A7A10" w:rsidRDefault="00DA6A14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57656F4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7F2918E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FC6AFEE" w14:textId="77777777" w:rsidR="00DA6A14" w:rsidRPr="00997F9C" w:rsidRDefault="00DA6A14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45811E8" w14:textId="77777777" w:rsidR="00DA6A14" w:rsidRPr="002A7A10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DA6A14" w:rsidRPr="001A4780" w14:paraId="2FBEC268" w14:textId="77777777" w:rsidTr="005C45BB">
        <w:tc>
          <w:tcPr>
            <w:tcW w:w="750" w:type="pct"/>
            <w:shd w:val="clear" w:color="auto" w:fill="auto"/>
          </w:tcPr>
          <w:p w14:paraId="47D7E934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11A4981" w14:textId="77777777" w:rsidR="00DA6A14" w:rsidRPr="002A7A10" w:rsidRDefault="00DA6A14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882BCFF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A994207" w14:textId="77777777" w:rsidR="00DA6A14" w:rsidRPr="002A7A10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486D3A5" w14:textId="77777777" w:rsidR="00DA6A14" w:rsidRPr="002A7A10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3723742" w14:textId="77777777" w:rsidR="00DA6A14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08F44BB7" w14:textId="77777777" w:rsidTr="005C45BB">
        <w:tc>
          <w:tcPr>
            <w:tcW w:w="750" w:type="pct"/>
            <w:shd w:val="clear" w:color="auto" w:fill="auto"/>
          </w:tcPr>
          <w:p w14:paraId="4434EB0B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D29E7FA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BB539A4" w14:textId="4226A072" w:rsidR="00DA6A14" w:rsidRPr="00724833" w:rsidRDefault="000E70BD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270F78F" w14:textId="77777777" w:rsidR="00DA6A14" w:rsidRPr="00C85B91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2D5FE85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691F86D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5EABF385" w14:textId="77777777" w:rsidTr="005C45BB">
        <w:tc>
          <w:tcPr>
            <w:tcW w:w="750" w:type="pct"/>
            <w:shd w:val="clear" w:color="auto" w:fill="auto"/>
          </w:tcPr>
          <w:p w14:paraId="1F0954FE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40E5FE0" w14:textId="77777777" w:rsidR="00DA6A14" w:rsidRPr="001176A0" w:rsidRDefault="00DA6A14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680F8C7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CD4D36B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BBF83B8" w14:textId="77777777" w:rsidR="00DA6A14" w:rsidRPr="00C85B91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D2CE723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790ABC82" w14:textId="77777777" w:rsidTr="005C45BB">
        <w:tc>
          <w:tcPr>
            <w:tcW w:w="750" w:type="pct"/>
            <w:shd w:val="clear" w:color="auto" w:fill="auto"/>
          </w:tcPr>
          <w:p w14:paraId="05AA0BF0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798A8C3" w14:textId="77777777" w:rsidR="00DA6A14" w:rsidRPr="002A7A10" w:rsidRDefault="00DA6A14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68F31FB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E7D4EAA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83F997D" w14:textId="77777777" w:rsidR="00DA6A14" w:rsidRDefault="00DA6A14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AF0200F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6016CD2D" w14:textId="77777777" w:rsidTr="005C45BB">
        <w:tc>
          <w:tcPr>
            <w:tcW w:w="750" w:type="pct"/>
            <w:shd w:val="clear" w:color="auto" w:fill="auto"/>
          </w:tcPr>
          <w:p w14:paraId="2BEEB7FF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015735A" w14:textId="4518992B" w:rsidR="00DA6A14" w:rsidRPr="002A7A10" w:rsidRDefault="00DA6A14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1F702A2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C2CF0E0" w14:textId="77777777" w:rsidR="00DA6A14" w:rsidRPr="002A7A10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3217155" w14:textId="77777777" w:rsidR="00DA6A14" w:rsidRPr="00C85B91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50586F3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205948C7" w14:textId="77777777" w:rsidTr="005C45BB">
        <w:tc>
          <w:tcPr>
            <w:tcW w:w="750" w:type="pct"/>
            <w:shd w:val="clear" w:color="auto" w:fill="auto"/>
          </w:tcPr>
          <w:p w14:paraId="65CA1A53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560E056" w14:textId="77777777" w:rsidR="00DA6A14" w:rsidRPr="001176A0" w:rsidRDefault="00DA6A14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8AF239" w14:textId="77777777" w:rsidR="00DA6A14" w:rsidRPr="00C85B91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D7B4A47" w14:textId="77777777" w:rsidR="00DA6A14" w:rsidRPr="00C85B91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DDD49E6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D690107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574E8EC1" w14:textId="77777777" w:rsidTr="001F184B">
        <w:tc>
          <w:tcPr>
            <w:tcW w:w="750" w:type="pct"/>
            <w:shd w:val="clear" w:color="auto" w:fill="auto"/>
          </w:tcPr>
          <w:p w14:paraId="771B5438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6E7AE4CC" w14:textId="22CDFFE3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BA85B12" w14:textId="14875EE6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04BAB036" w14:textId="2C91EDF5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0906C609" w14:textId="31A4FE3D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79183C8F" w14:textId="4AC4DD2B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63E80682" w14:textId="31D82ACB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DA6A14" w:rsidRPr="001A4780" w14:paraId="0C7694E9" w14:textId="77777777" w:rsidTr="005C45BB">
        <w:tc>
          <w:tcPr>
            <w:tcW w:w="750" w:type="pct"/>
            <w:shd w:val="clear" w:color="auto" w:fill="auto"/>
          </w:tcPr>
          <w:p w14:paraId="1C49CEF7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69596F2" w14:textId="77777777" w:rsidR="00DA6A14" w:rsidRPr="001176A0" w:rsidRDefault="00DA6A14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3CCAB1D" w14:textId="77777777" w:rsidR="00DA6A14" w:rsidRPr="00C85B91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DCD5247" w14:textId="77777777" w:rsidR="00DA6A14" w:rsidRPr="00C85B91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8DA1FFE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30A47F1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417FF749" w14:textId="77777777" w:rsidTr="005C45BB">
        <w:tc>
          <w:tcPr>
            <w:tcW w:w="750" w:type="pct"/>
            <w:shd w:val="clear" w:color="auto" w:fill="auto"/>
          </w:tcPr>
          <w:p w14:paraId="3C3B7680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03DEDC2" w14:textId="77777777" w:rsidR="00DA6A14" w:rsidRPr="00C85B91" w:rsidRDefault="00DA6A14" w:rsidP="00207380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D6FC79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CA0955C" w14:textId="77777777" w:rsidR="00DA6A14" w:rsidRPr="002A7A10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78EB75F" w14:textId="77777777" w:rsidR="00DA6A14" w:rsidRPr="00C85B91" w:rsidRDefault="00DA6A14" w:rsidP="00207380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91DA642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DA6A14" w:rsidRPr="001A4780" w14:paraId="47CF9B1F" w14:textId="77777777" w:rsidTr="005C45BB">
        <w:tc>
          <w:tcPr>
            <w:tcW w:w="750" w:type="pct"/>
            <w:shd w:val="clear" w:color="auto" w:fill="auto"/>
          </w:tcPr>
          <w:p w14:paraId="653E8608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AA8CAEE" w14:textId="77777777" w:rsidR="00DA6A14" w:rsidRPr="00C85B91" w:rsidRDefault="00DA6A14" w:rsidP="0020738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87DE720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118883A" w14:textId="77777777" w:rsidR="00DA6A14" w:rsidRPr="002A7A10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52EC521" w14:textId="77777777" w:rsidR="00DA6A14" w:rsidRPr="00C85B91" w:rsidRDefault="00DA6A14" w:rsidP="0020738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E4D5557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69532B42" w14:textId="77777777" w:rsidTr="005C45BB">
        <w:tc>
          <w:tcPr>
            <w:tcW w:w="750" w:type="pct"/>
            <w:shd w:val="clear" w:color="auto" w:fill="auto"/>
          </w:tcPr>
          <w:p w14:paraId="027ED26A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65AD5B8" w14:textId="77777777" w:rsidR="00DA6A14" w:rsidRPr="00BB6995" w:rsidRDefault="00DA6A14" w:rsidP="0020738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5C5C9F0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FE0E1B7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140081E" w14:textId="77777777" w:rsidR="00DA6A14" w:rsidRPr="00BB6995" w:rsidRDefault="00DA6A14" w:rsidP="0020738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0842A30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1AE0BB43" w14:textId="77777777" w:rsidTr="005C45BB">
        <w:tc>
          <w:tcPr>
            <w:tcW w:w="750" w:type="pct"/>
            <w:shd w:val="clear" w:color="auto" w:fill="auto"/>
          </w:tcPr>
          <w:p w14:paraId="36AF692E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262E5BA" w14:textId="77777777" w:rsidR="00DA6A14" w:rsidRPr="00C85B91" w:rsidRDefault="00DA6A14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713C625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CA54E6A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CBE023D" w14:textId="77777777" w:rsidR="00DA6A14" w:rsidRPr="00C85B91" w:rsidRDefault="00DA6A14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068ADD0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21CC67EC" w14:textId="77777777" w:rsidTr="005C45BB">
        <w:tc>
          <w:tcPr>
            <w:tcW w:w="750" w:type="pct"/>
            <w:shd w:val="clear" w:color="auto" w:fill="auto"/>
          </w:tcPr>
          <w:p w14:paraId="3A7CC3BF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F6E3806" w14:textId="08DED3C4" w:rsidR="00DA6A14" w:rsidRPr="00D03824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protocolLot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2681C84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F1AC1BB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086EB3E" w14:textId="676EB10F" w:rsidR="00DA6A14" w:rsidRPr="00C85B91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 протокола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2FB67DE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6AF77A00" w14:textId="77777777" w:rsidTr="005C45BB">
        <w:tc>
          <w:tcPr>
            <w:tcW w:w="5000" w:type="pct"/>
            <w:gridSpan w:val="11"/>
            <w:shd w:val="clear" w:color="auto" w:fill="auto"/>
          </w:tcPr>
          <w:p w14:paraId="39BB8C05" w14:textId="77777777" w:rsidR="00DA6A14" w:rsidRPr="00D43778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DA6A14" w:rsidRPr="001A4780" w14:paraId="3B18D9BA" w14:textId="77777777" w:rsidTr="005C45BB">
        <w:tc>
          <w:tcPr>
            <w:tcW w:w="750" w:type="pct"/>
            <w:shd w:val="clear" w:color="auto" w:fill="auto"/>
          </w:tcPr>
          <w:p w14:paraId="33103834" w14:textId="5BB8DEA9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 w:rsidR="00B8557A"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048F371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9AFF3A4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E22C041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26366A1D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10918E9D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2859CAB2" w14:textId="77777777" w:rsidTr="005C45BB">
        <w:tc>
          <w:tcPr>
            <w:tcW w:w="750" w:type="pct"/>
            <w:shd w:val="clear" w:color="auto" w:fill="auto"/>
          </w:tcPr>
          <w:p w14:paraId="4365935B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AD2DB48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6332F19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4A2B909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1A157C7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5B12809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1A4C674D" w14:textId="77777777" w:rsidTr="005C45BB">
        <w:tc>
          <w:tcPr>
            <w:tcW w:w="750" w:type="pct"/>
            <w:shd w:val="clear" w:color="auto" w:fill="auto"/>
          </w:tcPr>
          <w:p w14:paraId="17C1D806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2890AFE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775736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359A184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09608D7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6DDE94F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667E2D86" w14:textId="77777777" w:rsidTr="005C45BB">
        <w:tc>
          <w:tcPr>
            <w:tcW w:w="750" w:type="pct"/>
            <w:shd w:val="clear" w:color="auto" w:fill="auto"/>
          </w:tcPr>
          <w:p w14:paraId="0023A229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210A04F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2E2F75B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8381B20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B7575E3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4387F72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6DB39BBF" w14:textId="77777777" w:rsidTr="005C45BB">
        <w:tc>
          <w:tcPr>
            <w:tcW w:w="750" w:type="pct"/>
            <w:shd w:val="clear" w:color="auto" w:fill="auto"/>
          </w:tcPr>
          <w:p w14:paraId="11A56A37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1E86F1D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CFB68AE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3EB9713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00FB920" w14:textId="77777777" w:rsidR="00DA6A14" w:rsidRPr="00D43778" w:rsidRDefault="00DA6A14" w:rsidP="00207380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63DD8D0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0395938B" w14:textId="77777777" w:rsidTr="005C45BB">
        <w:tc>
          <w:tcPr>
            <w:tcW w:w="5000" w:type="pct"/>
            <w:gridSpan w:val="11"/>
            <w:shd w:val="clear" w:color="auto" w:fill="auto"/>
          </w:tcPr>
          <w:p w14:paraId="1E6AD5B7" w14:textId="77777777" w:rsidR="00DA6A14" w:rsidRPr="00D43778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DA6A14" w:rsidRPr="001A4780" w14:paraId="36AEE182" w14:textId="77777777" w:rsidTr="005C45BB">
        <w:tc>
          <w:tcPr>
            <w:tcW w:w="750" w:type="pct"/>
            <w:shd w:val="clear" w:color="auto" w:fill="auto"/>
          </w:tcPr>
          <w:p w14:paraId="1C49E89B" w14:textId="77777777" w:rsidR="00DA6A14" w:rsidRPr="00D43778" w:rsidRDefault="00DA6A14" w:rsidP="00207380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A6D431F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CB4DAAC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3135CD3B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780F149E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7596D679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3524208A" w14:textId="77777777" w:rsidTr="005C45BB">
        <w:tc>
          <w:tcPr>
            <w:tcW w:w="750" w:type="pct"/>
            <w:shd w:val="clear" w:color="auto" w:fill="auto"/>
          </w:tcPr>
          <w:p w14:paraId="6E0E1450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D2E23F8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26B1F1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D854405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C8F22A5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A3101F0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DA6A14" w:rsidRPr="001A4780" w14:paraId="3B9686D2" w14:textId="77777777" w:rsidTr="005C45BB">
        <w:tc>
          <w:tcPr>
            <w:tcW w:w="750" w:type="pct"/>
            <w:shd w:val="clear" w:color="auto" w:fill="auto"/>
          </w:tcPr>
          <w:p w14:paraId="46012B7E" w14:textId="77777777" w:rsidR="00DA6A14" w:rsidRPr="00D43778" w:rsidRDefault="00DA6A14" w:rsidP="00207380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5EE670D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5F4353E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4AB44FE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982AA53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34CD1B21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4F054288" w14:textId="77777777" w:rsidTr="005C45BB">
        <w:tc>
          <w:tcPr>
            <w:tcW w:w="750" w:type="pct"/>
            <w:shd w:val="clear" w:color="auto" w:fill="auto"/>
          </w:tcPr>
          <w:p w14:paraId="18BF0B38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41E3084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5383B9A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9536255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EF0131F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B1A6799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7C19BE9A" w14:textId="77777777" w:rsidTr="005C45BB">
        <w:tc>
          <w:tcPr>
            <w:tcW w:w="750" w:type="pct"/>
            <w:shd w:val="clear" w:color="auto" w:fill="auto"/>
          </w:tcPr>
          <w:p w14:paraId="17D62F1B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ED9CE2B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4C6F34E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F70CD34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57D23DF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CD61613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40F2BE0E" w14:textId="77777777" w:rsidTr="005C45BB">
        <w:tc>
          <w:tcPr>
            <w:tcW w:w="750" w:type="pct"/>
            <w:shd w:val="clear" w:color="auto" w:fill="auto"/>
          </w:tcPr>
          <w:p w14:paraId="02B202C6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2211DE8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B84F4B2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6AC2FF8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6B91116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4D16A96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65A9225E" w14:textId="77777777" w:rsidTr="005C45BB">
        <w:tc>
          <w:tcPr>
            <w:tcW w:w="750" w:type="pct"/>
            <w:shd w:val="clear" w:color="auto" w:fill="auto"/>
          </w:tcPr>
          <w:p w14:paraId="3B71F674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E08920A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9D75190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460E989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4EC2002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194D481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688E9D5E" w14:textId="77777777" w:rsidTr="005C45BB">
        <w:tc>
          <w:tcPr>
            <w:tcW w:w="750" w:type="pct"/>
            <w:shd w:val="clear" w:color="auto" w:fill="auto"/>
          </w:tcPr>
          <w:p w14:paraId="24985142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272140B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D778CE9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E65B937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F7F330B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DD61274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7A491D35" w14:textId="77777777" w:rsidTr="005C45BB">
        <w:tc>
          <w:tcPr>
            <w:tcW w:w="5000" w:type="pct"/>
            <w:gridSpan w:val="11"/>
            <w:shd w:val="clear" w:color="auto" w:fill="auto"/>
          </w:tcPr>
          <w:p w14:paraId="423805F3" w14:textId="77777777" w:rsidR="00DA6A14" w:rsidRPr="00D43778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DA6A14" w:rsidRPr="001A4780" w14:paraId="77101E8F" w14:textId="77777777" w:rsidTr="005C45BB">
        <w:tc>
          <w:tcPr>
            <w:tcW w:w="750" w:type="pct"/>
            <w:shd w:val="clear" w:color="auto" w:fill="auto"/>
          </w:tcPr>
          <w:p w14:paraId="61F2639A" w14:textId="77777777" w:rsidR="00DA6A14" w:rsidRPr="00D43778" w:rsidRDefault="00DA6A14" w:rsidP="00207380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AE3F39F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605EB17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2C187A0B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20EC3AD" w14:textId="77777777" w:rsidR="00DA6A14" w:rsidRDefault="00DA6A14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4B7588DB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15C4273A" w14:textId="77777777" w:rsidTr="005C45BB">
        <w:tc>
          <w:tcPr>
            <w:tcW w:w="750" w:type="pct"/>
            <w:shd w:val="clear" w:color="auto" w:fill="auto"/>
          </w:tcPr>
          <w:p w14:paraId="40714E75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5DBB7BE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924DAAC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5E5F2D8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1A213B3" w14:textId="77777777" w:rsidR="00DA6A14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1DA7B96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59E03C8B" w14:textId="77777777" w:rsidTr="005C45BB">
        <w:tc>
          <w:tcPr>
            <w:tcW w:w="750" w:type="pct"/>
            <w:shd w:val="clear" w:color="auto" w:fill="auto"/>
          </w:tcPr>
          <w:p w14:paraId="2121879B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E5C0D3E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C74C563" w14:textId="77777777" w:rsidR="00DA6A14" w:rsidRPr="00655FB3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6C533D8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662A6E2" w14:textId="77777777" w:rsidR="00DA6A14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1A8F588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3CF1AD28" w14:textId="77777777" w:rsidTr="005C45BB">
        <w:tc>
          <w:tcPr>
            <w:tcW w:w="750" w:type="pct"/>
            <w:shd w:val="clear" w:color="auto" w:fill="auto"/>
          </w:tcPr>
          <w:p w14:paraId="0A7F8E0B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A7904E6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FBDE1A4" w14:textId="77777777" w:rsidR="00DA6A14" w:rsidRPr="00655FB3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286349B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19D0B07" w14:textId="77777777" w:rsidR="00DA6A14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0BCFAE4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254573" w14:paraId="176630B6" w14:textId="77777777" w:rsidTr="005C45BB">
        <w:tc>
          <w:tcPr>
            <w:tcW w:w="5000" w:type="pct"/>
            <w:gridSpan w:val="11"/>
            <w:shd w:val="clear" w:color="auto" w:fill="auto"/>
          </w:tcPr>
          <w:p w14:paraId="1E8CB771" w14:textId="77777777" w:rsidR="00DA6A14" w:rsidRPr="0025457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DA6A14" w:rsidRPr="001A4780" w14:paraId="3A9A2ECC" w14:textId="77777777" w:rsidTr="005C45BB">
        <w:tc>
          <w:tcPr>
            <w:tcW w:w="750" w:type="pct"/>
            <w:shd w:val="clear" w:color="auto" w:fill="auto"/>
            <w:vAlign w:val="center"/>
          </w:tcPr>
          <w:p w14:paraId="4667749B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09F14AE2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8D27B26" w14:textId="77777777" w:rsidR="00DA6A14" w:rsidRPr="0072483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0DCB1961" w14:textId="77777777" w:rsidR="00DA6A14" w:rsidRPr="0072483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43995709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6CACC1F8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</w:tr>
      <w:tr w:rsidR="00DA6A14" w:rsidRPr="001A4780" w14:paraId="359298C9" w14:textId="77777777" w:rsidTr="005C45BB">
        <w:tc>
          <w:tcPr>
            <w:tcW w:w="750" w:type="pct"/>
            <w:shd w:val="clear" w:color="auto" w:fill="auto"/>
            <w:vAlign w:val="center"/>
          </w:tcPr>
          <w:p w14:paraId="48020A92" w14:textId="77777777" w:rsidR="00DA6A14" w:rsidRPr="00E45768" w:rsidRDefault="00DA6A14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15C614D" w14:textId="77777777" w:rsidR="00DA6A14" w:rsidRPr="00E45768" w:rsidRDefault="00DA6A14" w:rsidP="00207380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00D8DC8" w14:textId="77777777" w:rsidR="00DA6A14" w:rsidRPr="00E45768" w:rsidRDefault="00DA6A14" w:rsidP="00207380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304FE15" w14:textId="77777777" w:rsidR="00DA6A14" w:rsidRPr="00E45768" w:rsidRDefault="00DA6A14" w:rsidP="00207380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31944FF6" w14:textId="77777777" w:rsidR="00DA6A14" w:rsidRPr="00E45768" w:rsidRDefault="00DA6A14" w:rsidP="00207380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21CC4C2A" w14:textId="77777777" w:rsidR="00DA6A14" w:rsidRPr="00E45768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4565D3B8" w14:textId="77777777" w:rsidTr="005C45BB">
        <w:tc>
          <w:tcPr>
            <w:tcW w:w="750" w:type="pct"/>
            <w:shd w:val="clear" w:color="auto" w:fill="auto"/>
            <w:vAlign w:val="center"/>
          </w:tcPr>
          <w:p w14:paraId="53FC3355" w14:textId="77777777" w:rsidR="00DA6A14" w:rsidRPr="00E45768" w:rsidRDefault="00DA6A14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D4A1554" w14:textId="77777777" w:rsidR="00DA6A14" w:rsidRPr="00E45768" w:rsidRDefault="00DA6A14" w:rsidP="00207380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E20FBFF" w14:textId="77777777" w:rsidR="00DA6A14" w:rsidRPr="00E45768" w:rsidRDefault="00DA6A14" w:rsidP="00207380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2706698" w14:textId="77777777" w:rsidR="00DA6A14" w:rsidRPr="00E45768" w:rsidRDefault="00DA6A14" w:rsidP="00207380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2D1C798F" w14:textId="07B6FCC1" w:rsidR="00DA6A14" w:rsidRPr="00E45768" w:rsidRDefault="002D1F4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DA6A14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38704076" w14:textId="77777777" w:rsidR="00DA6A14" w:rsidRPr="00E45768" w:rsidRDefault="00DA6A14" w:rsidP="00207380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DA6A14" w:rsidRPr="00254573" w14:paraId="126691EB" w14:textId="77777777" w:rsidTr="005C45BB">
        <w:tc>
          <w:tcPr>
            <w:tcW w:w="5000" w:type="pct"/>
            <w:gridSpan w:val="11"/>
            <w:shd w:val="clear" w:color="auto" w:fill="auto"/>
          </w:tcPr>
          <w:p w14:paraId="6E78266A" w14:textId="120B1F27" w:rsidR="00DA6A14" w:rsidRPr="00254573" w:rsidRDefault="002D1F44" w:rsidP="00207380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DA6A14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DA6A14" w:rsidRPr="001A4780" w14:paraId="0F068725" w14:textId="77777777" w:rsidTr="005C45BB">
        <w:tc>
          <w:tcPr>
            <w:tcW w:w="750" w:type="pct"/>
            <w:shd w:val="clear" w:color="auto" w:fill="auto"/>
            <w:vAlign w:val="center"/>
          </w:tcPr>
          <w:p w14:paraId="03F89CF2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73A9A8B5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EBA1BD1" w14:textId="77777777" w:rsidR="00DA6A14" w:rsidRPr="006C6D44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4CA08B3" w14:textId="77777777" w:rsidR="00DA6A14" w:rsidRPr="006C6D44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65BCAAD2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11F2146E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</w:tr>
      <w:tr w:rsidR="00DA6A14" w:rsidRPr="001A4780" w14:paraId="1AD0D820" w14:textId="77777777" w:rsidTr="005C45BB">
        <w:tc>
          <w:tcPr>
            <w:tcW w:w="750" w:type="pct"/>
            <w:shd w:val="clear" w:color="auto" w:fill="auto"/>
            <w:vAlign w:val="center"/>
          </w:tcPr>
          <w:p w14:paraId="087B5F5A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005A90F" w14:textId="77777777" w:rsidR="00DA6A14" w:rsidRPr="003804BF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433621D" w14:textId="77777777" w:rsidR="00DA6A14" w:rsidRPr="003804BF" w:rsidRDefault="00DA6A14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247DF2E" w14:textId="77777777" w:rsidR="00DA6A14" w:rsidRPr="003804BF" w:rsidRDefault="00DA6A14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A49DDDF" w14:textId="4FB6E6FF" w:rsidR="00DA6A14" w:rsidRPr="003804BF" w:rsidRDefault="002D1F4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ED19F16" w14:textId="77777777" w:rsidR="00DA6A14" w:rsidRPr="003804BF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DA6A14" w:rsidRPr="001B3D35" w14:paraId="70555F7E" w14:textId="77777777" w:rsidTr="005C45BB">
        <w:tc>
          <w:tcPr>
            <w:tcW w:w="5000" w:type="pct"/>
            <w:gridSpan w:val="11"/>
            <w:shd w:val="clear" w:color="auto" w:fill="auto"/>
          </w:tcPr>
          <w:p w14:paraId="590001E4" w14:textId="77777777" w:rsidR="00DA6A14" w:rsidRPr="00655FB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DA6A14" w:rsidRPr="001A4780" w14:paraId="6A34A191" w14:textId="77777777" w:rsidTr="005C45BB">
        <w:tc>
          <w:tcPr>
            <w:tcW w:w="750" w:type="pct"/>
            <w:shd w:val="clear" w:color="auto" w:fill="auto"/>
            <w:vAlign w:val="center"/>
          </w:tcPr>
          <w:p w14:paraId="163D528C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9947C62" w14:textId="77777777" w:rsidR="00DA6A14" w:rsidRPr="003804BF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07485EE" w14:textId="77777777" w:rsidR="00DA6A14" w:rsidRPr="003804BF" w:rsidRDefault="00DA6A14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7142DC7E" w14:textId="77777777" w:rsidR="00DA6A14" w:rsidRPr="003804BF" w:rsidRDefault="00DA6A14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2D11B03B" w14:textId="77777777" w:rsidR="00DA6A14" w:rsidRPr="003804BF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1AA294D6" w14:textId="77777777" w:rsidR="00DA6A14" w:rsidRPr="003804BF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DA6A14" w:rsidRPr="001A4780" w14:paraId="1B6E15BD" w14:textId="77777777" w:rsidTr="005C45BB">
        <w:tc>
          <w:tcPr>
            <w:tcW w:w="750" w:type="pct"/>
            <w:shd w:val="clear" w:color="auto" w:fill="auto"/>
            <w:vAlign w:val="center"/>
          </w:tcPr>
          <w:p w14:paraId="002730FD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A8F104E" w14:textId="77777777" w:rsidR="00DA6A14" w:rsidRPr="0011256C" w:rsidRDefault="00DA6A14" w:rsidP="00207380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D717B98" w14:textId="77777777" w:rsidR="00DA6A14" w:rsidRPr="00B07477" w:rsidRDefault="00DA6A14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59F56A6" w14:textId="77777777" w:rsidR="00DA6A14" w:rsidRPr="00B07477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CCC15BE" w14:textId="77777777" w:rsidR="00DA6A14" w:rsidRPr="003804BF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C6AE208" w14:textId="77777777" w:rsidR="00DA6A14" w:rsidRPr="003804BF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DA6A14" w:rsidRPr="001A4780" w14:paraId="7A20256F" w14:textId="77777777" w:rsidTr="005C45BB">
        <w:tc>
          <w:tcPr>
            <w:tcW w:w="750" w:type="pct"/>
            <w:shd w:val="clear" w:color="auto" w:fill="auto"/>
            <w:vAlign w:val="center"/>
          </w:tcPr>
          <w:p w14:paraId="6944BC6A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CFD16A9" w14:textId="77777777" w:rsidR="00DA6A14" w:rsidRPr="00B07477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45B174D" w14:textId="77777777" w:rsidR="00DA6A14" w:rsidRPr="002B372D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599D0DF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8EEC411" w14:textId="77777777" w:rsidR="00DA6A14" w:rsidRPr="00B07477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6B85EF8" w14:textId="1839422C" w:rsidR="00DA6A14" w:rsidRPr="00655FB3" w:rsidRDefault="00CC3755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DA6A14" w:rsidRPr="001A4780" w14:paraId="13DB1B17" w14:textId="77777777" w:rsidTr="005C45BB">
        <w:tc>
          <w:tcPr>
            <w:tcW w:w="5000" w:type="pct"/>
            <w:gridSpan w:val="11"/>
            <w:shd w:val="clear" w:color="auto" w:fill="auto"/>
            <w:vAlign w:val="center"/>
          </w:tcPr>
          <w:p w14:paraId="3E490F42" w14:textId="77777777" w:rsidR="00DA6A14" w:rsidRPr="009968C5" w:rsidRDefault="00DA6A14" w:rsidP="00207380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DA6A14" w:rsidRPr="001A4780" w14:paraId="78B9C9EC" w14:textId="77777777" w:rsidTr="005C45BB">
        <w:tc>
          <w:tcPr>
            <w:tcW w:w="750" w:type="pct"/>
            <w:shd w:val="clear" w:color="auto" w:fill="auto"/>
          </w:tcPr>
          <w:p w14:paraId="57AAF91A" w14:textId="77777777" w:rsidR="00DA6A14" w:rsidRPr="009968C5" w:rsidRDefault="00DA6A14" w:rsidP="00207380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52339AE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3689CE1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1F574752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7257D79F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2EF7EFDD" w14:textId="77777777" w:rsidR="00DA6A14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DA6A14" w:rsidRPr="001A4780" w14:paraId="15E1E844" w14:textId="77777777" w:rsidTr="005C45BB">
        <w:tc>
          <w:tcPr>
            <w:tcW w:w="750" w:type="pct"/>
            <w:shd w:val="clear" w:color="auto" w:fill="auto"/>
            <w:vAlign w:val="center"/>
          </w:tcPr>
          <w:p w14:paraId="0A845E5F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3250AC0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F1A2FFC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AAF8DEA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BE45321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155DBE6" w14:textId="77777777" w:rsidR="00DA6A14" w:rsidRDefault="00DA6A14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7B233E" w:rsidRPr="001A4780" w14:paraId="634DE96A" w14:textId="77777777" w:rsidTr="007B233E">
        <w:tc>
          <w:tcPr>
            <w:tcW w:w="755" w:type="pct"/>
            <w:gridSpan w:val="2"/>
            <w:shd w:val="clear" w:color="auto" w:fill="auto"/>
            <w:vAlign w:val="center"/>
          </w:tcPr>
          <w:p w14:paraId="44B865E3" w14:textId="77777777" w:rsidR="007B233E" w:rsidRPr="006C6D44" w:rsidRDefault="007B233E" w:rsidP="007B233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12988DB" w14:textId="77777777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gridSpan w:val="2"/>
            <w:shd w:val="clear" w:color="auto" w:fill="auto"/>
          </w:tcPr>
          <w:p w14:paraId="61744021" w14:textId="77777777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3CD1485" w14:textId="77777777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D9906B0" w14:textId="77777777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5" w:type="pct"/>
            <w:shd w:val="clear" w:color="auto" w:fill="auto"/>
          </w:tcPr>
          <w:p w14:paraId="62A255A4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08BC6E44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3FDED994" w14:textId="77777777" w:rsidR="007B233E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DA6A14" w:rsidRPr="001A4780" w14:paraId="02A4AD9F" w14:textId="77777777" w:rsidTr="005C45BB">
        <w:tc>
          <w:tcPr>
            <w:tcW w:w="750" w:type="pct"/>
            <w:shd w:val="clear" w:color="auto" w:fill="auto"/>
            <w:vAlign w:val="center"/>
          </w:tcPr>
          <w:p w14:paraId="169826C9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614BBB1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4716ADD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E1D79E6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BDA4FAF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12FD253" w14:textId="77777777" w:rsidR="00DA6A14" w:rsidRDefault="00DA6A1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DA6A14" w:rsidRPr="001A4780" w14:paraId="58E6A0BA" w14:textId="77777777" w:rsidTr="005C45BB">
        <w:tc>
          <w:tcPr>
            <w:tcW w:w="750" w:type="pct"/>
            <w:shd w:val="clear" w:color="auto" w:fill="auto"/>
            <w:vAlign w:val="center"/>
          </w:tcPr>
          <w:p w14:paraId="02A55CB8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CE2BBEA" w14:textId="77777777" w:rsidR="00DA6A14" w:rsidRPr="001A4780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14FCBE8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D4E558E" w14:textId="77777777" w:rsidR="00DA6A14" w:rsidRPr="001A4780" w:rsidRDefault="00DA6A14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134ECFF" w14:textId="77777777" w:rsidR="00DA6A14" w:rsidRPr="001A4780" w:rsidRDefault="00DA6A1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674C641" w14:textId="77777777" w:rsidR="00DA6A14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DA6A14" w:rsidRPr="001A4780" w14:paraId="5051CBEE" w14:textId="77777777" w:rsidTr="005C45BB">
        <w:tc>
          <w:tcPr>
            <w:tcW w:w="750" w:type="pct"/>
            <w:shd w:val="clear" w:color="auto" w:fill="auto"/>
            <w:vAlign w:val="center"/>
          </w:tcPr>
          <w:p w14:paraId="22B0D5BD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5048927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A0E80AC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96B28B8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F05D358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D8988CB" w14:textId="77777777" w:rsidR="00DA6A14" w:rsidRDefault="00DA6A1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DA6A14" w:rsidRPr="001A4780" w14:paraId="36014691" w14:textId="77777777" w:rsidTr="005C45BB">
        <w:tc>
          <w:tcPr>
            <w:tcW w:w="750" w:type="pct"/>
            <w:shd w:val="clear" w:color="auto" w:fill="auto"/>
            <w:vAlign w:val="center"/>
          </w:tcPr>
          <w:p w14:paraId="6D0950C9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96D1B5E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9BFB1A7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A0F189B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02FA9FB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F98DA73" w14:textId="77777777" w:rsidR="00DA6A14" w:rsidRDefault="00DA6A1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DA6A14" w:rsidRPr="001A4780" w14:paraId="2C1F8DA0" w14:textId="77777777" w:rsidTr="005C45BB">
        <w:tc>
          <w:tcPr>
            <w:tcW w:w="750" w:type="pct"/>
            <w:shd w:val="clear" w:color="auto" w:fill="auto"/>
            <w:vAlign w:val="center"/>
          </w:tcPr>
          <w:p w14:paraId="69FD0BE1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BBDA376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534AED9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1249185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2EFA197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E16E483" w14:textId="77777777" w:rsidR="00DA6A14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2F495A72" w14:textId="77777777" w:rsidR="00DA6A14" w:rsidRDefault="00DA6A1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DA6A14" w:rsidRPr="001A4780" w14:paraId="4F19713C" w14:textId="77777777" w:rsidTr="005C45BB">
        <w:tc>
          <w:tcPr>
            <w:tcW w:w="750" w:type="pct"/>
            <w:shd w:val="clear" w:color="auto" w:fill="auto"/>
            <w:vAlign w:val="center"/>
          </w:tcPr>
          <w:p w14:paraId="5188EE2B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D25C68F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D3F14BE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80BB116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39580C4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979CF12" w14:textId="77777777" w:rsidR="00DA6A14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6109C6B8" w14:textId="77777777" w:rsidR="00DA6A14" w:rsidRDefault="00DA6A1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DA6A14" w:rsidRPr="001A4780" w14:paraId="650B745D" w14:textId="77777777" w:rsidTr="005C45BB">
        <w:tc>
          <w:tcPr>
            <w:tcW w:w="5000" w:type="pct"/>
            <w:gridSpan w:val="11"/>
            <w:shd w:val="clear" w:color="auto" w:fill="auto"/>
            <w:vAlign w:val="center"/>
          </w:tcPr>
          <w:p w14:paraId="1E19F652" w14:textId="105FE924" w:rsidR="00DA6A14" w:rsidRDefault="00F643A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DA6A14" w:rsidRPr="001A4780" w14:paraId="648BEF39" w14:textId="77777777" w:rsidTr="005C45BB">
        <w:tc>
          <w:tcPr>
            <w:tcW w:w="750" w:type="pct"/>
            <w:shd w:val="clear" w:color="auto" w:fill="auto"/>
            <w:vAlign w:val="center"/>
          </w:tcPr>
          <w:p w14:paraId="037C060E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4800FAA3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89C17DA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474C01D4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49EEF09D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6E91A5A0" w14:textId="77777777" w:rsidR="00DA6A14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DA6A14" w:rsidRPr="001A4780" w14:paraId="1F4D4774" w14:textId="77777777" w:rsidTr="005C45BB">
        <w:tc>
          <w:tcPr>
            <w:tcW w:w="750" w:type="pct"/>
            <w:shd w:val="clear" w:color="auto" w:fill="auto"/>
            <w:vAlign w:val="center"/>
          </w:tcPr>
          <w:p w14:paraId="67654089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3269B803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CC528AE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52B649AA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3634F046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27F28E64" w14:textId="77777777" w:rsidR="00DA6A14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DA6A14" w:rsidRPr="001A4780" w14:paraId="22CB2CFC" w14:textId="77777777" w:rsidTr="005C45BB">
        <w:tc>
          <w:tcPr>
            <w:tcW w:w="750" w:type="pct"/>
            <w:shd w:val="clear" w:color="auto" w:fill="auto"/>
            <w:vAlign w:val="center"/>
          </w:tcPr>
          <w:p w14:paraId="72BAFEA9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0AC88B37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A916D29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48158FDE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7E3D068B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06310CF8" w14:textId="77777777" w:rsidR="00DA6A14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DA6A14" w:rsidRPr="001A4780" w14:paraId="5416794D" w14:textId="77777777" w:rsidTr="005C45BB">
        <w:tc>
          <w:tcPr>
            <w:tcW w:w="750" w:type="pct"/>
            <w:shd w:val="clear" w:color="auto" w:fill="auto"/>
            <w:vAlign w:val="center"/>
          </w:tcPr>
          <w:p w14:paraId="67897D70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09E0CE1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A60C962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1E1AB6E7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01E790E4" w14:textId="3AC13E4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2BAE2D8E" w14:textId="77777777" w:rsidR="00DA6A14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DA6A14" w:rsidRPr="001A4780" w14:paraId="18F4507E" w14:textId="77777777" w:rsidTr="005C45BB">
        <w:tc>
          <w:tcPr>
            <w:tcW w:w="750" w:type="pct"/>
            <w:shd w:val="clear" w:color="auto" w:fill="auto"/>
            <w:vAlign w:val="center"/>
          </w:tcPr>
          <w:p w14:paraId="7D387235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9826964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B121133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1F2A8C59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3E56FC5D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2A1C40F2" w14:textId="77777777" w:rsidR="00DA6A14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4D51E2D" w14:textId="77777777" w:rsidTr="005C45BB">
        <w:tc>
          <w:tcPr>
            <w:tcW w:w="750" w:type="pct"/>
            <w:shd w:val="clear" w:color="auto" w:fill="auto"/>
            <w:vAlign w:val="center"/>
          </w:tcPr>
          <w:p w14:paraId="60A73BF7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AB45BC9" w14:textId="3DF346DB" w:rsidR="00B80981" w:rsidRPr="00E87917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431D475" w14:textId="38F22610" w:rsidR="00B80981" w:rsidRPr="00E87917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46B06D50" w14:textId="3CAAF9DF" w:rsidR="00B80981" w:rsidRPr="00E87917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795E639C" w14:textId="0640B37C" w:rsidR="00B80981" w:rsidRPr="00E87917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352057CD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296BDB8" w14:textId="77777777" w:rsidTr="005C45BB">
        <w:tc>
          <w:tcPr>
            <w:tcW w:w="750" w:type="pct"/>
            <w:shd w:val="clear" w:color="auto" w:fill="auto"/>
            <w:vAlign w:val="center"/>
          </w:tcPr>
          <w:p w14:paraId="6FC0BDAC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0396FC3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681647B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6CF897F3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17EA3A3E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0FC924D5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92BB06D" w14:textId="77777777" w:rsidTr="005C45BB">
        <w:tc>
          <w:tcPr>
            <w:tcW w:w="750" w:type="pct"/>
            <w:vMerge w:val="restart"/>
            <w:shd w:val="clear" w:color="auto" w:fill="auto"/>
            <w:vAlign w:val="center"/>
          </w:tcPr>
          <w:p w14:paraId="5BF91A7A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E79A3F7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B943F48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214C6D13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0C01230F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22AAAFEC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E2C6A4E" w14:textId="77777777" w:rsidTr="005C45BB">
        <w:tc>
          <w:tcPr>
            <w:tcW w:w="750" w:type="pct"/>
            <w:vMerge/>
            <w:shd w:val="clear" w:color="auto" w:fill="auto"/>
            <w:vAlign w:val="center"/>
          </w:tcPr>
          <w:p w14:paraId="6C1C0835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A73C574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66AB1B5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163039EF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532B3CBF" w14:textId="7A17D96C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3CC64AB2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ACCC537" w14:textId="77777777" w:rsidTr="005C45BB">
        <w:tc>
          <w:tcPr>
            <w:tcW w:w="750" w:type="pct"/>
            <w:vMerge/>
            <w:shd w:val="clear" w:color="auto" w:fill="auto"/>
            <w:vAlign w:val="center"/>
          </w:tcPr>
          <w:p w14:paraId="28F6EB6F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3B2C489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C2A92FD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855B7DF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B7BB62F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409108D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B80981" w:rsidRPr="001A4780" w14:paraId="58A015CA" w14:textId="77777777" w:rsidTr="005C45BB">
        <w:tc>
          <w:tcPr>
            <w:tcW w:w="750" w:type="pct"/>
            <w:shd w:val="clear" w:color="auto" w:fill="auto"/>
            <w:vAlign w:val="center"/>
          </w:tcPr>
          <w:p w14:paraId="1CB6C093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A0688F7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7C14319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2C37E7FB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77CB501D" w14:textId="36C89795" w:rsidR="00B80981" w:rsidRPr="00655FB3" w:rsidRDefault="002D1F4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B80981">
              <w:rPr>
                <w:sz w:val="20"/>
              </w:rPr>
              <w:t xml:space="preserve"> документа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4DCD50C3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3AD184C" w14:textId="77777777" w:rsidTr="005C45BB">
        <w:tc>
          <w:tcPr>
            <w:tcW w:w="5000" w:type="pct"/>
            <w:gridSpan w:val="11"/>
            <w:shd w:val="clear" w:color="auto" w:fill="auto"/>
            <w:vAlign w:val="center"/>
          </w:tcPr>
          <w:p w14:paraId="1070D521" w14:textId="486C0BE4" w:rsidR="00B80981" w:rsidRDefault="002D1F44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B80981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B80981" w:rsidRPr="001A4780" w14:paraId="2F3331DE" w14:textId="77777777" w:rsidTr="005C45BB">
        <w:tc>
          <w:tcPr>
            <w:tcW w:w="750" w:type="pct"/>
            <w:shd w:val="clear" w:color="auto" w:fill="auto"/>
            <w:vAlign w:val="center"/>
          </w:tcPr>
          <w:p w14:paraId="3289F620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71B3ED48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EA2E42F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6A18B0AB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503E88E8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0A16FEA2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12D0224" w14:textId="77777777" w:rsidTr="005C45BB">
        <w:tc>
          <w:tcPr>
            <w:tcW w:w="750" w:type="pct"/>
            <w:shd w:val="clear" w:color="auto" w:fill="auto"/>
            <w:vAlign w:val="center"/>
          </w:tcPr>
          <w:p w14:paraId="5A0CE125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3B263DEE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522A61B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5D4B410F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2B0BC1D4" w14:textId="7410FEB8" w:rsidR="00B80981" w:rsidRPr="00655FB3" w:rsidRDefault="002D1F4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7D17B2A3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B80981" w:rsidRPr="001A4780" w14:paraId="3B0E082D" w14:textId="77777777" w:rsidTr="005C45BB">
        <w:tc>
          <w:tcPr>
            <w:tcW w:w="750" w:type="pct"/>
            <w:shd w:val="clear" w:color="auto" w:fill="auto"/>
            <w:vAlign w:val="center"/>
          </w:tcPr>
          <w:p w14:paraId="06B7DA5A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564055CF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D28B8FE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1E4DDD77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2C35D501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283958BD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A3756F8" w14:textId="77777777" w:rsidTr="005C45BB">
        <w:tc>
          <w:tcPr>
            <w:tcW w:w="750" w:type="pct"/>
            <w:shd w:val="clear" w:color="auto" w:fill="auto"/>
            <w:vAlign w:val="center"/>
          </w:tcPr>
          <w:p w14:paraId="245C850F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C695AB5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0C98574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0E1199B9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442F4DE" w14:textId="15A4388F" w:rsidR="00B80981" w:rsidRPr="00655FB3" w:rsidRDefault="002D1F4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7B8DE5D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B80981" w:rsidRPr="001A4780" w14:paraId="68A63B8B" w14:textId="77777777" w:rsidTr="005C45BB">
        <w:tc>
          <w:tcPr>
            <w:tcW w:w="5000" w:type="pct"/>
            <w:gridSpan w:val="11"/>
            <w:shd w:val="clear" w:color="auto" w:fill="auto"/>
          </w:tcPr>
          <w:p w14:paraId="38106959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B80981" w:rsidRPr="001A4780" w14:paraId="1EECBA51" w14:textId="77777777" w:rsidTr="005C45BB">
        <w:tc>
          <w:tcPr>
            <w:tcW w:w="750" w:type="pct"/>
            <w:shd w:val="clear" w:color="auto" w:fill="auto"/>
          </w:tcPr>
          <w:p w14:paraId="4C4736E3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31171D0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F48201D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D04D36B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D2FBCBD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B6864B7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6869E280" w14:textId="77777777" w:rsidTr="005C45BB">
        <w:tc>
          <w:tcPr>
            <w:tcW w:w="750" w:type="pct"/>
            <w:shd w:val="clear" w:color="auto" w:fill="auto"/>
          </w:tcPr>
          <w:p w14:paraId="7AB4763C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828E091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3C15C8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31C8448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80B83D7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CCDA619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1926895" w14:textId="77777777" w:rsidTr="005C45BB">
        <w:tc>
          <w:tcPr>
            <w:tcW w:w="750" w:type="pct"/>
            <w:shd w:val="clear" w:color="auto" w:fill="auto"/>
          </w:tcPr>
          <w:p w14:paraId="41232509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C50B09E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E94A23F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72126AC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DD581E0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2E47613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7C70DC7B" w14:textId="77777777" w:rsidTr="005C45BB">
        <w:tc>
          <w:tcPr>
            <w:tcW w:w="750" w:type="pct"/>
            <w:shd w:val="clear" w:color="auto" w:fill="auto"/>
          </w:tcPr>
          <w:p w14:paraId="38C2E004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718D9AA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F630AEC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5A6FA78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1E3954D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2E37E4B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BEEB2D4" w14:textId="77777777" w:rsidTr="005C45BB">
        <w:tc>
          <w:tcPr>
            <w:tcW w:w="750" w:type="pct"/>
            <w:shd w:val="clear" w:color="auto" w:fill="auto"/>
          </w:tcPr>
          <w:p w14:paraId="10C767B4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CE21206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DA3B69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A25ECB5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BF6B320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2427E29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C12F49E" w14:textId="77777777" w:rsidTr="005C45BB">
        <w:tc>
          <w:tcPr>
            <w:tcW w:w="5000" w:type="pct"/>
            <w:gridSpan w:val="11"/>
            <w:shd w:val="clear" w:color="auto" w:fill="auto"/>
          </w:tcPr>
          <w:p w14:paraId="2F4F30E1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B80981" w:rsidRPr="001A4780" w14:paraId="796435D9" w14:textId="77777777" w:rsidTr="005C45BB">
        <w:tc>
          <w:tcPr>
            <w:tcW w:w="750" w:type="pct"/>
            <w:shd w:val="clear" w:color="auto" w:fill="auto"/>
          </w:tcPr>
          <w:p w14:paraId="4E3F12CF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4C17EFE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E31B069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034999B2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3999E435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5FD494FA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38C862F" w14:textId="77777777" w:rsidTr="005C45BB">
        <w:tc>
          <w:tcPr>
            <w:tcW w:w="750" w:type="pct"/>
            <w:vMerge w:val="restart"/>
            <w:shd w:val="clear" w:color="auto" w:fill="auto"/>
            <w:vAlign w:val="center"/>
          </w:tcPr>
          <w:p w14:paraId="1472CFC7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399C835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DA2549A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7944607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E4F4937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2B8B88B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70FE9AC" w14:textId="77777777" w:rsidTr="005C45BB">
        <w:tc>
          <w:tcPr>
            <w:tcW w:w="750" w:type="pct"/>
            <w:vMerge/>
            <w:shd w:val="clear" w:color="auto" w:fill="auto"/>
          </w:tcPr>
          <w:p w14:paraId="0104A32D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9F4B09E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B286AE1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898F1AC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E7C30F5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D6F0496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ECD6E29" w14:textId="77777777" w:rsidTr="005C45BB">
        <w:tc>
          <w:tcPr>
            <w:tcW w:w="750" w:type="pct"/>
            <w:vMerge/>
            <w:shd w:val="clear" w:color="auto" w:fill="auto"/>
          </w:tcPr>
          <w:p w14:paraId="18845D01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8F0A9F5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3B4F77E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0876E4C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69F2510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25DAD48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2BE60A1" w14:textId="77777777" w:rsidTr="005C45BB">
        <w:tc>
          <w:tcPr>
            <w:tcW w:w="750" w:type="pct"/>
            <w:vMerge/>
            <w:shd w:val="clear" w:color="auto" w:fill="auto"/>
          </w:tcPr>
          <w:p w14:paraId="4A07EDEA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D3F0DBD" w14:textId="4A7FB8C2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6FEDC6E" w14:textId="20DFCA89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A5B60D2" w14:textId="4469BE5D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7E9E319A" w14:textId="27B8D266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15E1CE91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22708F2" w14:textId="77777777" w:rsidTr="005C45BB">
        <w:tc>
          <w:tcPr>
            <w:tcW w:w="5000" w:type="pct"/>
            <w:gridSpan w:val="11"/>
            <w:shd w:val="clear" w:color="auto" w:fill="auto"/>
          </w:tcPr>
          <w:p w14:paraId="2C8DACB3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B80981" w:rsidRPr="001A4780" w14:paraId="41AD4860" w14:textId="77777777" w:rsidTr="005C45BB">
        <w:tc>
          <w:tcPr>
            <w:tcW w:w="750" w:type="pct"/>
            <w:shd w:val="clear" w:color="auto" w:fill="auto"/>
          </w:tcPr>
          <w:p w14:paraId="3E8F156A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23553C2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2DB018F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6D79ABF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58587C62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55A8A420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59108DD" w14:textId="77777777" w:rsidTr="005C45BB">
        <w:tc>
          <w:tcPr>
            <w:tcW w:w="750" w:type="pct"/>
            <w:shd w:val="clear" w:color="auto" w:fill="auto"/>
          </w:tcPr>
          <w:p w14:paraId="2FBE622B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5C8D68D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4DBAB46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A468448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E4D8E8D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062B39B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A0AFE64" w14:textId="77777777" w:rsidTr="005C45BB">
        <w:tc>
          <w:tcPr>
            <w:tcW w:w="5000" w:type="pct"/>
            <w:gridSpan w:val="11"/>
            <w:shd w:val="clear" w:color="auto" w:fill="auto"/>
          </w:tcPr>
          <w:p w14:paraId="380DF208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B80981" w:rsidRPr="001A4780" w14:paraId="6DBA5017" w14:textId="77777777" w:rsidTr="005C45BB">
        <w:tc>
          <w:tcPr>
            <w:tcW w:w="750" w:type="pct"/>
            <w:shd w:val="clear" w:color="auto" w:fill="auto"/>
          </w:tcPr>
          <w:p w14:paraId="62CE01DE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42A7CB0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CFE3A03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00046946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4475049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7EDFE0A7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7571937" w14:textId="77777777" w:rsidTr="005C45BB">
        <w:tc>
          <w:tcPr>
            <w:tcW w:w="750" w:type="pct"/>
            <w:vMerge w:val="restart"/>
            <w:shd w:val="clear" w:color="auto" w:fill="auto"/>
            <w:vAlign w:val="center"/>
          </w:tcPr>
          <w:p w14:paraId="1F9F7213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2E81626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CA68213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AD8FDAC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188A977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8" w:type="pct"/>
            <w:gridSpan w:val="2"/>
            <w:shd w:val="clear" w:color="auto" w:fill="auto"/>
          </w:tcPr>
          <w:p w14:paraId="22DA2F58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FD248D6" w14:textId="77777777" w:rsidTr="005C45BB">
        <w:tc>
          <w:tcPr>
            <w:tcW w:w="750" w:type="pct"/>
            <w:vMerge/>
            <w:shd w:val="clear" w:color="auto" w:fill="auto"/>
          </w:tcPr>
          <w:p w14:paraId="536F0914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5BC23A6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DB079E8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641BAFB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2AF1935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266E0FF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C9E1E80" w14:textId="77777777" w:rsidTr="005C45BB">
        <w:tc>
          <w:tcPr>
            <w:tcW w:w="5000" w:type="pct"/>
            <w:gridSpan w:val="11"/>
            <w:shd w:val="clear" w:color="auto" w:fill="auto"/>
          </w:tcPr>
          <w:p w14:paraId="21412E68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B80981" w:rsidRPr="001A4780" w14:paraId="2C3428C1" w14:textId="77777777" w:rsidTr="005C45BB">
        <w:tc>
          <w:tcPr>
            <w:tcW w:w="750" w:type="pct"/>
            <w:shd w:val="clear" w:color="auto" w:fill="auto"/>
          </w:tcPr>
          <w:p w14:paraId="390502B8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0462E1B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F636C71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4441273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5284B917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48BD9619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7DBA677" w14:textId="77777777" w:rsidTr="005C45BB">
        <w:tc>
          <w:tcPr>
            <w:tcW w:w="750" w:type="pct"/>
            <w:shd w:val="clear" w:color="auto" w:fill="auto"/>
          </w:tcPr>
          <w:p w14:paraId="680C4EA0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B313A26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A909E77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91C3331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9E4B138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56FAA0E" w14:textId="276F5C25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B80981" w:rsidRPr="001A4780" w14:paraId="7079C9B0" w14:textId="77777777" w:rsidTr="005C45BB">
        <w:tc>
          <w:tcPr>
            <w:tcW w:w="750" w:type="pct"/>
            <w:shd w:val="clear" w:color="auto" w:fill="auto"/>
          </w:tcPr>
          <w:p w14:paraId="608DF2BA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0A5BF0F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19F7519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D5C00F8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D9E0F78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3C46595" w14:textId="74689119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B80981" w:rsidRPr="001A4780" w14:paraId="0CA0937B" w14:textId="77777777" w:rsidTr="005C45BB">
        <w:tc>
          <w:tcPr>
            <w:tcW w:w="750" w:type="pct"/>
            <w:shd w:val="clear" w:color="auto" w:fill="auto"/>
          </w:tcPr>
          <w:p w14:paraId="0B3B467F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C0C3CA4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C7F5CDB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D1A325F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10B473F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8B90279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44C5FE10" w14:textId="77777777" w:rsidTr="005C45BB">
        <w:tc>
          <w:tcPr>
            <w:tcW w:w="750" w:type="pct"/>
            <w:shd w:val="clear" w:color="auto" w:fill="auto"/>
          </w:tcPr>
          <w:p w14:paraId="46E94C6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F25BD0C" w14:textId="6482E9F8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5D27230" w14:textId="0D56C6F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5738CF4" w14:textId="551C56A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CF34D99" w14:textId="3B3481AF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CF4C21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183D457" w14:textId="77777777" w:rsidTr="005C45BB">
        <w:tc>
          <w:tcPr>
            <w:tcW w:w="750" w:type="pct"/>
            <w:shd w:val="clear" w:color="auto" w:fill="auto"/>
          </w:tcPr>
          <w:p w14:paraId="6A8184C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5D05D41" w14:textId="685FE193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596439B" w14:textId="415DBDC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0AC659B" w14:textId="4446ABC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0C2AC0C" w14:textId="6637B585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74F1FC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B75741F" w14:textId="77777777" w:rsidTr="005C45BB">
        <w:tc>
          <w:tcPr>
            <w:tcW w:w="5000" w:type="pct"/>
            <w:gridSpan w:val="11"/>
            <w:shd w:val="clear" w:color="auto" w:fill="auto"/>
          </w:tcPr>
          <w:p w14:paraId="0746A0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3210678C" w14:textId="77777777" w:rsidTr="005C45BB">
        <w:tc>
          <w:tcPr>
            <w:tcW w:w="750" w:type="pct"/>
            <w:shd w:val="clear" w:color="auto" w:fill="auto"/>
          </w:tcPr>
          <w:p w14:paraId="23F4ABB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C6C7F3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95A5F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B16C26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32DAC5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4A3A1A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A50B6E7" w14:textId="77777777" w:rsidTr="005C45BB">
        <w:tc>
          <w:tcPr>
            <w:tcW w:w="750" w:type="pct"/>
            <w:shd w:val="clear" w:color="auto" w:fill="auto"/>
          </w:tcPr>
          <w:p w14:paraId="3A6142B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048828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8C4430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C4CDA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B5BFB9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2CFD5F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15137FD" w14:textId="77777777" w:rsidTr="005C45BB">
        <w:tc>
          <w:tcPr>
            <w:tcW w:w="750" w:type="pct"/>
            <w:shd w:val="clear" w:color="auto" w:fill="auto"/>
          </w:tcPr>
          <w:p w14:paraId="6585A90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3B1C3E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5B5AA1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54B3C8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25CD5EA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E873C90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152B2FE4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34D8ED8F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011E557A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03C1EA9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481844AF" w14:textId="77777777" w:rsidTr="005C45BB">
        <w:tc>
          <w:tcPr>
            <w:tcW w:w="750" w:type="pct"/>
            <w:shd w:val="clear" w:color="auto" w:fill="auto"/>
          </w:tcPr>
          <w:p w14:paraId="63DDAC6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A2CCD1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3C45F4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F8890B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524BFD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DE011D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FFAA3E" w14:textId="77777777" w:rsidTr="005C45BB">
        <w:tc>
          <w:tcPr>
            <w:tcW w:w="750" w:type="pct"/>
            <w:shd w:val="clear" w:color="auto" w:fill="auto"/>
          </w:tcPr>
          <w:p w14:paraId="660FCB9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702F7F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EE8AF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5567C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1E0DEE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AD40CE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1A27CAF" w14:textId="77777777" w:rsidTr="005C45BB">
        <w:tc>
          <w:tcPr>
            <w:tcW w:w="750" w:type="pct"/>
            <w:shd w:val="clear" w:color="auto" w:fill="auto"/>
          </w:tcPr>
          <w:p w14:paraId="323312C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C64E2C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55C5E0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3912BA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344AD8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CC1609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4DE9299" w14:textId="77777777" w:rsidTr="005C45BB">
        <w:tc>
          <w:tcPr>
            <w:tcW w:w="5000" w:type="pct"/>
            <w:gridSpan w:val="11"/>
            <w:shd w:val="clear" w:color="auto" w:fill="auto"/>
          </w:tcPr>
          <w:p w14:paraId="11960F8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3CE1A8F3" w14:textId="77777777" w:rsidTr="005C45BB">
        <w:tc>
          <w:tcPr>
            <w:tcW w:w="750" w:type="pct"/>
            <w:shd w:val="clear" w:color="auto" w:fill="auto"/>
          </w:tcPr>
          <w:p w14:paraId="29AAC84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7D23DB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79540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33C579F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39E518D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24F7436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D4A55AA" w14:textId="77777777" w:rsidTr="005C45BB">
        <w:tc>
          <w:tcPr>
            <w:tcW w:w="750" w:type="pct"/>
            <w:shd w:val="clear" w:color="auto" w:fill="auto"/>
          </w:tcPr>
          <w:p w14:paraId="381B46A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972160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8C3446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624496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9201B5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FC5408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B4A28A0" w14:textId="77777777" w:rsidTr="005C45BB">
        <w:tc>
          <w:tcPr>
            <w:tcW w:w="750" w:type="pct"/>
            <w:shd w:val="clear" w:color="auto" w:fill="auto"/>
          </w:tcPr>
          <w:p w14:paraId="47C5189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F4C939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7C81AE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2BC9E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9260A7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36CAD8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A6B02BC" w14:textId="77777777" w:rsidTr="005C45BB">
        <w:tc>
          <w:tcPr>
            <w:tcW w:w="750" w:type="pct"/>
            <w:shd w:val="clear" w:color="auto" w:fill="auto"/>
          </w:tcPr>
          <w:p w14:paraId="4705636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4C2779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3730FF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03903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6480DE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5495C6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2F0DC50" w14:textId="77777777" w:rsidTr="005C45BB">
        <w:tc>
          <w:tcPr>
            <w:tcW w:w="750" w:type="pct"/>
            <w:shd w:val="clear" w:color="auto" w:fill="auto"/>
          </w:tcPr>
          <w:p w14:paraId="6654B0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A144AA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780478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F45BB1F" w14:textId="128FA2F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128785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89E7B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58C967" w14:textId="77777777" w:rsidTr="005C45BB">
        <w:tc>
          <w:tcPr>
            <w:tcW w:w="5000" w:type="pct"/>
            <w:gridSpan w:val="11"/>
            <w:shd w:val="clear" w:color="auto" w:fill="auto"/>
            <w:vAlign w:val="center"/>
          </w:tcPr>
          <w:p w14:paraId="173AA1AB" w14:textId="1C8B88C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 протокола</w:t>
            </w:r>
          </w:p>
        </w:tc>
      </w:tr>
      <w:tr w:rsidR="004A5F56" w:rsidRPr="001A4780" w14:paraId="77B2A2B0" w14:textId="77777777" w:rsidTr="005C45BB">
        <w:tc>
          <w:tcPr>
            <w:tcW w:w="750" w:type="pct"/>
            <w:shd w:val="clear" w:color="auto" w:fill="auto"/>
            <w:vAlign w:val="center"/>
          </w:tcPr>
          <w:p w14:paraId="16B1FF73" w14:textId="77777777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5A195DA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2FE93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B5D39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2279E89B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39DD3E7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B36FE37" w14:textId="77777777" w:rsidTr="005C45BB">
        <w:tc>
          <w:tcPr>
            <w:tcW w:w="750" w:type="pct"/>
            <w:shd w:val="clear" w:color="auto" w:fill="auto"/>
            <w:vAlign w:val="center"/>
          </w:tcPr>
          <w:p w14:paraId="35C2D43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E5303B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1C33C62" w14:textId="71D29AE8" w:rsidR="004A5F56" w:rsidRPr="009A215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9F04375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158C0C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4E7C9D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E0E83A" w14:textId="77777777" w:rsidTr="005C45BB">
        <w:tc>
          <w:tcPr>
            <w:tcW w:w="750" w:type="pct"/>
            <w:shd w:val="clear" w:color="auto" w:fill="auto"/>
            <w:vAlign w:val="center"/>
          </w:tcPr>
          <w:p w14:paraId="34C0BD5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12B7064" w14:textId="64F5A5D0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03824">
              <w:rPr>
                <w:sz w:val="20"/>
              </w:rPr>
              <w:t>execution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A838D5C" w14:textId="6F61D3D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3D2E4E2" w14:textId="1707C12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CA35924" w14:textId="053578A4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03824">
              <w:rPr>
                <w:sz w:val="20"/>
              </w:rPr>
              <w:t>Проведение процедуры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19F85E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F65527" w14:textId="77777777" w:rsidTr="005C45BB">
        <w:tc>
          <w:tcPr>
            <w:tcW w:w="750" w:type="pct"/>
            <w:shd w:val="clear" w:color="auto" w:fill="auto"/>
            <w:vAlign w:val="center"/>
          </w:tcPr>
          <w:p w14:paraId="6924371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D6170AD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E2C6D1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962202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478BB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6ACF31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0CF21855" w14:textId="77777777" w:rsidTr="005C45BB">
        <w:tc>
          <w:tcPr>
            <w:tcW w:w="750" w:type="pct"/>
            <w:shd w:val="clear" w:color="auto" w:fill="auto"/>
            <w:vAlign w:val="center"/>
          </w:tcPr>
          <w:p w14:paraId="563A464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4A68A74" w14:textId="77777777" w:rsidR="004A5F56" w:rsidRPr="00994B57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41A3F42" w14:textId="24352BB5" w:rsidR="004A5F56" w:rsidRPr="00994B5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DF9AC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E6A0EC7" w14:textId="0B2C8876" w:rsidR="004A5F56" w:rsidRPr="00D0382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5C5B65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60F9D8D" w14:textId="77777777" w:rsidTr="005C45BB">
        <w:tc>
          <w:tcPr>
            <w:tcW w:w="750" w:type="pct"/>
            <w:shd w:val="clear" w:color="auto" w:fill="auto"/>
            <w:vAlign w:val="center"/>
          </w:tcPr>
          <w:p w14:paraId="3E9C22B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6ED666F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C7F658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E669E2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1CEC55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8" w:type="pct"/>
            <w:gridSpan w:val="2"/>
            <w:shd w:val="clear" w:color="auto" w:fill="auto"/>
          </w:tcPr>
          <w:p w14:paraId="54748B4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CE0FB74" w14:textId="77777777" w:rsidTr="005C45BB">
        <w:tc>
          <w:tcPr>
            <w:tcW w:w="5000" w:type="pct"/>
            <w:gridSpan w:val="11"/>
            <w:shd w:val="clear" w:color="auto" w:fill="auto"/>
            <w:vAlign w:val="center"/>
          </w:tcPr>
          <w:p w14:paraId="35313C3F" w14:textId="2C62A1A2" w:rsidR="004A5F56" w:rsidRPr="006A57F1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6A57F1">
              <w:rPr>
                <w:b/>
                <w:sz w:val="20"/>
              </w:rPr>
              <w:t>Проведение процедуры</w:t>
            </w:r>
          </w:p>
        </w:tc>
      </w:tr>
      <w:tr w:rsidR="004A5F56" w:rsidRPr="001A4780" w14:paraId="3B2090A8" w14:textId="77777777" w:rsidTr="005C45BB">
        <w:tc>
          <w:tcPr>
            <w:tcW w:w="750" w:type="pct"/>
            <w:shd w:val="clear" w:color="auto" w:fill="auto"/>
            <w:vAlign w:val="center"/>
          </w:tcPr>
          <w:p w14:paraId="1E1B5E52" w14:textId="5DF86BA6" w:rsidR="004A5F56" w:rsidRPr="006A57F1" w:rsidRDefault="004A5F56" w:rsidP="004A5F56">
            <w:pPr>
              <w:spacing w:before="0" w:after="0"/>
              <w:rPr>
                <w:b/>
                <w:sz w:val="20"/>
              </w:rPr>
            </w:pPr>
            <w:r w:rsidRPr="006A57F1">
              <w:rPr>
                <w:b/>
                <w:sz w:val="20"/>
              </w:rPr>
              <w:t>execution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AFE26B7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31FF36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1BCA783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1737541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0566283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FA47513" w14:textId="77777777" w:rsidTr="005C45BB">
        <w:tc>
          <w:tcPr>
            <w:tcW w:w="750" w:type="pct"/>
            <w:shd w:val="clear" w:color="auto" w:fill="auto"/>
            <w:vAlign w:val="center"/>
          </w:tcPr>
          <w:p w14:paraId="6B5A40F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07C2073" w14:textId="4B373FF3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openingDate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4F59CE4" w14:textId="3A7943AE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D90AAC0" w14:textId="592630F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1F35783" w14:textId="119F7075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 xml:space="preserve">Дата и время вскрытия конвертов, </w:t>
            </w:r>
            <w:proofErr w:type="gramStart"/>
            <w:r w:rsidRPr="006A57F1">
              <w:rPr>
                <w:sz w:val="20"/>
              </w:rPr>
              <w:t>открытии</w:t>
            </w:r>
            <w:proofErr w:type="gramEnd"/>
            <w:r w:rsidRPr="006A57F1">
              <w:rPr>
                <w:sz w:val="20"/>
              </w:rPr>
              <w:t xml:space="preserve"> доступа к электронным документам заявок участников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F7110F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5B569C" w14:textId="77777777" w:rsidTr="005C45BB">
        <w:tc>
          <w:tcPr>
            <w:tcW w:w="750" w:type="pct"/>
            <w:shd w:val="clear" w:color="auto" w:fill="auto"/>
            <w:vAlign w:val="center"/>
          </w:tcPr>
          <w:p w14:paraId="032C2D3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0CFBCF2" w14:textId="6375BA0E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scoringDate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C907691" w14:textId="706D0A2C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D2183AC" w14:textId="222C2A9B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9C54602" w14:textId="572B7D78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Дата окончания рассмотрения и оценки заявок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01BA37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DE9A23B" w14:textId="77777777" w:rsidTr="005C45BB">
        <w:tc>
          <w:tcPr>
            <w:tcW w:w="5000" w:type="pct"/>
            <w:gridSpan w:val="11"/>
            <w:shd w:val="clear" w:color="auto" w:fill="auto"/>
          </w:tcPr>
          <w:p w14:paraId="108D75B7" w14:textId="0B11671A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</w:t>
            </w:r>
            <w:r>
              <w:rPr>
                <w:b/>
                <w:sz w:val="20"/>
              </w:rPr>
              <w:t>и</w:t>
            </w:r>
          </w:p>
        </w:tc>
      </w:tr>
      <w:tr w:rsidR="004A5F56" w:rsidRPr="001A4780" w14:paraId="0EC73380" w14:textId="77777777" w:rsidTr="005C45BB">
        <w:tc>
          <w:tcPr>
            <w:tcW w:w="750" w:type="pct"/>
            <w:shd w:val="clear" w:color="auto" w:fill="auto"/>
            <w:vAlign w:val="center"/>
          </w:tcPr>
          <w:p w14:paraId="32ABB2C2" w14:textId="46243E90" w:rsidR="004A5F56" w:rsidRPr="006A57F1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1542C8">
              <w:rPr>
                <w:b/>
                <w:sz w:val="20"/>
              </w:rPr>
              <w:t>application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FF5860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924AF2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F609D4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187E570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41DE78A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964602C" w14:textId="77777777" w:rsidTr="005C45BB">
        <w:tc>
          <w:tcPr>
            <w:tcW w:w="750" w:type="pct"/>
            <w:shd w:val="clear" w:color="auto" w:fill="auto"/>
            <w:vAlign w:val="center"/>
          </w:tcPr>
          <w:p w14:paraId="0B0F7C03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C152FA4" w14:textId="655D44C6" w:rsidR="004A5F56" w:rsidRPr="006A57F1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application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3D19B65" w14:textId="2B81D28E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B432C10" w14:textId="2E775180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AFE2864" w14:textId="778103F5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3608895" w14:textId="3C22169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265C179" w14:textId="77777777" w:rsidTr="005C45BB">
        <w:tc>
          <w:tcPr>
            <w:tcW w:w="750" w:type="pct"/>
            <w:shd w:val="clear" w:color="auto" w:fill="auto"/>
            <w:vAlign w:val="center"/>
          </w:tcPr>
          <w:p w14:paraId="2701867B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090D66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F7D1B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0DA196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0B2A60B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73CC5F0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6CBFFF1" w14:textId="77777777" w:rsidTr="005C45BB">
        <w:tc>
          <w:tcPr>
            <w:tcW w:w="750" w:type="pct"/>
            <w:shd w:val="clear" w:color="auto" w:fill="auto"/>
            <w:vAlign w:val="center"/>
          </w:tcPr>
          <w:p w14:paraId="14BBE81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7C3AFD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93DDB1D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50BEC15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56CC7E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93DE6C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487558" w14:textId="77777777" w:rsidTr="005C45BB">
        <w:tc>
          <w:tcPr>
            <w:tcW w:w="750" w:type="pct"/>
            <w:shd w:val="clear" w:color="auto" w:fill="auto"/>
            <w:vAlign w:val="center"/>
          </w:tcPr>
          <w:p w14:paraId="6B26A6A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4D52ACA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D76F7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3DBC0C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0808EDB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EF5303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0D365DF" w14:textId="77777777" w:rsidTr="005C45BB">
        <w:tc>
          <w:tcPr>
            <w:tcW w:w="750" w:type="pct"/>
            <w:shd w:val="clear" w:color="auto" w:fill="auto"/>
            <w:vAlign w:val="center"/>
          </w:tcPr>
          <w:p w14:paraId="59CA7AF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7DD7429" w14:textId="1EF53ED5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5BE1579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84A8EDC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F5767D7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Сведения об участнике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737556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E7E92B7" w14:textId="77777777" w:rsidTr="005C45BB">
        <w:tc>
          <w:tcPr>
            <w:tcW w:w="750" w:type="pct"/>
            <w:shd w:val="clear" w:color="auto" w:fill="auto"/>
            <w:vAlign w:val="center"/>
          </w:tcPr>
          <w:p w14:paraId="736CB3A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C357F9E" w14:textId="4D4AA62B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price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B6D885F" w14:textId="748891D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4157249" w14:textId="27BFB0BE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Т(1-21)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5CE4930" w14:textId="2DC4DE15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Предполагаемая цена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5DA9B24" w14:textId="7048CBAF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CC6BB7">
              <w:rPr>
                <w:sz w:val="20"/>
              </w:rPr>
              <w:t>(-)?\d+(\.\d{1,2})?</w:t>
            </w:r>
          </w:p>
        </w:tc>
      </w:tr>
      <w:tr w:rsidR="004A5F56" w:rsidRPr="001A4780" w14:paraId="35269114" w14:textId="77777777" w:rsidTr="005C45BB">
        <w:tc>
          <w:tcPr>
            <w:tcW w:w="750" w:type="pct"/>
            <w:shd w:val="clear" w:color="auto" w:fill="auto"/>
            <w:vAlign w:val="center"/>
          </w:tcPr>
          <w:p w14:paraId="2BD9A1D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7231092" w14:textId="3DFA75A9" w:rsidR="004A5F56" w:rsidRPr="006A57F1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spelledPrice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73F8BD9" w14:textId="4C80AFA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BE509BA" w14:textId="417D81E8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CB3152F" w14:textId="38D049C6" w:rsidR="004A5F56" w:rsidRPr="006A57F1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Предполагаемая цена прописью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D40AC7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AEC4003" w14:textId="77777777" w:rsidTr="005C45BB">
        <w:tc>
          <w:tcPr>
            <w:tcW w:w="750" w:type="pct"/>
            <w:shd w:val="clear" w:color="auto" w:fill="auto"/>
            <w:vAlign w:val="center"/>
          </w:tcPr>
          <w:p w14:paraId="56F64BD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1C7ACD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admittedInfo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43F00D0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00EE855" w14:textId="77777777" w:rsidR="004A5F56" w:rsidRPr="0023475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6F3C44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Информация о допуске заявки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0BD582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2F1D0E9" w14:textId="77777777" w:rsidTr="005C45BB">
        <w:tc>
          <w:tcPr>
            <w:tcW w:w="750" w:type="pct"/>
            <w:shd w:val="clear" w:color="auto" w:fill="auto"/>
            <w:vAlign w:val="center"/>
          </w:tcPr>
          <w:p w14:paraId="323EEE4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3485B30" w14:textId="4867C0DF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correspondencies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9DF03CB" w14:textId="4DB0EA67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BA18E42" w14:textId="171D48F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FDB826B" w14:textId="0EA792A1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3273A3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FFA660" w14:textId="77777777" w:rsidTr="005C45BB">
        <w:tc>
          <w:tcPr>
            <w:tcW w:w="750" w:type="pct"/>
            <w:shd w:val="clear" w:color="auto" w:fill="auto"/>
            <w:vAlign w:val="center"/>
          </w:tcPr>
          <w:p w14:paraId="5EE0BCF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EBE78B1" w14:textId="6666F8EE" w:rsidR="004A5F56" w:rsidRPr="006A57F1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C290F25" w14:textId="1768B26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E36C70B" w14:textId="2691017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67EF193" w14:textId="23F32414" w:rsidR="004A5F56" w:rsidRPr="006A57F1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F06628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986A718" w14:textId="77777777" w:rsidTr="005C45BB">
        <w:tc>
          <w:tcPr>
            <w:tcW w:w="5000" w:type="pct"/>
            <w:gridSpan w:val="11"/>
            <w:shd w:val="clear" w:color="auto" w:fill="auto"/>
            <w:vAlign w:val="center"/>
          </w:tcPr>
          <w:p w14:paraId="54609D7D" w14:textId="65451C06" w:rsidR="004A5F56" w:rsidRPr="00AB22F7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AB22F7">
              <w:rPr>
                <w:b/>
                <w:sz w:val="20"/>
              </w:rPr>
              <w:t>Сведения об участнике</w:t>
            </w:r>
          </w:p>
        </w:tc>
      </w:tr>
      <w:tr w:rsidR="004A5F56" w:rsidRPr="001A4780" w14:paraId="34CFB1BD" w14:textId="77777777" w:rsidTr="005C45BB">
        <w:tc>
          <w:tcPr>
            <w:tcW w:w="750" w:type="pct"/>
            <w:shd w:val="clear" w:color="auto" w:fill="auto"/>
            <w:vAlign w:val="center"/>
          </w:tcPr>
          <w:p w14:paraId="454AE3D5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51341E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ED478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28139C8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1368F81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3D02F07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F14AD9C" w14:textId="77777777" w:rsidTr="005C45BB">
        <w:tc>
          <w:tcPr>
            <w:tcW w:w="750" w:type="pct"/>
            <w:shd w:val="clear" w:color="auto" w:fill="auto"/>
          </w:tcPr>
          <w:p w14:paraId="1EE2757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0C0BC2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CFF1C4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1ECB0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031722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3F4BD7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3B933B9" w14:textId="77777777" w:rsidTr="005C45BB">
        <w:tc>
          <w:tcPr>
            <w:tcW w:w="750" w:type="pct"/>
            <w:shd w:val="clear" w:color="auto" w:fill="auto"/>
          </w:tcPr>
          <w:p w14:paraId="375510C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57254F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E32BFC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BF32D2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B17E31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E6F025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6A67B75" w14:textId="77777777" w:rsidTr="005C45BB">
        <w:tc>
          <w:tcPr>
            <w:tcW w:w="750" w:type="pct"/>
            <w:shd w:val="clear" w:color="auto" w:fill="auto"/>
          </w:tcPr>
          <w:p w14:paraId="330206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FC2B1A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B2650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7F3A93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9AE8A6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801585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3EF2B8A" w14:textId="77777777" w:rsidTr="005C45BB">
        <w:tc>
          <w:tcPr>
            <w:tcW w:w="750" w:type="pct"/>
            <w:shd w:val="clear" w:color="auto" w:fill="auto"/>
          </w:tcPr>
          <w:p w14:paraId="6BDB3BC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490258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8FC21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B8BEED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256C47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5BCB81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CE88598" w14:textId="77777777" w:rsidTr="005C45BB">
        <w:tc>
          <w:tcPr>
            <w:tcW w:w="750" w:type="pct"/>
            <w:shd w:val="clear" w:color="auto" w:fill="auto"/>
          </w:tcPr>
          <w:p w14:paraId="49662E2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005E3B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CFDB0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B779A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65BF24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06A666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7EA448B" w14:textId="77777777" w:rsidTr="005C45BB">
        <w:tc>
          <w:tcPr>
            <w:tcW w:w="750" w:type="pct"/>
            <w:shd w:val="clear" w:color="auto" w:fill="auto"/>
          </w:tcPr>
          <w:p w14:paraId="6F59E6D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6F8CE8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17A20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FB0AF7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848C49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AAADC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890ABA2" w14:textId="77777777" w:rsidTr="005C45BB">
        <w:tc>
          <w:tcPr>
            <w:tcW w:w="750" w:type="pct"/>
            <w:shd w:val="clear" w:color="auto" w:fill="auto"/>
          </w:tcPr>
          <w:p w14:paraId="3154572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BA1023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ADD9EB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31DA911" w14:textId="3C67523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3EBD6E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9A1359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E7AD538" w14:textId="77777777" w:rsidTr="005C45BB">
        <w:tc>
          <w:tcPr>
            <w:tcW w:w="750" w:type="pct"/>
            <w:shd w:val="clear" w:color="auto" w:fill="auto"/>
          </w:tcPr>
          <w:p w14:paraId="311522E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2E96CA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FF965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DC47432" w14:textId="62CA6E6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4AA778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AB78BC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5448CA4" w14:textId="77777777" w:rsidTr="005C45BB">
        <w:tc>
          <w:tcPr>
            <w:tcW w:w="750" w:type="pct"/>
            <w:shd w:val="clear" w:color="auto" w:fill="auto"/>
          </w:tcPr>
          <w:p w14:paraId="0952A37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255786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3F7CF8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4E1EB1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A04211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B76BD2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4E625E0" w14:textId="77777777" w:rsidTr="005C45BB">
        <w:tc>
          <w:tcPr>
            <w:tcW w:w="750" w:type="pct"/>
            <w:shd w:val="clear" w:color="auto" w:fill="auto"/>
          </w:tcPr>
          <w:p w14:paraId="71D43DE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656B37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72F7DB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3F7038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64F9D2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74D8B4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59786A6" w14:textId="77777777" w:rsidTr="005C45BB">
        <w:tc>
          <w:tcPr>
            <w:tcW w:w="750" w:type="pct"/>
            <w:shd w:val="clear" w:color="auto" w:fill="auto"/>
          </w:tcPr>
          <w:p w14:paraId="5C47C37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823665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1198F2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C951D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FA398D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22AF8C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3CA4E93" w14:textId="77777777" w:rsidTr="005C45BB">
        <w:tc>
          <w:tcPr>
            <w:tcW w:w="750" w:type="pct"/>
            <w:shd w:val="clear" w:color="auto" w:fill="auto"/>
          </w:tcPr>
          <w:p w14:paraId="41154E4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96971B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D3CEE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59C165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012F99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2FE60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81F2B03" w14:textId="77777777" w:rsidTr="005C45BB">
        <w:tc>
          <w:tcPr>
            <w:tcW w:w="750" w:type="pct"/>
            <w:shd w:val="clear" w:color="auto" w:fill="auto"/>
          </w:tcPr>
          <w:p w14:paraId="2335269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916F3E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097DED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D4C32C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F45966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BA79C2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C41E8F1" w14:textId="77777777" w:rsidTr="005C45BB">
        <w:tc>
          <w:tcPr>
            <w:tcW w:w="750" w:type="pct"/>
            <w:shd w:val="clear" w:color="auto" w:fill="auto"/>
          </w:tcPr>
          <w:p w14:paraId="1EC1E2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F1D8B4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B75CC6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12F9DE6" w14:textId="0AF9945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AC984F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FFE5CF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05A9678" w14:textId="77777777" w:rsidTr="005C45BB">
        <w:tc>
          <w:tcPr>
            <w:tcW w:w="750" w:type="pct"/>
            <w:shd w:val="clear" w:color="auto" w:fill="auto"/>
          </w:tcPr>
          <w:p w14:paraId="179244A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15FE7F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7521AB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3D886B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4B62F2C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5C3C6008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133D03D4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26C8853A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75ABD82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C9091C8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31358D49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6E79E503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5553867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149CC242" w14:textId="77777777" w:rsidTr="005C45BB">
        <w:tc>
          <w:tcPr>
            <w:tcW w:w="5000" w:type="pct"/>
            <w:gridSpan w:val="11"/>
            <w:shd w:val="clear" w:color="auto" w:fill="auto"/>
          </w:tcPr>
          <w:p w14:paraId="2E4B2A2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6C046848" w14:textId="77777777" w:rsidTr="005C45BB">
        <w:tc>
          <w:tcPr>
            <w:tcW w:w="750" w:type="pct"/>
            <w:shd w:val="clear" w:color="auto" w:fill="auto"/>
          </w:tcPr>
          <w:p w14:paraId="5CD526A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838DC3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864F40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3F1DC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09B4FD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15243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0277AAB" w14:textId="77777777" w:rsidTr="005C45BB">
        <w:tc>
          <w:tcPr>
            <w:tcW w:w="750" w:type="pct"/>
            <w:shd w:val="clear" w:color="auto" w:fill="auto"/>
          </w:tcPr>
          <w:p w14:paraId="0021912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2CAA73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7EA4B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C826C6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286914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F80180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301535F" w14:textId="77777777" w:rsidTr="005C45BB">
        <w:tc>
          <w:tcPr>
            <w:tcW w:w="750" w:type="pct"/>
            <w:shd w:val="clear" w:color="auto" w:fill="auto"/>
          </w:tcPr>
          <w:p w14:paraId="6599EB0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CDB585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5D9F7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5FE6B8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C70EEA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380E5E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8FA203C" w14:textId="77777777" w:rsidTr="005C45BB">
        <w:tc>
          <w:tcPr>
            <w:tcW w:w="5000" w:type="pct"/>
            <w:gridSpan w:val="11"/>
            <w:shd w:val="clear" w:color="auto" w:fill="auto"/>
          </w:tcPr>
          <w:p w14:paraId="34E825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4F7BA1E9" w14:textId="77777777" w:rsidTr="005C45BB">
        <w:tc>
          <w:tcPr>
            <w:tcW w:w="750" w:type="pct"/>
            <w:shd w:val="clear" w:color="auto" w:fill="auto"/>
          </w:tcPr>
          <w:p w14:paraId="3EB3751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59FBE4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C53C2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45C42E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27EF53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B92881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1BC09259" w14:textId="77777777" w:rsidTr="005C45BB">
        <w:tc>
          <w:tcPr>
            <w:tcW w:w="750" w:type="pct"/>
            <w:shd w:val="clear" w:color="auto" w:fill="auto"/>
          </w:tcPr>
          <w:p w14:paraId="54FF536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22F04C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D85F1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7C5437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5BABA1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7831B7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31402CC" w14:textId="77777777" w:rsidTr="005C45BB">
        <w:tc>
          <w:tcPr>
            <w:tcW w:w="750" w:type="pct"/>
            <w:shd w:val="clear" w:color="auto" w:fill="auto"/>
          </w:tcPr>
          <w:p w14:paraId="45BB211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6F086F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477240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9AECA8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19CAC0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27F921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D9AC3D2" w14:textId="77777777" w:rsidTr="005C45BB">
        <w:tc>
          <w:tcPr>
            <w:tcW w:w="5000" w:type="pct"/>
            <w:gridSpan w:val="11"/>
            <w:shd w:val="clear" w:color="auto" w:fill="auto"/>
          </w:tcPr>
          <w:p w14:paraId="41BC3DC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2FAA60DE" w14:textId="77777777" w:rsidTr="005C45BB">
        <w:tc>
          <w:tcPr>
            <w:tcW w:w="750" w:type="pct"/>
            <w:shd w:val="clear" w:color="auto" w:fill="auto"/>
          </w:tcPr>
          <w:p w14:paraId="655748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09471E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9E276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FE1111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85A2E4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6AEEC4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C9FBB29" w14:textId="77777777" w:rsidTr="005C45BB">
        <w:tc>
          <w:tcPr>
            <w:tcW w:w="750" w:type="pct"/>
            <w:shd w:val="clear" w:color="auto" w:fill="auto"/>
          </w:tcPr>
          <w:p w14:paraId="3652E3A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4F4C16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CAB912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CECB37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FAD2FA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209CA3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0486879" w14:textId="77777777" w:rsidTr="005C45BB">
        <w:tc>
          <w:tcPr>
            <w:tcW w:w="750" w:type="pct"/>
            <w:shd w:val="clear" w:color="auto" w:fill="auto"/>
          </w:tcPr>
          <w:p w14:paraId="36DBCE3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981ED6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87DDD8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FA7DAE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585DAE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B2BF44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A54206D" w14:textId="77777777" w:rsidTr="005C45BB">
        <w:tc>
          <w:tcPr>
            <w:tcW w:w="750" w:type="pct"/>
            <w:shd w:val="clear" w:color="auto" w:fill="auto"/>
          </w:tcPr>
          <w:p w14:paraId="44DCA17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F2BB60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AF272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210F1B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F15ED3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73B55B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76EA7BE" w14:textId="77777777" w:rsidTr="005C45BB">
        <w:tc>
          <w:tcPr>
            <w:tcW w:w="5000" w:type="pct"/>
            <w:gridSpan w:val="11"/>
            <w:shd w:val="clear" w:color="auto" w:fill="auto"/>
            <w:vAlign w:val="center"/>
          </w:tcPr>
          <w:p w14:paraId="38FDB0A6" w14:textId="59BDD76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7617C">
              <w:rPr>
                <w:b/>
                <w:sz w:val="20"/>
              </w:rPr>
              <w:t>Информация о допуске заявки</w:t>
            </w:r>
          </w:p>
        </w:tc>
      </w:tr>
      <w:tr w:rsidR="004A5F56" w:rsidRPr="001A4780" w14:paraId="70B0C745" w14:textId="77777777" w:rsidTr="005C45BB">
        <w:tc>
          <w:tcPr>
            <w:tcW w:w="750" w:type="pct"/>
            <w:shd w:val="clear" w:color="auto" w:fill="auto"/>
            <w:vAlign w:val="center"/>
          </w:tcPr>
          <w:p w14:paraId="6B262340" w14:textId="67705CD0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87617C">
              <w:rPr>
                <w:b/>
                <w:sz w:val="20"/>
              </w:rPr>
              <w:t>admittedInfo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123386D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F386FE9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232A0DF8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1F66B225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41CD01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2328F3" w14:textId="77777777" w:rsidTr="005C45BB">
        <w:tc>
          <w:tcPr>
            <w:tcW w:w="750" w:type="pct"/>
            <w:vMerge w:val="restart"/>
            <w:shd w:val="clear" w:color="auto" w:fill="auto"/>
          </w:tcPr>
          <w:p w14:paraId="504C6B70" w14:textId="5BA98BC1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EC27D8F" w14:textId="12636074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6579092" w14:textId="097806DB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851FEAB" w14:textId="5CABA253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CA3A07D" w14:textId="3F7F2EC8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C50C85B" w14:textId="0D32865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7065EE66" w14:textId="77777777" w:rsidTr="005C45BB">
        <w:tc>
          <w:tcPr>
            <w:tcW w:w="750" w:type="pct"/>
            <w:vMerge/>
            <w:shd w:val="clear" w:color="auto" w:fill="auto"/>
            <w:vAlign w:val="center"/>
          </w:tcPr>
          <w:p w14:paraId="19E6963F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E1EA98F" w14:textId="6657E58F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resultType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95BA60C" w14:textId="550E7CC2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BFDDEB3" w14:textId="27D50834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T(1-17)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2A871AF" w14:textId="77777777" w:rsidR="004A5F56" w:rsidRPr="00FA312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Результат оценки в текстовом представлении, возможные значения:</w:t>
            </w:r>
          </w:p>
          <w:p w14:paraId="031E024C" w14:textId="77777777" w:rsidR="004A5F56" w:rsidRPr="00FA312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WIN_OFFER – Победитель</w:t>
            </w:r>
          </w:p>
          <w:p w14:paraId="314AC82B" w14:textId="77777777" w:rsidR="004A5F56" w:rsidRPr="00FA312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LIKE_WIN_OFFER – Предложение о цене контракта такое же, как у победителя</w:t>
            </w:r>
          </w:p>
          <w:p w14:paraId="1CEDFA0F" w14:textId="77777777" w:rsidR="004A5F56" w:rsidRPr="00FA312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SECOND_OFFER – Лучшее предложение о цене контракта после победителя</w:t>
            </w:r>
          </w:p>
          <w:p w14:paraId="25551F51" w14:textId="709ED329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PASS_OFFER – Все остальные заявки</w:t>
            </w:r>
            <w:r w:rsidRPr="00FA3126">
              <w:rPr>
                <w:sz w:val="20"/>
              </w:rPr>
              <w:tab/>
            </w:r>
            <w:r w:rsidRPr="00FA3126">
              <w:rPr>
                <w:sz w:val="20"/>
              </w:rPr>
              <w:tab/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817B133" w14:textId="77777777" w:rsidR="004A5F56" w:rsidRPr="0022378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Допустимые</w:t>
            </w:r>
            <w:r w:rsidRPr="00223780">
              <w:rPr>
                <w:sz w:val="20"/>
                <w:lang w:val="en-US"/>
              </w:rPr>
              <w:t xml:space="preserve"> </w:t>
            </w:r>
            <w:r>
              <w:rPr>
                <w:sz w:val="20"/>
              </w:rPr>
              <w:t>значения</w:t>
            </w:r>
            <w:r w:rsidRPr="00223780">
              <w:rPr>
                <w:sz w:val="20"/>
                <w:lang w:val="en-US"/>
              </w:rPr>
              <w:t>:</w:t>
            </w:r>
          </w:p>
          <w:p w14:paraId="5FF5BB2E" w14:textId="77777777" w:rsidR="004A5F56" w:rsidRPr="0022378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223780">
              <w:rPr>
                <w:sz w:val="20"/>
                <w:lang w:val="en-US"/>
              </w:rPr>
              <w:t xml:space="preserve">WIN_OFFER </w:t>
            </w:r>
          </w:p>
          <w:p w14:paraId="711AC2C1" w14:textId="77777777" w:rsidR="004A5F56" w:rsidRPr="0022378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223780">
              <w:rPr>
                <w:sz w:val="20"/>
                <w:lang w:val="en-US"/>
              </w:rPr>
              <w:t xml:space="preserve">LIKE_WIN_OFFER </w:t>
            </w:r>
          </w:p>
          <w:p w14:paraId="2AAE474C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FA3126">
              <w:rPr>
                <w:sz w:val="20"/>
                <w:lang w:val="en-US"/>
              </w:rPr>
              <w:t xml:space="preserve">SECOND_OFFER </w:t>
            </w:r>
          </w:p>
          <w:p w14:paraId="4D9F394C" w14:textId="7AF1F8B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  <w:lang w:val="en-US"/>
              </w:rPr>
              <w:t xml:space="preserve">PASS_OFFER </w:t>
            </w:r>
          </w:p>
        </w:tc>
      </w:tr>
      <w:tr w:rsidR="004A5F56" w:rsidRPr="001A4780" w14:paraId="575013FE" w14:textId="77777777" w:rsidTr="005C45BB">
        <w:tc>
          <w:tcPr>
            <w:tcW w:w="5000" w:type="pct"/>
            <w:gridSpan w:val="11"/>
            <w:shd w:val="clear" w:color="auto" w:fill="auto"/>
          </w:tcPr>
          <w:p w14:paraId="1E239D23" w14:textId="2D90368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0D49200D" w14:textId="77777777" w:rsidTr="005C45BB">
        <w:tc>
          <w:tcPr>
            <w:tcW w:w="750" w:type="pct"/>
            <w:shd w:val="clear" w:color="auto" w:fill="auto"/>
            <w:vAlign w:val="center"/>
          </w:tcPr>
          <w:p w14:paraId="0CFDE000" w14:textId="25243921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2871235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2D22332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229CE187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7784B089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3875765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CA3D65" w14:textId="77777777" w:rsidTr="005C45BB">
        <w:tc>
          <w:tcPr>
            <w:tcW w:w="750" w:type="pct"/>
            <w:shd w:val="clear" w:color="auto" w:fill="auto"/>
            <w:vAlign w:val="center"/>
          </w:tcPr>
          <w:p w14:paraId="495F5AA7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A25A0E4" w14:textId="79B07343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9A3E11" w14:textId="0142CE19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84BF9F3" w14:textId="7AE95930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5C0CF13" w14:textId="650F8AE9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20D4BFA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65F509B" w14:textId="77777777" w:rsidTr="005C45BB">
        <w:tc>
          <w:tcPr>
            <w:tcW w:w="750" w:type="pct"/>
            <w:shd w:val="clear" w:color="auto" w:fill="auto"/>
            <w:vAlign w:val="center"/>
          </w:tcPr>
          <w:p w14:paraId="5CEBA8DA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7B994D3" w14:textId="2050F76B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58F567F" w14:textId="5D30977D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6F5F291" w14:textId="2C308B86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46799DE" w14:textId="5D6569D9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1586906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D404A8" w14:textId="77777777" w:rsidTr="005C45BB">
        <w:tc>
          <w:tcPr>
            <w:tcW w:w="5000" w:type="pct"/>
            <w:gridSpan w:val="11"/>
            <w:shd w:val="clear" w:color="auto" w:fill="auto"/>
            <w:vAlign w:val="center"/>
          </w:tcPr>
          <w:p w14:paraId="3A3859A6" w14:textId="37F77B1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44EF4535" w14:textId="77777777" w:rsidTr="005C45BB">
        <w:tc>
          <w:tcPr>
            <w:tcW w:w="750" w:type="pct"/>
            <w:shd w:val="clear" w:color="auto" w:fill="auto"/>
          </w:tcPr>
          <w:p w14:paraId="46C36238" w14:textId="401376A8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09BD93B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5E992F0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6CB6C73E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3B068F5C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05B67D3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5C1DC09" w14:textId="77777777" w:rsidTr="005C45BB">
        <w:tc>
          <w:tcPr>
            <w:tcW w:w="750" w:type="pct"/>
            <w:shd w:val="clear" w:color="auto" w:fill="auto"/>
            <w:vAlign w:val="center"/>
          </w:tcPr>
          <w:p w14:paraId="2A3ED700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7CADF2F" w14:textId="45BBED43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CE0F327" w14:textId="558A0233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CDCFA47" w14:textId="2A8336B8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47A7132" w14:textId="06D702AB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185591A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8A7CE7C" w14:textId="77777777" w:rsidTr="005C45BB">
        <w:tc>
          <w:tcPr>
            <w:tcW w:w="750" w:type="pct"/>
            <w:shd w:val="clear" w:color="auto" w:fill="auto"/>
            <w:vAlign w:val="center"/>
          </w:tcPr>
          <w:p w14:paraId="1922FE5E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E851F5B" w14:textId="018E1B1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410E3A4" w14:textId="43B1E0FA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6F9CE8A" w14:textId="1A10A353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875544F" w14:textId="0B56778E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18301BD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47CC006" w14:textId="77777777" w:rsidTr="005C45BB">
        <w:tc>
          <w:tcPr>
            <w:tcW w:w="5000" w:type="pct"/>
            <w:gridSpan w:val="11"/>
            <w:shd w:val="clear" w:color="auto" w:fill="auto"/>
            <w:vAlign w:val="center"/>
          </w:tcPr>
          <w:p w14:paraId="412F73DD" w14:textId="7D37939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4A5F56" w:rsidRPr="001A4780" w14:paraId="7BE2D61B" w14:textId="77777777" w:rsidTr="005C45BB">
        <w:tc>
          <w:tcPr>
            <w:tcW w:w="750" w:type="pct"/>
            <w:shd w:val="clear" w:color="auto" w:fill="auto"/>
            <w:vAlign w:val="center"/>
          </w:tcPr>
          <w:p w14:paraId="50DF7EBF" w14:textId="06D53C15" w:rsidR="004A5F56" w:rsidRPr="001A4780" w:rsidRDefault="004A5F56" w:rsidP="004A5F56">
            <w:pPr>
              <w:spacing w:before="0" w:after="0"/>
              <w:rPr>
                <w:sz w:val="20"/>
              </w:rPr>
            </w:pPr>
            <w:proofErr w:type="gramStart"/>
            <w:r w:rsidRPr="00351964">
              <w:rPr>
                <w:b/>
                <w:sz w:val="20"/>
              </w:rPr>
              <w:t>с</w:t>
            </w:r>
            <w:proofErr w:type="gramEnd"/>
            <w:r w:rsidRPr="00351964">
              <w:rPr>
                <w:b/>
                <w:sz w:val="20"/>
              </w:rPr>
              <w:t>orrespondencies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90E33B0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0E1B9A9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0E9C5041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1DBF8882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57E4B43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BE95AE2" w14:textId="77777777" w:rsidTr="005C45BB">
        <w:tc>
          <w:tcPr>
            <w:tcW w:w="750" w:type="pct"/>
            <w:shd w:val="clear" w:color="auto" w:fill="auto"/>
            <w:vAlign w:val="center"/>
          </w:tcPr>
          <w:p w14:paraId="483CBD20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D303D14" w14:textId="3D6EB703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EA41AE9" w14:textId="5B6FCF92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8A90CAD" w14:textId="6B7AF9F0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8580CE2" w14:textId="67D36D96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54F3113E" w14:textId="3520080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A9C0F50" w14:textId="77777777" w:rsidTr="005C45BB">
        <w:tc>
          <w:tcPr>
            <w:tcW w:w="750" w:type="pct"/>
            <w:shd w:val="clear" w:color="auto" w:fill="auto"/>
            <w:vAlign w:val="center"/>
          </w:tcPr>
          <w:p w14:paraId="24765645" w14:textId="28DFF983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AD8683C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B23B777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744218D5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26BFA3F5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2101BC2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A43AACE" w14:textId="77777777" w:rsidTr="005C45BB">
        <w:tc>
          <w:tcPr>
            <w:tcW w:w="750" w:type="pct"/>
            <w:shd w:val="clear" w:color="auto" w:fill="auto"/>
            <w:vAlign w:val="center"/>
          </w:tcPr>
          <w:p w14:paraId="30046687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3DE0330" w14:textId="3373E6B0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72D207A" w14:textId="0065CE73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943D292" w14:textId="5CADC374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9F1F43E" w14:textId="11302365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233DA1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AFFFD12" w14:textId="77777777" w:rsidTr="005C45BB">
        <w:tc>
          <w:tcPr>
            <w:tcW w:w="750" w:type="pct"/>
            <w:vMerge w:val="restart"/>
            <w:shd w:val="clear" w:color="auto" w:fill="auto"/>
            <w:vAlign w:val="center"/>
          </w:tcPr>
          <w:p w14:paraId="10FC8EFC" w14:textId="7ECA8AEA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4060D79" w14:textId="3B40402C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73FB014" w14:textId="2AEAB9EB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152AFEE" w14:textId="09EB2F5C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C340DEE" w14:textId="1E849EBC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40766C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7905321" w14:textId="77777777" w:rsidTr="005C45BB">
        <w:tc>
          <w:tcPr>
            <w:tcW w:w="750" w:type="pct"/>
            <w:vMerge/>
            <w:shd w:val="clear" w:color="auto" w:fill="auto"/>
            <w:vAlign w:val="center"/>
          </w:tcPr>
          <w:p w14:paraId="299C8EB5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61B7032" w14:textId="60CA629E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5AC2215" w14:textId="4F363CCF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7A4331C" w14:textId="6EC7C33D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149647B" w14:textId="0099E689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7A09C1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086E1EA" w14:textId="77777777" w:rsidTr="005C45BB">
        <w:tc>
          <w:tcPr>
            <w:tcW w:w="5000" w:type="pct"/>
            <w:gridSpan w:val="11"/>
            <w:shd w:val="clear" w:color="auto" w:fill="auto"/>
          </w:tcPr>
          <w:p w14:paraId="710C50DB" w14:textId="5AFB9E6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4A5F56" w:rsidRPr="001A4780" w14:paraId="2880B0DC" w14:textId="77777777" w:rsidTr="005C45BB">
        <w:tc>
          <w:tcPr>
            <w:tcW w:w="750" w:type="pct"/>
            <w:shd w:val="clear" w:color="auto" w:fill="auto"/>
          </w:tcPr>
          <w:p w14:paraId="51958754" w14:textId="183D742A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07579A1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5C8122B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76DDF0D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5D12D0FC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35E8368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0B5B06" w14:textId="77777777" w:rsidTr="005C45BB">
        <w:tc>
          <w:tcPr>
            <w:tcW w:w="750" w:type="pct"/>
            <w:shd w:val="clear" w:color="auto" w:fill="auto"/>
          </w:tcPr>
          <w:p w14:paraId="6C0DBD43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622AF45" w14:textId="089E2971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BAAD48A" w14:textId="36A89C65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3A8903E" w14:textId="7D84A3B2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4B279C2" w14:textId="6488D375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DF5DC2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58C978D" w14:textId="77777777" w:rsidTr="005C45BB">
        <w:tc>
          <w:tcPr>
            <w:tcW w:w="750" w:type="pct"/>
            <w:shd w:val="clear" w:color="auto" w:fill="auto"/>
          </w:tcPr>
          <w:p w14:paraId="7AAFB803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2334C31" w14:textId="702509A4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4FECC71" w14:textId="57EFC61F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DF5E051" w14:textId="24908288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CAB7863" w14:textId="56EC6B21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9365CA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FD20952" w14:textId="77777777" w:rsidTr="005C45BB">
        <w:tc>
          <w:tcPr>
            <w:tcW w:w="750" w:type="pct"/>
            <w:shd w:val="clear" w:color="auto" w:fill="auto"/>
          </w:tcPr>
          <w:p w14:paraId="45706B45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4D005DE" w14:textId="3BF75EB1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B7DDA49" w14:textId="780D924B" w:rsidR="004A5F56" w:rsidRPr="0022378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62BE4AE" w14:textId="6B3B58CE" w:rsidR="004A5F56" w:rsidRPr="0022378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N(1-100)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CF0CFF6" w14:textId="24134A20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23780">
              <w:rPr>
                <w:sz w:val="20"/>
              </w:rPr>
              <w:t>Величина (преимущества)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D66E7A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649EC63" w14:textId="77777777" w:rsidTr="005C45BB">
        <w:tc>
          <w:tcPr>
            <w:tcW w:w="5000" w:type="pct"/>
            <w:gridSpan w:val="11"/>
            <w:shd w:val="clear" w:color="auto" w:fill="auto"/>
          </w:tcPr>
          <w:p w14:paraId="39E1CB88" w14:textId="204DC79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Требование</w:t>
            </w:r>
          </w:p>
        </w:tc>
      </w:tr>
      <w:tr w:rsidR="004A5F56" w:rsidRPr="001A4780" w14:paraId="4A672ECD" w14:textId="77777777" w:rsidTr="005C45BB">
        <w:tc>
          <w:tcPr>
            <w:tcW w:w="750" w:type="pct"/>
            <w:shd w:val="clear" w:color="auto" w:fill="auto"/>
          </w:tcPr>
          <w:p w14:paraId="7CFE4C7B" w14:textId="52F57AE2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2C90591" w14:textId="2E782464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4E76152" w14:textId="5218E69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2B8D51DE" w14:textId="20524B8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678A8BA3" w14:textId="10274CE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491BCB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0E1908" w14:textId="77777777" w:rsidTr="005C45BB">
        <w:tc>
          <w:tcPr>
            <w:tcW w:w="750" w:type="pct"/>
            <w:shd w:val="clear" w:color="auto" w:fill="auto"/>
          </w:tcPr>
          <w:p w14:paraId="737B3D7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9F1297C" w14:textId="519A671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3D1699E" w14:textId="46F7CF0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3CD97A1" w14:textId="21D23B2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13EF565" w14:textId="1C09772E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75911D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98C3A2B" w14:textId="77777777" w:rsidTr="005C45BB">
        <w:tc>
          <w:tcPr>
            <w:tcW w:w="750" w:type="pct"/>
            <w:shd w:val="clear" w:color="auto" w:fill="auto"/>
          </w:tcPr>
          <w:p w14:paraId="1AE31D0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5DD5636" w14:textId="26F6DCFA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740FFBA" w14:textId="6DA9324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39F5F8E" w14:textId="66E8EEC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421B462" w14:textId="383D0E8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C11FFB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A686B21" w14:textId="77777777" w:rsidTr="005C45BB">
        <w:tc>
          <w:tcPr>
            <w:tcW w:w="750" w:type="pct"/>
            <w:shd w:val="clear" w:color="auto" w:fill="auto"/>
          </w:tcPr>
          <w:p w14:paraId="23A054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8E69848" w14:textId="6D98B50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16CE4FD" w14:textId="5B03050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99987CA" w14:textId="57F4B03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1FB2DF8" w14:textId="3B19E42E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555DF69" w14:textId="6B5395EB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6AB9BB4" w14:textId="77777777" w:rsidTr="005C45BB">
        <w:tc>
          <w:tcPr>
            <w:tcW w:w="5000" w:type="pct"/>
            <w:gridSpan w:val="11"/>
            <w:shd w:val="clear" w:color="auto" w:fill="auto"/>
            <w:vAlign w:val="center"/>
          </w:tcPr>
          <w:p w14:paraId="662A0FC3" w14:textId="1802848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 xml:space="preserve">Признание аукциона </w:t>
            </w:r>
            <w:proofErr w:type="gramStart"/>
            <w:r w:rsidRPr="00996FC5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6D436E12" w14:textId="77777777" w:rsidTr="005C45BB">
        <w:tc>
          <w:tcPr>
            <w:tcW w:w="750" w:type="pct"/>
            <w:shd w:val="clear" w:color="auto" w:fill="auto"/>
            <w:vAlign w:val="center"/>
          </w:tcPr>
          <w:p w14:paraId="30814FDD" w14:textId="7353AB1C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BE19458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804E39D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7E9CCA3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60075595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146B23A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2C67180" w14:textId="77777777" w:rsidTr="005C45BB">
        <w:tc>
          <w:tcPr>
            <w:tcW w:w="750" w:type="pct"/>
            <w:shd w:val="clear" w:color="auto" w:fill="auto"/>
            <w:vAlign w:val="center"/>
          </w:tcPr>
          <w:p w14:paraId="4EE28F6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4A4BE7B" w14:textId="6BD84682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F2C60E2" w14:textId="6315D44C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48D7CAC" w14:textId="786C5A0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2F4794C" w14:textId="24E344F2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7DE35E5" w14:textId="3FE4F9D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6305D172" w14:textId="77777777" w:rsidTr="005C45BB">
        <w:tc>
          <w:tcPr>
            <w:tcW w:w="750" w:type="pct"/>
            <w:shd w:val="clear" w:color="auto" w:fill="auto"/>
            <w:vAlign w:val="center"/>
          </w:tcPr>
          <w:p w14:paraId="71FD172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56D792D" w14:textId="3DD8CB76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3CE768F" w14:textId="410235A6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2A7232A" w14:textId="0CD0FB9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0FCEC95" w14:textId="4850CB56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20CE0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FCD346" w14:textId="77777777" w:rsidTr="005C45BB">
        <w:tc>
          <w:tcPr>
            <w:tcW w:w="750" w:type="pct"/>
            <w:shd w:val="clear" w:color="auto" w:fill="auto"/>
            <w:vAlign w:val="center"/>
          </w:tcPr>
          <w:p w14:paraId="5C9C34D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FA40C58" w14:textId="5E958944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37A8FEC" w14:textId="29BFEC8B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FEFFF45" w14:textId="42E2471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520A5D4" w14:textId="7DCF33B2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0866C7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8E75495" w14:textId="77777777" w:rsidTr="005C45BB">
        <w:tc>
          <w:tcPr>
            <w:tcW w:w="750" w:type="pct"/>
            <w:shd w:val="clear" w:color="auto" w:fill="auto"/>
            <w:vAlign w:val="center"/>
          </w:tcPr>
          <w:p w14:paraId="3141F26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9FE432C" w14:textId="10FF1FCA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A63C753" w14:textId="2673400E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0E29AEA" w14:textId="2E6D315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05DBBBB" w14:textId="2E0B227D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C36D240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5E2CCDF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77E6928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</w:t>
            </w:r>
            <w:r w:rsidRPr="00FB2D87">
              <w:rPr>
                <w:sz w:val="20"/>
              </w:rPr>
              <w:t>;</w:t>
            </w:r>
          </w:p>
          <w:p w14:paraId="638F894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1491380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</w:t>
            </w:r>
            <w:r w:rsidRPr="00FB2D87">
              <w:rPr>
                <w:sz w:val="20"/>
              </w:rPr>
              <w:t>;</w:t>
            </w:r>
          </w:p>
          <w:p w14:paraId="19CF186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FB2D87">
              <w:rPr>
                <w:sz w:val="20"/>
              </w:rPr>
              <w:t>2</w:t>
            </w:r>
            <w:r w:rsidRPr="008E30C0">
              <w:rPr>
                <w:sz w:val="20"/>
              </w:rPr>
              <w:t xml:space="preserve">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3676DECE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16F7BBAB" w14:textId="094E61F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2E7B9E9E" w14:textId="38E7FA37" w:rsidR="00A73F71" w:rsidRDefault="00A73F71" w:rsidP="009D1964">
      <w:pPr>
        <w:pStyle w:val="20"/>
        <w:numPr>
          <w:ilvl w:val="0"/>
          <w:numId w:val="54"/>
        </w:numPr>
      </w:pPr>
      <w:bookmarkStart w:id="20" w:name="_Toc390789692"/>
      <w:r w:rsidRPr="00A73F71">
        <w:t xml:space="preserve">Протокол рассмотрения и оценки заявок по результатам продления срока подачи заявок в ЗК </w:t>
      </w:r>
      <w:r w:rsidRPr="00DA6A14">
        <w:t>(</w:t>
      </w:r>
      <w:r>
        <w:t>запросе котировок</w:t>
      </w:r>
      <w:r w:rsidRPr="00DA6A14">
        <w:t>)</w:t>
      </w:r>
      <w:bookmarkEnd w:id="20"/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5"/>
        <w:gridCol w:w="10"/>
        <w:gridCol w:w="1521"/>
        <w:gridCol w:w="8"/>
        <w:gridCol w:w="409"/>
        <w:gridCol w:w="6"/>
        <w:gridCol w:w="969"/>
        <w:gridCol w:w="6"/>
        <w:gridCol w:w="2902"/>
        <w:gridCol w:w="6"/>
        <w:gridCol w:w="2852"/>
      </w:tblGrid>
      <w:tr w:rsidR="00A73F71" w:rsidRPr="001A4780" w14:paraId="3FE593A1" w14:textId="77777777" w:rsidTr="004A5F56">
        <w:trPr>
          <w:tblHeader/>
        </w:trPr>
        <w:tc>
          <w:tcPr>
            <w:tcW w:w="750" w:type="pct"/>
            <w:shd w:val="clear" w:color="auto" w:fill="D9D9D9"/>
            <w:hideMark/>
          </w:tcPr>
          <w:p w14:paraId="5780D629" w14:textId="77777777" w:rsidR="00A73F71" w:rsidRPr="0072483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gridSpan w:val="2"/>
            <w:shd w:val="clear" w:color="auto" w:fill="D9D9D9"/>
            <w:hideMark/>
          </w:tcPr>
          <w:p w14:paraId="04A4B6AB" w14:textId="77777777" w:rsidR="00A73F71" w:rsidRPr="0072483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gridSpan w:val="2"/>
            <w:shd w:val="clear" w:color="auto" w:fill="D9D9D9"/>
            <w:hideMark/>
          </w:tcPr>
          <w:p w14:paraId="3E007472" w14:textId="77777777" w:rsidR="00A73F71" w:rsidRPr="0072483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7" w:type="pct"/>
            <w:gridSpan w:val="2"/>
            <w:shd w:val="clear" w:color="auto" w:fill="D9D9D9"/>
            <w:hideMark/>
          </w:tcPr>
          <w:p w14:paraId="32800757" w14:textId="77777777" w:rsidR="00A73F71" w:rsidRPr="0072483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2" w:type="pct"/>
            <w:gridSpan w:val="2"/>
            <w:shd w:val="clear" w:color="auto" w:fill="D9D9D9"/>
            <w:hideMark/>
          </w:tcPr>
          <w:p w14:paraId="74A66AD8" w14:textId="77777777" w:rsidR="00A73F71" w:rsidRPr="0072483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8" w:type="pct"/>
            <w:gridSpan w:val="2"/>
            <w:shd w:val="clear" w:color="auto" w:fill="D9D9D9"/>
            <w:hideMark/>
          </w:tcPr>
          <w:p w14:paraId="2F5DE34B" w14:textId="77777777" w:rsidR="00A73F71" w:rsidRPr="0072483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A73F71" w:rsidRPr="001A4780" w14:paraId="4BBBF60E" w14:textId="77777777" w:rsidTr="004A5F56">
        <w:tc>
          <w:tcPr>
            <w:tcW w:w="5000" w:type="pct"/>
            <w:gridSpan w:val="11"/>
            <w:shd w:val="clear" w:color="auto" w:fill="auto"/>
          </w:tcPr>
          <w:p w14:paraId="655D6A18" w14:textId="40BD56A6" w:rsidR="00A73F71" w:rsidRPr="0072483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  <w:r w:rsidRPr="00A73F71">
              <w:rPr>
                <w:b/>
                <w:sz w:val="20"/>
              </w:rPr>
              <w:t>Протокол рассмотрения и оценки заявок по результатам продления срока подачи заявок в ЗК</w:t>
            </w:r>
          </w:p>
        </w:tc>
      </w:tr>
      <w:tr w:rsidR="00A73F71" w:rsidRPr="001A4780" w14:paraId="1C8CE09A" w14:textId="77777777" w:rsidTr="004A5F56">
        <w:tc>
          <w:tcPr>
            <w:tcW w:w="750" w:type="pct"/>
            <w:shd w:val="clear" w:color="auto" w:fill="auto"/>
            <w:hideMark/>
          </w:tcPr>
          <w:p w14:paraId="04DB610A" w14:textId="4EB963BF" w:rsidR="00A73F71" w:rsidRPr="00AF4AE2" w:rsidRDefault="00A73F71" w:rsidP="008C3322">
            <w:pPr>
              <w:spacing w:before="0" w:after="0"/>
              <w:rPr>
                <w:b/>
                <w:sz w:val="20"/>
                <w:lang w:val="en-US"/>
              </w:rPr>
            </w:pPr>
            <w:r w:rsidRPr="00A73F71">
              <w:rPr>
                <w:b/>
                <w:sz w:val="20"/>
                <w:lang w:val="en-US"/>
              </w:rPr>
              <w:t>protocolZKAfterProlong</w:t>
            </w:r>
          </w:p>
        </w:tc>
        <w:tc>
          <w:tcPr>
            <w:tcW w:w="749" w:type="pct"/>
            <w:gridSpan w:val="2"/>
            <w:shd w:val="clear" w:color="auto" w:fill="auto"/>
            <w:hideMark/>
          </w:tcPr>
          <w:p w14:paraId="6F2669F6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  <w:hideMark/>
          </w:tcPr>
          <w:p w14:paraId="2FBBFE73" w14:textId="77777777" w:rsidR="00A73F71" w:rsidRPr="0072483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  <w:hideMark/>
          </w:tcPr>
          <w:p w14:paraId="5A1D53D3" w14:textId="77777777" w:rsidR="00A73F71" w:rsidRPr="0072483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  <w:hideMark/>
          </w:tcPr>
          <w:p w14:paraId="32259B85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8" w:type="pct"/>
            <w:gridSpan w:val="2"/>
            <w:shd w:val="clear" w:color="auto" w:fill="auto"/>
            <w:hideMark/>
          </w:tcPr>
          <w:p w14:paraId="67CC1D4C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A73F71" w:rsidRPr="001A4780" w14:paraId="39EE2BF4" w14:textId="77777777" w:rsidTr="004A5F56">
        <w:tc>
          <w:tcPr>
            <w:tcW w:w="750" w:type="pct"/>
            <w:shd w:val="clear" w:color="auto" w:fill="auto"/>
          </w:tcPr>
          <w:p w14:paraId="63912E50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3AAA002" w14:textId="77777777" w:rsidR="00A73F71" w:rsidRPr="00351BEA" w:rsidRDefault="00A73F71" w:rsidP="008C3322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C94A9C" w14:textId="77777777" w:rsidR="00A73F71" w:rsidRPr="00351BEA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C40335D" w14:textId="77777777" w:rsidR="00A73F71" w:rsidRPr="001A4780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5FF57D0" w14:textId="77777777" w:rsidR="00A73F71" w:rsidRPr="001A4780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2311BDF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3106F954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7397D1A6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2252BEC0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5B6C7F60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6C5F657B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1B9B8FF3" w14:textId="44886341" w:rsidR="00435CBC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</w:t>
            </w:r>
            <w:r w:rsidR="005C6213">
              <w:rPr>
                <w:sz w:val="20"/>
              </w:rPr>
              <w:t>,6.1,6.2</w:t>
            </w:r>
          </w:p>
        </w:tc>
      </w:tr>
      <w:tr w:rsidR="00A73F71" w:rsidRPr="001A4780" w14:paraId="313FA83D" w14:textId="77777777" w:rsidTr="004A5F56">
        <w:tc>
          <w:tcPr>
            <w:tcW w:w="750" w:type="pct"/>
            <w:shd w:val="clear" w:color="auto" w:fill="auto"/>
          </w:tcPr>
          <w:p w14:paraId="0118FED8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6F557B8" w14:textId="77777777" w:rsidR="00A73F71" w:rsidRPr="001176A0" w:rsidRDefault="00A73F71" w:rsidP="008C3322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D3310F9" w14:textId="77777777" w:rsidR="00A73F71" w:rsidRPr="00C85B9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B1F11AD" w14:textId="77777777" w:rsidR="00A73F71" w:rsidRPr="00C85B9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1F5DF01" w14:textId="7B839617" w:rsidR="00A73F71" w:rsidRPr="00724833" w:rsidRDefault="00A73F71" w:rsidP="008C332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0791C4E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561F35C5" w14:textId="77777777" w:rsidTr="004A5F56">
        <w:tc>
          <w:tcPr>
            <w:tcW w:w="750" w:type="pct"/>
            <w:shd w:val="clear" w:color="auto" w:fill="auto"/>
          </w:tcPr>
          <w:p w14:paraId="72260612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7C3DF8B" w14:textId="77777777" w:rsidR="00A73F71" w:rsidRPr="00400017" w:rsidRDefault="00A73F71" w:rsidP="008C3322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063ACD6" w14:textId="77777777" w:rsidR="00A73F71" w:rsidRPr="00400017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AEA89AD" w14:textId="77777777" w:rsidR="00A73F71" w:rsidRPr="00400017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2B075F5" w14:textId="77777777" w:rsidR="00A73F71" w:rsidRPr="00400017" w:rsidRDefault="00A73F71" w:rsidP="008C3322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6AA161D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36D567BF" w14:textId="77777777" w:rsidTr="004A5F56">
        <w:tc>
          <w:tcPr>
            <w:tcW w:w="750" w:type="pct"/>
            <w:shd w:val="clear" w:color="auto" w:fill="auto"/>
          </w:tcPr>
          <w:p w14:paraId="065E9B3D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6763060" w14:textId="77777777" w:rsidR="00A73F71" w:rsidRPr="00400017" w:rsidRDefault="00A73F71" w:rsidP="008C3322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F2ABC13" w14:textId="77777777" w:rsidR="00A73F71" w:rsidRPr="00400017" w:rsidRDefault="00A73F71" w:rsidP="008C3322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57DFFA5" w14:textId="77777777" w:rsidR="00A73F71" w:rsidRPr="00400017" w:rsidRDefault="00A73F71" w:rsidP="008C3322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DC50F25" w14:textId="77777777" w:rsidR="00A73F71" w:rsidRPr="00400017" w:rsidRDefault="00A73F71" w:rsidP="008C3322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BE2CCBE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A73F71" w:rsidRPr="001A4780" w14:paraId="2F574CD7" w14:textId="77777777" w:rsidTr="004A5F56">
        <w:tc>
          <w:tcPr>
            <w:tcW w:w="750" w:type="pct"/>
            <w:shd w:val="clear" w:color="auto" w:fill="auto"/>
          </w:tcPr>
          <w:p w14:paraId="33F9D23E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20375C9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9CA4AA8" w14:textId="77777777" w:rsidR="00A73F71" w:rsidRPr="00724833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09ED011" w14:textId="77777777" w:rsidR="00A73F71" w:rsidRPr="008D298C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7A10F7D" w14:textId="77777777" w:rsidR="00A73F71" w:rsidRPr="00C85B91" w:rsidRDefault="00A73F71" w:rsidP="008C3322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8DC1D27" w14:textId="77777777" w:rsidR="00A73F71" w:rsidRPr="00C85B91" w:rsidRDefault="00A73F71" w:rsidP="008C3322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A73F71" w:rsidRPr="001A4780" w14:paraId="414176A0" w14:textId="77777777" w:rsidTr="004A5F56">
        <w:tc>
          <w:tcPr>
            <w:tcW w:w="750" w:type="pct"/>
            <w:shd w:val="clear" w:color="auto" w:fill="auto"/>
          </w:tcPr>
          <w:p w14:paraId="432BAEB2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DD9AD4A" w14:textId="77777777" w:rsidR="00A73F71" w:rsidRPr="002A7A10" w:rsidRDefault="00A73F71" w:rsidP="008C332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2D9ECCA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D5DD36F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384F8D4" w14:textId="77777777" w:rsidR="00A73F71" w:rsidRPr="00997F9C" w:rsidRDefault="00A73F71" w:rsidP="008C3322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F4ABD01" w14:textId="77777777" w:rsidR="00A73F71" w:rsidRPr="00C85B91" w:rsidRDefault="00A73F71" w:rsidP="008C3322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A73F71" w:rsidRPr="001A4780" w14:paraId="7B380772" w14:textId="77777777" w:rsidTr="004A5F56">
        <w:tc>
          <w:tcPr>
            <w:tcW w:w="750" w:type="pct"/>
            <w:shd w:val="clear" w:color="auto" w:fill="auto"/>
          </w:tcPr>
          <w:p w14:paraId="0770B8DC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A709682" w14:textId="77777777" w:rsidR="00A73F71" w:rsidRPr="002A7A10" w:rsidRDefault="00A73F71" w:rsidP="008C332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C4AB0C0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86B8013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F1D604C" w14:textId="77777777" w:rsidR="00A73F71" w:rsidRPr="00997F9C" w:rsidRDefault="00A73F71" w:rsidP="008C332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5042624" w14:textId="77777777" w:rsidR="00A73F71" w:rsidRPr="002A7A10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A73F71" w:rsidRPr="001A4780" w14:paraId="3AF3B534" w14:textId="77777777" w:rsidTr="004A5F56">
        <w:tc>
          <w:tcPr>
            <w:tcW w:w="750" w:type="pct"/>
            <w:shd w:val="clear" w:color="auto" w:fill="auto"/>
          </w:tcPr>
          <w:p w14:paraId="2F828E7C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EA0FE71" w14:textId="77777777" w:rsidR="00A73F71" w:rsidRPr="002A7A10" w:rsidRDefault="00A73F71" w:rsidP="008C332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14E1542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B926781" w14:textId="77777777" w:rsidR="00A73F71" w:rsidRPr="002A7A10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A99BA98" w14:textId="77777777" w:rsidR="00A73F71" w:rsidRPr="002A7A10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698474A" w14:textId="77777777" w:rsidR="00A73F71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6208E645" w14:textId="77777777" w:rsidTr="004A5F56">
        <w:tc>
          <w:tcPr>
            <w:tcW w:w="750" w:type="pct"/>
            <w:shd w:val="clear" w:color="auto" w:fill="auto"/>
          </w:tcPr>
          <w:p w14:paraId="327B6522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2E389A4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E242C93" w14:textId="3C459261" w:rsidR="00A73F71" w:rsidRPr="00724833" w:rsidRDefault="000E70BD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CCECEA2" w14:textId="77777777" w:rsidR="00A73F71" w:rsidRPr="00C85B9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4D9DE69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5365FE1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7C311711" w14:textId="77777777" w:rsidTr="004A5F56">
        <w:tc>
          <w:tcPr>
            <w:tcW w:w="750" w:type="pct"/>
            <w:shd w:val="clear" w:color="auto" w:fill="auto"/>
          </w:tcPr>
          <w:p w14:paraId="0A76D35D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B9758A7" w14:textId="77777777" w:rsidR="00A73F71" w:rsidRPr="001176A0" w:rsidRDefault="00A73F71" w:rsidP="008C332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830A52E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D3DBD7D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49B2DD8" w14:textId="77777777" w:rsidR="00A73F71" w:rsidRPr="00C85B91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03A6B3F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17843EF8" w14:textId="77777777" w:rsidTr="004A5F56">
        <w:tc>
          <w:tcPr>
            <w:tcW w:w="750" w:type="pct"/>
            <w:shd w:val="clear" w:color="auto" w:fill="auto"/>
          </w:tcPr>
          <w:p w14:paraId="024ED673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585A337" w14:textId="77777777" w:rsidR="00A73F71" w:rsidRPr="002A7A10" w:rsidRDefault="00A73F71" w:rsidP="008C332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2D3399F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C563B90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337E2FF" w14:textId="77777777" w:rsidR="00A73F71" w:rsidRDefault="00A73F71" w:rsidP="008C332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20C28C1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0599C5CE" w14:textId="77777777" w:rsidTr="004A5F56">
        <w:tc>
          <w:tcPr>
            <w:tcW w:w="750" w:type="pct"/>
            <w:shd w:val="clear" w:color="auto" w:fill="auto"/>
          </w:tcPr>
          <w:p w14:paraId="4770752D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04C2B52" w14:textId="5E42E3A4" w:rsidR="00A73F71" w:rsidRPr="002A7A10" w:rsidRDefault="00A73F71" w:rsidP="008C332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526B8D0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98CDD19" w14:textId="77777777" w:rsidR="00A73F71" w:rsidRPr="002A7A10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C0B0A9C" w14:textId="77777777" w:rsidR="00A73F71" w:rsidRPr="00C85B91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EA2C62F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66ED7B0E" w14:textId="77777777" w:rsidTr="004A5F56">
        <w:tc>
          <w:tcPr>
            <w:tcW w:w="750" w:type="pct"/>
            <w:shd w:val="clear" w:color="auto" w:fill="auto"/>
          </w:tcPr>
          <w:p w14:paraId="7746234F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8C585BC" w14:textId="77777777" w:rsidR="00A73F71" w:rsidRPr="001176A0" w:rsidRDefault="00A73F71" w:rsidP="008C332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CA856B0" w14:textId="77777777" w:rsidR="00A73F71" w:rsidRPr="00C85B9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1126C29" w14:textId="77777777" w:rsidR="00A73F71" w:rsidRPr="00C85B9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ACC5303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B996612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573DAA22" w14:textId="77777777" w:rsidTr="001F184B">
        <w:tc>
          <w:tcPr>
            <w:tcW w:w="750" w:type="pct"/>
            <w:shd w:val="clear" w:color="auto" w:fill="auto"/>
          </w:tcPr>
          <w:p w14:paraId="55ECD57B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79C6C64B" w14:textId="621BF048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9B219B0" w14:textId="30568A10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20906B1A" w14:textId="0128D1FB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5F698914" w14:textId="7DD8EA53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14015771" w14:textId="7A95E60D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6EBCACCA" w14:textId="128453DC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A73F71" w:rsidRPr="001A4780" w14:paraId="47F96C95" w14:textId="77777777" w:rsidTr="004A5F56">
        <w:tc>
          <w:tcPr>
            <w:tcW w:w="750" w:type="pct"/>
            <w:shd w:val="clear" w:color="auto" w:fill="auto"/>
          </w:tcPr>
          <w:p w14:paraId="3F96C2F8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5C279BD" w14:textId="77777777" w:rsidR="00A73F71" w:rsidRPr="001176A0" w:rsidRDefault="00A73F71" w:rsidP="008C332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0C512BD" w14:textId="77777777" w:rsidR="00A73F71" w:rsidRPr="00C85B9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36CB6A7" w14:textId="77777777" w:rsidR="00A73F71" w:rsidRPr="00C85B9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CA7DDE9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EF92B28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6AEC0445" w14:textId="77777777" w:rsidTr="004A5F56">
        <w:tc>
          <w:tcPr>
            <w:tcW w:w="750" w:type="pct"/>
            <w:shd w:val="clear" w:color="auto" w:fill="auto"/>
          </w:tcPr>
          <w:p w14:paraId="46C75BCE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919D935" w14:textId="77777777" w:rsidR="00A73F71" w:rsidRPr="00C85B91" w:rsidRDefault="00A73F71" w:rsidP="008C3322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FAEAB42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AECD720" w14:textId="77777777" w:rsidR="00A73F71" w:rsidRPr="002A7A10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B05996D" w14:textId="77777777" w:rsidR="00A73F71" w:rsidRPr="00C85B91" w:rsidRDefault="00A73F71" w:rsidP="008C3322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0DBCA48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A73F71" w:rsidRPr="001A4780" w14:paraId="5C44ED5E" w14:textId="77777777" w:rsidTr="004A5F56">
        <w:tc>
          <w:tcPr>
            <w:tcW w:w="750" w:type="pct"/>
            <w:shd w:val="clear" w:color="auto" w:fill="auto"/>
          </w:tcPr>
          <w:p w14:paraId="7B6CBC48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58001AE" w14:textId="77777777" w:rsidR="00A73F71" w:rsidRPr="00C85B91" w:rsidRDefault="00A73F71" w:rsidP="008C3322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ACD3CDC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EA4BD28" w14:textId="77777777" w:rsidR="00A73F71" w:rsidRPr="002A7A10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0F97D52" w14:textId="77777777" w:rsidR="00A73F71" w:rsidRPr="00C85B91" w:rsidRDefault="00A73F71" w:rsidP="008C3322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E49B22B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18013049" w14:textId="77777777" w:rsidTr="004A5F56">
        <w:tc>
          <w:tcPr>
            <w:tcW w:w="750" w:type="pct"/>
            <w:shd w:val="clear" w:color="auto" w:fill="auto"/>
          </w:tcPr>
          <w:p w14:paraId="5B530F81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C86B855" w14:textId="77777777" w:rsidR="00A73F71" w:rsidRPr="00BB6995" w:rsidRDefault="00A73F71" w:rsidP="008C3322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75A6101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148522E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E85A16D" w14:textId="77777777" w:rsidR="00A73F71" w:rsidRPr="00BB6995" w:rsidRDefault="00A73F71" w:rsidP="008C3322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78EAFF5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59E362BC" w14:textId="77777777" w:rsidTr="004A5F56">
        <w:tc>
          <w:tcPr>
            <w:tcW w:w="750" w:type="pct"/>
            <w:shd w:val="clear" w:color="auto" w:fill="auto"/>
          </w:tcPr>
          <w:p w14:paraId="00A611AD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E00D350" w14:textId="77777777" w:rsidR="00A73F71" w:rsidRPr="00C85B91" w:rsidRDefault="00A73F71" w:rsidP="008C332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0B7B07C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1FA2CD6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596D288" w14:textId="77777777" w:rsidR="00A73F71" w:rsidRPr="00C85B91" w:rsidRDefault="00A73F71" w:rsidP="008C332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61760A4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13F3D29A" w14:textId="77777777" w:rsidTr="004A5F56">
        <w:tc>
          <w:tcPr>
            <w:tcW w:w="750" w:type="pct"/>
            <w:shd w:val="clear" w:color="auto" w:fill="auto"/>
          </w:tcPr>
          <w:p w14:paraId="034F9ECB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08B72B7" w14:textId="77777777" w:rsidR="00A73F71" w:rsidRPr="00D03824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protocolLot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0BCAD54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15227A4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7C773ED" w14:textId="77777777" w:rsidR="00A73F71" w:rsidRPr="00C85B91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 протокола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9B73187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1F965FA0" w14:textId="77777777" w:rsidTr="004A5F56">
        <w:tc>
          <w:tcPr>
            <w:tcW w:w="5000" w:type="pct"/>
            <w:gridSpan w:val="11"/>
            <w:shd w:val="clear" w:color="auto" w:fill="auto"/>
          </w:tcPr>
          <w:p w14:paraId="0BE30729" w14:textId="77777777" w:rsidR="00A73F71" w:rsidRPr="00D43778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A73F71" w:rsidRPr="001A4780" w14:paraId="1760DF0C" w14:textId="77777777" w:rsidTr="004A5F56">
        <w:tc>
          <w:tcPr>
            <w:tcW w:w="750" w:type="pct"/>
            <w:shd w:val="clear" w:color="auto" w:fill="auto"/>
          </w:tcPr>
          <w:p w14:paraId="66DF4BA6" w14:textId="4723FA25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 w:rsidR="00B8557A"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F6606EF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824BA52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240C97CF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1228A6A3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3C8D64CD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33053C6E" w14:textId="77777777" w:rsidTr="004A5F56">
        <w:tc>
          <w:tcPr>
            <w:tcW w:w="750" w:type="pct"/>
            <w:shd w:val="clear" w:color="auto" w:fill="auto"/>
          </w:tcPr>
          <w:p w14:paraId="7A598947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7F4524A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05D77E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228EB38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6D49325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41DB713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54226F2B" w14:textId="77777777" w:rsidTr="004A5F56">
        <w:tc>
          <w:tcPr>
            <w:tcW w:w="750" w:type="pct"/>
            <w:shd w:val="clear" w:color="auto" w:fill="auto"/>
          </w:tcPr>
          <w:p w14:paraId="6AEC0A6C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C58AF7E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15161F1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A274D6A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0D1C6E2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AC78ABD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68C44067" w14:textId="77777777" w:rsidTr="004A5F56">
        <w:tc>
          <w:tcPr>
            <w:tcW w:w="750" w:type="pct"/>
            <w:shd w:val="clear" w:color="auto" w:fill="auto"/>
          </w:tcPr>
          <w:p w14:paraId="480F9DDC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A27E794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7EBC667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B270248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28F6C15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3323911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6BEAB15C" w14:textId="77777777" w:rsidTr="004A5F56">
        <w:tc>
          <w:tcPr>
            <w:tcW w:w="750" w:type="pct"/>
            <w:shd w:val="clear" w:color="auto" w:fill="auto"/>
          </w:tcPr>
          <w:p w14:paraId="4BE79997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EFC1E75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92937DB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D50C618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ECC5205" w14:textId="77777777" w:rsidR="00A73F71" w:rsidRPr="00D43778" w:rsidRDefault="00A73F71" w:rsidP="008C3322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F7378B5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7B8576DB" w14:textId="77777777" w:rsidTr="004A5F56">
        <w:tc>
          <w:tcPr>
            <w:tcW w:w="5000" w:type="pct"/>
            <w:gridSpan w:val="11"/>
            <w:shd w:val="clear" w:color="auto" w:fill="auto"/>
          </w:tcPr>
          <w:p w14:paraId="25A30F0F" w14:textId="77777777" w:rsidR="00A73F71" w:rsidRPr="00D43778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A73F71" w:rsidRPr="001A4780" w14:paraId="43F2BF5C" w14:textId="77777777" w:rsidTr="004A5F56">
        <w:tc>
          <w:tcPr>
            <w:tcW w:w="750" w:type="pct"/>
            <w:shd w:val="clear" w:color="auto" w:fill="auto"/>
          </w:tcPr>
          <w:p w14:paraId="4A2DA98B" w14:textId="77777777" w:rsidR="00A73F71" w:rsidRPr="00D43778" w:rsidRDefault="00A73F71" w:rsidP="008C3322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4CE083F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F1F2F0D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6A5D0194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0D126E59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17200F2C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69A2BC0D" w14:textId="77777777" w:rsidTr="004A5F56">
        <w:tc>
          <w:tcPr>
            <w:tcW w:w="750" w:type="pct"/>
            <w:shd w:val="clear" w:color="auto" w:fill="auto"/>
          </w:tcPr>
          <w:p w14:paraId="52A404FC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9602C35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98CE656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D6D5F77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7F41333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991637E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A73F71" w:rsidRPr="001A4780" w14:paraId="1E9E6399" w14:textId="77777777" w:rsidTr="004A5F56">
        <w:tc>
          <w:tcPr>
            <w:tcW w:w="750" w:type="pct"/>
            <w:shd w:val="clear" w:color="auto" w:fill="auto"/>
          </w:tcPr>
          <w:p w14:paraId="2315326A" w14:textId="77777777" w:rsidR="00A73F71" w:rsidRPr="00D43778" w:rsidRDefault="00A73F71" w:rsidP="008C3322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F3BD15D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4DBDA37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714F4C5D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0A318A91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299D9D0A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40BCBA2E" w14:textId="77777777" w:rsidTr="004A5F56">
        <w:tc>
          <w:tcPr>
            <w:tcW w:w="750" w:type="pct"/>
            <w:shd w:val="clear" w:color="auto" w:fill="auto"/>
          </w:tcPr>
          <w:p w14:paraId="3D5FABB1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A4A673E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3676302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04E0105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B89E69E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4613861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206A96F9" w14:textId="77777777" w:rsidTr="004A5F56">
        <w:tc>
          <w:tcPr>
            <w:tcW w:w="750" w:type="pct"/>
            <w:shd w:val="clear" w:color="auto" w:fill="auto"/>
          </w:tcPr>
          <w:p w14:paraId="233F417E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CC03CE3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5ECC090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6A3FD99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C44B3A5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2AC8B59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5F44420E" w14:textId="77777777" w:rsidTr="004A5F56">
        <w:tc>
          <w:tcPr>
            <w:tcW w:w="750" w:type="pct"/>
            <w:shd w:val="clear" w:color="auto" w:fill="auto"/>
          </w:tcPr>
          <w:p w14:paraId="342E866E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7E7F7BC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917D5F8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2784982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BA8E5D5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985DB8B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23524D9E" w14:textId="77777777" w:rsidTr="004A5F56">
        <w:tc>
          <w:tcPr>
            <w:tcW w:w="750" w:type="pct"/>
            <w:shd w:val="clear" w:color="auto" w:fill="auto"/>
          </w:tcPr>
          <w:p w14:paraId="58A6F5C4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82F4283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8175B0D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30CFC27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4325CBB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B1C2F61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1B134693" w14:textId="77777777" w:rsidTr="004A5F56">
        <w:tc>
          <w:tcPr>
            <w:tcW w:w="750" w:type="pct"/>
            <w:shd w:val="clear" w:color="auto" w:fill="auto"/>
          </w:tcPr>
          <w:p w14:paraId="277874C6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324A99E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8BFC7F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56275C4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D4CD40B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76F7CCB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55B68BB8" w14:textId="77777777" w:rsidTr="004A5F56">
        <w:tc>
          <w:tcPr>
            <w:tcW w:w="5000" w:type="pct"/>
            <w:gridSpan w:val="11"/>
            <w:shd w:val="clear" w:color="auto" w:fill="auto"/>
          </w:tcPr>
          <w:p w14:paraId="4D872C2D" w14:textId="77777777" w:rsidR="00A73F71" w:rsidRPr="00D43778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A73F71" w:rsidRPr="001A4780" w14:paraId="5FB9D108" w14:textId="77777777" w:rsidTr="004A5F56">
        <w:tc>
          <w:tcPr>
            <w:tcW w:w="750" w:type="pct"/>
            <w:shd w:val="clear" w:color="auto" w:fill="auto"/>
          </w:tcPr>
          <w:p w14:paraId="571AF5B9" w14:textId="77777777" w:rsidR="00A73F71" w:rsidRPr="00D43778" w:rsidRDefault="00A73F71" w:rsidP="008C3322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05198EB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56439A1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1038930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3FB2DD04" w14:textId="77777777" w:rsidR="00A73F71" w:rsidRDefault="00A73F71" w:rsidP="008C3322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4BD5AF7B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41FBCF88" w14:textId="77777777" w:rsidTr="004A5F56">
        <w:tc>
          <w:tcPr>
            <w:tcW w:w="750" w:type="pct"/>
            <w:shd w:val="clear" w:color="auto" w:fill="auto"/>
          </w:tcPr>
          <w:p w14:paraId="76950774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E4BEE64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20558E7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230894F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B106B0D" w14:textId="77777777" w:rsidR="00A73F71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FE792EA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33CCADDF" w14:textId="77777777" w:rsidTr="004A5F56">
        <w:tc>
          <w:tcPr>
            <w:tcW w:w="750" w:type="pct"/>
            <w:shd w:val="clear" w:color="auto" w:fill="auto"/>
          </w:tcPr>
          <w:p w14:paraId="74557AE8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E5902B5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7C986F0" w14:textId="77777777" w:rsidR="00A73F71" w:rsidRPr="00655FB3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94A6CF8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7434063" w14:textId="77777777" w:rsidR="00A73F71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A09C4B9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38963F3A" w14:textId="77777777" w:rsidTr="004A5F56">
        <w:tc>
          <w:tcPr>
            <w:tcW w:w="750" w:type="pct"/>
            <w:shd w:val="clear" w:color="auto" w:fill="auto"/>
          </w:tcPr>
          <w:p w14:paraId="4E37147C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219B609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F693AB5" w14:textId="77777777" w:rsidR="00A73F71" w:rsidRPr="00655FB3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2FDF784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40D3A8E" w14:textId="77777777" w:rsidR="00A73F71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A8C0486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254573" w14:paraId="015245CD" w14:textId="77777777" w:rsidTr="004A5F56">
        <w:tc>
          <w:tcPr>
            <w:tcW w:w="5000" w:type="pct"/>
            <w:gridSpan w:val="11"/>
            <w:shd w:val="clear" w:color="auto" w:fill="auto"/>
          </w:tcPr>
          <w:p w14:paraId="770476E6" w14:textId="77777777" w:rsidR="00A73F71" w:rsidRPr="0025457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A73F71" w:rsidRPr="001A4780" w14:paraId="533DEB28" w14:textId="77777777" w:rsidTr="004A5F56">
        <w:tc>
          <w:tcPr>
            <w:tcW w:w="750" w:type="pct"/>
            <w:shd w:val="clear" w:color="auto" w:fill="auto"/>
            <w:vAlign w:val="center"/>
          </w:tcPr>
          <w:p w14:paraId="4C4C80B2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2DF2017C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82FC8AA" w14:textId="77777777" w:rsidR="00A73F71" w:rsidRPr="0072483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1C31FAB3" w14:textId="77777777" w:rsidR="00A73F71" w:rsidRPr="0072483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446B6FCE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68AD1650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</w:tr>
      <w:tr w:rsidR="00A73F71" w:rsidRPr="001A4780" w14:paraId="4A658B84" w14:textId="77777777" w:rsidTr="004A5F56">
        <w:tc>
          <w:tcPr>
            <w:tcW w:w="750" w:type="pct"/>
            <w:shd w:val="clear" w:color="auto" w:fill="auto"/>
            <w:vAlign w:val="center"/>
          </w:tcPr>
          <w:p w14:paraId="09732D2F" w14:textId="77777777" w:rsidR="00A73F71" w:rsidRPr="00E45768" w:rsidRDefault="00A73F71" w:rsidP="008C3322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2991AC6" w14:textId="77777777" w:rsidR="00A73F71" w:rsidRPr="00E45768" w:rsidRDefault="00A73F71" w:rsidP="008C3322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6A4E855" w14:textId="77777777" w:rsidR="00A73F71" w:rsidRPr="00E45768" w:rsidRDefault="00A73F71" w:rsidP="008C3322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F71ECE1" w14:textId="77777777" w:rsidR="00A73F71" w:rsidRPr="00E45768" w:rsidRDefault="00A73F71" w:rsidP="008C3322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30995213" w14:textId="77777777" w:rsidR="00A73F71" w:rsidRPr="00E45768" w:rsidRDefault="00A73F71" w:rsidP="008C3322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04EE70AF" w14:textId="77777777" w:rsidR="00A73F71" w:rsidRPr="00E45768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4EE90277" w14:textId="77777777" w:rsidTr="004A5F56">
        <w:tc>
          <w:tcPr>
            <w:tcW w:w="750" w:type="pct"/>
            <w:shd w:val="clear" w:color="auto" w:fill="auto"/>
            <w:vAlign w:val="center"/>
          </w:tcPr>
          <w:p w14:paraId="34A62BA8" w14:textId="77777777" w:rsidR="00A73F71" w:rsidRPr="00E45768" w:rsidRDefault="00A73F71" w:rsidP="008C3322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5E5AAAA" w14:textId="77777777" w:rsidR="00A73F71" w:rsidRPr="00E45768" w:rsidRDefault="00A73F71" w:rsidP="008C3322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D12568" w14:textId="77777777" w:rsidR="00A73F71" w:rsidRPr="00E45768" w:rsidRDefault="00A73F71" w:rsidP="008C3322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094E4F8" w14:textId="77777777" w:rsidR="00A73F71" w:rsidRPr="00E45768" w:rsidRDefault="00A73F71" w:rsidP="008C3322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3B20BDEF" w14:textId="581A93F3" w:rsidR="00A73F71" w:rsidRPr="00E45768" w:rsidRDefault="002D1F44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A73F71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72234A5F" w14:textId="77777777" w:rsidR="00A73F71" w:rsidRPr="00E45768" w:rsidRDefault="00A73F71" w:rsidP="008C3322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A73F71" w:rsidRPr="00254573" w14:paraId="7E61D4C6" w14:textId="77777777" w:rsidTr="004A5F56">
        <w:tc>
          <w:tcPr>
            <w:tcW w:w="5000" w:type="pct"/>
            <w:gridSpan w:val="11"/>
            <w:shd w:val="clear" w:color="auto" w:fill="auto"/>
          </w:tcPr>
          <w:p w14:paraId="5C1074E8" w14:textId="0EAAAE7E" w:rsidR="00A73F71" w:rsidRPr="00254573" w:rsidRDefault="002D1F44" w:rsidP="008C3322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A73F71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A73F71" w:rsidRPr="001A4780" w14:paraId="34021FB6" w14:textId="77777777" w:rsidTr="004A5F56">
        <w:tc>
          <w:tcPr>
            <w:tcW w:w="750" w:type="pct"/>
            <w:shd w:val="clear" w:color="auto" w:fill="auto"/>
            <w:vAlign w:val="center"/>
          </w:tcPr>
          <w:p w14:paraId="0A2CB0BC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6F84D910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6882090" w14:textId="77777777" w:rsidR="00A73F71" w:rsidRPr="006C6D44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3F5627C7" w14:textId="77777777" w:rsidR="00A73F71" w:rsidRPr="006C6D44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6740D39C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3D02EB1A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</w:tr>
      <w:tr w:rsidR="00A73F71" w:rsidRPr="001A4780" w14:paraId="306B5623" w14:textId="77777777" w:rsidTr="004A5F56">
        <w:tc>
          <w:tcPr>
            <w:tcW w:w="750" w:type="pct"/>
            <w:shd w:val="clear" w:color="auto" w:fill="auto"/>
            <w:vAlign w:val="center"/>
          </w:tcPr>
          <w:p w14:paraId="508745BC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08B151C" w14:textId="77777777" w:rsidR="00A73F71" w:rsidRPr="003804BF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2B5CEE1" w14:textId="77777777" w:rsidR="00A73F71" w:rsidRPr="003804BF" w:rsidRDefault="00A73F7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3CE6362" w14:textId="77777777" w:rsidR="00A73F71" w:rsidRPr="003804BF" w:rsidRDefault="00A73F7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FC771AF" w14:textId="44F4C9C0" w:rsidR="00A73F71" w:rsidRPr="003804BF" w:rsidRDefault="002D1F44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160FA32" w14:textId="77777777" w:rsidR="00A73F71" w:rsidRPr="003804BF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A73F71" w:rsidRPr="001B3D35" w14:paraId="0BBBE643" w14:textId="77777777" w:rsidTr="004A5F56">
        <w:tc>
          <w:tcPr>
            <w:tcW w:w="5000" w:type="pct"/>
            <w:gridSpan w:val="11"/>
            <w:shd w:val="clear" w:color="auto" w:fill="auto"/>
          </w:tcPr>
          <w:p w14:paraId="20D44DDD" w14:textId="77777777" w:rsidR="00A73F71" w:rsidRPr="00655FB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A73F71" w:rsidRPr="001A4780" w14:paraId="7BE2E32D" w14:textId="77777777" w:rsidTr="004A5F56">
        <w:tc>
          <w:tcPr>
            <w:tcW w:w="750" w:type="pct"/>
            <w:shd w:val="clear" w:color="auto" w:fill="auto"/>
            <w:vAlign w:val="center"/>
          </w:tcPr>
          <w:p w14:paraId="427D5D0D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E6784DA" w14:textId="77777777" w:rsidR="00A73F71" w:rsidRPr="003804BF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46083D3" w14:textId="77777777" w:rsidR="00A73F71" w:rsidRPr="003804BF" w:rsidRDefault="00A73F7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5AE0D52" w14:textId="77777777" w:rsidR="00A73F71" w:rsidRPr="003804BF" w:rsidRDefault="00A73F7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141CA32" w14:textId="77777777" w:rsidR="00A73F71" w:rsidRPr="003804BF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13F6BDFA" w14:textId="77777777" w:rsidR="00A73F71" w:rsidRPr="003804BF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73F71" w:rsidRPr="001A4780" w14:paraId="7DBB2A69" w14:textId="77777777" w:rsidTr="004A5F56">
        <w:tc>
          <w:tcPr>
            <w:tcW w:w="750" w:type="pct"/>
            <w:shd w:val="clear" w:color="auto" w:fill="auto"/>
            <w:vAlign w:val="center"/>
          </w:tcPr>
          <w:p w14:paraId="4A3240DD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4EF405F" w14:textId="77777777" w:rsidR="00A73F71" w:rsidRPr="003804BF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9852712" w14:textId="77777777" w:rsidR="00A73F71" w:rsidRPr="00B07477" w:rsidRDefault="00A73F7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438BDF9" w14:textId="77777777" w:rsidR="00A73F71" w:rsidRPr="00B07477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FDCCA87" w14:textId="77777777" w:rsidR="00A73F71" w:rsidRPr="003804BF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4528B69" w14:textId="77777777" w:rsidR="00A73F71" w:rsidRPr="003804BF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73F71" w:rsidRPr="001A4780" w14:paraId="6574327B" w14:textId="77777777" w:rsidTr="004A5F56">
        <w:tc>
          <w:tcPr>
            <w:tcW w:w="750" w:type="pct"/>
            <w:shd w:val="clear" w:color="auto" w:fill="auto"/>
            <w:vAlign w:val="center"/>
          </w:tcPr>
          <w:p w14:paraId="1056F43C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2E45F76" w14:textId="77777777" w:rsidR="00A73F71" w:rsidRPr="00B07477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E2F1E83" w14:textId="77777777" w:rsidR="00A73F71" w:rsidRPr="002B372D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0B26FF7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87E318B" w14:textId="77777777" w:rsidR="00A73F71" w:rsidRPr="00B07477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96C292C" w14:textId="365EF1C6" w:rsidR="00A73F71" w:rsidRPr="00CC3755" w:rsidRDefault="00CC3755" w:rsidP="008C3322">
            <w:pPr>
              <w:spacing w:before="0" w:after="0"/>
              <w:ind w:firstLine="51"/>
              <w:rPr>
                <w:sz w:val="20"/>
                <w:lang w:val="x-none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A73F71" w:rsidRPr="001A4780" w14:paraId="5D4CE292" w14:textId="77777777" w:rsidTr="004A5F56">
        <w:tc>
          <w:tcPr>
            <w:tcW w:w="5000" w:type="pct"/>
            <w:gridSpan w:val="11"/>
            <w:shd w:val="clear" w:color="auto" w:fill="auto"/>
            <w:vAlign w:val="center"/>
          </w:tcPr>
          <w:p w14:paraId="35C18D0C" w14:textId="77777777" w:rsidR="00A73F71" w:rsidRPr="009968C5" w:rsidRDefault="00A73F71" w:rsidP="008C3322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A73F71" w:rsidRPr="001A4780" w14:paraId="30609F21" w14:textId="77777777" w:rsidTr="004A5F56">
        <w:tc>
          <w:tcPr>
            <w:tcW w:w="750" w:type="pct"/>
            <w:shd w:val="clear" w:color="auto" w:fill="auto"/>
          </w:tcPr>
          <w:p w14:paraId="699CD361" w14:textId="77777777" w:rsidR="00A73F71" w:rsidRPr="009968C5" w:rsidRDefault="00A73F71" w:rsidP="008C3322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0660FFF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68088B9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2C09E7F1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1313CE03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79D30B2C" w14:textId="77777777" w:rsidR="00A73F71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73F71" w:rsidRPr="001A4780" w14:paraId="7816BE58" w14:textId="77777777" w:rsidTr="004A5F56">
        <w:tc>
          <w:tcPr>
            <w:tcW w:w="750" w:type="pct"/>
            <w:shd w:val="clear" w:color="auto" w:fill="auto"/>
            <w:vAlign w:val="center"/>
          </w:tcPr>
          <w:p w14:paraId="05C5907B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74469D9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69D4EEB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BE98A34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967B7E6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B069F36" w14:textId="77777777" w:rsidR="00A73F71" w:rsidRDefault="00A73F71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7B233E" w:rsidRPr="001A4780" w14:paraId="4BDC8986" w14:textId="77777777" w:rsidTr="007B233E">
        <w:tc>
          <w:tcPr>
            <w:tcW w:w="755" w:type="pct"/>
            <w:gridSpan w:val="2"/>
            <w:shd w:val="clear" w:color="auto" w:fill="auto"/>
            <w:vAlign w:val="center"/>
          </w:tcPr>
          <w:p w14:paraId="3F0081DE" w14:textId="77777777" w:rsidR="007B233E" w:rsidRPr="006C6D44" w:rsidRDefault="007B233E" w:rsidP="007B233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182ECE1" w14:textId="77777777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gridSpan w:val="2"/>
            <w:shd w:val="clear" w:color="auto" w:fill="auto"/>
          </w:tcPr>
          <w:p w14:paraId="66C6354C" w14:textId="77777777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CF7A256" w14:textId="77777777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31BB581" w14:textId="77777777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5" w:type="pct"/>
            <w:shd w:val="clear" w:color="auto" w:fill="auto"/>
          </w:tcPr>
          <w:p w14:paraId="790EDDCB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4A5F9CF9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5115C968" w14:textId="77777777" w:rsidR="007B233E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A73F71" w:rsidRPr="001A4780" w14:paraId="248D42FE" w14:textId="77777777" w:rsidTr="004A5F56">
        <w:tc>
          <w:tcPr>
            <w:tcW w:w="750" w:type="pct"/>
            <w:shd w:val="clear" w:color="auto" w:fill="auto"/>
            <w:vAlign w:val="center"/>
          </w:tcPr>
          <w:p w14:paraId="1B912D2F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B7F1740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5ABCE69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B1A7C04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214988A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B2CE656" w14:textId="77777777" w:rsidR="00A73F71" w:rsidRDefault="00A73F7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A73F71" w:rsidRPr="001A4780" w14:paraId="3095DD6F" w14:textId="77777777" w:rsidTr="004A5F56">
        <w:tc>
          <w:tcPr>
            <w:tcW w:w="750" w:type="pct"/>
            <w:shd w:val="clear" w:color="auto" w:fill="auto"/>
            <w:vAlign w:val="center"/>
          </w:tcPr>
          <w:p w14:paraId="5A4FC444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129552C" w14:textId="77777777" w:rsidR="00A73F71" w:rsidRPr="001A4780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9B5451C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A2931FD" w14:textId="77777777" w:rsidR="00A73F71" w:rsidRPr="001A4780" w:rsidRDefault="00A73F7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96FA98D" w14:textId="77777777" w:rsidR="00A73F71" w:rsidRPr="001A4780" w:rsidRDefault="00A73F7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BC85C9D" w14:textId="77777777" w:rsidR="00A73F71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73F71" w:rsidRPr="001A4780" w14:paraId="0CD243E0" w14:textId="77777777" w:rsidTr="004A5F56">
        <w:tc>
          <w:tcPr>
            <w:tcW w:w="750" w:type="pct"/>
            <w:shd w:val="clear" w:color="auto" w:fill="auto"/>
            <w:vAlign w:val="center"/>
          </w:tcPr>
          <w:p w14:paraId="005CC278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19D3297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6AA78CB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4E8AC7E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D2E4B65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40F5F91" w14:textId="77777777" w:rsidR="00A73F71" w:rsidRDefault="00A73F7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A73F71" w:rsidRPr="001A4780" w14:paraId="31C279DE" w14:textId="77777777" w:rsidTr="004A5F56">
        <w:tc>
          <w:tcPr>
            <w:tcW w:w="750" w:type="pct"/>
            <w:shd w:val="clear" w:color="auto" w:fill="auto"/>
            <w:vAlign w:val="center"/>
          </w:tcPr>
          <w:p w14:paraId="7982A823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47936A9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932B31B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90DF81E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7F43A30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F69327B" w14:textId="77777777" w:rsidR="00A73F71" w:rsidRDefault="00A73F7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A73F71" w:rsidRPr="001A4780" w14:paraId="732B7FCE" w14:textId="77777777" w:rsidTr="004A5F56">
        <w:tc>
          <w:tcPr>
            <w:tcW w:w="750" w:type="pct"/>
            <w:shd w:val="clear" w:color="auto" w:fill="auto"/>
            <w:vAlign w:val="center"/>
          </w:tcPr>
          <w:p w14:paraId="0CCA03C2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CFECF3E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66145FB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CC67A76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554D742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2D2E960" w14:textId="77777777" w:rsidR="00A73F71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604FDF04" w14:textId="77777777" w:rsidR="00A73F71" w:rsidRDefault="00A73F7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A73F71" w:rsidRPr="001A4780" w14:paraId="4E6D3212" w14:textId="77777777" w:rsidTr="004A5F56">
        <w:tc>
          <w:tcPr>
            <w:tcW w:w="750" w:type="pct"/>
            <w:shd w:val="clear" w:color="auto" w:fill="auto"/>
            <w:vAlign w:val="center"/>
          </w:tcPr>
          <w:p w14:paraId="66D2FC7E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72D54F3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120CCB0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25950AE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7790DC2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A11B08F" w14:textId="77777777" w:rsidR="00A73F71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63AF12B2" w14:textId="77777777" w:rsidR="00A73F71" w:rsidRDefault="00A73F7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A73F71" w:rsidRPr="001A4780" w14:paraId="3F1E0E2D" w14:textId="77777777" w:rsidTr="004A5F56">
        <w:tc>
          <w:tcPr>
            <w:tcW w:w="5000" w:type="pct"/>
            <w:gridSpan w:val="11"/>
            <w:shd w:val="clear" w:color="auto" w:fill="auto"/>
            <w:vAlign w:val="center"/>
          </w:tcPr>
          <w:p w14:paraId="4E26BC99" w14:textId="6FC5FF73" w:rsidR="00A73F71" w:rsidRDefault="00F643A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A73F71" w:rsidRPr="001A4780" w14:paraId="51BDA804" w14:textId="77777777" w:rsidTr="004A5F56">
        <w:tc>
          <w:tcPr>
            <w:tcW w:w="750" w:type="pct"/>
            <w:shd w:val="clear" w:color="auto" w:fill="auto"/>
            <w:vAlign w:val="center"/>
          </w:tcPr>
          <w:p w14:paraId="7F12B0F5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0B1B9454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3C160E97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353A99E9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242F5E6E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4846732F" w14:textId="77777777" w:rsidR="00A73F71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73F71" w:rsidRPr="001A4780" w14:paraId="504A852C" w14:textId="77777777" w:rsidTr="004A5F56">
        <w:tc>
          <w:tcPr>
            <w:tcW w:w="750" w:type="pct"/>
            <w:shd w:val="clear" w:color="auto" w:fill="auto"/>
            <w:vAlign w:val="center"/>
          </w:tcPr>
          <w:p w14:paraId="73E38867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7AF4C748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B8E1CB4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35EFEF7F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50C3A743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7CF4A428" w14:textId="77777777" w:rsidR="00A73F71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A73F71" w:rsidRPr="001A4780" w14:paraId="5B40F7BF" w14:textId="77777777" w:rsidTr="004A5F56">
        <w:tc>
          <w:tcPr>
            <w:tcW w:w="750" w:type="pct"/>
            <w:shd w:val="clear" w:color="auto" w:fill="auto"/>
            <w:vAlign w:val="center"/>
          </w:tcPr>
          <w:p w14:paraId="55E3BF60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1D31B047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6444493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54077865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3DA28EFC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205440A7" w14:textId="77777777" w:rsidR="00A73F71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73F71" w:rsidRPr="001A4780" w14:paraId="01007FFB" w14:textId="77777777" w:rsidTr="004A5F56">
        <w:tc>
          <w:tcPr>
            <w:tcW w:w="750" w:type="pct"/>
            <w:shd w:val="clear" w:color="auto" w:fill="auto"/>
            <w:vAlign w:val="center"/>
          </w:tcPr>
          <w:p w14:paraId="666D3340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654086D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0D3FFD5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400A7E19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6D945840" w14:textId="2D90C442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6F0A80EA" w14:textId="77777777" w:rsidR="00A73F71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73F71" w:rsidRPr="001A4780" w14:paraId="22E26FEC" w14:textId="77777777" w:rsidTr="004A5F56">
        <w:tc>
          <w:tcPr>
            <w:tcW w:w="750" w:type="pct"/>
            <w:shd w:val="clear" w:color="auto" w:fill="auto"/>
            <w:vAlign w:val="center"/>
          </w:tcPr>
          <w:p w14:paraId="0B3A741D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C852B4A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BDAA868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0E7BA34F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3834B50A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591201F8" w14:textId="77777777" w:rsidR="00A73F71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A63A9E4" w14:textId="77777777" w:rsidTr="004A5F56">
        <w:tc>
          <w:tcPr>
            <w:tcW w:w="750" w:type="pct"/>
            <w:shd w:val="clear" w:color="auto" w:fill="auto"/>
            <w:vAlign w:val="center"/>
          </w:tcPr>
          <w:p w14:paraId="416547D3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58149B5" w14:textId="7A74D8EA" w:rsidR="00B80981" w:rsidRPr="00E87917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BF59FB6" w14:textId="6FB27C18" w:rsidR="00B80981" w:rsidRPr="00E87917" w:rsidRDefault="00B8098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08FCE5BB" w14:textId="2D4FA4EC" w:rsidR="00B80981" w:rsidRPr="00E87917" w:rsidRDefault="00B8098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6905FDE3" w14:textId="6376C37B" w:rsidR="00B80981" w:rsidRPr="00E87917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25E9EE32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52AFAA1" w14:textId="77777777" w:rsidTr="004A5F56">
        <w:tc>
          <w:tcPr>
            <w:tcW w:w="750" w:type="pct"/>
            <w:shd w:val="clear" w:color="auto" w:fill="auto"/>
            <w:vAlign w:val="center"/>
          </w:tcPr>
          <w:p w14:paraId="63EC68A1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F76D5A8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CEF80D3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5B2DDC9E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09757B8F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7B11CE79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3F6BD23" w14:textId="77777777" w:rsidTr="004A5F56">
        <w:tc>
          <w:tcPr>
            <w:tcW w:w="750" w:type="pct"/>
            <w:vMerge w:val="restart"/>
            <w:shd w:val="clear" w:color="auto" w:fill="auto"/>
            <w:vAlign w:val="center"/>
          </w:tcPr>
          <w:p w14:paraId="0CDDEA4D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8725088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48852F7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4CE3943D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51BABF14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044130B8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C75606E" w14:textId="77777777" w:rsidTr="004A5F56">
        <w:tc>
          <w:tcPr>
            <w:tcW w:w="750" w:type="pct"/>
            <w:vMerge/>
            <w:shd w:val="clear" w:color="auto" w:fill="auto"/>
            <w:vAlign w:val="center"/>
          </w:tcPr>
          <w:p w14:paraId="3BC2CDB1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B59E14F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2255DA8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6E86B438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40BCBF68" w14:textId="3353EDB2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2407DB50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50B82F8" w14:textId="77777777" w:rsidTr="004A5F56">
        <w:tc>
          <w:tcPr>
            <w:tcW w:w="750" w:type="pct"/>
            <w:vMerge/>
            <w:shd w:val="clear" w:color="auto" w:fill="auto"/>
            <w:vAlign w:val="center"/>
          </w:tcPr>
          <w:p w14:paraId="1E014A08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281E83A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CB6D24F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CAF075A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1B9DBB0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22DE088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B80981" w:rsidRPr="001A4780" w14:paraId="5217BBC4" w14:textId="77777777" w:rsidTr="004A5F56">
        <w:tc>
          <w:tcPr>
            <w:tcW w:w="750" w:type="pct"/>
            <w:shd w:val="clear" w:color="auto" w:fill="auto"/>
            <w:vAlign w:val="center"/>
          </w:tcPr>
          <w:p w14:paraId="15AC3B77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B7206C5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307A726F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6484CF02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560672E4" w14:textId="7DECAA81" w:rsidR="00B80981" w:rsidRPr="00655FB3" w:rsidRDefault="002D1F44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B80981">
              <w:rPr>
                <w:sz w:val="20"/>
              </w:rPr>
              <w:t xml:space="preserve"> документа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507275A3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C891FCC" w14:textId="77777777" w:rsidTr="004A5F56">
        <w:tc>
          <w:tcPr>
            <w:tcW w:w="5000" w:type="pct"/>
            <w:gridSpan w:val="11"/>
            <w:shd w:val="clear" w:color="auto" w:fill="auto"/>
            <w:vAlign w:val="center"/>
          </w:tcPr>
          <w:p w14:paraId="738B27F7" w14:textId="7B561C4F" w:rsidR="00B80981" w:rsidRDefault="002D1F44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B80981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B80981" w:rsidRPr="001A4780" w14:paraId="25E315B3" w14:textId="77777777" w:rsidTr="004A5F56">
        <w:tc>
          <w:tcPr>
            <w:tcW w:w="750" w:type="pct"/>
            <w:shd w:val="clear" w:color="auto" w:fill="auto"/>
            <w:vAlign w:val="center"/>
          </w:tcPr>
          <w:p w14:paraId="7395B2B1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50F52B7B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891FF33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43F8287C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2235F889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0B8C714C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2F33BF9" w14:textId="77777777" w:rsidTr="004A5F56">
        <w:tc>
          <w:tcPr>
            <w:tcW w:w="750" w:type="pct"/>
            <w:shd w:val="clear" w:color="auto" w:fill="auto"/>
            <w:vAlign w:val="center"/>
          </w:tcPr>
          <w:p w14:paraId="13C44A7F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6C6AB523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4B3F919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176817D0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0F665757" w14:textId="3188EFDF" w:rsidR="00B80981" w:rsidRPr="00655FB3" w:rsidRDefault="002D1F44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643150BD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B80981" w:rsidRPr="001A4780" w14:paraId="6A21E971" w14:textId="77777777" w:rsidTr="004A5F56">
        <w:tc>
          <w:tcPr>
            <w:tcW w:w="750" w:type="pct"/>
            <w:shd w:val="clear" w:color="auto" w:fill="auto"/>
            <w:vAlign w:val="center"/>
          </w:tcPr>
          <w:p w14:paraId="5850AD13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2A0CA824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29B38AE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57DA4F9D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6D2D2328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77AAAFA9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1C9BA30" w14:textId="77777777" w:rsidTr="004A5F56">
        <w:tc>
          <w:tcPr>
            <w:tcW w:w="750" w:type="pct"/>
            <w:shd w:val="clear" w:color="auto" w:fill="auto"/>
            <w:vAlign w:val="center"/>
          </w:tcPr>
          <w:p w14:paraId="3205886A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94F27B9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CB39630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609568D5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EE39276" w14:textId="39129880" w:rsidR="00B80981" w:rsidRPr="00655FB3" w:rsidRDefault="002D1F44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B76A5F6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B80981" w:rsidRPr="001A4780" w14:paraId="78E7053E" w14:textId="77777777" w:rsidTr="004A5F56">
        <w:tc>
          <w:tcPr>
            <w:tcW w:w="5000" w:type="pct"/>
            <w:gridSpan w:val="11"/>
            <w:shd w:val="clear" w:color="auto" w:fill="auto"/>
          </w:tcPr>
          <w:p w14:paraId="62F8ABE3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B80981" w:rsidRPr="001A4780" w14:paraId="34D20A8B" w14:textId="77777777" w:rsidTr="004A5F56">
        <w:tc>
          <w:tcPr>
            <w:tcW w:w="750" w:type="pct"/>
            <w:shd w:val="clear" w:color="auto" w:fill="auto"/>
          </w:tcPr>
          <w:p w14:paraId="51C11D4C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88DDD86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578539D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42CAA7E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095725F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051951B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31543A99" w14:textId="77777777" w:rsidTr="004A5F56">
        <w:tc>
          <w:tcPr>
            <w:tcW w:w="750" w:type="pct"/>
            <w:shd w:val="clear" w:color="auto" w:fill="auto"/>
          </w:tcPr>
          <w:p w14:paraId="78EB5940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7CBD585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1CB5776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0E7255B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E90E594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7C45095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A83B569" w14:textId="77777777" w:rsidTr="004A5F56">
        <w:tc>
          <w:tcPr>
            <w:tcW w:w="750" w:type="pct"/>
            <w:shd w:val="clear" w:color="auto" w:fill="auto"/>
          </w:tcPr>
          <w:p w14:paraId="0758CA97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460AF83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C3A1852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BC3D2A4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27490AE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CDF3868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47FB5A01" w14:textId="77777777" w:rsidTr="004A5F56">
        <w:tc>
          <w:tcPr>
            <w:tcW w:w="750" w:type="pct"/>
            <w:shd w:val="clear" w:color="auto" w:fill="auto"/>
          </w:tcPr>
          <w:p w14:paraId="59D36FDC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F772849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951386F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BEED1D6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3F504F1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9CB5151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D114CAC" w14:textId="77777777" w:rsidTr="004A5F56">
        <w:tc>
          <w:tcPr>
            <w:tcW w:w="750" w:type="pct"/>
            <w:shd w:val="clear" w:color="auto" w:fill="auto"/>
          </w:tcPr>
          <w:p w14:paraId="10B8C071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ABB6DFE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37772EE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880DD24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2B08F43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A74C75F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D9544B8" w14:textId="77777777" w:rsidTr="004A5F56">
        <w:tc>
          <w:tcPr>
            <w:tcW w:w="5000" w:type="pct"/>
            <w:gridSpan w:val="11"/>
            <w:shd w:val="clear" w:color="auto" w:fill="auto"/>
          </w:tcPr>
          <w:p w14:paraId="5BB72F0F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B80981" w:rsidRPr="001A4780" w14:paraId="595208A8" w14:textId="77777777" w:rsidTr="004A5F56">
        <w:tc>
          <w:tcPr>
            <w:tcW w:w="750" w:type="pct"/>
            <w:shd w:val="clear" w:color="auto" w:fill="auto"/>
          </w:tcPr>
          <w:p w14:paraId="0279FA66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C87CD56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0DD0B27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B019668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66F3F94F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38B02A42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6555D79" w14:textId="77777777" w:rsidTr="004A5F56">
        <w:tc>
          <w:tcPr>
            <w:tcW w:w="750" w:type="pct"/>
            <w:vMerge w:val="restart"/>
            <w:shd w:val="clear" w:color="auto" w:fill="auto"/>
            <w:vAlign w:val="center"/>
          </w:tcPr>
          <w:p w14:paraId="3B22F756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7778412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F127A9C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2F684DF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6541C75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3D465E2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7DC11D8" w14:textId="77777777" w:rsidTr="004A5F56">
        <w:tc>
          <w:tcPr>
            <w:tcW w:w="750" w:type="pct"/>
            <w:vMerge/>
            <w:shd w:val="clear" w:color="auto" w:fill="auto"/>
          </w:tcPr>
          <w:p w14:paraId="43EFEB02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61795E6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1DE8128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00DA4E3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67B6BA2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7DD1785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74F4D7A" w14:textId="77777777" w:rsidTr="004A5F56">
        <w:tc>
          <w:tcPr>
            <w:tcW w:w="750" w:type="pct"/>
            <w:vMerge/>
            <w:shd w:val="clear" w:color="auto" w:fill="auto"/>
          </w:tcPr>
          <w:p w14:paraId="00A58515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8EF2289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90CCC8B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B0FCF95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89B4DDC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906DCBF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847408A" w14:textId="77777777" w:rsidTr="004A5F56">
        <w:tc>
          <w:tcPr>
            <w:tcW w:w="750" w:type="pct"/>
            <w:vMerge/>
            <w:shd w:val="clear" w:color="auto" w:fill="auto"/>
          </w:tcPr>
          <w:p w14:paraId="085BFCBE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BFBBA13" w14:textId="19E5E13B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31E3576" w14:textId="22FE510D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08F59915" w14:textId="1178378B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50FE6A5C" w14:textId="4BF77E7A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4B4319F2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BCEFF4B" w14:textId="77777777" w:rsidTr="004A5F56">
        <w:tc>
          <w:tcPr>
            <w:tcW w:w="5000" w:type="pct"/>
            <w:gridSpan w:val="11"/>
            <w:shd w:val="clear" w:color="auto" w:fill="auto"/>
          </w:tcPr>
          <w:p w14:paraId="1083CFFE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B80981" w:rsidRPr="001A4780" w14:paraId="5D0AAC63" w14:textId="77777777" w:rsidTr="004A5F56">
        <w:tc>
          <w:tcPr>
            <w:tcW w:w="750" w:type="pct"/>
            <w:shd w:val="clear" w:color="auto" w:fill="auto"/>
          </w:tcPr>
          <w:p w14:paraId="3F24A6AE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C1B3128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A39C477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532E983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1D353017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1C82B29B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7FC69BF" w14:textId="77777777" w:rsidTr="004A5F56">
        <w:tc>
          <w:tcPr>
            <w:tcW w:w="750" w:type="pct"/>
            <w:shd w:val="clear" w:color="auto" w:fill="auto"/>
          </w:tcPr>
          <w:p w14:paraId="7D844820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6CFDE9F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F9C6248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D737345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119F55C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BE6955A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8E97090" w14:textId="77777777" w:rsidTr="004A5F56">
        <w:tc>
          <w:tcPr>
            <w:tcW w:w="5000" w:type="pct"/>
            <w:gridSpan w:val="11"/>
            <w:shd w:val="clear" w:color="auto" w:fill="auto"/>
          </w:tcPr>
          <w:p w14:paraId="2971AC3D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B80981" w:rsidRPr="001A4780" w14:paraId="39F33AAB" w14:textId="77777777" w:rsidTr="004A5F56">
        <w:tc>
          <w:tcPr>
            <w:tcW w:w="750" w:type="pct"/>
            <w:shd w:val="clear" w:color="auto" w:fill="auto"/>
          </w:tcPr>
          <w:p w14:paraId="7E8FF3F7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38F38A6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87D2420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3DFC826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B0E428E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7D1C18E0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36A76D9" w14:textId="77777777" w:rsidTr="004A5F56">
        <w:tc>
          <w:tcPr>
            <w:tcW w:w="750" w:type="pct"/>
            <w:vMerge w:val="restart"/>
            <w:shd w:val="clear" w:color="auto" w:fill="auto"/>
            <w:vAlign w:val="center"/>
          </w:tcPr>
          <w:p w14:paraId="431E7E2C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3DB45D7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E12F325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8068219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CB9C0A3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8" w:type="pct"/>
            <w:gridSpan w:val="2"/>
            <w:shd w:val="clear" w:color="auto" w:fill="auto"/>
          </w:tcPr>
          <w:p w14:paraId="7D2018F5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6898A38" w14:textId="77777777" w:rsidTr="004A5F56">
        <w:tc>
          <w:tcPr>
            <w:tcW w:w="750" w:type="pct"/>
            <w:vMerge/>
            <w:shd w:val="clear" w:color="auto" w:fill="auto"/>
          </w:tcPr>
          <w:p w14:paraId="365E48CF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A1C0F34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1802E36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D798BCF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AF554E6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0C6D296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3578EF8" w14:textId="77777777" w:rsidTr="004A5F56">
        <w:tc>
          <w:tcPr>
            <w:tcW w:w="5000" w:type="pct"/>
            <w:gridSpan w:val="11"/>
            <w:shd w:val="clear" w:color="auto" w:fill="auto"/>
          </w:tcPr>
          <w:p w14:paraId="65882746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B80981" w:rsidRPr="001A4780" w14:paraId="5F82F080" w14:textId="77777777" w:rsidTr="004A5F56">
        <w:tc>
          <w:tcPr>
            <w:tcW w:w="750" w:type="pct"/>
            <w:shd w:val="clear" w:color="auto" w:fill="auto"/>
          </w:tcPr>
          <w:p w14:paraId="41149CDB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ED25274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5B1FE42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8742D2D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2BF5F349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15830C7E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983F66E" w14:textId="77777777" w:rsidTr="004A5F56">
        <w:tc>
          <w:tcPr>
            <w:tcW w:w="750" w:type="pct"/>
            <w:shd w:val="clear" w:color="auto" w:fill="auto"/>
          </w:tcPr>
          <w:p w14:paraId="3D513737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FC01537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FACFD3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F039A42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841B030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B1115F3" w14:textId="6D26BF0F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B80981" w:rsidRPr="001A4780" w14:paraId="6D9E23F9" w14:textId="77777777" w:rsidTr="004A5F56">
        <w:tc>
          <w:tcPr>
            <w:tcW w:w="750" w:type="pct"/>
            <w:shd w:val="clear" w:color="auto" w:fill="auto"/>
          </w:tcPr>
          <w:p w14:paraId="269183B3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776242C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A568406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413C46D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563792B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42C2BEE" w14:textId="209D0AE5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B80981" w:rsidRPr="001A4780" w14:paraId="0C412CF1" w14:textId="77777777" w:rsidTr="004A5F56">
        <w:tc>
          <w:tcPr>
            <w:tcW w:w="750" w:type="pct"/>
            <w:shd w:val="clear" w:color="auto" w:fill="auto"/>
          </w:tcPr>
          <w:p w14:paraId="66D6F17B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EFAD66C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800C5CC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0B117C6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4E9D9A7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A4FA386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2DC398D6" w14:textId="77777777" w:rsidTr="004A5F56">
        <w:tc>
          <w:tcPr>
            <w:tcW w:w="750" w:type="pct"/>
            <w:shd w:val="clear" w:color="auto" w:fill="auto"/>
          </w:tcPr>
          <w:p w14:paraId="7212A46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03A5B36" w14:textId="38FF835C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9CA0540" w14:textId="3D5F383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63851E7" w14:textId="08FD518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9AAC2BE" w14:textId="792C976E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6FDB2D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6F6D4D5" w14:textId="77777777" w:rsidTr="004A5F56">
        <w:tc>
          <w:tcPr>
            <w:tcW w:w="750" w:type="pct"/>
            <w:shd w:val="clear" w:color="auto" w:fill="auto"/>
          </w:tcPr>
          <w:p w14:paraId="4E6C97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6FF6B9F" w14:textId="3EBA416F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FD07359" w14:textId="0A6D1D8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AE60D32" w14:textId="1711EA6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6953EB5" w14:textId="255B4E83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693963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A24267A" w14:textId="77777777" w:rsidTr="004A5F56">
        <w:tc>
          <w:tcPr>
            <w:tcW w:w="5000" w:type="pct"/>
            <w:gridSpan w:val="11"/>
            <w:shd w:val="clear" w:color="auto" w:fill="auto"/>
          </w:tcPr>
          <w:p w14:paraId="3B65C4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13ABB1B0" w14:textId="77777777" w:rsidTr="004A5F56">
        <w:tc>
          <w:tcPr>
            <w:tcW w:w="750" w:type="pct"/>
            <w:shd w:val="clear" w:color="auto" w:fill="auto"/>
          </w:tcPr>
          <w:p w14:paraId="67E4E34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2EFBCC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22B3CD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FCB118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0C6C2BB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2CD5730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02A434F" w14:textId="77777777" w:rsidTr="004A5F56">
        <w:tc>
          <w:tcPr>
            <w:tcW w:w="750" w:type="pct"/>
            <w:shd w:val="clear" w:color="auto" w:fill="auto"/>
          </w:tcPr>
          <w:p w14:paraId="3CCC58F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67F00F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1558EE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A58E99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00661B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FDF2F6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A5CE83D" w14:textId="77777777" w:rsidTr="004A5F56">
        <w:tc>
          <w:tcPr>
            <w:tcW w:w="750" w:type="pct"/>
            <w:shd w:val="clear" w:color="auto" w:fill="auto"/>
          </w:tcPr>
          <w:p w14:paraId="1064ECB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AD9F91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736455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81008B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A2ACE44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737B742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1F7E2D6E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46A18F41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3F019697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3AFB00D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2B273456" w14:textId="77777777" w:rsidTr="004A5F56">
        <w:tc>
          <w:tcPr>
            <w:tcW w:w="750" w:type="pct"/>
            <w:shd w:val="clear" w:color="auto" w:fill="auto"/>
          </w:tcPr>
          <w:p w14:paraId="694650B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9934D2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304A93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4DD669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CB5C27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3F2229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20A9621" w14:textId="77777777" w:rsidTr="004A5F56">
        <w:tc>
          <w:tcPr>
            <w:tcW w:w="750" w:type="pct"/>
            <w:shd w:val="clear" w:color="auto" w:fill="auto"/>
          </w:tcPr>
          <w:p w14:paraId="1A0F836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031278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8C5BA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496B8B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5391DB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B36027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32A6EEA" w14:textId="77777777" w:rsidTr="004A5F56">
        <w:tc>
          <w:tcPr>
            <w:tcW w:w="750" w:type="pct"/>
            <w:shd w:val="clear" w:color="auto" w:fill="auto"/>
          </w:tcPr>
          <w:p w14:paraId="1B2E619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D6252B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00B27A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6FD9D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A7D90C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E26D79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62EA0AB" w14:textId="77777777" w:rsidTr="004A5F56">
        <w:tc>
          <w:tcPr>
            <w:tcW w:w="5000" w:type="pct"/>
            <w:gridSpan w:val="11"/>
            <w:shd w:val="clear" w:color="auto" w:fill="auto"/>
          </w:tcPr>
          <w:p w14:paraId="2DEDC86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7280A2CD" w14:textId="77777777" w:rsidTr="004A5F56">
        <w:tc>
          <w:tcPr>
            <w:tcW w:w="750" w:type="pct"/>
            <w:shd w:val="clear" w:color="auto" w:fill="auto"/>
          </w:tcPr>
          <w:p w14:paraId="15D673E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F2905B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3CDEC9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DF946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6F0E9B1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1E60614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BE7F6FB" w14:textId="77777777" w:rsidTr="004A5F56">
        <w:tc>
          <w:tcPr>
            <w:tcW w:w="750" w:type="pct"/>
            <w:shd w:val="clear" w:color="auto" w:fill="auto"/>
          </w:tcPr>
          <w:p w14:paraId="4BF293A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41726D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739D04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FF8539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4AC98C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C6F10E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120C337" w14:textId="77777777" w:rsidTr="004A5F56">
        <w:tc>
          <w:tcPr>
            <w:tcW w:w="750" w:type="pct"/>
            <w:shd w:val="clear" w:color="auto" w:fill="auto"/>
          </w:tcPr>
          <w:p w14:paraId="3CFAFA9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36B381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35277C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DCB0A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1571E7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63883B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9DCCCF" w14:textId="77777777" w:rsidTr="004A5F56">
        <w:tc>
          <w:tcPr>
            <w:tcW w:w="750" w:type="pct"/>
            <w:shd w:val="clear" w:color="auto" w:fill="auto"/>
          </w:tcPr>
          <w:p w14:paraId="20EDF6E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424C21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13700F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62BD87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B1B5E6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401C98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2091751" w14:textId="77777777" w:rsidTr="004A5F56">
        <w:tc>
          <w:tcPr>
            <w:tcW w:w="750" w:type="pct"/>
            <w:shd w:val="clear" w:color="auto" w:fill="auto"/>
          </w:tcPr>
          <w:p w14:paraId="07C70FF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ABB7C3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599713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A995B5D" w14:textId="30A3FD1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852FFD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32CA02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69E02EC" w14:textId="77777777" w:rsidTr="004A5F56">
        <w:tc>
          <w:tcPr>
            <w:tcW w:w="5000" w:type="pct"/>
            <w:gridSpan w:val="11"/>
            <w:shd w:val="clear" w:color="auto" w:fill="auto"/>
            <w:vAlign w:val="center"/>
          </w:tcPr>
          <w:p w14:paraId="5A0B829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 протокола</w:t>
            </w:r>
          </w:p>
        </w:tc>
      </w:tr>
      <w:tr w:rsidR="004A5F56" w:rsidRPr="001A4780" w14:paraId="107D494E" w14:textId="77777777" w:rsidTr="004A5F56">
        <w:tc>
          <w:tcPr>
            <w:tcW w:w="750" w:type="pct"/>
            <w:shd w:val="clear" w:color="auto" w:fill="auto"/>
            <w:vAlign w:val="center"/>
          </w:tcPr>
          <w:p w14:paraId="76E2DB51" w14:textId="77777777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804AC7B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659E6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21F99F3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005D19E2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0EB6A8F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BA136AD" w14:textId="77777777" w:rsidTr="004A5F56">
        <w:tc>
          <w:tcPr>
            <w:tcW w:w="750" w:type="pct"/>
            <w:shd w:val="clear" w:color="auto" w:fill="auto"/>
            <w:vAlign w:val="center"/>
          </w:tcPr>
          <w:p w14:paraId="378DA52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006829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4CCD37E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0DA4D2E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1CFD7B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D92966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8049A36" w14:textId="77777777" w:rsidTr="004A5F56">
        <w:tc>
          <w:tcPr>
            <w:tcW w:w="750" w:type="pct"/>
            <w:shd w:val="clear" w:color="auto" w:fill="auto"/>
            <w:vAlign w:val="center"/>
          </w:tcPr>
          <w:p w14:paraId="08C3484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6B7CC6A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03824">
              <w:rPr>
                <w:sz w:val="20"/>
              </w:rPr>
              <w:t>execution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29E07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59412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C84CBF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03824">
              <w:rPr>
                <w:sz w:val="20"/>
              </w:rPr>
              <w:t>Проведение процедуры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D90D33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7EC126" w14:textId="77777777" w:rsidTr="004A5F56">
        <w:tc>
          <w:tcPr>
            <w:tcW w:w="750" w:type="pct"/>
            <w:shd w:val="clear" w:color="auto" w:fill="auto"/>
            <w:vAlign w:val="center"/>
          </w:tcPr>
          <w:p w14:paraId="739CD54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2AF899E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33F577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00BBE6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D957D5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AF7763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0852F8DE" w14:textId="77777777" w:rsidTr="004A5F56">
        <w:tc>
          <w:tcPr>
            <w:tcW w:w="750" w:type="pct"/>
            <w:shd w:val="clear" w:color="auto" w:fill="auto"/>
            <w:vAlign w:val="center"/>
          </w:tcPr>
          <w:p w14:paraId="53C485E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550CFA0" w14:textId="77777777" w:rsidR="004A5F56" w:rsidRPr="00994B57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839F128" w14:textId="77777777" w:rsidR="004A5F56" w:rsidRPr="00994B5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1E5890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DC701B3" w14:textId="77777777" w:rsidR="004A5F56" w:rsidRPr="00D0382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6990B4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A512E91" w14:textId="77777777" w:rsidTr="004A5F56">
        <w:tc>
          <w:tcPr>
            <w:tcW w:w="750" w:type="pct"/>
            <w:shd w:val="clear" w:color="auto" w:fill="auto"/>
            <w:vAlign w:val="center"/>
          </w:tcPr>
          <w:p w14:paraId="72220E1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F83D0CA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EEDAB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EC6F6A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1F00BC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8" w:type="pct"/>
            <w:gridSpan w:val="2"/>
            <w:shd w:val="clear" w:color="auto" w:fill="auto"/>
          </w:tcPr>
          <w:p w14:paraId="00FFA45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77A77A0" w14:textId="77777777" w:rsidTr="004A5F56">
        <w:tc>
          <w:tcPr>
            <w:tcW w:w="5000" w:type="pct"/>
            <w:gridSpan w:val="11"/>
            <w:shd w:val="clear" w:color="auto" w:fill="auto"/>
            <w:vAlign w:val="center"/>
          </w:tcPr>
          <w:p w14:paraId="47746604" w14:textId="77777777" w:rsidR="004A5F56" w:rsidRPr="006A57F1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6A57F1">
              <w:rPr>
                <w:b/>
                <w:sz w:val="20"/>
              </w:rPr>
              <w:t>Проведение процедуры</w:t>
            </w:r>
          </w:p>
        </w:tc>
      </w:tr>
      <w:tr w:rsidR="004A5F56" w:rsidRPr="001A4780" w14:paraId="2A7CCA7B" w14:textId="77777777" w:rsidTr="004A5F56">
        <w:tc>
          <w:tcPr>
            <w:tcW w:w="750" w:type="pct"/>
            <w:shd w:val="clear" w:color="auto" w:fill="auto"/>
            <w:vAlign w:val="center"/>
          </w:tcPr>
          <w:p w14:paraId="104C1C9B" w14:textId="77777777" w:rsidR="004A5F56" w:rsidRPr="006A57F1" w:rsidRDefault="004A5F56" w:rsidP="004A5F56">
            <w:pPr>
              <w:spacing w:before="0" w:after="0"/>
              <w:rPr>
                <w:b/>
                <w:sz w:val="20"/>
              </w:rPr>
            </w:pPr>
            <w:r w:rsidRPr="006A57F1">
              <w:rPr>
                <w:b/>
                <w:sz w:val="20"/>
              </w:rPr>
              <w:t>execution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2F213DD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BF0EFE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530835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12B0482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2A58C4A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2079A0B" w14:textId="77777777" w:rsidTr="004A5F56">
        <w:tc>
          <w:tcPr>
            <w:tcW w:w="750" w:type="pct"/>
            <w:shd w:val="clear" w:color="auto" w:fill="auto"/>
            <w:vAlign w:val="center"/>
          </w:tcPr>
          <w:p w14:paraId="107090A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96AF4F8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openingDate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744A9CF" w14:textId="77777777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0332A4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5E931CC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 xml:space="preserve">Дата и время вскрытия конвертов, </w:t>
            </w:r>
            <w:proofErr w:type="gramStart"/>
            <w:r w:rsidRPr="006A57F1">
              <w:rPr>
                <w:sz w:val="20"/>
              </w:rPr>
              <w:t>открытии</w:t>
            </w:r>
            <w:proofErr w:type="gramEnd"/>
            <w:r w:rsidRPr="006A57F1">
              <w:rPr>
                <w:sz w:val="20"/>
              </w:rPr>
              <w:t xml:space="preserve"> доступа к электронным документам заявок участников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E28105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8A11343" w14:textId="77777777" w:rsidTr="004A5F56">
        <w:tc>
          <w:tcPr>
            <w:tcW w:w="750" w:type="pct"/>
            <w:shd w:val="clear" w:color="auto" w:fill="auto"/>
            <w:vAlign w:val="center"/>
          </w:tcPr>
          <w:p w14:paraId="08AD79E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22B6273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scoringDate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56C9817" w14:textId="77777777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2137AAE" w14:textId="77777777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0564B44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Дата окончания рассмотрения и оценки заявок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99232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5B2A119" w14:textId="77777777" w:rsidTr="004A5F56">
        <w:tc>
          <w:tcPr>
            <w:tcW w:w="5000" w:type="pct"/>
            <w:gridSpan w:val="11"/>
            <w:shd w:val="clear" w:color="auto" w:fill="auto"/>
          </w:tcPr>
          <w:p w14:paraId="671D9A3A" w14:textId="77777777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</w:t>
            </w:r>
            <w:r>
              <w:rPr>
                <w:b/>
                <w:sz w:val="20"/>
              </w:rPr>
              <w:t>и</w:t>
            </w:r>
          </w:p>
        </w:tc>
      </w:tr>
      <w:tr w:rsidR="004A5F56" w:rsidRPr="001A4780" w14:paraId="4299D849" w14:textId="77777777" w:rsidTr="004A5F56">
        <w:tc>
          <w:tcPr>
            <w:tcW w:w="750" w:type="pct"/>
            <w:shd w:val="clear" w:color="auto" w:fill="auto"/>
            <w:vAlign w:val="center"/>
          </w:tcPr>
          <w:p w14:paraId="60DB29DA" w14:textId="77777777" w:rsidR="004A5F56" w:rsidRPr="006A57F1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1542C8">
              <w:rPr>
                <w:b/>
                <w:sz w:val="20"/>
              </w:rPr>
              <w:t>application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2E16E1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D48E5F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60AAC90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12EF40B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7F92ECF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4437E5E" w14:textId="77777777" w:rsidTr="004A5F56">
        <w:tc>
          <w:tcPr>
            <w:tcW w:w="750" w:type="pct"/>
            <w:shd w:val="clear" w:color="auto" w:fill="auto"/>
            <w:vAlign w:val="center"/>
          </w:tcPr>
          <w:p w14:paraId="230B3B78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0F520FF" w14:textId="77777777" w:rsidR="004A5F56" w:rsidRPr="006A57F1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application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6FF852B" w14:textId="77777777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3A494BF" w14:textId="77777777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BEB255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703B50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DC5F527" w14:textId="77777777" w:rsidTr="004A5F56">
        <w:tc>
          <w:tcPr>
            <w:tcW w:w="750" w:type="pct"/>
            <w:shd w:val="clear" w:color="auto" w:fill="auto"/>
            <w:vAlign w:val="center"/>
          </w:tcPr>
          <w:p w14:paraId="1C53ACEC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11DAC3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A652CB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167289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2FEE1A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47247C6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81B03B9" w14:textId="77777777" w:rsidTr="004A5F56">
        <w:tc>
          <w:tcPr>
            <w:tcW w:w="750" w:type="pct"/>
            <w:shd w:val="clear" w:color="auto" w:fill="auto"/>
            <w:vAlign w:val="center"/>
          </w:tcPr>
          <w:p w14:paraId="0E5AC2A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AEAEA5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12E0698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DBFC50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0F6157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BA1C5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6E1DE2A" w14:textId="77777777" w:rsidTr="004A5F56">
        <w:tc>
          <w:tcPr>
            <w:tcW w:w="750" w:type="pct"/>
            <w:shd w:val="clear" w:color="auto" w:fill="auto"/>
            <w:vAlign w:val="center"/>
          </w:tcPr>
          <w:p w14:paraId="1F6AA78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9A8A46D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5B8DC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FDD46F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6F75BF3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A8F4F4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D3B92AD" w14:textId="77777777" w:rsidTr="004A5F56">
        <w:tc>
          <w:tcPr>
            <w:tcW w:w="750" w:type="pct"/>
            <w:shd w:val="clear" w:color="auto" w:fill="auto"/>
            <w:vAlign w:val="center"/>
          </w:tcPr>
          <w:p w14:paraId="5214DD0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56F50D9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A7D5460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51A9B8C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8CE3E4B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Сведения об участнике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B38CDC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EC544C6" w14:textId="77777777" w:rsidTr="004A5F56">
        <w:tc>
          <w:tcPr>
            <w:tcW w:w="750" w:type="pct"/>
            <w:shd w:val="clear" w:color="auto" w:fill="auto"/>
            <w:vAlign w:val="center"/>
          </w:tcPr>
          <w:p w14:paraId="2176DDF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82D8AB7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price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2F8D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95C42ED" w14:textId="77777777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Т(1-21)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38066B3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Предполагаемая цена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FF0AA6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CC6BB7">
              <w:rPr>
                <w:sz w:val="20"/>
              </w:rPr>
              <w:t>(-)?\d+(\.\d{1,2})?</w:t>
            </w:r>
          </w:p>
        </w:tc>
      </w:tr>
      <w:tr w:rsidR="004A5F56" w:rsidRPr="001A4780" w14:paraId="1D6796B0" w14:textId="77777777" w:rsidTr="004A5F56">
        <w:tc>
          <w:tcPr>
            <w:tcW w:w="750" w:type="pct"/>
            <w:shd w:val="clear" w:color="auto" w:fill="auto"/>
            <w:vAlign w:val="center"/>
          </w:tcPr>
          <w:p w14:paraId="227064E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CDC4CA2" w14:textId="0F6105F9" w:rsidR="004A5F56" w:rsidRPr="006A57F1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spelledPrice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A74C4B5" w14:textId="182EE61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CAB3623" w14:textId="5A3DE8E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F48A326" w14:textId="141BE87E" w:rsidR="004A5F56" w:rsidRPr="006A57F1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Предполагаемая цена прописью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0A7B8C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F721B96" w14:textId="77777777" w:rsidTr="004A5F56">
        <w:tc>
          <w:tcPr>
            <w:tcW w:w="750" w:type="pct"/>
            <w:shd w:val="clear" w:color="auto" w:fill="auto"/>
            <w:vAlign w:val="center"/>
          </w:tcPr>
          <w:p w14:paraId="576481D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5D66F7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admittedInfo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E7E4DCB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E7B355E" w14:textId="77777777" w:rsidR="004A5F56" w:rsidRPr="0023475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7BB421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Информация о допуске заявки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5E28E1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542FE80" w14:textId="77777777" w:rsidTr="004A5F56">
        <w:tc>
          <w:tcPr>
            <w:tcW w:w="750" w:type="pct"/>
            <w:shd w:val="clear" w:color="auto" w:fill="auto"/>
            <w:vAlign w:val="center"/>
          </w:tcPr>
          <w:p w14:paraId="579946C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E3CE862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correspondencies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1ABB1E5" w14:textId="77777777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2D4842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DDF47B5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9CE955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829986C" w14:textId="77777777" w:rsidTr="004A5F56">
        <w:tc>
          <w:tcPr>
            <w:tcW w:w="750" w:type="pct"/>
            <w:shd w:val="clear" w:color="auto" w:fill="auto"/>
            <w:vAlign w:val="center"/>
          </w:tcPr>
          <w:p w14:paraId="7104007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1939D7E" w14:textId="7D44B57F" w:rsidR="004A5F56" w:rsidRPr="006A57F1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70DC729" w14:textId="4FF3C87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69E484F" w14:textId="565D61E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148E56D" w14:textId="5781C65D" w:rsidR="004A5F56" w:rsidRPr="006A57F1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496619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8FC229F" w14:textId="77777777" w:rsidTr="004A5F56">
        <w:tc>
          <w:tcPr>
            <w:tcW w:w="5000" w:type="pct"/>
            <w:gridSpan w:val="11"/>
            <w:shd w:val="clear" w:color="auto" w:fill="auto"/>
            <w:vAlign w:val="center"/>
          </w:tcPr>
          <w:p w14:paraId="462A1F36" w14:textId="77777777" w:rsidR="004A5F56" w:rsidRPr="00AB22F7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AB22F7">
              <w:rPr>
                <w:b/>
                <w:sz w:val="20"/>
              </w:rPr>
              <w:t>Сведения об участнике</w:t>
            </w:r>
          </w:p>
        </w:tc>
      </w:tr>
      <w:tr w:rsidR="004A5F56" w:rsidRPr="001A4780" w14:paraId="29BDD24F" w14:textId="77777777" w:rsidTr="004A5F56">
        <w:tc>
          <w:tcPr>
            <w:tcW w:w="750" w:type="pct"/>
            <w:shd w:val="clear" w:color="auto" w:fill="auto"/>
            <w:vAlign w:val="center"/>
          </w:tcPr>
          <w:p w14:paraId="5BC91CF4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D68ABC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39219A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6EDFB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02D23D9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569192E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DD1B72" w14:textId="77777777" w:rsidTr="004A5F56">
        <w:tc>
          <w:tcPr>
            <w:tcW w:w="750" w:type="pct"/>
            <w:shd w:val="clear" w:color="auto" w:fill="auto"/>
          </w:tcPr>
          <w:p w14:paraId="7239ED2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34AC8F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70C1AD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66FBBE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787323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89DC6B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32CED8E" w14:textId="77777777" w:rsidTr="004A5F56">
        <w:tc>
          <w:tcPr>
            <w:tcW w:w="750" w:type="pct"/>
            <w:shd w:val="clear" w:color="auto" w:fill="auto"/>
          </w:tcPr>
          <w:p w14:paraId="4872AA6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1FFD78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EFD4DE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6A1B5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4AED80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2A370D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D18E580" w14:textId="77777777" w:rsidTr="004A5F56">
        <w:tc>
          <w:tcPr>
            <w:tcW w:w="750" w:type="pct"/>
            <w:shd w:val="clear" w:color="auto" w:fill="auto"/>
          </w:tcPr>
          <w:p w14:paraId="0DA2275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0CB3A4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F866B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2D0A40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931559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4AD72C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2201340" w14:textId="77777777" w:rsidTr="004A5F56">
        <w:tc>
          <w:tcPr>
            <w:tcW w:w="750" w:type="pct"/>
            <w:shd w:val="clear" w:color="auto" w:fill="auto"/>
          </w:tcPr>
          <w:p w14:paraId="6F295BF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0B9949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A86C69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F7E59B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D45864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F3DD4F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DC29466" w14:textId="77777777" w:rsidTr="004A5F56">
        <w:tc>
          <w:tcPr>
            <w:tcW w:w="750" w:type="pct"/>
            <w:shd w:val="clear" w:color="auto" w:fill="auto"/>
          </w:tcPr>
          <w:p w14:paraId="738F39F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8AFB00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70069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5EAFA8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29A482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3CE55E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2A3F07B" w14:textId="77777777" w:rsidTr="004A5F56">
        <w:tc>
          <w:tcPr>
            <w:tcW w:w="750" w:type="pct"/>
            <w:shd w:val="clear" w:color="auto" w:fill="auto"/>
          </w:tcPr>
          <w:p w14:paraId="6CC3F53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4A2B82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17FE8D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3155C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5910C0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8871E5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A70E5B1" w14:textId="77777777" w:rsidTr="004A5F56">
        <w:tc>
          <w:tcPr>
            <w:tcW w:w="750" w:type="pct"/>
            <w:shd w:val="clear" w:color="auto" w:fill="auto"/>
          </w:tcPr>
          <w:p w14:paraId="264D88B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782626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006747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2AEF205" w14:textId="772ED78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C8755C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EF364D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37B2C79" w14:textId="77777777" w:rsidTr="004A5F56">
        <w:tc>
          <w:tcPr>
            <w:tcW w:w="750" w:type="pct"/>
            <w:shd w:val="clear" w:color="auto" w:fill="auto"/>
          </w:tcPr>
          <w:p w14:paraId="78286E1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213A04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5F881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9859269" w14:textId="5B0EB57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44E906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506731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C2EEC46" w14:textId="77777777" w:rsidTr="004A5F56">
        <w:tc>
          <w:tcPr>
            <w:tcW w:w="750" w:type="pct"/>
            <w:shd w:val="clear" w:color="auto" w:fill="auto"/>
          </w:tcPr>
          <w:p w14:paraId="5766115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1B452A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DD4C4C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68D47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505A81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50DC44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C025D9D" w14:textId="77777777" w:rsidTr="004A5F56">
        <w:tc>
          <w:tcPr>
            <w:tcW w:w="750" w:type="pct"/>
            <w:shd w:val="clear" w:color="auto" w:fill="auto"/>
          </w:tcPr>
          <w:p w14:paraId="7F2AFA2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ECC1B1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7370D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6176FE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C2C624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DC43A6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F5716AD" w14:textId="77777777" w:rsidTr="004A5F56">
        <w:tc>
          <w:tcPr>
            <w:tcW w:w="750" w:type="pct"/>
            <w:shd w:val="clear" w:color="auto" w:fill="auto"/>
          </w:tcPr>
          <w:p w14:paraId="51CE06B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7E524B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CBDCF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8BC1DE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3D30E8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2E0A64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D21B0AE" w14:textId="77777777" w:rsidTr="004A5F56">
        <w:tc>
          <w:tcPr>
            <w:tcW w:w="750" w:type="pct"/>
            <w:shd w:val="clear" w:color="auto" w:fill="auto"/>
          </w:tcPr>
          <w:p w14:paraId="7B0DEFD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0B71B3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B9B0C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629519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A2C010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52FFDA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B7A1F47" w14:textId="77777777" w:rsidTr="004A5F56">
        <w:tc>
          <w:tcPr>
            <w:tcW w:w="750" w:type="pct"/>
            <w:shd w:val="clear" w:color="auto" w:fill="auto"/>
          </w:tcPr>
          <w:p w14:paraId="6083B69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8016FB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A28832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F3CFC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1BC6D0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4AF130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FCF4B7D" w14:textId="77777777" w:rsidTr="004A5F56">
        <w:tc>
          <w:tcPr>
            <w:tcW w:w="750" w:type="pct"/>
            <w:shd w:val="clear" w:color="auto" w:fill="auto"/>
          </w:tcPr>
          <w:p w14:paraId="270ECC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DD8434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C9B3C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A5EF018" w14:textId="5E53D62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72D996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B6369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036E3D4" w14:textId="77777777" w:rsidTr="004A5F56">
        <w:tc>
          <w:tcPr>
            <w:tcW w:w="750" w:type="pct"/>
            <w:shd w:val="clear" w:color="auto" w:fill="auto"/>
          </w:tcPr>
          <w:p w14:paraId="7E8FE7A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1B6EB6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17294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3C6654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D298548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5CEADF1D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397E5213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3E1F6404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554CC15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CA34422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1E79B867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3EA3F80C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336FB9C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09664EA3" w14:textId="77777777" w:rsidTr="004A5F56">
        <w:tc>
          <w:tcPr>
            <w:tcW w:w="5000" w:type="pct"/>
            <w:gridSpan w:val="11"/>
            <w:shd w:val="clear" w:color="auto" w:fill="auto"/>
          </w:tcPr>
          <w:p w14:paraId="34CF225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61753364" w14:textId="77777777" w:rsidTr="004A5F56">
        <w:tc>
          <w:tcPr>
            <w:tcW w:w="750" w:type="pct"/>
            <w:shd w:val="clear" w:color="auto" w:fill="auto"/>
          </w:tcPr>
          <w:p w14:paraId="34E378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59512B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2FCC21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5AFAA2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F1E746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E655B8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34BB007" w14:textId="77777777" w:rsidTr="004A5F56">
        <w:tc>
          <w:tcPr>
            <w:tcW w:w="750" w:type="pct"/>
            <w:shd w:val="clear" w:color="auto" w:fill="auto"/>
          </w:tcPr>
          <w:p w14:paraId="68416C0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0D932B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7A58F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BB4AD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D743ED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F9C894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112D66D" w14:textId="77777777" w:rsidTr="004A5F56">
        <w:tc>
          <w:tcPr>
            <w:tcW w:w="750" w:type="pct"/>
            <w:shd w:val="clear" w:color="auto" w:fill="auto"/>
          </w:tcPr>
          <w:p w14:paraId="19ACD5B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68F607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57380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B2129B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249306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CD20B9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36E33E0" w14:textId="77777777" w:rsidTr="004A5F56">
        <w:tc>
          <w:tcPr>
            <w:tcW w:w="5000" w:type="pct"/>
            <w:gridSpan w:val="11"/>
            <w:shd w:val="clear" w:color="auto" w:fill="auto"/>
          </w:tcPr>
          <w:p w14:paraId="0AB8ED2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37914394" w14:textId="77777777" w:rsidTr="004A5F56">
        <w:tc>
          <w:tcPr>
            <w:tcW w:w="750" w:type="pct"/>
            <w:shd w:val="clear" w:color="auto" w:fill="auto"/>
          </w:tcPr>
          <w:p w14:paraId="65C9023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B681E0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55B98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7BB63F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AF687C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EC35B4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35931CAC" w14:textId="77777777" w:rsidTr="004A5F56">
        <w:tc>
          <w:tcPr>
            <w:tcW w:w="750" w:type="pct"/>
            <w:shd w:val="clear" w:color="auto" w:fill="auto"/>
          </w:tcPr>
          <w:p w14:paraId="5ADA529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4A046A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3C4151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4690C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D054D3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F6F8D7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496F4E6" w14:textId="77777777" w:rsidTr="004A5F56">
        <w:tc>
          <w:tcPr>
            <w:tcW w:w="750" w:type="pct"/>
            <w:shd w:val="clear" w:color="auto" w:fill="auto"/>
          </w:tcPr>
          <w:p w14:paraId="67BFB16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0066C4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173C24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0F1986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F717DF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FFB3E6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DA50B33" w14:textId="77777777" w:rsidTr="004A5F56">
        <w:tc>
          <w:tcPr>
            <w:tcW w:w="5000" w:type="pct"/>
            <w:gridSpan w:val="11"/>
            <w:shd w:val="clear" w:color="auto" w:fill="auto"/>
          </w:tcPr>
          <w:p w14:paraId="3E3E0DD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3A800D50" w14:textId="77777777" w:rsidTr="004A5F56">
        <w:tc>
          <w:tcPr>
            <w:tcW w:w="750" w:type="pct"/>
            <w:shd w:val="clear" w:color="auto" w:fill="auto"/>
          </w:tcPr>
          <w:p w14:paraId="6FABA28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68710C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69A6B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D16CCC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EBA7B8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322D63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3A1EF7B" w14:textId="77777777" w:rsidTr="004A5F56">
        <w:tc>
          <w:tcPr>
            <w:tcW w:w="750" w:type="pct"/>
            <w:shd w:val="clear" w:color="auto" w:fill="auto"/>
          </w:tcPr>
          <w:p w14:paraId="5D8B850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C7B955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C1D1A1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37F15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D70BEC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953EC6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974F156" w14:textId="77777777" w:rsidTr="004A5F56">
        <w:tc>
          <w:tcPr>
            <w:tcW w:w="750" w:type="pct"/>
            <w:shd w:val="clear" w:color="auto" w:fill="auto"/>
          </w:tcPr>
          <w:p w14:paraId="066D326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6326DE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7AF3FB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92D031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EDB48B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D816E6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D79FBF2" w14:textId="77777777" w:rsidTr="004A5F56">
        <w:tc>
          <w:tcPr>
            <w:tcW w:w="750" w:type="pct"/>
            <w:shd w:val="clear" w:color="auto" w:fill="auto"/>
          </w:tcPr>
          <w:p w14:paraId="365B1F3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0C9A34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2899E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4A1E2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16905C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50F77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0B19F47" w14:textId="77777777" w:rsidTr="004A5F56">
        <w:tc>
          <w:tcPr>
            <w:tcW w:w="5000" w:type="pct"/>
            <w:gridSpan w:val="11"/>
            <w:shd w:val="clear" w:color="auto" w:fill="auto"/>
            <w:vAlign w:val="center"/>
          </w:tcPr>
          <w:p w14:paraId="2BC35C1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7617C">
              <w:rPr>
                <w:b/>
                <w:sz w:val="20"/>
              </w:rPr>
              <w:t>Информация о допуске заявки</w:t>
            </w:r>
          </w:p>
        </w:tc>
      </w:tr>
      <w:tr w:rsidR="004A5F56" w:rsidRPr="001A4780" w14:paraId="43417DAF" w14:textId="77777777" w:rsidTr="004A5F56">
        <w:tc>
          <w:tcPr>
            <w:tcW w:w="750" w:type="pct"/>
            <w:shd w:val="clear" w:color="auto" w:fill="auto"/>
            <w:vAlign w:val="center"/>
          </w:tcPr>
          <w:p w14:paraId="393818FF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87617C">
              <w:rPr>
                <w:b/>
                <w:sz w:val="20"/>
              </w:rPr>
              <w:t>admittedInfo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823BCF0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E14215F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75511FB6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43A8007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134E709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027EC90" w14:textId="77777777" w:rsidTr="004A5F56">
        <w:tc>
          <w:tcPr>
            <w:tcW w:w="750" w:type="pct"/>
            <w:vMerge w:val="restart"/>
            <w:shd w:val="clear" w:color="auto" w:fill="auto"/>
          </w:tcPr>
          <w:p w14:paraId="427F8AF3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2026717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139BCE4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F104102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D9ABCD2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44AAEF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20374718" w14:textId="77777777" w:rsidTr="004A5F56">
        <w:tc>
          <w:tcPr>
            <w:tcW w:w="750" w:type="pct"/>
            <w:vMerge/>
            <w:shd w:val="clear" w:color="auto" w:fill="auto"/>
            <w:vAlign w:val="center"/>
          </w:tcPr>
          <w:p w14:paraId="36AB232F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E7197DE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resultType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6DBF8AA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FDF6380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T(1-17)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7F92C39" w14:textId="77777777" w:rsidR="004A5F56" w:rsidRPr="00FA312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Результат оценки в текстовом представлении, возможные значения:</w:t>
            </w:r>
          </w:p>
          <w:p w14:paraId="6D2250CF" w14:textId="77777777" w:rsidR="004A5F56" w:rsidRPr="00FA312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WIN_OFFER – Победитель</w:t>
            </w:r>
          </w:p>
          <w:p w14:paraId="588307B0" w14:textId="77777777" w:rsidR="004A5F56" w:rsidRPr="00FA312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LIKE_WIN_OFFER – Предложение о цене контракта такое же, как у победителя</w:t>
            </w:r>
          </w:p>
          <w:p w14:paraId="35CAD9C2" w14:textId="77777777" w:rsidR="004A5F56" w:rsidRPr="00FA312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SECOND_OFFER – Лучшее предложение о цене контракта после победителя</w:t>
            </w:r>
          </w:p>
          <w:p w14:paraId="4210B3C1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PASS_OFFER – Все остальные заявки</w:t>
            </w:r>
            <w:r w:rsidRPr="00FA3126">
              <w:rPr>
                <w:sz w:val="20"/>
              </w:rPr>
              <w:tab/>
            </w:r>
            <w:r w:rsidRPr="00FA3126">
              <w:rPr>
                <w:sz w:val="20"/>
              </w:rPr>
              <w:tab/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5CCC982" w14:textId="77777777" w:rsidR="004A5F56" w:rsidRPr="0022378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Допустимые</w:t>
            </w:r>
            <w:r w:rsidRPr="00223780">
              <w:rPr>
                <w:sz w:val="20"/>
                <w:lang w:val="en-US"/>
              </w:rPr>
              <w:t xml:space="preserve"> </w:t>
            </w:r>
            <w:r>
              <w:rPr>
                <w:sz w:val="20"/>
              </w:rPr>
              <w:t>значения</w:t>
            </w:r>
            <w:r w:rsidRPr="00223780">
              <w:rPr>
                <w:sz w:val="20"/>
                <w:lang w:val="en-US"/>
              </w:rPr>
              <w:t>:</w:t>
            </w:r>
          </w:p>
          <w:p w14:paraId="6C5B4442" w14:textId="77777777" w:rsidR="004A5F56" w:rsidRPr="0022378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223780">
              <w:rPr>
                <w:sz w:val="20"/>
                <w:lang w:val="en-US"/>
              </w:rPr>
              <w:t xml:space="preserve">WIN_OFFER </w:t>
            </w:r>
          </w:p>
          <w:p w14:paraId="0456957C" w14:textId="77777777" w:rsidR="004A5F56" w:rsidRPr="0022378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223780">
              <w:rPr>
                <w:sz w:val="20"/>
                <w:lang w:val="en-US"/>
              </w:rPr>
              <w:t xml:space="preserve">LIKE_WIN_OFFER </w:t>
            </w:r>
          </w:p>
          <w:p w14:paraId="08B1731E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FA3126">
              <w:rPr>
                <w:sz w:val="20"/>
                <w:lang w:val="en-US"/>
              </w:rPr>
              <w:t xml:space="preserve">SECOND_OFFER </w:t>
            </w:r>
          </w:p>
          <w:p w14:paraId="1A99FAC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  <w:lang w:val="en-US"/>
              </w:rPr>
              <w:t xml:space="preserve">PASS_OFFER </w:t>
            </w:r>
          </w:p>
        </w:tc>
      </w:tr>
      <w:tr w:rsidR="004A5F56" w:rsidRPr="001A4780" w14:paraId="6ECC0E53" w14:textId="77777777" w:rsidTr="004A5F56">
        <w:tc>
          <w:tcPr>
            <w:tcW w:w="5000" w:type="pct"/>
            <w:gridSpan w:val="11"/>
            <w:shd w:val="clear" w:color="auto" w:fill="auto"/>
          </w:tcPr>
          <w:p w14:paraId="03AF15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07504E55" w14:textId="77777777" w:rsidTr="004A5F56">
        <w:tc>
          <w:tcPr>
            <w:tcW w:w="750" w:type="pct"/>
            <w:shd w:val="clear" w:color="auto" w:fill="auto"/>
            <w:vAlign w:val="center"/>
          </w:tcPr>
          <w:p w14:paraId="254E8216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FE14A1A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0E4A58F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2EB017D2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348EA7F6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5FCE459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9CDA931" w14:textId="77777777" w:rsidTr="004A5F56">
        <w:tc>
          <w:tcPr>
            <w:tcW w:w="750" w:type="pct"/>
            <w:shd w:val="clear" w:color="auto" w:fill="auto"/>
            <w:vAlign w:val="center"/>
          </w:tcPr>
          <w:p w14:paraId="2ED9C741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3BDE12D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6747003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BF9F5E3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F5AD44A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6A8EF80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BB743E1" w14:textId="77777777" w:rsidTr="004A5F56">
        <w:tc>
          <w:tcPr>
            <w:tcW w:w="750" w:type="pct"/>
            <w:shd w:val="clear" w:color="auto" w:fill="auto"/>
            <w:vAlign w:val="center"/>
          </w:tcPr>
          <w:p w14:paraId="31E07A51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BC1542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2C58CF9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FBDE028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24D451B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1961103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D3C91FD" w14:textId="77777777" w:rsidTr="004A5F56">
        <w:tc>
          <w:tcPr>
            <w:tcW w:w="5000" w:type="pct"/>
            <w:gridSpan w:val="11"/>
            <w:shd w:val="clear" w:color="auto" w:fill="auto"/>
            <w:vAlign w:val="center"/>
          </w:tcPr>
          <w:p w14:paraId="00B3CFE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101F1FEB" w14:textId="77777777" w:rsidTr="004A5F56">
        <w:tc>
          <w:tcPr>
            <w:tcW w:w="750" w:type="pct"/>
            <w:shd w:val="clear" w:color="auto" w:fill="auto"/>
          </w:tcPr>
          <w:p w14:paraId="67B9570C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C4D5F48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F4D2F50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F1CE7F4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72FB57F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2F69FD1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3862259" w14:textId="77777777" w:rsidTr="004A5F56">
        <w:tc>
          <w:tcPr>
            <w:tcW w:w="750" w:type="pct"/>
            <w:shd w:val="clear" w:color="auto" w:fill="auto"/>
            <w:vAlign w:val="center"/>
          </w:tcPr>
          <w:p w14:paraId="15183591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CCBC22F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FE55BFF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D06EDB9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DDAB2DD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0A0CAE4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0B125CD" w14:textId="77777777" w:rsidTr="004A5F56">
        <w:tc>
          <w:tcPr>
            <w:tcW w:w="750" w:type="pct"/>
            <w:shd w:val="clear" w:color="auto" w:fill="auto"/>
            <w:vAlign w:val="center"/>
          </w:tcPr>
          <w:p w14:paraId="6BE07A49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DC0271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FA7D499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493E37A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88A7665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42ECC79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B347CF4" w14:textId="77777777" w:rsidTr="004A5F56">
        <w:tc>
          <w:tcPr>
            <w:tcW w:w="5000" w:type="pct"/>
            <w:gridSpan w:val="11"/>
            <w:shd w:val="clear" w:color="auto" w:fill="auto"/>
            <w:vAlign w:val="center"/>
          </w:tcPr>
          <w:p w14:paraId="7703E3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4A5F56" w:rsidRPr="001A4780" w14:paraId="21B41121" w14:textId="77777777" w:rsidTr="004A5F56">
        <w:tc>
          <w:tcPr>
            <w:tcW w:w="750" w:type="pct"/>
            <w:shd w:val="clear" w:color="auto" w:fill="auto"/>
            <w:vAlign w:val="center"/>
          </w:tcPr>
          <w:p w14:paraId="57AA9772" w14:textId="70BBE3E3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</w:rPr>
              <w:t>co</w:t>
            </w:r>
            <w:r w:rsidRPr="00351964">
              <w:rPr>
                <w:b/>
                <w:sz w:val="20"/>
              </w:rPr>
              <w:t>rrespondencies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680E587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9F24236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3DE2E71C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4C900AD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6E2BCF1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30BC278" w14:textId="77777777" w:rsidTr="004A5F56">
        <w:tc>
          <w:tcPr>
            <w:tcW w:w="750" w:type="pct"/>
            <w:shd w:val="clear" w:color="auto" w:fill="auto"/>
            <w:vAlign w:val="center"/>
          </w:tcPr>
          <w:p w14:paraId="1401D0D2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4B4B3C0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3608DB7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A296B76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20C80BB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44B3713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6E0C36D7" w14:textId="77777777" w:rsidTr="004A5F56">
        <w:tc>
          <w:tcPr>
            <w:tcW w:w="750" w:type="pct"/>
            <w:shd w:val="clear" w:color="auto" w:fill="auto"/>
            <w:vAlign w:val="center"/>
          </w:tcPr>
          <w:p w14:paraId="65304DDB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927C9B7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6722E52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7567EC82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2EE92692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417985B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594153" w14:textId="77777777" w:rsidTr="004A5F56">
        <w:tc>
          <w:tcPr>
            <w:tcW w:w="750" w:type="pct"/>
            <w:shd w:val="clear" w:color="auto" w:fill="auto"/>
            <w:vAlign w:val="center"/>
          </w:tcPr>
          <w:p w14:paraId="65A0C320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36A878D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8DF1FC4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2D2591F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AB1FFF0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9B44F7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8C6977C" w14:textId="77777777" w:rsidTr="004A5F56">
        <w:tc>
          <w:tcPr>
            <w:tcW w:w="750" w:type="pct"/>
            <w:vMerge w:val="restart"/>
            <w:shd w:val="clear" w:color="auto" w:fill="auto"/>
            <w:vAlign w:val="center"/>
          </w:tcPr>
          <w:p w14:paraId="0C2BF6BB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DA514CA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11B4D59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F72F924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8CCC18E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22A388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18214F3" w14:textId="77777777" w:rsidTr="004A5F56">
        <w:tc>
          <w:tcPr>
            <w:tcW w:w="750" w:type="pct"/>
            <w:vMerge/>
            <w:shd w:val="clear" w:color="auto" w:fill="auto"/>
            <w:vAlign w:val="center"/>
          </w:tcPr>
          <w:p w14:paraId="25AE5C18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D0FDBB6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46CAA89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7D7264E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3E564B0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254926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C17E50E" w14:textId="77777777" w:rsidTr="004A5F56">
        <w:tc>
          <w:tcPr>
            <w:tcW w:w="5000" w:type="pct"/>
            <w:gridSpan w:val="11"/>
            <w:shd w:val="clear" w:color="auto" w:fill="auto"/>
          </w:tcPr>
          <w:p w14:paraId="466A6E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4A5F56" w:rsidRPr="001A4780" w14:paraId="082991A4" w14:textId="77777777" w:rsidTr="004A5F56">
        <w:tc>
          <w:tcPr>
            <w:tcW w:w="750" w:type="pct"/>
            <w:shd w:val="clear" w:color="auto" w:fill="auto"/>
          </w:tcPr>
          <w:p w14:paraId="3BBB480A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AC78E8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4B2FA20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113282DB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59D2CE52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0741F39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BBCE50E" w14:textId="77777777" w:rsidTr="004A5F56">
        <w:tc>
          <w:tcPr>
            <w:tcW w:w="750" w:type="pct"/>
            <w:shd w:val="clear" w:color="auto" w:fill="auto"/>
          </w:tcPr>
          <w:p w14:paraId="3DC4E824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60A8352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C5CBD41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CD51FA3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72B6C76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7EC9FD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B4E8DB9" w14:textId="77777777" w:rsidTr="004A5F56">
        <w:tc>
          <w:tcPr>
            <w:tcW w:w="750" w:type="pct"/>
            <w:shd w:val="clear" w:color="auto" w:fill="auto"/>
          </w:tcPr>
          <w:p w14:paraId="58AC1DC8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DFF575F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7C7CFEC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780669A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3ED01ED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66FD51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26586B2" w14:textId="77777777" w:rsidTr="004A5F56">
        <w:tc>
          <w:tcPr>
            <w:tcW w:w="750" w:type="pct"/>
            <w:shd w:val="clear" w:color="auto" w:fill="auto"/>
          </w:tcPr>
          <w:p w14:paraId="1F9FDF28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340B90D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5081869" w14:textId="77777777" w:rsidR="004A5F56" w:rsidRPr="0022378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29D7B8A" w14:textId="77777777" w:rsidR="004A5F56" w:rsidRPr="0022378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N(1-100)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E993FA9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23780">
              <w:rPr>
                <w:sz w:val="20"/>
              </w:rPr>
              <w:t>Величина (преимущества)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82C312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509F5C9" w14:textId="77777777" w:rsidTr="004A5F56">
        <w:tc>
          <w:tcPr>
            <w:tcW w:w="5000" w:type="pct"/>
            <w:gridSpan w:val="11"/>
            <w:shd w:val="clear" w:color="auto" w:fill="auto"/>
          </w:tcPr>
          <w:p w14:paraId="7BED2DF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Требование</w:t>
            </w:r>
          </w:p>
        </w:tc>
      </w:tr>
      <w:tr w:rsidR="004A5F56" w:rsidRPr="001A4780" w14:paraId="15E1494D" w14:textId="77777777" w:rsidTr="004A5F56">
        <w:tc>
          <w:tcPr>
            <w:tcW w:w="750" w:type="pct"/>
            <w:shd w:val="clear" w:color="auto" w:fill="auto"/>
          </w:tcPr>
          <w:p w14:paraId="7A2706B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63AA85A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3594BC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23BDDFC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63E82C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672BC99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D7502A2" w14:textId="77777777" w:rsidTr="004A5F56">
        <w:tc>
          <w:tcPr>
            <w:tcW w:w="750" w:type="pct"/>
            <w:shd w:val="clear" w:color="auto" w:fill="auto"/>
          </w:tcPr>
          <w:p w14:paraId="7EC5BF3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345ED04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CA256F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AEE46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226A79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FF8F8F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9844A27" w14:textId="77777777" w:rsidTr="004A5F56">
        <w:tc>
          <w:tcPr>
            <w:tcW w:w="750" w:type="pct"/>
            <w:shd w:val="clear" w:color="auto" w:fill="auto"/>
          </w:tcPr>
          <w:p w14:paraId="0CF3034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1D283F4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41CFF7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78100D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B0A5A6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73AE58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CD82791" w14:textId="77777777" w:rsidTr="004A5F56">
        <w:tc>
          <w:tcPr>
            <w:tcW w:w="750" w:type="pct"/>
            <w:shd w:val="clear" w:color="auto" w:fill="auto"/>
          </w:tcPr>
          <w:p w14:paraId="731D996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192D916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99F049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47F3E3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08384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08E44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5592B20" w14:textId="77777777" w:rsidTr="004A5F56">
        <w:tc>
          <w:tcPr>
            <w:tcW w:w="5000" w:type="pct"/>
            <w:gridSpan w:val="11"/>
            <w:shd w:val="clear" w:color="auto" w:fill="auto"/>
            <w:vAlign w:val="center"/>
          </w:tcPr>
          <w:p w14:paraId="5B72920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 xml:space="preserve">Признание аукциона </w:t>
            </w:r>
            <w:proofErr w:type="gramStart"/>
            <w:r w:rsidRPr="00996FC5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0F6BB729" w14:textId="77777777" w:rsidTr="004A5F56">
        <w:tc>
          <w:tcPr>
            <w:tcW w:w="750" w:type="pct"/>
            <w:shd w:val="clear" w:color="auto" w:fill="auto"/>
            <w:vAlign w:val="center"/>
          </w:tcPr>
          <w:p w14:paraId="58D84BE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CE3EE18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F321C7C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07B8D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2F035E62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2F489AE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8A65DC2" w14:textId="77777777" w:rsidTr="004A5F56">
        <w:tc>
          <w:tcPr>
            <w:tcW w:w="750" w:type="pct"/>
            <w:shd w:val="clear" w:color="auto" w:fill="auto"/>
            <w:vAlign w:val="center"/>
          </w:tcPr>
          <w:p w14:paraId="325E638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A1E193F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FBB7DD9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6D7C040" w14:textId="732265E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DF74FF5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3C35BD2" w14:textId="4E514ED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5F4DEE92" w14:textId="77777777" w:rsidTr="004A5F56">
        <w:tc>
          <w:tcPr>
            <w:tcW w:w="750" w:type="pct"/>
            <w:shd w:val="clear" w:color="auto" w:fill="auto"/>
            <w:vAlign w:val="center"/>
          </w:tcPr>
          <w:p w14:paraId="4167A67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06A8FB4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17D01F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398060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A2C59C5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27C8D8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8218C3" w14:textId="77777777" w:rsidTr="004A5F56">
        <w:tc>
          <w:tcPr>
            <w:tcW w:w="750" w:type="pct"/>
            <w:shd w:val="clear" w:color="auto" w:fill="auto"/>
            <w:vAlign w:val="center"/>
          </w:tcPr>
          <w:p w14:paraId="4BC64D4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18F6866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5A4CF18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EA9B4D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F8B963D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90F7ED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994CCFC" w14:textId="77777777" w:rsidTr="004A5F56">
        <w:tc>
          <w:tcPr>
            <w:tcW w:w="750" w:type="pct"/>
            <w:shd w:val="clear" w:color="auto" w:fill="auto"/>
            <w:vAlign w:val="center"/>
          </w:tcPr>
          <w:p w14:paraId="53FCA0B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DAE8F4F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CBC99B9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A6227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29BA68D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85132BC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6E14230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1590770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</w:t>
            </w:r>
            <w:r w:rsidRPr="00FB2D87">
              <w:rPr>
                <w:sz w:val="20"/>
              </w:rPr>
              <w:t>;</w:t>
            </w:r>
          </w:p>
          <w:p w14:paraId="6232CC9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51DE90A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</w:t>
            </w:r>
            <w:r w:rsidRPr="00FB2D87">
              <w:rPr>
                <w:sz w:val="20"/>
              </w:rPr>
              <w:t>;</w:t>
            </w:r>
          </w:p>
          <w:p w14:paraId="1F115ED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FB2D87">
              <w:rPr>
                <w:sz w:val="20"/>
              </w:rPr>
              <w:t>2</w:t>
            </w:r>
            <w:r w:rsidRPr="008E30C0">
              <w:rPr>
                <w:sz w:val="20"/>
              </w:rPr>
              <w:t xml:space="preserve">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746105E6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6260E096" w14:textId="492C392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475B218C" w14:textId="5CEE0949" w:rsidR="008841F7" w:rsidRDefault="008841F7" w:rsidP="009D1964">
      <w:pPr>
        <w:pStyle w:val="20"/>
        <w:numPr>
          <w:ilvl w:val="0"/>
          <w:numId w:val="54"/>
        </w:numPr>
      </w:pPr>
      <w:bookmarkStart w:id="21" w:name="_Toc390789693"/>
      <w:r w:rsidRPr="00A73F71">
        <w:t xml:space="preserve">Протокол </w:t>
      </w:r>
      <w:r w:rsidRPr="00643028">
        <w:t>рассмотрения и оценки заявок на участие в ЗК-БИ</w:t>
      </w:r>
      <w:r w:rsidR="00FB32E0">
        <w:t xml:space="preserve"> (запросе котировок без размещения извещения)</w:t>
      </w:r>
      <w:r w:rsidRPr="00643028">
        <w:t xml:space="preserve"> по результатам продления срока подачи заявок</w:t>
      </w:r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5"/>
        <w:gridCol w:w="1532"/>
        <w:gridCol w:w="417"/>
        <w:gridCol w:w="975"/>
        <w:gridCol w:w="2908"/>
        <w:gridCol w:w="2857"/>
      </w:tblGrid>
      <w:tr w:rsidR="008841F7" w:rsidRPr="001A4780" w14:paraId="67D05F59" w14:textId="77777777" w:rsidTr="005C45BB">
        <w:trPr>
          <w:tblHeader/>
        </w:trPr>
        <w:tc>
          <w:tcPr>
            <w:tcW w:w="751" w:type="pct"/>
            <w:shd w:val="clear" w:color="auto" w:fill="D9D9D9"/>
            <w:hideMark/>
          </w:tcPr>
          <w:p w14:paraId="0E22DF7D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shd w:val="clear" w:color="auto" w:fill="D9D9D9"/>
            <w:hideMark/>
          </w:tcPr>
          <w:p w14:paraId="6AE479E7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shd w:val="clear" w:color="auto" w:fill="D9D9D9"/>
            <w:hideMark/>
          </w:tcPr>
          <w:p w14:paraId="5A25754C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7" w:type="pct"/>
            <w:shd w:val="clear" w:color="auto" w:fill="D9D9D9"/>
            <w:hideMark/>
          </w:tcPr>
          <w:p w14:paraId="6A11D17A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2" w:type="pct"/>
            <w:shd w:val="clear" w:color="auto" w:fill="D9D9D9"/>
            <w:hideMark/>
          </w:tcPr>
          <w:p w14:paraId="489E329A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7" w:type="pct"/>
            <w:shd w:val="clear" w:color="auto" w:fill="D9D9D9"/>
            <w:hideMark/>
          </w:tcPr>
          <w:p w14:paraId="78080C64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8841F7" w:rsidRPr="001A4780" w14:paraId="12461BB5" w14:textId="77777777" w:rsidTr="005C45BB">
        <w:tc>
          <w:tcPr>
            <w:tcW w:w="5000" w:type="pct"/>
            <w:gridSpan w:val="6"/>
            <w:shd w:val="clear" w:color="auto" w:fill="auto"/>
          </w:tcPr>
          <w:p w14:paraId="3FE6BF4F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A73F71">
              <w:rPr>
                <w:b/>
                <w:sz w:val="20"/>
              </w:rPr>
              <w:t xml:space="preserve">Протокол </w:t>
            </w:r>
            <w:r w:rsidRPr="00643028">
              <w:rPr>
                <w:b/>
                <w:sz w:val="20"/>
              </w:rPr>
              <w:t>рассмотрения и оценки заявок на участие в ЗК-БИ по результатам продления срока подачи заявок</w:t>
            </w:r>
          </w:p>
        </w:tc>
      </w:tr>
      <w:tr w:rsidR="008841F7" w:rsidRPr="001A4780" w14:paraId="4E63FE58" w14:textId="77777777" w:rsidTr="005C45BB">
        <w:tc>
          <w:tcPr>
            <w:tcW w:w="751" w:type="pct"/>
            <w:shd w:val="clear" w:color="auto" w:fill="auto"/>
            <w:hideMark/>
          </w:tcPr>
          <w:p w14:paraId="26A1B8B6" w14:textId="77777777" w:rsidR="008841F7" w:rsidRPr="00AF4AE2" w:rsidRDefault="008841F7" w:rsidP="005E17AD">
            <w:pPr>
              <w:spacing w:before="0" w:after="0"/>
              <w:rPr>
                <w:b/>
                <w:sz w:val="20"/>
                <w:lang w:val="en-US"/>
              </w:rPr>
            </w:pPr>
            <w:r w:rsidRPr="00A73F71">
              <w:rPr>
                <w:b/>
                <w:sz w:val="20"/>
                <w:lang w:val="en-US"/>
              </w:rPr>
              <w:t>protocolZK</w:t>
            </w:r>
            <w:r>
              <w:rPr>
                <w:b/>
                <w:sz w:val="20"/>
                <w:lang w:val="en-US"/>
              </w:rPr>
              <w:t>BI</w:t>
            </w:r>
            <w:r w:rsidRPr="00A73F71">
              <w:rPr>
                <w:b/>
                <w:sz w:val="20"/>
                <w:lang w:val="en-US"/>
              </w:rPr>
              <w:t>AfterProlong</w:t>
            </w:r>
          </w:p>
        </w:tc>
        <w:tc>
          <w:tcPr>
            <w:tcW w:w="749" w:type="pct"/>
            <w:shd w:val="clear" w:color="auto" w:fill="auto"/>
            <w:hideMark/>
          </w:tcPr>
          <w:p w14:paraId="2537DC4F" w14:textId="77777777" w:rsidR="008841F7" w:rsidRPr="00724833" w:rsidRDefault="008841F7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  <w:hideMark/>
          </w:tcPr>
          <w:p w14:paraId="6B0B9365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  <w:hideMark/>
          </w:tcPr>
          <w:p w14:paraId="36227B95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hideMark/>
          </w:tcPr>
          <w:p w14:paraId="63EBE090" w14:textId="77777777" w:rsidR="008841F7" w:rsidRPr="00724833" w:rsidRDefault="008841F7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7" w:type="pct"/>
            <w:shd w:val="clear" w:color="auto" w:fill="auto"/>
            <w:hideMark/>
          </w:tcPr>
          <w:p w14:paraId="6B12E18E" w14:textId="77777777" w:rsidR="008841F7" w:rsidRPr="00724833" w:rsidRDefault="008841F7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8841F7" w:rsidRPr="001A4780" w14:paraId="4882BA78" w14:textId="77777777" w:rsidTr="005C45BB">
        <w:tc>
          <w:tcPr>
            <w:tcW w:w="751" w:type="pct"/>
            <w:shd w:val="clear" w:color="auto" w:fill="auto"/>
          </w:tcPr>
          <w:p w14:paraId="6D215640" w14:textId="77777777" w:rsidR="008841F7" w:rsidRPr="00724833" w:rsidRDefault="008841F7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2F6BEC0" w14:textId="77777777" w:rsidR="008841F7" w:rsidRPr="00351BEA" w:rsidRDefault="008841F7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4" w:type="pct"/>
            <w:shd w:val="clear" w:color="auto" w:fill="auto"/>
          </w:tcPr>
          <w:p w14:paraId="3F009C00" w14:textId="77777777" w:rsidR="008841F7" w:rsidRPr="00351BEA" w:rsidRDefault="008841F7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56D7415" w14:textId="77777777" w:rsidR="008841F7" w:rsidRPr="001A4780" w:rsidRDefault="008841F7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230B196E" w14:textId="77777777" w:rsidR="008841F7" w:rsidRPr="001A4780" w:rsidRDefault="008841F7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7" w:type="pct"/>
            <w:shd w:val="clear" w:color="auto" w:fill="auto"/>
          </w:tcPr>
          <w:p w14:paraId="20ED1CD5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4377CA7B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659FA5E0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38AB705F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2402B8DE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177AD3A6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19074F87" w14:textId="1DBB151B" w:rsidR="008841F7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</w:t>
            </w:r>
            <w:r w:rsidR="005C6213">
              <w:rPr>
                <w:sz w:val="20"/>
              </w:rPr>
              <w:t>,6.1,6.2</w:t>
            </w:r>
          </w:p>
        </w:tc>
      </w:tr>
      <w:tr w:rsidR="008841F7" w:rsidRPr="001A4780" w14:paraId="4F664794" w14:textId="77777777" w:rsidTr="005C45BB">
        <w:tc>
          <w:tcPr>
            <w:tcW w:w="751" w:type="pct"/>
            <w:shd w:val="clear" w:color="auto" w:fill="auto"/>
          </w:tcPr>
          <w:p w14:paraId="5A3871EC" w14:textId="77777777" w:rsidR="008841F7" w:rsidRPr="00724833" w:rsidRDefault="008841F7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2774CE4" w14:textId="77777777" w:rsidR="008841F7" w:rsidRPr="001176A0" w:rsidRDefault="008841F7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4" w:type="pct"/>
            <w:shd w:val="clear" w:color="auto" w:fill="auto"/>
          </w:tcPr>
          <w:p w14:paraId="75CD9EB7" w14:textId="77777777" w:rsidR="008841F7" w:rsidRPr="00C85B91" w:rsidRDefault="008841F7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C4ED527" w14:textId="77777777" w:rsidR="008841F7" w:rsidRPr="00C85B91" w:rsidRDefault="008841F7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275430FB" w14:textId="3FB6F50B" w:rsidR="008841F7" w:rsidRPr="00724833" w:rsidRDefault="008841F7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7" w:type="pct"/>
            <w:shd w:val="clear" w:color="auto" w:fill="auto"/>
          </w:tcPr>
          <w:p w14:paraId="63E7D1BE" w14:textId="77777777" w:rsidR="008841F7" w:rsidRPr="00724833" w:rsidRDefault="008841F7" w:rsidP="005E17AD">
            <w:pPr>
              <w:spacing w:before="0" w:after="0"/>
              <w:rPr>
                <w:sz w:val="20"/>
              </w:rPr>
            </w:pPr>
          </w:p>
        </w:tc>
      </w:tr>
      <w:tr w:rsidR="008841F7" w:rsidRPr="001A4780" w14:paraId="752380D0" w14:textId="77777777" w:rsidTr="005C45BB">
        <w:tc>
          <w:tcPr>
            <w:tcW w:w="751" w:type="pct"/>
            <w:shd w:val="clear" w:color="auto" w:fill="auto"/>
          </w:tcPr>
          <w:p w14:paraId="21D4E5A3" w14:textId="77777777" w:rsidR="008841F7" w:rsidRPr="00724833" w:rsidRDefault="008841F7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F7A7521" w14:textId="77777777" w:rsidR="008841F7" w:rsidRPr="00400017" w:rsidRDefault="008841F7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4" w:type="pct"/>
            <w:shd w:val="clear" w:color="auto" w:fill="auto"/>
          </w:tcPr>
          <w:p w14:paraId="17EC67CE" w14:textId="77777777" w:rsidR="008841F7" w:rsidRPr="00400017" w:rsidRDefault="008841F7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3570434" w14:textId="77777777" w:rsidR="008841F7" w:rsidRPr="00400017" w:rsidRDefault="008841F7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2" w:type="pct"/>
            <w:shd w:val="clear" w:color="auto" w:fill="auto"/>
          </w:tcPr>
          <w:p w14:paraId="1C492BD7" w14:textId="77777777" w:rsidR="008841F7" w:rsidRPr="00400017" w:rsidRDefault="008841F7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7" w:type="pct"/>
            <w:shd w:val="clear" w:color="auto" w:fill="auto"/>
          </w:tcPr>
          <w:p w14:paraId="3E238EA1" w14:textId="77777777" w:rsidR="008841F7" w:rsidRPr="00724833" w:rsidRDefault="008841F7" w:rsidP="005E17AD">
            <w:pPr>
              <w:spacing w:before="0" w:after="0"/>
              <w:rPr>
                <w:sz w:val="20"/>
              </w:rPr>
            </w:pPr>
          </w:p>
        </w:tc>
      </w:tr>
      <w:tr w:rsidR="008841F7" w:rsidRPr="001A4780" w14:paraId="2ABF377E" w14:textId="77777777" w:rsidTr="005C45BB">
        <w:tc>
          <w:tcPr>
            <w:tcW w:w="751" w:type="pct"/>
            <w:shd w:val="clear" w:color="auto" w:fill="auto"/>
          </w:tcPr>
          <w:p w14:paraId="6E11B2F5" w14:textId="77777777" w:rsidR="008841F7" w:rsidRPr="00724833" w:rsidRDefault="008841F7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80B4389" w14:textId="77777777" w:rsidR="008841F7" w:rsidRPr="00400017" w:rsidRDefault="008841F7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4" w:type="pct"/>
            <w:shd w:val="clear" w:color="auto" w:fill="auto"/>
          </w:tcPr>
          <w:p w14:paraId="232AB337" w14:textId="77777777" w:rsidR="008841F7" w:rsidRPr="00643028" w:rsidRDefault="008841F7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82A13A8" w14:textId="77777777" w:rsidR="008841F7" w:rsidRPr="00400017" w:rsidRDefault="008841F7" w:rsidP="005E17AD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4140E33B" w14:textId="77777777" w:rsidR="008841F7" w:rsidRPr="00400017" w:rsidRDefault="008841F7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7" w:type="pct"/>
            <w:shd w:val="clear" w:color="auto" w:fill="auto"/>
          </w:tcPr>
          <w:p w14:paraId="715A280C" w14:textId="77777777" w:rsidR="008841F7" w:rsidRPr="00724833" w:rsidRDefault="008841F7" w:rsidP="005E17AD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8841F7" w:rsidRPr="001A4780" w14:paraId="79598769" w14:textId="77777777" w:rsidTr="005C45BB">
        <w:tc>
          <w:tcPr>
            <w:tcW w:w="751" w:type="pct"/>
            <w:shd w:val="clear" w:color="auto" w:fill="auto"/>
          </w:tcPr>
          <w:p w14:paraId="04C09C3E" w14:textId="77777777" w:rsidR="008841F7" w:rsidRPr="00724833" w:rsidRDefault="008841F7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C36A43A" w14:textId="77777777" w:rsidR="008841F7" w:rsidRPr="00724833" w:rsidRDefault="008841F7" w:rsidP="005E17AD">
            <w:pPr>
              <w:spacing w:before="0" w:after="0"/>
              <w:rPr>
                <w:sz w:val="20"/>
              </w:rPr>
            </w:pPr>
            <w:r w:rsidRPr="00643028">
              <w:rPr>
                <w:sz w:val="20"/>
                <w:lang w:val="en-US"/>
              </w:rPr>
              <w:t>docPublishDate</w:t>
            </w:r>
          </w:p>
        </w:tc>
        <w:tc>
          <w:tcPr>
            <w:tcW w:w="204" w:type="pct"/>
            <w:shd w:val="clear" w:color="auto" w:fill="auto"/>
          </w:tcPr>
          <w:p w14:paraId="07473DA2" w14:textId="77777777" w:rsidR="008841F7" w:rsidRPr="00724833" w:rsidRDefault="008841F7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3142D5E" w14:textId="77777777" w:rsidR="008841F7" w:rsidRPr="00C85B91" w:rsidRDefault="008841F7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481D4DDC" w14:textId="77777777" w:rsidR="008841F7" w:rsidRPr="00724833" w:rsidRDefault="008841F7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7" w:type="pct"/>
            <w:shd w:val="clear" w:color="auto" w:fill="auto"/>
          </w:tcPr>
          <w:p w14:paraId="2740BB2D" w14:textId="77777777" w:rsidR="008841F7" w:rsidRPr="00724833" w:rsidRDefault="008841F7" w:rsidP="005E17AD">
            <w:pPr>
              <w:spacing w:before="0" w:after="0"/>
              <w:rPr>
                <w:sz w:val="20"/>
              </w:rPr>
            </w:pPr>
          </w:p>
        </w:tc>
      </w:tr>
      <w:tr w:rsidR="005C45BB" w:rsidRPr="001A4780" w14:paraId="7589F56D" w14:textId="77777777" w:rsidTr="005C45BB">
        <w:tc>
          <w:tcPr>
            <w:tcW w:w="751" w:type="pct"/>
            <w:shd w:val="clear" w:color="auto" w:fill="auto"/>
          </w:tcPr>
          <w:p w14:paraId="1691BA39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FA1E53C" w14:textId="2EBB2115" w:rsidR="005C45BB" w:rsidRPr="00643028" w:rsidRDefault="005C45BB" w:rsidP="005C45BB">
            <w:pPr>
              <w:spacing w:before="0" w:after="0"/>
              <w:rPr>
                <w:sz w:val="20"/>
                <w:lang w:val="en-US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4" w:type="pct"/>
            <w:shd w:val="clear" w:color="auto" w:fill="auto"/>
          </w:tcPr>
          <w:p w14:paraId="30E42868" w14:textId="12502599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BEEF021" w14:textId="44A29554" w:rsidR="005C45B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587EED5D" w14:textId="2C479CD2" w:rsidR="005C45BB" w:rsidRPr="00C85B91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7" w:type="pct"/>
            <w:shd w:val="clear" w:color="auto" w:fill="auto"/>
          </w:tcPr>
          <w:p w14:paraId="1864FEA6" w14:textId="77777777" w:rsidR="005C45BB" w:rsidRPr="00724833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1A4780" w14:paraId="67363563" w14:textId="77777777" w:rsidTr="005C45BB">
        <w:tc>
          <w:tcPr>
            <w:tcW w:w="751" w:type="pct"/>
            <w:shd w:val="clear" w:color="auto" w:fill="auto"/>
          </w:tcPr>
          <w:p w14:paraId="7AACADB8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D915F4F" w14:textId="77777777" w:rsidR="005C45BB" w:rsidRPr="001176A0" w:rsidRDefault="005C45BB" w:rsidP="005C45BB">
            <w:pPr>
              <w:spacing w:before="0" w:after="0"/>
              <w:rPr>
                <w:sz w:val="20"/>
              </w:rPr>
            </w:pPr>
            <w:r w:rsidRPr="00643028">
              <w:rPr>
                <w:sz w:val="20"/>
              </w:rPr>
              <w:t>docNumber</w:t>
            </w:r>
          </w:p>
        </w:tc>
        <w:tc>
          <w:tcPr>
            <w:tcW w:w="204" w:type="pct"/>
            <w:shd w:val="clear" w:color="auto" w:fill="auto"/>
          </w:tcPr>
          <w:p w14:paraId="5D023017" w14:textId="77777777" w:rsidR="005C45BB" w:rsidRPr="00643028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7FBCCC1" w14:textId="77777777" w:rsidR="005C45B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>
              <w:rPr>
                <w:sz w:val="20"/>
                <w:lang w:val="en-US"/>
              </w:rPr>
              <w:t>(1-10</w:t>
            </w:r>
            <w:r w:rsidRPr="00400017">
              <w:rPr>
                <w:sz w:val="20"/>
                <w:lang w:val="en-US"/>
              </w:rPr>
              <w:t>0)</w:t>
            </w:r>
          </w:p>
        </w:tc>
        <w:tc>
          <w:tcPr>
            <w:tcW w:w="1422" w:type="pct"/>
            <w:shd w:val="clear" w:color="auto" w:fill="auto"/>
          </w:tcPr>
          <w:p w14:paraId="51EADF41" w14:textId="77777777" w:rsidR="005C45BB" w:rsidRPr="00C85B91" w:rsidRDefault="005C45BB" w:rsidP="005C45BB">
            <w:pPr>
              <w:spacing w:before="0" w:after="0"/>
              <w:rPr>
                <w:sz w:val="20"/>
              </w:rPr>
            </w:pPr>
            <w:r w:rsidRPr="00643028">
              <w:rPr>
                <w:sz w:val="20"/>
              </w:rPr>
              <w:t>Номер документа</w:t>
            </w:r>
          </w:p>
        </w:tc>
        <w:tc>
          <w:tcPr>
            <w:tcW w:w="1397" w:type="pct"/>
            <w:shd w:val="clear" w:color="auto" w:fill="auto"/>
          </w:tcPr>
          <w:p w14:paraId="3A83A3F8" w14:textId="77777777" w:rsidR="005C45BB" w:rsidRPr="00724833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1A4780" w14:paraId="198AC7B4" w14:textId="77777777" w:rsidTr="005C45BB">
        <w:tc>
          <w:tcPr>
            <w:tcW w:w="751" w:type="pct"/>
            <w:shd w:val="clear" w:color="auto" w:fill="auto"/>
          </w:tcPr>
          <w:p w14:paraId="25AAFE11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BE1A99E" w14:textId="77777777" w:rsidR="005C45BB" w:rsidRPr="00C85B91" w:rsidRDefault="005C45BB" w:rsidP="005C45BB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4" w:type="pct"/>
            <w:shd w:val="clear" w:color="auto" w:fill="auto"/>
          </w:tcPr>
          <w:p w14:paraId="0B34EB44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8325384" w14:textId="77777777" w:rsidR="005C45B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0DBAB131" w14:textId="77777777" w:rsidR="005C45BB" w:rsidRPr="00C85B91" w:rsidRDefault="005C45BB" w:rsidP="005C45BB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7" w:type="pct"/>
            <w:shd w:val="clear" w:color="auto" w:fill="auto"/>
          </w:tcPr>
          <w:p w14:paraId="4E2C6E28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1A4780" w14:paraId="160F4E0C" w14:textId="77777777" w:rsidTr="005C45BB">
        <w:tc>
          <w:tcPr>
            <w:tcW w:w="751" w:type="pct"/>
            <w:shd w:val="clear" w:color="auto" w:fill="auto"/>
          </w:tcPr>
          <w:p w14:paraId="7C1C0FB1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B92E831" w14:textId="77777777" w:rsidR="005C45BB" w:rsidRPr="001176A0" w:rsidRDefault="005C45BB" w:rsidP="005C45BB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4" w:type="pct"/>
            <w:shd w:val="clear" w:color="auto" w:fill="auto"/>
          </w:tcPr>
          <w:p w14:paraId="2DE29969" w14:textId="77777777" w:rsidR="005C45BB" w:rsidRPr="00C85B91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924236A" w14:textId="77777777" w:rsidR="005C45BB" w:rsidRPr="00C85B91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A6F8448" w14:textId="77777777" w:rsidR="005C45BB" w:rsidRPr="00724833" w:rsidRDefault="005C45BB" w:rsidP="005C45BB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7" w:type="pct"/>
            <w:shd w:val="clear" w:color="auto" w:fill="auto"/>
          </w:tcPr>
          <w:p w14:paraId="133291C7" w14:textId="77777777" w:rsidR="005C45BB" w:rsidRPr="00724833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19A64834" w14:textId="77777777" w:rsidTr="001F184B">
        <w:tc>
          <w:tcPr>
            <w:tcW w:w="751" w:type="pct"/>
            <w:shd w:val="clear" w:color="auto" w:fill="auto"/>
          </w:tcPr>
          <w:p w14:paraId="732190A5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69B70A71" w14:textId="4151B8A9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2E187EAC" w14:textId="089820FD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CC05C5B" w14:textId="7144F4F5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AA40105" w14:textId="391C7636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7" w:type="pct"/>
            <w:shd w:val="clear" w:color="auto" w:fill="auto"/>
            <w:vAlign w:val="center"/>
          </w:tcPr>
          <w:p w14:paraId="4EA62A6F" w14:textId="3D105B4D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00C827AA" w14:textId="57B6B565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5C45BB" w:rsidRPr="001A4780" w14:paraId="03A402A8" w14:textId="77777777" w:rsidTr="005C45BB">
        <w:tc>
          <w:tcPr>
            <w:tcW w:w="751" w:type="pct"/>
            <w:shd w:val="clear" w:color="auto" w:fill="auto"/>
          </w:tcPr>
          <w:p w14:paraId="6431D229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6586AC0" w14:textId="77777777" w:rsidR="005C45BB" w:rsidRPr="001176A0" w:rsidRDefault="005C45BB" w:rsidP="005C45BB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4" w:type="pct"/>
            <w:shd w:val="clear" w:color="auto" w:fill="auto"/>
          </w:tcPr>
          <w:p w14:paraId="69042B41" w14:textId="77777777" w:rsidR="005C45BB" w:rsidRPr="00C85B91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FFC3ED8" w14:textId="77777777" w:rsidR="005C45BB" w:rsidRPr="00C85B91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B03C353" w14:textId="77777777" w:rsidR="005C45BB" w:rsidRPr="00724833" w:rsidRDefault="005C45BB" w:rsidP="005C45BB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7" w:type="pct"/>
            <w:shd w:val="clear" w:color="auto" w:fill="auto"/>
          </w:tcPr>
          <w:p w14:paraId="0A6945B6" w14:textId="77777777" w:rsidR="005C45BB" w:rsidRPr="00724833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1A4780" w14:paraId="552C5A06" w14:textId="77777777" w:rsidTr="005C45BB">
        <w:tc>
          <w:tcPr>
            <w:tcW w:w="751" w:type="pct"/>
            <w:shd w:val="clear" w:color="auto" w:fill="auto"/>
          </w:tcPr>
          <w:p w14:paraId="46068899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3B33DD0" w14:textId="77777777" w:rsidR="005C45BB" w:rsidRPr="00643028" w:rsidRDefault="005C45BB" w:rsidP="005C45BB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</w:t>
            </w:r>
            <w:r>
              <w:rPr>
                <w:sz w:val="20"/>
              </w:rPr>
              <w:t>otocol</w:t>
            </w:r>
          </w:p>
        </w:tc>
        <w:tc>
          <w:tcPr>
            <w:tcW w:w="204" w:type="pct"/>
            <w:shd w:val="clear" w:color="auto" w:fill="auto"/>
          </w:tcPr>
          <w:p w14:paraId="0E56FB14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39EAEFAE" w14:textId="77777777" w:rsidR="005C45B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4F9AFA5" w14:textId="77777777" w:rsidR="005C45BB" w:rsidRPr="00C85B91" w:rsidRDefault="005C45BB" w:rsidP="005C45BB">
            <w:pPr>
              <w:spacing w:before="0" w:after="0"/>
              <w:rPr>
                <w:sz w:val="20"/>
              </w:rPr>
            </w:pPr>
            <w:r w:rsidRPr="00643028">
              <w:rPr>
                <w:sz w:val="20"/>
              </w:rPr>
              <w:t>Информация о протоколе</w:t>
            </w:r>
          </w:p>
        </w:tc>
        <w:tc>
          <w:tcPr>
            <w:tcW w:w="1397" w:type="pct"/>
            <w:shd w:val="clear" w:color="auto" w:fill="auto"/>
          </w:tcPr>
          <w:p w14:paraId="79D400B7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1A4780" w14:paraId="6862C6C7" w14:textId="77777777" w:rsidTr="005C45BB">
        <w:tc>
          <w:tcPr>
            <w:tcW w:w="751" w:type="pct"/>
            <w:shd w:val="clear" w:color="auto" w:fill="auto"/>
          </w:tcPr>
          <w:p w14:paraId="21868773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1071680" w14:textId="77777777" w:rsidR="005C45BB" w:rsidRPr="00BB6995" w:rsidRDefault="005C45BB" w:rsidP="005C45BB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4" w:type="pct"/>
            <w:shd w:val="clear" w:color="auto" w:fill="auto"/>
          </w:tcPr>
          <w:p w14:paraId="47F71087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C41F7B0" w14:textId="77777777" w:rsidR="005C45B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9C80350" w14:textId="77777777" w:rsidR="005C45BB" w:rsidRPr="00BB6995" w:rsidRDefault="005C45BB" w:rsidP="005C45BB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7" w:type="pct"/>
            <w:shd w:val="clear" w:color="auto" w:fill="auto"/>
          </w:tcPr>
          <w:p w14:paraId="4933EEF3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254573" w14:paraId="6D9EBBF3" w14:textId="77777777" w:rsidTr="005C45BB">
        <w:tc>
          <w:tcPr>
            <w:tcW w:w="5000" w:type="pct"/>
            <w:gridSpan w:val="6"/>
            <w:shd w:val="clear" w:color="auto" w:fill="auto"/>
          </w:tcPr>
          <w:p w14:paraId="3070ACB7" w14:textId="77777777" w:rsidR="005C45BB" w:rsidRPr="00254573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5C45BB" w:rsidRPr="001A4780" w14:paraId="03C01BF3" w14:textId="77777777" w:rsidTr="005C45BB">
        <w:tc>
          <w:tcPr>
            <w:tcW w:w="751" w:type="pct"/>
            <w:shd w:val="clear" w:color="auto" w:fill="auto"/>
            <w:vAlign w:val="center"/>
          </w:tcPr>
          <w:p w14:paraId="7D9D4073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14BE80A1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B5955E9" w14:textId="77777777" w:rsidR="005C45BB" w:rsidRPr="00724833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5D41B90A" w14:textId="77777777" w:rsidR="005C45BB" w:rsidRPr="00724833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3D6495F7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7" w:type="pct"/>
            <w:shd w:val="clear" w:color="auto" w:fill="auto"/>
            <w:vAlign w:val="center"/>
          </w:tcPr>
          <w:p w14:paraId="56D9FCB2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</w:tr>
      <w:tr w:rsidR="005C45BB" w:rsidRPr="001A4780" w14:paraId="503F74AB" w14:textId="77777777" w:rsidTr="005C45BB">
        <w:tc>
          <w:tcPr>
            <w:tcW w:w="751" w:type="pct"/>
            <w:shd w:val="clear" w:color="auto" w:fill="auto"/>
            <w:vAlign w:val="center"/>
          </w:tcPr>
          <w:p w14:paraId="7BFCE03D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F336F62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shd w:val="clear" w:color="auto" w:fill="auto"/>
          </w:tcPr>
          <w:p w14:paraId="6344D9BE" w14:textId="77777777" w:rsidR="005C45BB" w:rsidRPr="00E4576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3623160" w14:textId="77777777" w:rsidR="005C45BB" w:rsidRPr="00E4576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490D2A88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7" w:type="pct"/>
            <w:shd w:val="clear" w:color="auto" w:fill="auto"/>
            <w:vAlign w:val="center"/>
          </w:tcPr>
          <w:p w14:paraId="19258A83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1A4780" w14:paraId="67E00B8E" w14:textId="77777777" w:rsidTr="005C45BB">
        <w:tc>
          <w:tcPr>
            <w:tcW w:w="751" w:type="pct"/>
            <w:shd w:val="clear" w:color="auto" w:fill="auto"/>
            <w:vAlign w:val="center"/>
          </w:tcPr>
          <w:p w14:paraId="2D6B9CFD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47259B9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shd w:val="clear" w:color="auto" w:fill="auto"/>
          </w:tcPr>
          <w:p w14:paraId="01E8D073" w14:textId="77777777" w:rsidR="005C45BB" w:rsidRPr="00E4576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B916EC4" w14:textId="77777777" w:rsidR="005C45BB" w:rsidRPr="00E4576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5534EBC" w14:textId="49DB2BFA" w:rsidR="005C45BB" w:rsidRPr="00E45768" w:rsidRDefault="002D1F44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C45BB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7" w:type="pct"/>
            <w:shd w:val="clear" w:color="auto" w:fill="auto"/>
            <w:vAlign w:val="center"/>
          </w:tcPr>
          <w:p w14:paraId="18008AF8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C45BB" w:rsidRPr="00254573" w14:paraId="38532F03" w14:textId="77777777" w:rsidTr="005C45BB">
        <w:tc>
          <w:tcPr>
            <w:tcW w:w="5000" w:type="pct"/>
            <w:gridSpan w:val="6"/>
            <w:shd w:val="clear" w:color="auto" w:fill="auto"/>
          </w:tcPr>
          <w:p w14:paraId="19284105" w14:textId="7832EC82" w:rsidR="005C45BB" w:rsidRPr="00254573" w:rsidRDefault="002D1F44" w:rsidP="005C45BB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C45BB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5C45BB" w:rsidRPr="001A4780" w14:paraId="7A629B07" w14:textId="77777777" w:rsidTr="005C45BB">
        <w:tc>
          <w:tcPr>
            <w:tcW w:w="751" w:type="pct"/>
            <w:shd w:val="clear" w:color="auto" w:fill="auto"/>
            <w:vAlign w:val="center"/>
          </w:tcPr>
          <w:p w14:paraId="6A3F69E4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1DCE4DEF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E909834" w14:textId="77777777" w:rsidR="005C45BB" w:rsidRPr="006C6D44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5C2BB637" w14:textId="77777777" w:rsidR="005C45BB" w:rsidRPr="006C6D44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13FA4615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7" w:type="pct"/>
            <w:shd w:val="clear" w:color="auto" w:fill="auto"/>
            <w:vAlign w:val="center"/>
          </w:tcPr>
          <w:p w14:paraId="035F4EE7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</w:tr>
      <w:tr w:rsidR="005C45BB" w:rsidRPr="001A4780" w14:paraId="1C7BE24A" w14:textId="77777777" w:rsidTr="005C45BB">
        <w:tc>
          <w:tcPr>
            <w:tcW w:w="751" w:type="pct"/>
            <w:shd w:val="clear" w:color="auto" w:fill="auto"/>
            <w:vAlign w:val="center"/>
          </w:tcPr>
          <w:p w14:paraId="33E254B4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CD84C4B" w14:textId="77777777" w:rsidR="005C45BB" w:rsidRPr="003804BF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shd w:val="clear" w:color="auto" w:fill="auto"/>
          </w:tcPr>
          <w:p w14:paraId="60F396FC" w14:textId="77777777" w:rsidR="005C45BB" w:rsidRPr="003804BF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BF43528" w14:textId="77777777" w:rsidR="005C45BB" w:rsidRPr="003804BF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62A84A26" w14:textId="54A83D7F" w:rsidR="005C45BB" w:rsidRPr="003804BF" w:rsidRDefault="002D1F44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7" w:type="pct"/>
            <w:shd w:val="clear" w:color="auto" w:fill="auto"/>
          </w:tcPr>
          <w:p w14:paraId="6D316EFD" w14:textId="77777777" w:rsidR="005C45BB" w:rsidRPr="003804BF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5C45BB" w:rsidRPr="001A4780" w14:paraId="6C29EB78" w14:textId="77777777" w:rsidTr="005C45BB">
        <w:tc>
          <w:tcPr>
            <w:tcW w:w="5000" w:type="pct"/>
            <w:gridSpan w:val="6"/>
            <w:shd w:val="clear" w:color="auto" w:fill="auto"/>
            <w:vAlign w:val="center"/>
          </w:tcPr>
          <w:p w14:paraId="57A4E675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43028">
              <w:rPr>
                <w:b/>
                <w:sz w:val="20"/>
              </w:rPr>
              <w:t>Информация о протоколе</w:t>
            </w:r>
          </w:p>
        </w:tc>
      </w:tr>
      <w:tr w:rsidR="005C45BB" w:rsidRPr="001A4780" w14:paraId="27F76788" w14:textId="77777777" w:rsidTr="005C45BB">
        <w:tc>
          <w:tcPr>
            <w:tcW w:w="751" w:type="pct"/>
            <w:shd w:val="clear" w:color="auto" w:fill="auto"/>
            <w:vAlign w:val="center"/>
          </w:tcPr>
          <w:p w14:paraId="1F3B5A0D" w14:textId="77777777" w:rsidR="005C45BB" w:rsidRPr="00643028" w:rsidRDefault="005C45BB" w:rsidP="005C45BB">
            <w:pPr>
              <w:spacing w:before="0" w:after="0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</w:rPr>
              <w:t>protocol</w:t>
            </w:r>
          </w:p>
        </w:tc>
        <w:tc>
          <w:tcPr>
            <w:tcW w:w="749" w:type="pct"/>
            <w:shd w:val="clear" w:color="auto" w:fill="auto"/>
          </w:tcPr>
          <w:p w14:paraId="42FA5726" w14:textId="77777777" w:rsidR="005C45BB" w:rsidRPr="00575F5E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18EE3003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4B4A974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1D569C2" w14:textId="77777777" w:rsidR="005C45BB" w:rsidRPr="00575F5E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13470E2C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59444CDB" w14:textId="77777777" w:rsidTr="005C45BB">
        <w:tc>
          <w:tcPr>
            <w:tcW w:w="751" w:type="pct"/>
            <w:shd w:val="clear" w:color="auto" w:fill="auto"/>
            <w:vAlign w:val="center"/>
          </w:tcPr>
          <w:p w14:paraId="594B9310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355B1AB" w14:textId="77777777" w:rsidR="005C45BB" w:rsidRPr="003039E5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D03824">
              <w:rPr>
                <w:sz w:val="20"/>
              </w:rPr>
              <w:t>execution</w:t>
            </w:r>
          </w:p>
        </w:tc>
        <w:tc>
          <w:tcPr>
            <w:tcW w:w="204" w:type="pct"/>
            <w:shd w:val="clear" w:color="auto" w:fill="auto"/>
          </w:tcPr>
          <w:p w14:paraId="498DB354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C257EEC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58302AC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D03824">
              <w:rPr>
                <w:sz w:val="20"/>
              </w:rPr>
              <w:t>Проведение процедуры</w:t>
            </w:r>
          </w:p>
        </w:tc>
        <w:tc>
          <w:tcPr>
            <w:tcW w:w="1397" w:type="pct"/>
            <w:shd w:val="clear" w:color="auto" w:fill="auto"/>
          </w:tcPr>
          <w:p w14:paraId="2E0A3948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724833" w14:paraId="1A96BDC9" w14:textId="77777777" w:rsidTr="005C45BB">
        <w:tc>
          <w:tcPr>
            <w:tcW w:w="7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455543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E4ADCC" w14:textId="77777777" w:rsidR="005C45BB" w:rsidRPr="002A7A1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Pr="00643028">
              <w:rPr>
                <w:sz w:val="20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EC6FBC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87461A" w14:textId="77777777" w:rsidR="005C45BB" w:rsidRPr="002A7A10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99463D" w14:textId="77777777" w:rsidR="005C45BB" w:rsidRPr="00C85B91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28501F" w14:textId="77777777" w:rsidR="005C45BB" w:rsidRPr="0072483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9B4637" w14:paraId="7FD2B1C8" w14:textId="77777777" w:rsidTr="005C45BB">
        <w:tc>
          <w:tcPr>
            <w:tcW w:w="7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FB798D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72CC2D" w14:textId="77777777" w:rsidR="005C45BB" w:rsidRPr="00C85B91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0F856F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7EB7CF" w14:textId="77777777" w:rsidR="005C45BB" w:rsidRPr="00643028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5E664B" w14:textId="77777777" w:rsidR="005C45BB" w:rsidRPr="00C85B91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86FE33" w14:textId="77777777" w:rsidR="005C45BB" w:rsidRPr="009B4637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C45BB" w:rsidRPr="001A4780" w14:paraId="66A3C62F" w14:textId="77777777" w:rsidTr="005C45BB">
        <w:tc>
          <w:tcPr>
            <w:tcW w:w="751" w:type="pct"/>
            <w:shd w:val="clear" w:color="auto" w:fill="auto"/>
            <w:vAlign w:val="center"/>
          </w:tcPr>
          <w:p w14:paraId="50FB3BE4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1358BCB" w14:textId="77777777" w:rsidR="005C45BB" w:rsidRPr="003039E5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4" w:type="pct"/>
            <w:shd w:val="clear" w:color="auto" w:fill="auto"/>
          </w:tcPr>
          <w:p w14:paraId="0E40CF2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757CDED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E83F73B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97" w:type="pct"/>
            <w:shd w:val="clear" w:color="auto" w:fill="auto"/>
          </w:tcPr>
          <w:p w14:paraId="17B06F1F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C45BB" w:rsidRPr="001A4780" w14:paraId="6B7CE8A2" w14:textId="77777777" w:rsidTr="005C45BB">
        <w:tc>
          <w:tcPr>
            <w:tcW w:w="751" w:type="pct"/>
            <w:shd w:val="clear" w:color="auto" w:fill="auto"/>
            <w:vAlign w:val="center"/>
          </w:tcPr>
          <w:p w14:paraId="33F6F5AE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43BF0AD" w14:textId="77777777" w:rsidR="005C45BB" w:rsidRPr="00994B57" w:rsidRDefault="005C45BB" w:rsidP="005C45BB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shd w:val="clear" w:color="auto" w:fill="auto"/>
          </w:tcPr>
          <w:p w14:paraId="2A8CD5DF" w14:textId="77777777" w:rsidR="005C45BB" w:rsidRPr="00994B57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7F58840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17900F4" w14:textId="77777777" w:rsidR="005C45BB" w:rsidRPr="00D03824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397" w:type="pct"/>
            <w:shd w:val="clear" w:color="auto" w:fill="auto"/>
          </w:tcPr>
          <w:p w14:paraId="3A26544D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5F117C6B" w14:textId="77777777" w:rsidTr="005C45BB">
        <w:tc>
          <w:tcPr>
            <w:tcW w:w="751" w:type="pct"/>
            <w:shd w:val="clear" w:color="auto" w:fill="auto"/>
            <w:vAlign w:val="center"/>
          </w:tcPr>
          <w:p w14:paraId="31F586D0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341AC0F" w14:textId="77777777" w:rsidR="005C45BB" w:rsidRPr="003039E5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4" w:type="pct"/>
            <w:shd w:val="clear" w:color="auto" w:fill="auto"/>
          </w:tcPr>
          <w:p w14:paraId="797294C3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BC1EA76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94C80D2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7" w:type="pct"/>
            <w:shd w:val="clear" w:color="auto" w:fill="auto"/>
          </w:tcPr>
          <w:p w14:paraId="26F6A480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51D152C2" w14:textId="77777777" w:rsidTr="005C45BB">
        <w:tc>
          <w:tcPr>
            <w:tcW w:w="5000" w:type="pct"/>
            <w:gridSpan w:val="6"/>
            <w:shd w:val="clear" w:color="auto" w:fill="auto"/>
            <w:vAlign w:val="center"/>
          </w:tcPr>
          <w:p w14:paraId="3CDEFE5F" w14:textId="77777777" w:rsidR="005C45BB" w:rsidRPr="006A57F1" w:rsidRDefault="005C45BB" w:rsidP="005C45BB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6A57F1">
              <w:rPr>
                <w:b/>
                <w:sz w:val="20"/>
              </w:rPr>
              <w:t>Проведение процедуры</w:t>
            </w:r>
          </w:p>
        </w:tc>
      </w:tr>
      <w:tr w:rsidR="005C45BB" w:rsidRPr="001A4780" w14:paraId="3AC61F05" w14:textId="77777777" w:rsidTr="005C45BB">
        <w:tc>
          <w:tcPr>
            <w:tcW w:w="751" w:type="pct"/>
            <w:shd w:val="clear" w:color="auto" w:fill="auto"/>
            <w:vAlign w:val="center"/>
          </w:tcPr>
          <w:p w14:paraId="6660CAEB" w14:textId="77777777" w:rsidR="005C45BB" w:rsidRPr="006A57F1" w:rsidRDefault="005C45BB" w:rsidP="005C45BB">
            <w:pPr>
              <w:spacing w:before="0" w:after="0"/>
              <w:rPr>
                <w:b/>
                <w:sz w:val="20"/>
              </w:rPr>
            </w:pPr>
            <w:r w:rsidRPr="006A57F1">
              <w:rPr>
                <w:b/>
                <w:sz w:val="20"/>
              </w:rPr>
              <w:t>execution</w:t>
            </w:r>
          </w:p>
        </w:tc>
        <w:tc>
          <w:tcPr>
            <w:tcW w:w="749" w:type="pct"/>
            <w:shd w:val="clear" w:color="auto" w:fill="auto"/>
          </w:tcPr>
          <w:p w14:paraId="2A558F89" w14:textId="77777777" w:rsidR="005C45BB" w:rsidRPr="00C007BD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F703F68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03D3AF2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80B184D" w14:textId="77777777" w:rsidR="005C45BB" w:rsidRPr="00C007BD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6CB01943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4E4B3E8C" w14:textId="77777777" w:rsidTr="005C45BB">
        <w:tc>
          <w:tcPr>
            <w:tcW w:w="751" w:type="pct"/>
            <w:shd w:val="clear" w:color="auto" w:fill="auto"/>
            <w:vAlign w:val="center"/>
          </w:tcPr>
          <w:p w14:paraId="5DA0CA12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C750AC6" w14:textId="77777777" w:rsidR="005C45BB" w:rsidRPr="00C007BD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openingDate</w:t>
            </w:r>
          </w:p>
        </w:tc>
        <w:tc>
          <w:tcPr>
            <w:tcW w:w="204" w:type="pct"/>
            <w:shd w:val="clear" w:color="auto" w:fill="auto"/>
          </w:tcPr>
          <w:p w14:paraId="312B3FE6" w14:textId="77777777" w:rsidR="005C45BB" w:rsidRPr="006A57F1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33F18AB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06A24838" w14:textId="77777777" w:rsidR="005C45BB" w:rsidRPr="00C007BD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 xml:space="preserve">Дата и время вскрытия конвертов, </w:t>
            </w:r>
            <w:proofErr w:type="gramStart"/>
            <w:r w:rsidRPr="006A57F1">
              <w:rPr>
                <w:sz w:val="20"/>
              </w:rPr>
              <w:t>открытии</w:t>
            </w:r>
            <w:proofErr w:type="gramEnd"/>
            <w:r w:rsidRPr="006A57F1">
              <w:rPr>
                <w:sz w:val="20"/>
              </w:rPr>
              <w:t xml:space="preserve"> доступа к электронным документам заявок участников</w:t>
            </w:r>
          </w:p>
        </w:tc>
        <w:tc>
          <w:tcPr>
            <w:tcW w:w="1397" w:type="pct"/>
            <w:shd w:val="clear" w:color="auto" w:fill="auto"/>
          </w:tcPr>
          <w:p w14:paraId="1AB935A2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370D02FE" w14:textId="77777777" w:rsidTr="005C45BB">
        <w:tc>
          <w:tcPr>
            <w:tcW w:w="751" w:type="pct"/>
            <w:shd w:val="clear" w:color="auto" w:fill="auto"/>
            <w:vAlign w:val="center"/>
          </w:tcPr>
          <w:p w14:paraId="37AB71A1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732EF20" w14:textId="77777777" w:rsidR="005C45BB" w:rsidRPr="00C007BD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scoringDate</w:t>
            </w:r>
          </w:p>
        </w:tc>
        <w:tc>
          <w:tcPr>
            <w:tcW w:w="204" w:type="pct"/>
            <w:shd w:val="clear" w:color="auto" w:fill="auto"/>
          </w:tcPr>
          <w:p w14:paraId="080C7CF7" w14:textId="77777777" w:rsidR="005C45BB" w:rsidRPr="006A57F1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222B724" w14:textId="77777777" w:rsidR="005C45BB" w:rsidRPr="006A57F1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68D8CEBF" w14:textId="77777777" w:rsidR="005C45BB" w:rsidRPr="00C007BD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Дата окончания рассмотрения и оценки заявок</w:t>
            </w:r>
          </w:p>
        </w:tc>
        <w:tc>
          <w:tcPr>
            <w:tcW w:w="1397" w:type="pct"/>
            <w:shd w:val="clear" w:color="auto" w:fill="auto"/>
          </w:tcPr>
          <w:p w14:paraId="60805A17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D43778" w14:paraId="599B8522" w14:textId="77777777" w:rsidTr="005C45BB">
        <w:tc>
          <w:tcPr>
            <w:tcW w:w="5000" w:type="pct"/>
            <w:gridSpan w:val="6"/>
            <w:shd w:val="clear" w:color="auto" w:fill="auto"/>
          </w:tcPr>
          <w:p w14:paraId="09388D90" w14:textId="77777777" w:rsidR="005C45BB" w:rsidRPr="00D43778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5C45BB" w:rsidRPr="009B4637" w14:paraId="5F43AB68" w14:textId="77777777" w:rsidTr="005C45BB">
        <w:tc>
          <w:tcPr>
            <w:tcW w:w="751" w:type="pct"/>
            <w:shd w:val="clear" w:color="auto" w:fill="auto"/>
          </w:tcPr>
          <w:p w14:paraId="3E4F4F8E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9" w:type="pct"/>
            <w:shd w:val="clear" w:color="auto" w:fill="auto"/>
          </w:tcPr>
          <w:p w14:paraId="03ABCB23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09CBB4E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47CA8503" w14:textId="77777777" w:rsidR="005C45B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3F5DB0A9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084F24CE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72F970BD" w14:textId="77777777" w:rsidTr="005C45BB">
        <w:tc>
          <w:tcPr>
            <w:tcW w:w="751" w:type="pct"/>
            <w:shd w:val="clear" w:color="auto" w:fill="auto"/>
          </w:tcPr>
          <w:p w14:paraId="421393F1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41F5241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4" w:type="pct"/>
            <w:shd w:val="clear" w:color="auto" w:fill="auto"/>
          </w:tcPr>
          <w:p w14:paraId="40A348F3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3327B1A" w14:textId="77777777" w:rsidR="005C45B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52A972B4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7" w:type="pct"/>
            <w:shd w:val="clear" w:color="auto" w:fill="auto"/>
          </w:tcPr>
          <w:p w14:paraId="49A25090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538C532A" w14:textId="77777777" w:rsidTr="005C45BB">
        <w:tc>
          <w:tcPr>
            <w:tcW w:w="751" w:type="pct"/>
            <w:shd w:val="clear" w:color="auto" w:fill="auto"/>
          </w:tcPr>
          <w:p w14:paraId="6666E6FD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4B85A25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4" w:type="pct"/>
            <w:shd w:val="clear" w:color="auto" w:fill="auto"/>
          </w:tcPr>
          <w:p w14:paraId="7F66F5EF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BF5D061" w14:textId="77777777" w:rsidR="005C45B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047EB23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7" w:type="pct"/>
            <w:shd w:val="clear" w:color="auto" w:fill="auto"/>
          </w:tcPr>
          <w:p w14:paraId="321465A6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356D3B0D" w14:textId="77777777" w:rsidTr="005C45BB">
        <w:tc>
          <w:tcPr>
            <w:tcW w:w="751" w:type="pct"/>
            <w:shd w:val="clear" w:color="auto" w:fill="auto"/>
          </w:tcPr>
          <w:p w14:paraId="495F657F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BC5A0E9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4" w:type="pct"/>
            <w:shd w:val="clear" w:color="auto" w:fill="auto"/>
          </w:tcPr>
          <w:p w14:paraId="17BAFA71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B2674D3" w14:textId="77777777" w:rsidR="005C45B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0D5CB033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7" w:type="pct"/>
            <w:shd w:val="clear" w:color="auto" w:fill="auto"/>
          </w:tcPr>
          <w:p w14:paraId="37E05D6F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2DFA9F3C" w14:textId="77777777" w:rsidTr="005C45BB">
        <w:tc>
          <w:tcPr>
            <w:tcW w:w="751" w:type="pct"/>
            <w:shd w:val="clear" w:color="auto" w:fill="auto"/>
          </w:tcPr>
          <w:p w14:paraId="3A7F1F64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9E4059D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4" w:type="pct"/>
            <w:shd w:val="clear" w:color="auto" w:fill="auto"/>
          </w:tcPr>
          <w:p w14:paraId="7BB81A0B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0CC192C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10EE8C85" w14:textId="77777777" w:rsidR="005C45BB" w:rsidRPr="00D43778" w:rsidRDefault="005C45BB" w:rsidP="005C45BB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7" w:type="pct"/>
            <w:shd w:val="clear" w:color="auto" w:fill="auto"/>
          </w:tcPr>
          <w:p w14:paraId="2A91947F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D43778" w14:paraId="6EEF3600" w14:textId="77777777" w:rsidTr="005C45BB">
        <w:tc>
          <w:tcPr>
            <w:tcW w:w="5000" w:type="pct"/>
            <w:gridSpan w:val="6"/>
            <w:shd w:val="clear" w:color="auto" w:fill="auto"/>
          </w:tcPr>
          <w:p w14:paraId="02BB8523" w14:textId="77777777" w:rsidR="005C45BB" w:rsidRPr="00D43778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5C45BB" w:rsidRPr="009B4637" w14:paraId="2A41E655" w14:textId="77777777" w:rsidTr="005C45BB">
        <w:tc>
          <w:tcPr>
            <w:tcW w:w="751" w:type="pct"/>
            <w:shd w:val="clear" w:color="auto" w:fill="auto"/>
          </w:tcPr>
          <w:p w14:paraId="69F7973C" w14:textId="77777777" w:rsidR="005C45BB" w:rsidRPr="00D43778" w:rsidRDefault="005C45BB" w:rsidP="005C45BB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9" w:type="pct"/>
            <w:shd w:val="clear" w:color="auto" w:fill="auto"/>
          </w:tcPr>
          <w:p w14:paraId="5A71C584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59B3484C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4DE9624D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0D6D03E2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2A3ABBC3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5F8575BF" w14:textId="77777777" w:rsidTr="005C45BB">
        <w:tc>
          <w:tcPr>
            <w:tcW w:w="751" w:type="pct"/>
            <w:shd w:val="clear" w:color="auto" w:fill="auto"/>
          </w:tcPr>
          <w:p w14:paraId="3D2E1116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B525A67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4" w:type="pct"/>
            <w:shd w:val="clear" w:color="auto" w:fill="auto"/>
          </w:tcPr>
          <w:p w14:paraId="1162D9FE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8519E12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E29E63E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7" w:type="pct"/>
            <w:shd w:val="clear" w:color="auto" w:fill="auto"/>
          </w:tcPr>
          <w:p w14:paraId="787299DC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C45BB" w:rsidRPr="009B4637" w14:paraId="19B7F162" w14:textId="77777777" w:rsidTr="005C45BB">
        <w:tc>
          <w:tcPr>
            <w:tcW w:w="751" w:type="pct"/>
            <w:shd w:val="clear" w:color="auto" w:fill="auto"/>
          </w:tcPr>
          <w:p w14:paraId="1E02FEB9" w14:textId="77777777" w:rsidR="005C45BB" w:rsidRPr="00D43778" w:rsidRDefault="005C45BB" w:rsidP="005C45BB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shd w:val="clear" w:color="auto" w:fill="auto"/>
          </w:tcPr>
          <w:p w14:paraId="73F2CCFB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4AEA7DA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B6A3AF8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35654810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098A4CFB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166A636E" w14:textId="77777777" w:rsidTr="005C45BB">
        <w:tc>
          <w:tcPr>
            <w:tcW w:w="751" w:type="pct"/>
            <w:shd w:val="clear" w:color="auto" w:fill="auto"/>
          </w:tcPr>
          <w:p w14:paraId="40B3F8EB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36131AD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4" w:type="pct"/>
            <w:shd w:val="clear" w:color="auto" w:fill="auto"/>
          </w:tcPr>
          <w:p w14:paraId="52BB9FAD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2E983EC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5376A091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7" w:type="pct"/>
            <w:shd w:val="clear" w:color="auto" w:fill="auto"/>
          </w:tcPr>
          <w:p w14:paraId="08FABE7C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05F96DF3" w14:textId="77777777" w:rsidTr="005C45BB">
        <w:tc>
          <w:tcPr>
            <w:tcW w:w="751" w:type="pct"/>
            <w:shd w:val="clear" w:color="auto" w:fill="auto"/>
          </w:tcPr>
          <w:p w14:paraId="0A753846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DFC8994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4" w:type="pct"/>
            <w:shd w:val="clear" w:color="auto" w:fill="auto"/>
          </w:tcPr>
          <w:p w14:paraId="6C36DCC9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FC10C0D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7BF7F9F4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7" w:type="pct"/>
            <w:shd w:val="clear" w:color="auto" w:fill="auto"/>
          </w:tcPr>
          <w:p w14:paraId="733CFE6C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26E5E3A4" w14:textId="77777777" w:rsidTr="005C45BB">
        <w:tc>
          <w:tcPr>
            <w:tcW w:w="751" w:type="pct"/>
            <w:shd w:val="clear" w:color="auto" w:fill="auto"/>
          </w:tcPr>
          <w:p w14:paraId="4CFBA85E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D76F49D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4" w:type="pct"/>
            <w:shd w:val="clear" w:color="auto" w:fill="auto"/>
          </w:tcPr>
          <w:p w14:paraId="07931C68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31B56E84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185D824A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7" w:type="pct"/>
            <w:shd w:val="clear" w:color="auto" w:fill="auto"/>
          </w:tcPr>
          <w:p w14:paraId="565C1D89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0380BE5C" w14:textId="77777777" w:rsidTr="005C45BB">
        <w:tc>
          <w:tcPr>
            <w:tcW w:w="751" w:type="pct"/>
            <w:shd w:val="clear" w:color="auto" w:fill="auto"/>
          </w:tcPr>
          <w:p w14:paraId="5C5AE05F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55E7587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4" w:type="pct"/>
            <w:shd w:val="clear" w:color="auto" w:fill="auto"/>
          </w:tcPr>
          <w:p w14:paraId="33CF8DCA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C7F5EBE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7D626920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7" w:type="pct"/>
            <w:shd w:val="clear" w:color="auto" w:fill="auto"/>
          </w:tcPr>
          <w:p w14:paraId="4367E31E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0AD4FC53" w14:textId="77777777" w:rsidTr="005C45BB">
        <w:tc>
          <w:tcPr>
            <w:tcW w:w="751" w:type="pct"/>
            <w:shd w:val="clear" w:color="auto" w:fill="auto"/>
          </w:tcPr>
          <w:p w14:paraId="7D137555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E893AA2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4" w:type="pct"/>
            <w:shd w:val="clear" w:color="auto" w:fill="auto"/>
          </w:tcPr>
          <w:p w14:paraId="219B4354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C72A556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53DBA72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7" w:type="pct"/>
            <w:shd w:val="clear" w:color="auto" w:fill="auto"/>
          </w:tcPr>
          <w:p w14:paraId="1C2677F7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D43778" w14:paraId="7384B0B9" w14:textId="77777777" w:rsidTr="005C45BB">
        <w:tc>
          <w:tcPr>
            <w:tcW w:w="5000" w:type="pct"/>
            <w:gridSpan w:val="6"/>
            <w:shd w:val="clear" w:color="auto" w:fill="auto"/>
          </w:tcPr>
          <w:p w14:paraId="27E0BB78" w14:textId="77777777" w:rsidR="005C45BB" w:rsidRPr="00D43778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5C45BB" w:rsidRPr="009B4637" w14:paraId="763E27A3" w14:textId="77777777" w:rsidTr="005C45BB">
        <w:tc>
          <w:tcPr>
            <w:tcW w:w="751" w:type="pct"/>
            <w:shd w:val="clear" w:color="auto" w:fill="auto"/>
          </w:tcPr>
          <w:p w14:paraId="447CAA02" w14:textId="77777777" w:rsidR="005C45BB" w:rsidRPr="00D43778" w:rsidRDefault="005C45BB" w:rsidP="005C45BB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shd w:val="clear" w:color="auto" w:fill="auto"/>
          </w:tcPr>
          <w:p w14:paraId="7D92F1DA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9554451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272A7E2A" w14:textId="77777777" w:rsidR="005C45B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436E794" w14:textId="77777777" w:rsidR="005C45BB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695ED5D4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2964B072" w14:textId="77777777" w:rsidTr="005C45BB">
        <w:tc>
          <w:tcPr>
            <w:tcW w:w="751" w:type="pct"/>
            <w:shd w:val="clear" w:color="auto" w:fill="auto"/>
          </w:tcPr>
          <w:p w14:paraId="4983A18F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9D9C2D7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4" w:type="pct"/>
            <w:shd w:val="clear" w:color="auto" w:fill="auto"/>
          </w:tcPr>
          <w:p w14:paraId="12148E6C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39A87052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0DE9BE47" w14:textId="77777777" w:rsidR="005C45BB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7" w:type="pct"/>
            <w:shd w:val="clear" w:color="auto" w:fill="auto"/>
          </w:tcPr>
          <w:p w14:paraId="5B355E04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0CEA9ECD" w14:textId="77777777" w:rsidTr="005C45BB">
        <w:tc>
          <w:tcPr>
            <w:tcW w:w="751" w:type="pct"/>
            <w:shd w:val="clear" w:color="auto" w:fill="auto"/>
          </w:tcPr>
          <w:p w14:paraId="16D1DBF6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BF017FB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14D4A0B9" w14:textId="77777777" w:rsidR="005C45BB" w:rsidRPr="00655FB3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C2696F3" w14:textId="77777777" w:rsidR="005C45B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2F79B588" w14:textId="77777777" w:rsidR="005C45BB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7" w:type="pct"/>
            <w:shd w:val="clear" w:color="auto" w:fill="auto"/>
          </w:tcPr>
          <w:p w14:paraId="6B35E04B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36747D9C" w14:textId="77777777" w:rsidTr="005C45BB">
        <w:tc>
          <w:tcPr>
            <w:tcW w:w="751" w:type="pct"/>
            <w:shd w:val="clear" w:color="auto" w:fill="auto"/>
          </w:tcPr>
          <w:p w14:paraId="1FDAD433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90B6512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4" w:type="pct"/>
            <w:shd w:val="clear" w:color="auto" w:fill="auto"/>
          </w:tcPr>
          <w:p w14:paraId="35313463" w14:textId="77777777" w:rsidR="005C45BB" w:rsidRPr="00655FB3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BB3936E" w14:textId="77777777" w:rsidR="005C45B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732BB827" w14:textId="77777777" w:rsidR="005C45BB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7" w:type="pct"/>
            <w:shd w:val="clear" w:color="auto" w:fill="auto"/>
          </w:tcPr>
          <w:p w14:paraId="6F449E29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1A4780" w14:paraId="5D2EA40D" w14:textId="77777777" w:rsidTr="005C45BB">
        <w:tc>
          <w:tcPr>
            <w:tcW w:w="5000" w:type="pct"/>
            <w:gridSpan w:val="6"/>
            <w:shd w:val="clear" w:color="auto" w:fill="auto"/>
          </w:tcPr>
          <w:p w14:paraId="2E03A71C" w14:textId="77777777" w:rsidR="005C45BB" w:rsidRPr="006A57F1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</w:t>
            </w:r>
            <w:r>
              <w:rPr>
                <w:b/>
                <w:sz w:val="20"/>
              </w:rPr>
              <w:t>и</w:t>
            </w:r>
          </w:p>
        </w:tc>
      </w:tr>
      <w:tr w:rsidR="005C45BB" w:rsidRPr="001A4780" w14:paraId="3741381C" w14:textId="77777777" w:rsidTr="005C45BB">
        <w:tc>
          <w:tcPr>
            <w:tcW w:w="751" w:type="pct"/>
            <w:shd w:val="clear" w:color="auto" w:fill="auto"/>
            <w:vAlign w:val="center"/>
          </w:tcPr>
          <w:p w14:paraId="6158807B" w14:textId="77777777" w:rsidR="005C45BB" w:rsidRPr="006A57F1" w:rsidRDefault="005C45BB" w:rsidP="005C45BB">
            <w:pPr>
              <w:spacing w:before="0" w:after="0"/>
              <w:rPr>
                <w:b/>
                <w:sz w:val="20"/>
                <w:lang w:val="en-US"/>
              </w:rPr>
            </w:pPr>
            <w:r w:rsidRPr="001542C8">
              <w:rPr>
                <w:b/>
                <w:sz w:val="20"/>
              </w:rPr>
              <w:t>application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shd w:val="clear" w:color="auto" w:fill="auto"/>
          </w:tcPr>
          <w:p w14:paraId="1B45CEE5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01EE35B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1C0514CB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9FB7775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0F227077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7012B1C2" w14:textId="77777777" w:rsidTr="005C45BB">
        <w:tc>
          <w:tcPr>
            <w:tcW w:w="751" w:type="pct"/>
            <w:shd w:val="clear" w:color="auto" w:fill="auto"/>
            <w:vAlign w:val="center"/>
          </w:tcPr>
          <w:p w14:paraId="5C124A75" w14:textId="77777777" w:rsidR="005C45BB" w:rsidRPr="001542C8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4BF64DD" w14:textId="77777777" w:rsidR="005C45BB" w:rsidRPr="006A57F1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application</w:t>
            </w:r>
          </w:p>
        </w:tc>
        <w:tc>
          <w:tcPr>
            <w:tcW w:w="204" w:type="pct"/>
            <w:shd w:val="clear" w:color="auto" w:fill="auto"/>
          </w:tcPr>
          <w:p w14:paraId="7D8D3D82" w14:textId="77777777" w:rsidR="005C45BB" w:rsidRPr="006A57F1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E7DB284" w14:textId="77777777" w:rsidR="005C45BB" w:rsidRPr="006A57F1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7364965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Заявка</w:t>
            </w:r>
          </w:p>
        </w:tc>
        <w:tc>
          <w:tcPr>
            <w:tcW w:w="1397" w:type="pct"/>
            <w:shd w:val="clear" w:color="auto" w:fill="auto"/>
          </w:tcPr>
          <w:p w14:paraId="68AA808E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5C45BB" w:rsidRPr="001A4780" w14:paraId="62214F95" w14:textId="77777777" w:rsidTr="005C45BB">
        <w:tc>
          <w:tcPr>
            <w:tcW w:w="751" w:type="pct"/>
            <w:shd w:val="clear" w:color="auto" w:fill="auto"/>
            <w:vAlign w:val="center"/>
          </w:tcPr>
          <w:p w14:paraId="183A4814" w14:textId="77777777" w:rsidR="005C45BB" w:rsidRPr="001542C8" w:rsidRDefault="005C45BB" w:rsidP="005C45BB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shd w:val="clear" w:color="auto" w:fill="auto"/>
          </w:tcPr>
          <w:p w14:paraId="0EEBF0A0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C7AD6F0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5F945A20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59526C85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4A19FD90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65E2235F" w14:textId="77777777" w:rsidTr="005C45BB">
        <w:tc>
          <w:tcPr>
            <w:tcW w:w="751" w:type="pct"/>
            <w:shd w:val="clear" w:color="auto" w:fill="auto"/>
            <w:vAlign w:val="center"/>
          </w:tcPr>
          <w:p w14:paraId="32F6F1E7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6AAFE8A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4" w:type="pct"/>
            <w:shd w:val="clear" w:color="auto" w:fill="auto"/>
          </w:tcPr>
          <w:p w14:paraId="28F3C2E2" w14:textId="77777777" w:rsidR="005C45BB" w:rsidRPr="001542C8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A882E45" w14:textId="77777777" w:rsidR="005C45BB" w:rsidRPr="001542C8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2" w:type="pct"/>
            <w:shd w:val="clear" w:color="auto" w:fill="auto"/>
          </w:tcPr>
          <w:p w14:paraId="4563E28F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7" w:type="pct"/>
            <w:shd w:val="clear" w:color="auto" w:fill="auto"/>
          </w:tcPr>
          <w:p w14:paraId="23F76B75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7171EA45" w14:textId="77777777" w:rsidTr="005C45BB">
        <w:tc>
          <w:tcPr>
            <w:tcW w:w="751" w:type="pct"/>
            <w:shd w:val="clear" w:color="auto" w:fill="auto"/>
            <w:vAlign w:val="center"/>
          </w:tcPr>
          <w:p w14:paraId="2F73D25F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95A5EB5" w14:textId="77777777" w:rsidR="005C45BB" w:rsidRPr="00C40CA9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4" w:type="pct"/>
            <w:shd w:val="clear" w:color="auto" w:fill="auto"/>
          </w:tcPr>
          <w:p w14:paraId="6AEFF136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2058BF2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79D688F8" w14:textId="77777777" w:rsidR="005C45BB" w:rsidRPr="00C40CA9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7" w:type="pct"/>
            <w:shd w:val="clear" w:color="auto" w:fill="auto"/>
          </w:tcPr>
          <w:p w14:paraId="36518BEE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645B997B" w14:textId="77777777" w:rsidTr="005C45BB">
        <w:tc>
          <w:tcPr>
            <w:tcW w:w="751" w:type="pct"/>
            <w:shd w:val="clear" w:color="auto" w:fill="auto"/>
            <w:vAlign w:val="center"/>
          </w:tcPr>
          <w:p w14:paraId="3A355DD7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C5DD5DA" w14:textId="77777777" w:rsidR="005C45BB" w:rsidRPr="008271DF" w:rsidRDefault="005C45BB" w:rsidP="005C45BB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</w:p>
        </w:tc>
        <w:tc>
          <w:tcPr>
            <w:tcW w:w="204" w:type="pct"/>
            <w:shd w:val="clear" w:color="auto" w:fill="auto"/>
          </w:tcPr>
          <w:p w14:paraId="26E1D062" w14:textId="77777777" w:rsidR="005C45BB" w:rsidRPr="00C40CA9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003FE51" w14:textId="77777777" w:rsidR="005C45BB" w:rsidRPr="00C40CA9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4404489" w14:textId="77777777" w:rsidR="005C45BB" w:rsidRPr="001542C8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Сведения об участнике</w:t>
            </w:r>
          </w:p>
        </w:tc>
        <w:tc>
          <w:tcPr>
            <w:tcW w:w="1397" w:type="pct"/>
            <w:shd w:val="clear" w:color="auto" w:fill="auto"/>
          </w:tcPr>
          <w:p w14:paraId="6092372D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2F4A37C7" w14:textId="77777777" w:rsidTr="005C45BB">
        <w:tc>
          <w:tcPr>
            <w:tcW w:w="751" w:type="pct"/>
            <w:shd w:val="clear" w:color="auto" w:fill="auto"/>
            <w:vAlign w:val="center"/>
          </w:tcPr>
          <w:p w14:paraId="291BDF3F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D504C61" w14:textId="77777777" w:rsidR="005C45BB" w:rsidRPr="00C40CA9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price</w:t>
            </w:r>
          </w:p>
        </w:tc>
        <w:tc>
          <w:tcPr>
            <w:tcW w:w="204" w:type="pct"/>
            <w:shd w:val="clear" w:color="auto" w:fill="auto"/>
          </w:tcPr>
          <w:p w14:paraId="7C8EEC91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21673E2" w14:textId="77777777" w:rsidR="005C45BB" w:rsidRPr="006A57F1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Т(1-21)</w:t>
            </w:r>
          </w:p>
        </w:tc>
        <w:tc>
          <w:tcPr>
            <w:tcW w:w="1422" w:type="pct"/>
            <w:shd w:val="clear" w:color="auto" w:fill="auto"/>
          </w:tcPr>
          <w:p w14:paraId="02686CAA" w14:textId="77777777" w:rsidR="005C45BB" w:rsidRPr="00C40CA9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Предполагаемая цена</w:t>
            </w:r>
          </w:p>
        </w:tc>
        <w:tc>
          <w:tcPr>
            <w:tcW w:w="1397" w:type="pct"/>
            <w:shd w:val="clear" w:color="auto" w:fill="auto"/>
          </w:tcPr>
          <w:p w14:paraId="7B1D54C6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CC6BB7">
              <w:rPr>
                <w:sz w:val="20"/>
              </w:rPr>
              <w:t>(-)?\d+(\.\d{1,2})?</w:t>
            </w:r>
          </w:p>
        </w:tc>
      </w:tr>
      <w:tr w:rsidR="005C45BB" w:rsidRPr="001A4780" w14:paraId="2504D3A4" w14:textId="77777777" w:rsidTr="005C45BB">
        <w:tc>
          <w:tcPr>
            <w:tcW w:w="751" w:type="pct"/>
            <w:shd w:val="clear" w:color="auto" w:fill="auto"/>
            <w:vAlign w:val="center"/>
          </w:tcPr>
          <w:p w14:paraId="4D4AA3D6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37C1AB7" w14:textId="77777777" w:rsidR="005C45BB" w:rsidRPr="006A57F1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spelledPrice</w:t>
            </w:r>
          </w:p>
        </w:tc>
        <w:tc>
          <w:tcPr>
            <w:tcW w:w="204" w:type="pct"/>
            <w:shd w:val="clear" w:color="auto" w:fill="auto"/>
          </w:tcPr>
          <w:p w14:paraId="0B19AD62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31D4657" w14:textId="77777777" w:rsidR="005C45BB" w:rsidRPr="006A57F1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45206B38" w14:textId="77777777" w:rsidR="005C45BB" w:rsidRPr="006A57F1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Предполагаемая цена прописью</w:t>
            </w:r>
          </w:p>
        </w:tc>
        <w:tc>
          <w:tcPr>
            <w:tcW w:w="1397" w:type="pct"/>
            <w:shd w:val="clear" w:color="auto" w:fill="auto"/>
          </w:tcPr>
          <w:p w14:paraId="07BE27AD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5E5F89AE" w14:textId="77777777" w:rsidTr="005C45BB">
        <w:tc>
          <w:tcPr>
            <w:tcW w:w="751" w:type="pct"/>
            <w:shd w:val="clear" w:color="auto" w:fill="auto"/>
            <w:vAlign w:val="center"/>
          </w:tcPr>
          <w:p w14:paraId="45381278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32961E9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admittedInfo</w:t>
            </w:r>
          </w:p>
        </w:tc>
        <w:tc>
          <w:tcPr>
            <w:tcW w:w="204" w:type="pct"/>
            <w:shd w:val="clear" w:color="auto" w:fill="auto"/>
          </w:tcPr>
          <w:p w14:paraId="359DD2BB" w14:textId="77777777" w:rsidR="005C45BB" w:rsidRPr="001542C8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2AA146C" w14:textId="77777777" w:rsidR="005C45BB" w:rsidRPr="00234758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1DE2775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Информация о допуске заявки</w:t>
            </w:r>
          </w:p>
        </w:tc>
        <w:tc>
          <w:tcPr>
            <w:tcW w:w="1397" w:type="pct"/>
            <w:shd w:val="clear" w:color="auto" w:fill="auto"/>
          </w:tcPr>
          <w:p w14:paraId="529CA47F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3147A7B1" w14:textId="77777777" w:rsidTr="005C45BB">
        <w:tc>
          <w:tcPr>
            <w:tcW w:w="751" w:type="pct"/>
            <w:shd w:val="clear" w:color="auto" w:fill="auto"/>
            <w:vAlign w:val="center"/>
          </w:tcPr>
          <w:p w14:paraId="1231C77C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ABE8969" w14:textId="77777777" w:rsidR="005C45BB" w:rsidRPr="008271DF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correspondencies</w:t>
            </w:r>
          </w:p>
        </w:tc>
        <w:tc>
          <w:tcPr>
            <w:tcW w:w="204" w:type="pct"/>
            <w:shd w:val="clear" w:color="auto" w:fill="auto"/>
          </w:tcPr>
          <w:p w14:paraId="1AAA3ED0" w14:textId="77777777" w:rsidR="005C45BB" w:rsidRPr="006A57F1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03877D9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15A81D8" w14:textId="77777777" w:rsidR="005C45BB" w:rsidRPr="008271DF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397" w:type="pct"/>
            <w:shd w:val="clear" w:color="auto" w:fill="auto"/>
          </w:tcPr>
          <w:p w14:paraId="68341648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1EF57E8F" w14:textId="77777777" w:rsidTr="005C45BB">
        <w:tc>
          <w:tcPr>
            <w:tcW w:w="751" w:type="pct"/>
            <w:shd w:val="clear" w:color="auto" w:fill="auto"/>
            <w:vAlign w:val="center"/>
          </w:tcPr>
          <w:p w14:paraId="24F8FB7B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ED470C7" w14:textId="77777777" w:rsidR="005C45BB" w:rsidRPr="006A57F1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4" w:type="pct"/>
            <w:shd w:val="clear" w:color="auto" w:fill="auto"/>
          </w:tcPr>
          <w:p w14:paraId="36F76CFE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D1D18ED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22" w:type="pct"/>
            <w:shd w:val="clear" w:color="auto" w:fill="auto"/>
          </w:tcPr>
          <w:p w14:paraId="70520EF7" w14:textId="77777777" w:rsidR="005C45BB" w:rsidRPr="006A57F1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97" w:type="pct"/>
            <w:shd w:val="clear" w:color="auto" w:fill="auto"/>
          </w:tcPr>
          <w:p w14:paraId="171515E4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1603F436" w14:textId="77777777" w:rsidTr="005C45BB">
        <w:tc>
          <w:tcPr>
            <w:tcW w:w="5000" w:type="pct"/>
            <w:gridSpan w:val="6"/>
            <w:shd w:val="clear" w:color="auto" w:fill="auto"/>
            <w:vAlign w:val="center"/>
          </w:tcPr>
          <w:p w14:paraId="4B04E64D" w14:textId="77777777" w:rsidR="005C45BB" w:rsidRPr="00AB22F7" w:rsidRDefault="005C45BB" w:rsidP="005C45BB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AB22F7">
              <w:rPr>
                <w:b/>
                <w:sz w:val="20"/>
              </w:rPr>
              <w:t>Сведения об участнике</w:t>
            </w:r>
          </w:p>
        </w:tc>
      </w:tr>
      <w:tr w:rsidR="005C45BB" w:rsidRPr="001A4780" w14:paraId="79D7D101" w14:textId="77777777" w:rsidTr="005C45BB">
        <w:tc>
          <w:tcPr>
            <w:tcW w:w="751" w:type="pct"/>
            <w:shd w:val="clear" w:color="auto" w:fill="auto"/>
            <w:vAlign w:val="center"/>
          </w:tcPr>
          <w:p w14:paraId="30BC8619" w14:textId="77777777" w:rsidR="005C45BB" w:rsidRPr="00FB2D87" w:rsidRDefault="005C45BB" w:rsidP="005C45BB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9" w:type="pct"/>
            <w:shd w:val="clear" w:color="auto" w:fill="auto"/>
          </w:tcPr>
          <w:p w14:paraId="4B7135B0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51257B2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25F25552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5CBFEF92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4A56AA80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6B6E00AE" w14:textId="77777777" w:rsidTr="005C45BB">
        <w:tc>
          <w:tcPr>
            <w:tcW w:w="751" w:type="pct"/>
            <w:shd w:val="clear" w:color="auto" w:fill="auto"/>
          </w:tcPr>
          <w:p w14:paraId="677A11C4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51087687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4" w:type="pct"/>
            <w:shd w:val="clear" w:color="auto" w:fill="auto"/>
          </w:tcPr>
          <w:p w14:paraId="4CB7E93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67ACA75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2" w:type="pct"/>
            <w:shd w:val="clear" w:color="auto" w:fill="auto"/>
          </w:tcPr>
          <w:p w14:paraId="6FB5BE6C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97" w:type="pct"/>
            <w:shd w:val="clear" w:color="auto" w:fill="auto"/>
          </w:tcPr>
          <w:p w14:paraId="2A571FDC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5C45BB" w:rsidRPr="001A4780" w14:paraId="311ABE53" w14:textId="77777777" w:rsidTr="005C45BB">
        <w:tc>
          <w:tcPr>
            <w:tcW w:w="751" w:type="pct"/>
            <w:shd w:val="clear" w:color="auto" w:fill="auto"/>
          </w:tcPr>
          <w:p w14:paraId="761CF12B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F5CF648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4" w:type="pct"/>
            <w:shd w:val="clear" w:color="auto" w:fill="auto"/>
          </w:tcPr>
          <w:p w14:paraId="3C610525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10F1FE0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6C46C07F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7" w:type="pct"/>
            <w:shd w:val="clear" w:color="auto" w:fill="auto"/>
          </w:tcPr>
          <w:p w14:paraId="7153A62B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5C45BB" w:rsidRPr="001A4780" w14:paraId="74AF4467" w14:textId="77777777" w:rsidTr="005C45BB">
        <w:tc>
          <w:tcPr>
            <w:tcW w:w="751" w:type="pct"/>
            <w:shd w:val="clear" w:color="auto" w:fill="auto"/>
          </w:tcPr>
          <w:p w14:paraId="6A0455FC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3638A99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4" w:type="pct"/>
            <w:shd w:val="clear" w:color="auto" w:fill="auto"/>
          </w:tcPr>
          <w:p w14:paraId="5CC8F88E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4F44BC9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4B0C1C96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7" w:type="pct"/>
            <w:shd w:val="clear" w:color="auto" w:fill="auto"/>
          </w:tcPr>
          <w:p w14:paraId="2AB173AC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5C45BB" w:rsidRPr="001A4780" w14:paraId="50655C18" w14:textId="77777777" w:rsidTr="005C45BB">
        <w:tc>
          <w:tcPr>
            <w:tcW w:w="751" w:type="pct"/>
            <w:shd w:val="clear" w:color="auto" w:fill="auto"/>
          </w:tcPr>
          <w:p w14:paraId="02E02918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C9532FE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4" w:type="pct"/>
            <w:shd w:val="clear" w:color="auto" w:fill="auto"/>
          </w:tcPr>
          <w:p w14:paraId="32D219BC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1321B70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A535EDF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7" w:type="pct"/>
            <w:shd w:val="clear" w:color="auto" w:fill="auto"/>
          </w:tcPr>
          <w:p w14:paraId="2B6B59EB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6BD4706C" w14:textId="77777777" w:rsidTr="005C45BB">
        <w:tc>
          <w:tcPr>
            <w:tcW w:w="751" w:type="pct"/>
            <w:shd w:val="clear" w:color="auto" w:fill="auto"/>
          </w:tcPr>
          <w:p w14:paraId="5B8AE8BF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B0FD408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4" w:type="pct"/>
            <w:shd w:val="clear" w:color="auto" w:fill="auto"/>
          </w:tcPr>
          <w:p w14:paraId="29461F48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22AE80C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shd w:val="clear" w:color="auto" w:fill="auto"/>
          </w:tcPr>
          <w:p w14:paraId="4314D480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7" w:type="pct"/>
            <w:shd w:val="clear" w:color="auto" w:fill="auto"/>
          </w:tcPr>
          <w:p w14:paraId="1128F890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128353E8" w14:textId="77777777" w:rsidTr="005C45BB">
        <w:tc>
          <w:tcPr>
            <w:tcW w:w="751" w:type="pct"/>
            <w:shd w:val="clear" w:color="auto" w:fill="auto"/>
          </w:tcPr>
          <w:p w14:paraId="4FE9BD58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5511B834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4" w:type="pct"/>
            <w:shd w:val="clear" w:color="auto" w:fill="auto"/>
          </w:tcPr>
          <w:p w14:paraId="23D47790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8FB8C88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shd w:val="clear" w:color="auto" w:fill="auto"/>
          </w:tcPr>
          <w:p w14:paraId="554B003E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7" w:type="pct"/>
            <w:shd w:val="clear" w:color="auto" w:fill="auto"/>
          </w:tcPr>
          <w:p w14:paraId="39552543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50879A94" w14:textId="77777777" w:rsidTr="005C45BB">
        <w:tc>
          <w:tcPr>
            <w:tcW w:w="751" w:type="pct"/>
            <w:shd w:val="clear" w:color="auto" w:fill="auto"/>
          </w:tcPr>
          <w:p w14:paraId="5336B995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57A5BD9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4" w:type="pct"/>
            <w:shd w:val="clear" w:color="auto" w:fill="auto"/>
          </w:tcPr>
          <w:p w14:paraId="7222820C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0E40E0E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37FC0721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7" w:type="pct"/>
            <w:shd w:val="clear" w:color="auto" w:fill="auto"/>
          </w:tcPr>
          <w:p w14:paraId="5AAA40DF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2C70145C" w14:textId="77777777" w:rsidTr="005C45BB">
        <w:tc>
          <w:tcPr>
            <w:tcW w:w="751" w:type="pct"/>
            <w:shd w:val="clear" w:color="auto" w:fill="auto"/>
          </w:tcPr>
          <w:p w14:paraId="7D420B5C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9BAC254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4" w:type="pct"/>
            <w:shd w:val="clear" w:color="auto" w:fill="auto"/>
          </w:tcPr>
          <w:p w14:paraId="3CBDFEBC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FE2538D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08AC3F96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7" w:type="pct"/>
            <w:shd w:val="clear" w:color="auto" w:fill="auto"/>
          </w:tcPr>
          <w:p w14:paraId="53101E87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4FA393B1" w14:textId="77777777" w:rsidTr="005C45BB">
        <w:tc>
          <w:tcPr>
            <w:tcW w:w="751" w:type="pct"/>
            <w:shd w:val="clear" w:color="auto" w:fill="auto"/>
          </w:tcPr>
          <w:p w14:paraId="62C9D5CD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41C0524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4" w:type="pct"/>
            <w:shd w:val="clear" w:color="auto" w:fill="auto"/>
          </w:tcPr>
          <w:p w14:paraId="71FE36F4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08F18AA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CB20C7F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7" w:type="pct"/>
            <w:shd w:val="clear" w:color="auto" w:fill="auto"/>
          </w:tcPr>
          <w:p w14:paraId="65963CB3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49916C16" w14:textId="77777777" w:rsidTr="005C45BB">
        <w:tc>
          <w:tcPr>
            <w:tcW w:w="751" w:type="pct"/>
            <w:shd w:val="clear" w:color="auto" w:fill="auto"/>
          </w:tcPr>
          <w:p w14:paraId="5165C005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7846E09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4" w:type="pct"/>
            <w:shd w:val="clear" w:color="auto" w:fill="auto"/>
          </w:tcPr>
          <w:p w14:paraId="3E7E308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A187C0B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685B7308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7" w:type="pct"/>
            <w:shd w:val="clear" w:color="auto" w:fill="auto"/>
          </w:tcPr>
          <w:p w14:paraId="1758ED39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29594ACF" w14:textId="77777777" w:rsidTr="005C45BB">
        <w:tc>
          <w:tcPr>
            <w:tcW w:w="751" w:type="pct"/>
            <w:shd w:val="clear" w:color="auto" w:fill="auto"/>
          </w:tcPr>
          <w:p w14:paraId="6AEC73A9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C1E1B46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4" w:type="pct"/>
            <w:shd w:val="clear" w:color="auto" w:fill="auto"/>
          </w:tcPr>
          <w:p w14:paraId="7A091016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8BB1D05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4D551A6A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7" w:type="pct"/>
            <w:shd w:val="clear" w:color="auto" w:fill="auto"/>
          </w:tcPr>
          <w:p w14:paraId="54E326EE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780A247C" w14:textId="77777777" w:rsidTr="005C45BB">
        <w:tc>
          <w:tcPr>
            <w:tcW w:w="751" w:type="pct"/>
            <w:shd w:val="clear" w:color="auto" w:fill="auto"/>
          </w:tcPr>
          <w:p w14:paraId="6197B293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3AAA744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4" w:type="pct"/>
            <w:shd w:val="clear" w:color="auto" w:fill="auto"/>
          </w:tcPr>
          <w:p w14:paraId="14DFAAD5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3A959A9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2E18FA5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7" w:type="pct"/>
            <w:shd w:val="clear" w:color="auto" w:fill="auto"/>
          </w:tcPr>
          <w:p w14:paraId="52509252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2AE231FF" w14:textId="77777777" w:rsidTr="005C45BB">
        <w:tc>
          <w:tcPr>
            <w:tcW w:w="751" w:type="pct"/>
            <w:shd w:val="clear" w:color="auto" w:fill="auto"/>
          </w:tcPr>
          <w:p w14:paraId="38269AF0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C12C6A0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4" w:type="pct"/>
            <w:shd w:val="clear" w:color="auto" w:fill="auto"/>
          </w:tcPr>
          <w:p w14:paraId="375AAF02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CF8B320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2" w:type="pct"/>
            <w:shd w:val="clear" w:color="auto" w:fill="auto"/>
          </w:tcPr>
          <w:p w14:paraId="5BFC8C78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7" w:type="pct"/>
            <w:shd w:val="clear" w:color="auto" w:fill="auto"/>
          </w:tcPr>
          <w:p w14:paraId="02A5BA21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5C45BB" w:rsidRPr="001A4780" w14:paraId="6346600E" w14:textId="77777777" w:rsidTr="005C45BB">
        <w:tc>
          <w:tcPr>
            <w:tcW w:w="751" w:type="pct"/>
            <w:shd w:val="clear" w:color="auto" w:fill="auto"/>
          </w:tcPr>
          <w:p w14:paraId="42A4CB58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719D94B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4" w:type="pct"/>
            <w:shd w:val="clear" w:color="auto" w:fill="auto"/>
          </w:tcPr>
          <w:p w14:paraId="45B1E26B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4480A59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6AC1CC40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7" w:type="pct"/>
            <w:shd w:val="clear" w:color="auto" w:fill="auto"/>
          </w:tcPr>
          <w:p w14:paraId="27C59DE0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3B8C2AF8" w14:textId="77777777" w:rsidTr="005C45BB">
        <w:tc>
          <w:tcPr>
            <w:tcW w:w="751" w:type="pct"/>
            <w:shd w:val="clear" w:color="auto" w:fill="auto"/>
          </w:tcPr>
          <w:p w14:paraId="1DDFF672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3FE2278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4" w:type="pct"/>
            <w:shd w:val="clear" w:color="auto" w:fill="auto"/>
          </w:tcPr>
          <w:p w14:paraId="377D3222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8F9025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2" w:type="pct"/>
            <w:shd w:val="clear" w:color="auto" w:fill="auto"/>
          </w:tcPr>
          <w:p w14:paraId="63DBA217" w14:textId="77777777" w:rsidR="005C45BB" w:rsidRPr="001736D6" w:rsidRDefault="005C45BB" w:rsidP="005C45BB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7BE62810" w14:textId="77777777" w:rsidR="005C45BB" w:rsidRPr="001736D6" w:rsidRDefault="005C45BB" w:rsidP="005C45BB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479BFA9A" w14:textId="77777777" w:rsidR="005C45BB" w:rsidRPr="001736D6" w:rsidRDefault="005C45BB" w:rsidP="005C45BB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45E9CB79" w14:textId="77777777" w:rsidR="005C45BB" w:rsidRPr="001736D6" w:rsidRDefault="005C45BB" w:rsidP="005C45BB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352FBF84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97" w:type="pct"/>
            <w:shd w:val="clear" w:color="auto" w:fill="auto"/>
          </w:tcPr>
          <w:p w14:paraId="03D30DA3" w14:textId="77777777" w:rsidR="005C45BB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52BEE228" w14:textId="77777777" w:rsidR="005C45BB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7FF6FE5B" w14:textId="77777777" w:rsidR="005C45BB" w:rsidRDefault="005C45BB" w:rsidP="005C45BB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4188E37E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5C45BB" w:rsidRPr="001A4780" w14:paraId="7C5B024B" w14:textId="77777777" w:rsidTr="005C45BB">
        <w:tc>
          <w:tcPr>
            <w:tcW w:w="5000" w:type="pct"/>
            <w:gridSpan w:val="6"/>
            <w:shd w:val="clear" w:color="auto" w:fill="auto"/>
          </w:tcPr>
          <w:p w14:paraId="0B594FE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5C45BB" w:rsidRPr="001A4780" w14:paraId="4D8BCAD8" w14:textId="77777777" w:rsidTr="005C45BB">
        <w:tc>
          <w:tcPr>
            <w:tcW w:w="751" w:type="pct"/>
            <w:shd w:val="clear" w:color="auto" w:fill="auto"/>
          </w:tcPr>
          <w:p w14:paraId="4A73EBFC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9" w:type="pct"/>
            <w:shd w:val="clear" w:color="auto" w:fill="auto"/>
          </w:tcPr>
          <w:p w14:paraId="5C30FC3C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5E4973E5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42EFF9D3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0B4FE122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7" w:type="pct"/>
            <w:shd w:val="clear" w:color="auto" w:fill="auto"/>
          </w:tcPr>
          <w:p w14:paraId="127C81CA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70B3A108" w14:textId="77777777" w:rsidTr="005C45BB">
        <w:tc>
          <w:tcPr>
            <w:tcW w:w="751" w:type="pct"/>
            <w:shd w:val="clear" w:color="auto" w:fill="auto"/>
          </w:tcPr>
          <w:p w14:paraId="06F19D9C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E3814AD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4" w:type="pct"/>
            <w:shd w:val="clear" w:color="auto" w:fill="auto"/>
          </w:tcPr>
          <w:p w14:paraId="487E3B1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DADC024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7DB0F64C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7" w:type="pct"/>
            <w:shd w:val="clear" w:color="auto" w:fill="auto"/>
          </w:tcPr>
          <w:p w14:paraId="08E5BDEB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4B9227BF" w14:textId="77777777" w:rsidTr="005C45BB">
        <w:tc>
          <w:tcPr>
            <w:tcW w:w="751" w:type="pct"/>
            <w:shd w:val="clear" w:color="auto" w:fill="auto"/>
          </w:tcPr>
          <w:p w14:paraId="3635A6BE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34AA402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4" w:type="pct"/>
            <w:shd w:val="clear" w:color="auto" w:fill="auto"/>
          </w:tcPr>
          <w:p w14:paraId="2182CA8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1A062CD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2" w:type="pct"/>
            <w:shd w:val="clear" w:color="auto" w:fill="auto"/>
          </w:tcPr>
          <w:p w14:paraId="70FB306E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7" w:type="pct"/>
            <w:shd w:val="clear" w:color="auto" w:fill="auto"/>
          </w:tcPr>
          <w:p w14:paraId="6F7DE39E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790F3B10" w14:textId="77777777" w:rsidTr="005C45BB">
        <w:tc>
          <w:tcPr>
            <w:tcW w:w="5000" w:type="pct"/>
            <w:gridSpan w:val="6"/>
            <w:shd w:val="clear" w:color="auto" w:fill="auto"/>
          </w:tcPr>
          <w:p w14:paraId="410BB443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5C45BB" w:rsidRPr="001A4780" w14:paraId="6D26589D" w14:textId="77777777" w:rsidTr="005C45BB">
        <w:tc>
          <w:tcPr>
            <w:tcW w:w="751" w:type="pct"/>
            <w:shd w:val="clear" w:color="auto" w:fill="auto"/>
          </w:tcPr>
          <w:p w14:paraId="5859D503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9" w:type="pct"/>
            <w:shd w:val="clear" w:color="auto" w:fill="auto"/>
          </w:tcPr>
          <w:p w14:paraId="094DCC34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089FA0E4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6EEBEE91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6C2C232A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7" w:type="pct"/>
            <w:shd w:val="clear" w:color="auto" w:fill="auto"/>
          </w:tcPr>
          <w:p w14:paraId="744DF113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5C45BB" w:rsidRPr="001A4780" w14:paraId="0CE6F32F" w14:textId="77777777" w:rsidTr="005C45BB">
        <w:tc>
          <w:tcPr>
            <w:tcW w:w="751" w:type="pct"/>
            <w:shd w:val="clear" w:color="auto" w:fill="auto"/>
          </w:tcPr>
          <w:p w14:paraId="732282D5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E0212B4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4" w:type="pct"/>
            <w:shd w:val="clear" w:color="auto" w:fill="auto"/>
          </w:tcPr>
          <w:p w14:paraId="00943778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120B349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2" w:type="pct"/>
            <w:shd w:val="clear" w:color="auto" w:fill="auto"/>
          </w:tcPr>
          <w:p w14:paraId="6E8AD64D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7" w:type="pct"/>
            <w:shd w:val="clear" w:color="auto" w:fill="auto"/>
          </w:tcPr>
          <w:p w14:paraId="5F4C4B05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1BAF53DC" w14:textId="77777777" w:rsidTr="005C45BB">
        <w:tc>
          <w:tcPr>
            <w:tcW w:w="751" w:type="pct"/>
            <w:shd w:val="clear" w:color="auto" w:fill="auto"/>
          </w:tcPr>
          <w:p w14:paraId="130C08ED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FBF1E13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4" w:type="pct"/>
            <w:shd w:val="clear" w:color="auto" w:fill="auto"/>
          </w:tcPr>
          <w:p w14:paraId="71F19EA8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D60987A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2" w:type="pct"/>
            <w:shd w:val="clear" w:color="auto" w:fill="auto"/>
          </w:tcPr>
          <w:p w14:paraId="5DC66D7D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7" w:type="pct"/>
            <w:shd w:val="clear" w:color="auto" w:fill="auto"/>
          </w:tcPr>
          <w:p w14:paraId="20634734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5D43765F" w14:textId="77777777" w:rsidTr="005C45BB">
        <w:tc>
          <w:tcPr>
            <w:tcW w:w="5000" w:type="pct"/>
            <w:gridSpan w:val="6"/>
            <w:shd w:val="clear" w:color="auto" w:fill="auto"/>
          </w:tcPr>
          <w:p w14:paraId="3030DAB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5C45BB" w:rsidRPr="001A4780" w14:paraId="26D5C307" w14:textId="77777777" w:rsidTr="005C45BB">
        <w:tc>
          <w:tcPr>
            <w:tcW w:w="751" w:type="pct"/>
            <w:shd w:val="clear" w:color="auto" w:fill="auto"/>
          </w:tcPr>
          <w:p w14:paraId="0020F6D4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9" w:type="pct"/>
            <w:shd w:val="clear" w:color="auto" w:fill="auto"/>
          </w:tcPr>
          <w:p w14:paraId="0BA9CE1A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0C547FEF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20BCB66E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02AF508A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7" w:type="pct"/>
            <w:shd w:val="clear" w:color="auto" w:fill="auto"/>
          </w:tcPr>
          <w:p w14:paraId="1AB18205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4415DCAD" w14:textId="77777777" w:rsidTr="005C45BB">
        <w:tc>
          <w:tcPr>
            <w:tcW w:w="751" w:type="pct"/>
            <w:shd w:val="clear" w:color="auto" w:fill="auto"/>
          </w:tcPr>
          <w:p w14:paraId="71A7996A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5B5685A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4" w:type="pct"/>
            <w:shd w:val="clear" w:color="auto" w:fill="auto"/>
          </w:tcPr>
          <w:p w14:paraId="5B710D4D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B181D30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07248897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7" w:type="pct"/>
            <w:shd w:val="clear" w:color="auto" w:fill="auto"/>
          </w:tcPr>
          <w:p w14:paraId="1F98CDA4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6C614941" w14:textId="77777777" w:rsidTr="005C45BB">
        <w:tc>
          <w:tcPr>
            <w:tcW w:w="751" w:type="pct"/>
            <w:shd w:val="clear" w:color="auto" w:fill="auto"/>
          </w:tcPr>
          <w:p w14:paraId="15BFB95C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736B019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4" w:type="pct"/>
            <w:shd w:val="clear" w:color="auto" w:fill="auto"/>
          </w:tcPr>
          <w:p w14:paraId="080E9956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31D1B16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7EA4E039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7" w:type="pct"/>
            <w:shd w:val="clear" w:color="auto" w:fill="auto"/>
          </w:tcPr>
          <w:p w14:paraId="163AE49E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5483363C" w14:textId="77777777" w:rsidTr="005C45BB">
        <w:tc>
          <w:tcPr>
            <w:tcW w:w="751" w:type="pct"/>
            <w:shd w:val="clear" w:color="auto" w:fill="auto"/>
          </w:tcPr>
          <w:p w14:paraId="6B4423DE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020F303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4" w:type="pct"/>
            <w:shd w:val="clear" w:color="auto" w:fill="auto"/>
          </w:tcPr>
          <w:p w14:paraId="7B177B33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EDE4DCF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415BE8D3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7" w:type="pct"/>
            <w:shd w:val="clear" w:color="auto" w:fill="auto"/>
          </w:tcPr>
          <w:p w14:paraId="7DFFAC55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333B0764" w14:textId="77777777" w:rsidTr="005C45BB">
        <w:tc>
          <w:tcPr>
            <w:tcW w:w="5000" w:type="pct"/>
            <w:gridSpan w:val="6"/>
            <w:shd w:val="clear" w:color="auto" w:fill="auto"/>
            <w:vAlign w:val="center"/>
          </w:tcPr>
          <w:p w14:paraId="48C4714A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7617C">
              <w:rPr>
                <w:b/>
                <w:sz w:val="20"/>
              </w:rPr>
              <w:t>Информация о допуске заявки</w:t>
            </w:r>
          </w:p>
        </w:tc>
      </w:tr>
      <w:tr w:rsidR="005C45BB" w:rsidRPr="001A4780" w14:paraId="127C1789" w14:textId="77777777" w:rsidTr="005C45BB">
        <w:tc>
          <w:tcPr>
            <w:tcW w:w="751" w:type="pct"/>
            <w:shd w:val="clear" w:color="auto" w:fill="auto"/>
            <w:vAlign w:val="center"/>
          </w:tcPr>
          <w:p w14:paraId="7A974331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87617C">
              <w:rPr>
                <w:b/>
                <w:sz w:val="20"/>
              </w:rPr>
              <w:t>admittedInfo</w:t>
            </w:r>
          </w:p>
        </w:tc>
        <w:tc>
          <w:tcPr>
            <w:tcW w:w="749" w:type="pct"/>
            <w:shd w:val="clear" w:color="auto" w:fill="auto"/>
          </w:tcPr>
          <w:p w14:paraId="17F9B407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17C225E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23F6855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05926C35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  <w:vAlign w:val="center"/>
          </w:tcPr>
          <w:p w14:paraId="5D4DF34F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31A47FE4" w14:textId="77777777" w:rsidTr="005C45BB">
        <w:tc>
          <w:tcPr>
            <w:tcW w:w="751" w:type="pct"/>
            <w:vMerge w:val="restart"/>
            <w:shd w:val="clear" w:color="auto" w:fill="auto"/>
          </w:tcPr>
          <w:p w14:paraId="3D9FA395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3053698A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4" w:type="pct"/>
            <w:shd w:val="clear" w:color="auto" w:fill="auto"/>
          </w:tcPr>
          <w:p w14:paraId="0B04A7E1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CA926EC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04710D1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97" w:type="pct"/>
            <w:shd w:val="clear" w:color="auto" w:fill="auto"/>
          </w:tcPr>
          <w:p w14:paraId="115CD6AE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5C45BB" w:rsidRPr="001A4780" w14:paraId="41E995B1" w14:textId="77777777" w:rsidTr="005C45BB">
        <w:tc>
          <w:tcPr>
            <w:tcW w:w="751" w:type="pct"/>
            <w:vMerge/>
            <w:shd w:val="clear" w:color="auto" w:fill="auto"/>
            <w:vAlign w:val="center"/>
          </w:tcPr>
          <w:p w14:paraId="0ECB2DE4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3AC3210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resultType</w:t>
            </w:r>
          </w:p>
        </w:tc>
        <w:tc>
          <w:tcPr>
            <w:tcW w:w="204" w:type="pct"/>
            <w:shd w:val="clear" w:color="auto" w:fill="auto"/>
          </w:tcPr>
          <w:p w14:paraId="20094610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ED19AC6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T(1-17)</w:t>
            </w:r>
          </w:p>
        </w:tc>
        <w:tc>
          <w:tcPr>
            <w:tcW w:w="1422" w:type="pct"/>
            <w:shd w:val="clear" w:color="auto" w:fill="auto"/>
          </w:tcPr>
          <w:p w14:paraId="6A2B51ED" w14:textId="77777777" w:rsidR="005C45BB" w:rsidRPr="00FA3126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Результат оценки в текстовом представлении, возможные значения:</w:t>
            </w:r>
          </w:p>
          <w:p w14:paraId="1AF2F38D" w14:textId="77777777" w:rsidR="005C45BB" w:rsidRPr="00FA3126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WIN_OFFER – Победитель</w:t>
            </w:r>
          </w:p>
          <w:p w14:paraId="757624C3" w14:textId="77777777" w:rsidR="005C45BB" w:rsidRPr="00FA3126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LIKE_WIN_OFFER – Предложение о цене контракта такое же, как у победителя</w:t>
            </w:r>
          </w:p>
          <w:p w14:paraId="506D440D" w14:textId="77777777" w:rsidR="005C45BB" w:rsidRPr="00FA3126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SECOND_OFFER – Лучшее предложение о цене контракта после победителя</w:t>
            </w:r>
          </w:p>
          <w:p w14:paraId="0AD88044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PASS_OFFER – Все остальные заявки</w:t>
            </w:r>
            <w:r w:rsidRPr="00FA3126">
              <w:rPr>
                <w:sz w:val="20"/>
              </w:rPr>
              <w:tab/>
            </w:r>
            <w:r w:rsidRPr="00FA3126">
              <w:rPr>
                <w:sz w:val="20"/>
              </w:rPr>
              <w:tab/>
            </w:r>
          </w:p>
        </w:tc>
        <w:tc>
          <w:tcPr>
            <w:tcW w:w="1397" w:type="pct"/>
            <w:shd w:val="clear" w:color="auto" w:fill="auto"/>
          </w:tcPr>
          <w:p w14:paraId="2EBD6681" w14:textId="77777777" w:rsidR="005C45BB" w:rsidRPr="00223780" w:rsidRDefault="005C45BB" w:rsidP="005C45BB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Допустимые</w:t>
            </w:r>
            <w:r w:rsidRPr="00223780">
              <w:rPr>
                <w:sz w:val="20"/>
                <w:lang w:val="en-US"/>
              </w:rPr>
              <w:t xml:space="preserve"> </w:t>
            </w:r>
            <w:r>
              <w:rPr>
                <w:sz w:val="20"/>
              </w:rPr>
              <w:t>значения</w:t>
            </w:r>
            <w:r w:rsidRPr="00223780">
              <w:rPr>
                <w:sz w:val="20"/>
                <w:lang w:val="en-US"/>
              </w:rPr>
              <w:t>:</w:t>
            </w:r>
          </w:p>
          <w:p w14:paraId="33122660" w14:textId="77777777" w:rsidR="005C45BB" w:rsidRPr="00223780" w:rsidRDefault="005C45BB" w:rsidP="005C45BB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223780">
              <w:rPr>
                <w:sz w:val="20"/>
                <w:lang w:val="en-US"/>
              </w:rPr>
              <w:t xml:space="preserve">WIN_OFFER </w:t>
            </w:r>
          </w:p>
          <w:p w14:paraId="5A56FD9A" w14:textId="77777777" w:rsidR="005C45BB" w:rsidRPr="00223780" w:rsidRDefault="005C45BB" w:rsidP="005C45BB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223780">
              <w:rPr>
                <w:sz w:val="20"/>
                <w:lang w:val="en-US"/>
              </w:rPr>
              <w:t xml:space="preserve">LIKE_WIN_OFFER </w:t>
            </w:r>
          </w:p>
          <w:p w14:paraId="564BD6C9" w14:textId="77777777" w:rsidR="005C45BB" w:rsidRDefault="005C45BB" w:rsidP="005C45BB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FA3126">
              <w:rPr>
                <w:sz w:val="20"/>
                <w:lang w:val="en-US"/>
              </w:rPr>
              <w:t xml:space="preserve">SECOND_OFFER </w:t>
            </w:r>
          </w:p>
          <w:p w14:paraId="367BAEB1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  <w:lang w:val="en-US"/>
              </w:rPr>
              <w:t xml:space="preserve">PASS_OFFER </w:t>
            </w:r>
          </w:p>
        </w:tc>
      </w:tr>
      <w:tr w:rsidR="005C45BB" w:rsidRPr="001A4780" w14:paraId="2D4987CC" w14:textId="77777777" w:rsidTr="005C45BB">
        <w:tc>
          <w:tcPr>
            <w:tcW w:w="5000" w:type="pct"/>
            <w:gridSpan w:val="6"/>
            <w:shd w:val="clear" w:color="auto" w:fill="auto"/>
          </w:tcPr>
          <w:p w14:paraId="3920758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5C45BB" w:rsidRPr="001A4780" w14:paraId="41EACADD" w14:textId="77777777" w:rsidTr="005C45BB">
        <w:tc>
          <w:tcPr>
            <w:tcW w:w="751" w:type="pct"/>
            <w:shd w:val="clear" w:color="auto" w:fill="auto"/>
            <w:vAlign w:val="center"/>
          </w:tcPr>
          <w:p w14:paraId="78EB6915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9" w:type="pct"/>
            <w:shd w:val="clear" w:color="auto" w:fill="auto"/>
          </w:tcPr>
          <w:p w14:paraId="7A2B51DF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AF0D2F7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33DA50C8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5959D6A8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  <w:vAlign w:val="center"/>
          </w:tcPr>
          <w:p w14:paraId="668CC83D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6D8A2192" w14:textId="77777777" w:rsidTr="005C45BB">
        <w:tc>
          <w:tcPr>
            <w:tcW w:w="751" w:type="pct"/>
            <w:shd w:val="clear" w:color="auto" w:fill="auto"/>
            <w:vAlign w:val="center"/>
          </w:tcPr>
          <w:p w14:paraId="6775600B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CF26515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4" w:type="pct"/>
            <w:shd w:val="clear" w:color="auto" w:fill="auto"/>
          </w:tcPr>
          <w:p w14:paraId="1A1C9D5D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6CDBE3E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E0838FA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7" w:type="pct"/>
            <w:shd w:val="clear" w:color="auto" w:fill="auto"/>
            <w:vAlign w:val="center"/>
          </w:tcPr>
          <w:p w14:paraId="0C7E8A3E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66D43FB2" w14:textId="77777777" w:rsidTr="005C45BB">
        <w:tc>
          <w:tcPr>
            <w:tcW w:w="751" w:type="pct"/>
            <w:shd w:val="clear" w:color="auto" w:fill="auto"/>
            <w:vAlign w:val="center"/>
          </w:tcPr>
          <w:p w14:paraId="6736CEF4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CAE5CA7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4" w:type="pct"/>
            <w:shd w:val="clear" w:color="auto" w:fill="auto"/>
          </w:tcPr>
          <w:p w14:paraId="08254FBC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A708357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696B623E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7" w:type="pct"/>
            <w:shd w:val="clear" w:color="auto" w:fill="auto"/>
            <w:vAlign w:val="center"/>
          </w:tcPr>
          <w:p w14:paraId="57A4C2DB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49A76795" w14:textId="77777777" w:rsidTr="005C45BB">
        <w:tc>
          <w:tcPr>
            <w:tcW w:w="5000" w:type="pct"/>
            <w:gridSpan w:val="6"/>
            <w:shd w:val="clear" w:color="auto" w:fill="auto"/>
            <w:vAlign w:val="center"/>
          </w:tcPr>
          <w:p w14:paraId="779C7E55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5C45BB" w:rsidRPr="001A4780" w14:paraId="53BB3C71" w14:textId="77777777" w:rsidTr="005C45BB">
        <w:tc>
          <w:tcPr>
            <w:tcW w:w="751" w:type="pct"/>
            <w:shd w:val="clear" w:color="auto" w:fill="auto"/>
          </w:tcPr>
          <w:p w14:paraId="363D9DC4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9" w:type="pct"/>
            <w:shd w:val="clear" w:color="auto" w:fill="auto"/>
          </w:tcPr>
          <w:p w14:paraId="74DA2B7C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0C33898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0C5F0580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3462B0BB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  <w:vAlign w:val="center"/>
          </w:tcPr>
          <w:p w14:paraId="4922B65F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2D569C60" w14:textId="77777777" w:rsidTr="005C45BB">
        <w:tc>
          <w:tcPr>
            <w:tcW w:w="751" w:type="pct"/>
            <w:shd w:val="clear" w:color="auto" w:fill="auto"/>
            <w:vAlign w:val="center"/>
          </w:tcPr>
          <w:p w14:paraId="510AA466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051C5BB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4" w:type="pct"/>
            <w:shd w:val="clear" w:color="auto" w:fill="auto"/>
          </w:tcPr>
          <w:p w14:paraId="7C1B6741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2551E07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566DBE4B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7" w:type="pct"/>
            <w:shd w:val="clear" w:color="auto" w:fill="auto"/>
            <w:vAlign w:val="center"/>
          </w:tcPr>
          <w:p w14:paraId="4B2A3596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2B4E4EB9" w14:textId="77777777" w:rsidTr="005C45BB">
        <w:tc>
          <w:tcPr>
            <w:tcW w:w="751" w:type="pct"/>
            <w:shd w:val="clear" w:color="auto" w:fill="auto"/>
            <w:vAlign w:val="center"/>
          </w:tcPr>
          <w:p w14:paraId="6EB9E364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C556F55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4" w:type="pct"/>
            <w:shd w:val="clear" w:color="auto" w:fill="auto"/>
          </w:tcPr>
          <w:p w14:paraId="249D0166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64B60B9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2" w:type="pct"/>
            <w:shd w:val="clear" w:color="auto" w:fill="auto"/>
          </w:tcPr>
          <w:p w14:paraId="04CA7BAB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7" w:type="pct"/>
            <w:shd w:val="clear" w:color="auto" w:fill="auto"/>
            <w:vAlign w:val="center"/>
          </w:tcPr>
          <w:p w14:paraId="66F6F628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7FA6CEED" w14:textId="77777777" w:rsidTr="005C45BB">
        <w:tc>
          <w:tcPr>
            <w:tcW w:w="5000" w:type="pct"/>
            <w:gridSpan w:val="6"/>
            <w:shd w:val="clear" w:color="auto" w:fill="auto"/>
            <w:vAlign w:val="center"/>
          </w:tcPr>
          <w:p w14:paraId="762EE226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5C45BB" w:rsidRPr="001A4780" w14:paraId="565D227A" w14:textId="77777777" w:rsidTr="005C45BB">
        <w:tc>
          <w:tcPr>
            <w:tcW w:w="751" w:type="pct"/>
            <w:shd w:val="clear" w:color="auto" w:fill="auto"/>
            <w:vAlign w:val="center"/>
          </w:tcPr>
          <w:p w14:paraId="3D5D555B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proofErr w:type="gramStart"/>
            <w:r w:rsidRPr="00351964">
              <w:rPr>
                <w:b/>
                <w:sz w:val="20"/>
              </w:rPr>
              <w:t>с</w:t>
            </w:r>
            <w:proofErr w:type="gramEnd"/>
            <w:r w:rsidRPr="00351964">
              <w:rPr>
                <w:b/>
                <w:sz w:val="20"/>
              </w:rPr>
              <w:t>orrespondencies</w:t>
            </w:r>
          </w:p>
        </w:tc>
        <w:tc>
          <w:tcPr>
            <w:tcW w:w="749" w:type="pct"/>
            <w:shd w:val="clear" w:color="auto" w:fill="auto"/>
          </w:tcPr>
          <w:p w14:paraId="40A05641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219DF6A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59CE39D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3ED4CC69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04B2B1D6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5C7B8850" w14:textId="77777777" w:rsidTr="005C45BB">
        <w:tc>
          <w:tcPr>
            <w:tcW w:w="751" w:type="pct"/>
            <w:shd w:val="clear" w:color="auto" w:fill="auto"/>
            <w:vAlign w:val="center"/>
          </w:tcPr>
          <w:p w14:paraId="4E0083F4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4D2F51F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204" w:type="pct"/>
            <w:shd w:val="clear" w:color="auto" w:fill="auto"/>
          </w:tcPr>
          <w:p w14:paraId="2C1252B2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5FB457D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3A5A98C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97" w:type="pct"/>
            <w:shd w:val="clear" w:color="auto" w:fill="auto"/>
            <w:vAlign w:val="center"/>
          </w:tcPr>
          <w:p w14:paraId="2566313C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5C45BB" w:rsidRPr="001A4780" w14:paraId="2F3DA6D8" w14:textId="77777777" w:rsidTr="005C45BB">
        <w:tc>
          <w:tcPr>
            <w:tcW w:w="751" w:type="pct"/>
            <w:shd w:val="clear" w:color="auto" w:fill="auto"/>
            <w:vAlign w:val="center"/>
          </w:tcPr>
          <w:p w14:paraId="0A2943C7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749" w:type="pct"/>
            <w:shd w:val="clear" w:color="auto" w:fill="auto"/>
          </w:tcPr>
          <w:p w14:paraId="6C19CD2E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34E15E24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44E54B4B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2B864946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59B5D1C7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6773D81F" w14:textId="77777777" w:rsidTr="005C45BB">
        <w:tc>
          <w:tcPr>
            <w:tcW w:w="751" w:type="pct"/>
            <w:shd w:val="clear" w:color="auto" w:fill="auto"/>
            <w:vAlign w:val="center"/>
          </w:tcPr>
          <w:p w14:paraId="6B36875B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5F39490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204" w:type="pct"/>
            <w:shd w:val="clear" w:color="auto" w:fill="auto"/>
          </w:tcPr>
          <w:p w14:paraId="0C971E60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C74F5FC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4E0D855C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97" w:type="pct"/>
            <w:shd w:val="clear" w:color="auto" w:fill="auto"/>
          </w:tcPr>
          <w:p w14:paraId="77C1F8D4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39ECBC96" w14:textId="77777777" w:rsidTr="005C45BB">
        <w:tc>
          <w:tcPr>
            <w:tcW w:w="751" w:type="pct"/>
            <w:vMerge w:val="restart"/>
            <w:shd w:val="clear" w:color="auto" w:fill="auto"/>
            <w:vAlign w:val="center"/>
          </w:tcPr>
          <w:p w14:paraId="623707E2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74365525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204" w:type="pct"/>
            <w:shd w:val="clear" w:color="auto" w:fill="auto"/>
          </w:tcPr>
          <w:p w14:paraId="636D69CB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7808C99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99ED374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97" w:type="pct"/>
            <w:shd w:val="clear" w:color="auto" w:fill="auto"/>
          </w:tcPr>
          <w:p w14:paraId="7D22C501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4D9B3D26" w14:textId="77777777" w:rsidTr="005C45BB">
        <w:tc>
          <w:tcPr>
            <w:tcW w:w="751" w:type="pct"/>
            <w:vMerge/>
            <w:shd w:val="clear" w:color="auto" w:fill="auto"/>
            <w:vAlign w:val="center"/>
          </w:tcPr>
          <w:p w14:paraId="4A0B9EAF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AD37166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204" w:type="pct"/>
            <w:shd w:val="clear" w:color="auto" w:fill="auto"/>
          </w:tcPr>
          <w:p w14:paraId="5CB21704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729E0CD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CA1E4F9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97" w:type="pct"/>
            <w:shd w:val="clear" w:color="auto" w:fill="auto"/>
          </w:tcPr>
          <w:p w14:paraId="49DA0FC1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3F339254" w14:textId="77777777" w:rsidTr="005C45BB">
        <w:tc>
          <w:tcPr>
            <w:tcW w:w="5000" w:type="pct"/>
            <w:gridSpan w:val="6"/>
            <w:shd w:val="clear" w:color="auto" w:fill="auto"/>
          </w:tcPr>
          <w:p w14:paraId="5785B312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5C45BB" w:rsidRPr="001A4780" w14:paraId="124ABE71" w14:textId="77777777" w:rsidTr="005C45BB">
        <w:tc>
          <w:tcPr>
            <w:tcW w:w="751" w:type="pct"/>
            <w:shd w:val="clear" w:color="auto" w:fill="auto"/>
          </w:tcPr>
          <w:p w14:paraId="388183B9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749" w:type="pct"/>
            <w:shd w:val="clear" w:color="auto" w:fill="auto"/>
          </w:tcPr>
          <w:p w14:paraId="5BA71690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341981A8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518FE0B9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17ACF91E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61DDBA8E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2CEFD40B" w14:textId="77777777" w:rsidTr="005C45BB">
        <w:tc>
          <w:tcPr>
            <w:tcW w:w="751" w:type="pct"/>
            <w:shd w:val="clear" w:color="auto" w:fill="auto"/>
          </w:tcPr>
          <w:p w14:paraId="5878BB42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AB4B463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4" w:type="pct"/>
            <w:shd w:val="clear" w:color="auto" w:fill="auto"/>
          </w:tcPr>
          <w:p w14:paraId="7178F288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7FD50EE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5C168829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397" w:type="pct"/>
            <w:shd w:val="clear" w:color="auto" w:fill="auto"/>
          </w:tcPr>
          <w:p w14:paraId="67727498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1A2A1142" w14:textId="77777777" w:rsidTr="005C45BB">
        <w:tc>
          <w:tcPr>
            <w:tcW w:w="751" w:type="pct"/>
            <w:shd w:val="clear" w:color="auto" w:fill="auto"/>
          </w:tcPr>
          <w:p w14:paraId="07A68842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AC612C9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3BCB7572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7657ABF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422" w:type="pct"/>
            <w:shd w:val="clear" w:color="auto" w:fill="auto"/>
          </w:tcPr>
          <w:p w14:paraId="5B22AD2E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397" w:type="pct"/>
            <w:shd w:val="clear" w:color="auto" w:fill="auto"/>
          </w:tcPr>
          <w:p w14:paraId="5C5A959A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3C78B55B" w14:textId="77777777" w:rsidTr="005C45BB">
        <w:tc>
          <w:tcPr>
            <w:tcW w:w="751" w:type="pct"/>
            <w:shd w:val="clear" w:color="auto" w:fill="auto"/>
          </w:tcPr>
          <w:p w14:paraId="5AE4E26C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9CF3416" w14:textId="77777777" w:rsidR="005C45BB" w:rsidRPr="003C33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204" w:type="pct"/>
            <w:shd w:val="clear" w:color="auto" w:fill="auto"/>
          </w:tcPr>
          <w:p w14:paraId="3D0DE438" w14:textId="77777777" w:rsidR="005C45BB" w:rsidRPr="00223780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8F902F9" w14:textId="77777777" w:rsidR="005C45BB" w:rsidRPr="00223780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N(1-100)</w:t>
            </w:r>
          </w:p>
        </w:tc>
        <w:tc>
          <w:tcPr>
            <w:tcW w:w="1422" w:type="pct"/>
            <w:shd w:val="clear" w:color="auto" w:fill="auto"/>
          </w:tcPr>
          <w:p w14:paraId="63F3E0FF" w14:textId="77777777" w:rsidR="005C45BB" w:rsidRPr="003C33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223780">
              <w:rPr>
                <w:sz w:val="20"/>
              </w:rPr>
              <w:t>Величина (преимущества)</w:t>
            </w:r>
          </w:p>
        </w:tc>
        <w:tc>
          <w:tcPr>
            <w:tcW w:w="1397" w:type="pct"/>
            <w:shd w:val="clear" w:color="auto" w:fill="auto"/>
          </w:tcPr>
          <w:p w14:paraId="1E0B8EF9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07274083" w14:textId="77777777" w:rsidTr="005C45BB">
        <w:tc>
          <w:tcPr>
            <w:tcW w:w="5000" w:type="pct"/>
            <w:gridSpan w:val="6"/>
            <w:shd w:val="clear" w:color="auto" w:fill="auto"/>
          </w:tcPr>
          <w:p w14:paraId="7DD24829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Требование</w:t>
            </w:r>
          </w:p>
        </w:tc>
      </w:tr>
      <w:tr w:rsidR="005C45BB" w:rsidRPr="001A4780" w14:paraId="57425C66" w14:textId="77777777" w:rsidTr="005C45BB">
        <w:tc>
          <w:tcPr>
            <w:tcW w:w="751" w:type="pct"/>
            <w:shd w:val="clear" w:color="auto" w:fill="auto"/>
          </w:tcPr>
          <w:p w14:paraId="07E29F8F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749" w:type="pct"/>
            <w:shd w:val="clear" w:color="auto" w:fill="auto"/>
          </w:tcPr>
          <w:p w14:paraId="1C0FECBF" w14:textId="77777777" w:rsidR="005C45BB" w:rsidRPr="00996FC5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9FA0CEA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8CE4951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CDFA03D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4A1308B8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0C51B3D8" w14:textId="77777777" w:rsidTr="005C45BB">
        <w:tc>
          <w:tcPr>
            <w:tcW w:w="751" w:type="pct"/>
            <w:shd w:val="clear" w:color="auto" w:fill="auto"/>
          </w:tcPr>
          <w:p w14:paraId="27DFA1ED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53D804" w14:textId="77777777" w:rsidR="005C45BB" w:rsidRPr="00996FC5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4" w:type="pct"/>
            <w:shd w:val="clear" w:color="auto" w:fill="auto"/>
          </w:tcPr>
          <w:p w14:paraId="3092DFE8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0DA48194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7B0BCA60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397" w:type="pct"/>
            <w:shd w:val="clear" w:color="auto" w:fill="auto"/>
          </w:tcPr>
          <w:p w14:paraId="0E5FCD3F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16106DF8" w14:textId="77777777" w:rsidTr="005C45BB">
        <w:tc>
          <w:tcPr>
            <w:tcW w:w="751" w:type="pct"/>
            <w:shd w:val="clear" w:color="auto" w:fill="auto"/>
          </w:tcPr>
          <w:p w14:paraId="356D23A9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6FDDB18" w14:textId="77777777" w:rsidR="005C45BB" w:rsidRPr="00996FC5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43CAF33F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BE29552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1E875809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397" w:type="pct"/>
            <w:shd w:val="clear" w:color="auto" w:fill="auto"/>
          </w:tcPr>
          <w:p w14:paraId="494924AA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72F54E6B" w14:textId="77777777" w:rsidTr="005C45BB">
        <w:tc>
          <w:tcPr>
            <w:tcW w:w="751" w:type="pct"/>
            <w:shd w:val="clear" w:color="auto" w:fill="auto"/>
          </w:tcPr>
          <w:p w14:paraId="0F577F44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ABA01B6" w14:textId="77777777" w:rsidR="005C45BB" w:rsidRPr="00996FC5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204" w:type="pct"/>
            <w:shd w:val="clear" w:color="auto" w:fill="auto"/>
          </w:tcPr>
          <w:p w14:paraId="3CE06AD3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86EF3FA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239270B3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397" w:type="pct"/>
            <w:shd w:val="clear" w:color="auto" w:fill="auto"/>
          </w:tcPr>
          <w:p w14:paraId="43FA4351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50F1A6CB" w14:textId="77777777" w:rsidTr="005C45BB">
        <w:tc>
          <w:tcPr>
            <w:tcW w:w="5000" w:type="pct"/>
            <w:gridSpan w:val="6"/>
            <w:shd w:val="clear" w:color="auto" w:fill="auto"/>
            <w:vAlign w:val="center"/>
          </w:tcPr>
          <w:p w14:paraId="47CE5076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 xml:space="preserve">Признание аукциона </w:t>
            </w:r>
            <w:proofErr w:type="gramStart"/>
            <w:r w:rsidRPr="00996FC5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5C45BB" w:rsidRPr="001A4780" w14:paraId="712AF6AF" w14:textId="77777777" w:rsidTr="005C45BB">
        <w:tc>
          <w:tcPr>
            <w:tcW w:w="751" w:type="pct"/>
            <w:shd w:val="clear" w:color="auto" w:fill="auto"/>
            <w:vAlign w:val="center"/>
          </w:tcPr>
          <w:p w14:paraId="6198911C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shd w:val="clear" w:color="auto" w:fill="auto"/>
          </w:tcPr>
          <w:p w14:paraId="3503D76F" w14:textId="77777777" w:rsidR="005C45BB" w:rsidRPr="003C3387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F6C8541" w14:textId="77777777" w:rsidR="005C45BB" w:rsidRPr="003C3387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3140F6D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44A630F" w14:textId="77777777" w:rsidR="005C45BB" w:rsidRPr="003C3387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54C6FED4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28275793" w14:textId="77777777" w:rsidTr="005C45BB">
        <w:tc>
          <w:tcPr>
            <w:tcW w:w="751" w:type="pct"/>
            <w:shd w:val="clear" w:color="auto" w:fill="auto"/>
            <w:vAlign w:val="center"/>
          </w:tcPr>
          <w:p w14:paraId="18469874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7535DCC" w14:textId="77777777" w:rsidR="005C45BB" w:rsidRPr="003C33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4" w:type="pct"/>
            <w:shd w:val="clear" w:color="auto" w:fill="auto"/>
          </w:tcPr>
          <w:p w14:paraId="04425C24" w14:textId="77777777" w:rsidR="005C45BB" w:rsidRPr="003C3387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0D57C51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2" w:type="pct"/>
            <w:shd w:val="clear" w:color="auto" w:fill="auto"/>
          </w:tcPr>
          <w:p w14:paraId="190EDB7C" w14:textId="77777777" w:rsidR="005C45BB" w:rsidRPr="003C33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7" w:type="pct"/>
            <w:shd w:val="clear" w:color="auto" w:fill="auto"/>
          </w:tcPr>
          <w:p w14:paraId="6A06F664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5C45BB" w:rsidRPr="001A4780" w14:paraId="3EB9C42D" w14:textId="77777777" w:rsidTr="005C45BB">
        <w:tc>
          <w:tcPr>
            <w:tcW w:w="751" w:type="pct"/>
            <w:shd w:val="clear" w:color="auto" w:fill="auto"/>
            <w:vAlign w:val="center"/>
          </w:tcPr>
          <w:p w14:paraId="08575A3A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A2D22E9" w14:textId="77777777" w:rsidR="005C45BB" w:rsidRPr="003C33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4" w:type="pct"/>
            <w:shd w:val="clear" w:color="auto" w:fill="auto"/>
          </w:tcPr>
          <w:p w14:paraId="50A11531" w14:textId="77777777" w:rsidR="005C45BB" w:rsidRPr="003C3387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EB6DCC1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583FBDCA" w14:textId="77777777" w:rsidR="005C45BB" w:rsidRPr="003C33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7" w:type="pct"/>
            <w:shd w:val="clear" w:color="auto" w:fill="auto"/>
          </w:tcPr>
          <w:p w14:paraId="2060DAE2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2138DD65" w14:textId="77777777" w:rsidTr="005C45BB">
        <w:tc>
          <w:tcPr>
            <w:tcW w:w="751" w:type="pct"/>
            <w:shd w:val="clear" w:color="auto" w:fill="auto"/>
            <w:vAlign w:val="center"/>
          </w:tcPr>
          <w:p w14:paraId="77A7D566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CB2AF33" w14:textId="77777777" w:rsidR="005C45BB" w:rsidRPr="003C33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6DF82F2F" w14:textId="77777777" w:rsidR="005C45BB" w:rsidRPr="003C3387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537216C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0F0A161D" w14:textId="77777777" w:rsidR="005C45BB" w:rsidRPr="003C33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7" w:type="pct"/>
            <w:shd w:val="clear" w:color="auto" w:fill="auto"/>
          </w:tcPr>
          <w:p w14:paraId="10FEFCE7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18023D65" w14:textId="77777777" w:rsidTr="005C45BB">
        <w:tc>
          <w:tcPr>
            <w:tcW w:w="751" w:type="pct"/>
            <w:shd w:val="clear" w:color="auto" w:fill="auto"/>
            <w:vAlign w:val="center"/>
          </w:tcPr>
          <w:p w14:paraId="1D923D5E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E48F22E" w14:textId="77777777" w:rsidR="005C45BB" w:rsidRPr="003C33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4" w:type="pct"/>
            <w:shd w:val="clear" w:color="auto" w:fill="auto"/>
          </w:tcPr>
          <w:p w14:paraId="1F7F7693" w14:textId="77777777" w:rsidR="005C45BB" w:rsidRPr="003C3387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7F4B12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013D1783" w14:textId="77777777" w:rsidR="005C45BB" w:rsidRPr="003C3387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7" w:type="pct"/>
            <w:shd w:val="clear" w:color="auto" w:fill="auto"/>
          </w:tcPr>
          <w:p w14:paraId="1FBBB71C" w14:textId="77777777" w:rsidR="005C45BB" w:rsidRPr="008E30C0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7F6C81B0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00B84473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</w:t>
            </w:r>
            <w:r w:rsidRPr="00FB2D87">
              <w:rPr>
                <w:sz w:val="20"/>
              </w:rPr>
              <w:t>;</w:t>
            </w:r>
          </w:p>
          <w:p w14:paraId="3826A31B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3D4C068C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</w:t>
            </w:r>
            <w:r w:rsidRPr="00FB2D87">
              <w:rPr>
                <w:sz w:val="20"/>
              </w:rPr>
              <w:t>;</w:t>
            </w:r>
          </w:p>
          <w:p w14:paraId="28A3EF98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FB2D87">
              <w:rPr>
                <w:sz w:val="20"/>
              </w:rPr>
              <w:t>2</w:t>
            </w:r>
            <w:r w:rsidRPr="008E30C0">
              <w:rPr>
                <w:sz w:val="20"/>
              </w:rPr>
              <w:t xml:space="preserve">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342B5FAE" w14:textId="77777777" w:rsidR="005C45BB" w:rsidRPr="007F73D1" w:rsidRDefault="005C45BB" w:rsidP="005C45BB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7F02584B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  <w:tr w:rsidR="005C45BB" w14:paraId="19FE2373" w14:textId="77777777" w:rsidTr="005C45BB">
        <w:tc>
          <w:tcPr>
            <w:tcW w:w="5000" w:type="pct"/>
            <w:gridSpan w:val="6"/>
            <w:shd w:val="clear" w:color="auto" w:fill="auto"/>
          </w:tcPr>
          <w:p w14:paraId="28FA00D1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5C45BB" w14:paraId="258225E4" w14:textId="77777777" w:rsidTr="005C45BB">
        <w:tc>
          <w:tcPr>
            <w:tcW w:w="751" w:type="pct"/>
            <w:shd w:val="clear" w:color="auto" w:fill="auto"/>
          </w:tcPr>
          <w:p w14:paraId="45A2BE3B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shd w:val="clear" w:color="auto" w:fill="auto"/>
          </w:tcPr>
          <w:p w14:paraId="0F68B3E7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3ECA6FEC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773483C0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34AF66D8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7" w:type="pct"/>
            <w:shd w:val="clear" w:color="auto" w:fill="auto"/>
          </w:tcPr>
          <w:p w14:paraId="48093D51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14:paraId="261DEC5F" w14:textId="77777777" w:rsidTr="005C45BB">
        <w:tc>
          <w:tcPr>
            <w:tcW w:w="751" w:type="pct"/>
            <w:shd w:val="clear" w:color="auto" w:fill="auto"/>
          </w:tcPr>
          <w:p w14:paraId="0CF47106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8A0BAD0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4" w:type="pct"/>
            <w:shd w:val="clear" w:color="auto" w:fill="auto"/>
          </w:tcPr>
          <w:p w14:paraId="692B89EA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656B35E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072C036E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7" w:type="pct"/>
            <w:shd w:val="clear" w:color="auto" w:fill="auto"/>
          </w:tcPr>
          <w:p w14:paraId="3E8C441D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3961BD21" w14:textId="77777777" w:rsidTr="005C45BB">
        <w:tc>
          <w:tcPr>
            <w:tcW w:w="751" w:type="pct"/>
            <w:shd w:val="clear" w:color="auto" w:fill="auto"/>
          </w:tcPr>
          <w:p w14:paraId="6501B833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E046581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4" w:type="pct"/>
            <w:shd w:val="clear" w:color="auto" w:fill="auto"/>
          </w:tcPr>
          <w:p w14:paraId="59B6CBB2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4B1509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316DA465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7" w:type="pct"/>
            <w:shd w:val="clear" w:color="auto" w:fill="auto"/>
          </w:tcPr>
          <w:p w14:paraId="564893FA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14:paraId="0399B4A9" w14:textId="77777777" w:rsidTr="005C45BB">
        <w:tc>
          <w:tcPr>
            <w:tcW w:w="751" w:type="pct"/>
            <w:shd w:val="clear" w:color="auto" w:fill="auto"/>
          </w:tcPr>
          <w:p w14:paraId="75A1769F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E50B795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4" w:type="pct"/>
            <w:shd w:val="clear" w:color="auto" w:fill="auto"/>
          </w:tcPr>
          <w:p w14:paraId="099FB8B5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F7DA89B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22BA2CA2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7" w:type="pct"/>
            <w:shd w:val="clear" w:color="auto" w:fill="auto"/>
          </w:tcPr>
          <w:p w14:paraId="5B4F1306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3CBA5BD2" w14:textId="77777777" w:rsidTr="005C45BB">
        <w:tc>
          <w:tcPr>
            <w:tcW w:w="751" w:type="pct"/>
            <w:shd w:val="clear" w:color="auto" w:fill="auto"/>
          </w:tcPr>
          <w:p w14:paraId="3AB464F4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591A8E7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4" w:type="pct"/>
            <w:shd w:val="clear" w:color="auto" w:fill="auto"/>
          </w:tcPr>
          <w:p w14:paraId="30096B9A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471C9EF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C5CD19B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7" w:type="pct"/>
            <w:shd w:val="clear" w:color="auto" w:fill="auto"/>
          </w:tcPr>
          <w:p w14:paraId="1FE203D9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378A38A5" w14:textId="77777777" w:rsidTr="005C45BB">
        <w:tc>
          <w:tcPr>
            <w:tcW w:w="5000" w:type="pct"/>
            <w:gridSpan w:val="6"/>
            <w:shd w:val="clear" w:color="auto" w:fill="auto"/>
          </w:tcPr>
          <w:p w14:paraId="546165C6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5C45BB" w14:paraId="5681A9D8" w14:textId="77777777" w:rsidTr="005C45BB">
        <w:tc>
          <w:tcPr>
            <w:tcW w:w="751" w:type="pct"/>
            <w:shd w:val="clear" w:color="auto" w:fill="auto"/>
          </w:tcPr>
          <w:p w14:paraId="4CABD201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shd w:val="clear" w:color="auto" w:fill="auto"/>
          </w:tcPr>
          <w:p w14:paraId="76A455D0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197D0A85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6D0950D4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96EBDEB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48789F3C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54CB0342" w14:textId="77777777" w:rsidTr="005C45BB">
        <w:tc>
          <w:tcPr>
            <w:tcW w:w="751" w:type="pct"/>
            <w:vMerge w:val="restart"/>
            <w:shd w:val="clear" w:color="auto" w:fill="auto"/>
            <w:vAlign w:val="center"/>
          </w:tcPr>
          <w:p w14:paraId="475DB6A2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713445A8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4" w:type="pct"/>
            <w:shd w:val="clear" w:color="auto" w:fill="auto"/>
          </w:tcPr>
          <w:p w14:paraId="7D6131F1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4C5EAC2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7CBBFDD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7" w:type="pct"/>
            <w:shd w:val="clear" w:color="auto" w:fill="auto"/>
          </w:tcPr>
          <w:p w14:paraId="2E8C3B48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3D199379" w14:textId="77777777" w:rsidTr="005C45BB">
        <w:tc>
          <w:tcPr>
            <w:tcW w:w="751" w:type="pct"/>
            <w:vMerge/>
            <w:shd w:val="clear" w:color="auto" w:fill="auto"/>
          </w:tcPr>
          <w:p w14:paraId="0B48ED78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7CADD0E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4" w:type="pct"/>
            <w:shd w:val="clear" w:color="auto" w:fill="auto"/>
          </w:tcPr>
          <w:p w14:paraId="0C8F0801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632BE64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3BEECBA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7" w:type="pct"/>
            <w:shd w:val="clear" w:color="auto" w:fill="auto"/>
          </w:tcPr>
          <w:p w14:paraId="0E8C72B7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32E1E2BD" w14:textId="77777777" w:rsidTr="005C45BB">
        <w:tc>
          <w:tcPr>
            <w:tcW w:w="751" w:type="pct"/>
            <w:vMerge/>
            <w:shd w:val="clear" w:color="auto" w:fill="auto"/>
          </w:tcPr>
          <w:p w14:paraId="193B5D41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575475B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shd w:val="clear" w:color="auto" w:fill="auto"/>
          </w:tcPr>
          <w:p w14:paraId="4F3F1F23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39A5A94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391C9F1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7" w:type="pct"/>
            <w:shd w:val="clear" w:color="auto" w:fill="auto"/>
          </w:tcPr>
          <w:p w14:paraId="5AFCE4C9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7C8F1D12" w14:textId="77777777" w:rsidTr="005C45BB">
        <w:tc>
          <w:tcPr>
            <w:tcW w:w="751" w:type="pct"/>
            <w:vMerge/>
            <w:shd w:val="clear" w:color="auto" w:fill="auto"/>
          </w:tcPr>
          <w:p w14:paraId="1EC43FD5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9D199AE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901971B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3D0EBA0E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9047D5B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3C49F6D5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5B71A0CF" w14:textId="77777777" w:rsidTr="005C45BB">
        <w:tc>
          <w:tcPr>
            <w:tcW w:w="5000" w:type="pct"/>
            <w:gridSpan w:val="6"/>
            <w:shd w:val="clear" w:color="auto" w:fill="auto"/>
          </w:tcPr>
          <w:p w14:paraId="195B379F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5C45BB" w14:paraId="65EC4809" w14:textId="77777777" w:rsidTr="005C45BB">
        <w:tc>
          <w:tcPr>
            <w:tcW w:w="751" w:type="pct"/>
            <w:shd w:val="clear" w:color="auto" w:fill="auto"/>
          </w:tcPr>
          <w:p w14:paraId="3132FB11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shd w:val="clear" w:color="auto" w:fill="auto"/>
          </w:tcPr>
          <w:p w14:paraId="0BD69B2A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30B4185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21DD6C0D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686F54E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427D8F39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25AABCCF" w14:textId="77777777" w:rsidTr="005C45BB">
        <w:tc>
          <w:tcPr>
            <w:tcW w:w="751" w:type="pct"/>
            <w:shd w:val="clear" w:color="auto" w:fill="auto"/>
          </w:tcPr>
          <w:p w14:paraId="3494624D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B8C066E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4" w:type="pct"/>
            <w:shd w:val="clear" w:color="auto" w:fill="auto"/>
          </w:tcPr>
          <w:p w14:paraId="05DF775E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8F2F69C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4BEBB7FB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7" w:type="pct"/>
            <w:shd w:val="clear" w:color="auto" w:fill="auto"/>
          </w:tcPr>
          <w:p w14:paraId="2CFDF4F2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5FC9DDA0" w14:textId="77777777" w:rsidTr="005C45BB">
        <w:tc>
          <w:tcPr>
            <w:tcW w:w="5000" w:type="pct"/>
            <w:gridSpan w:val="6"/>
            <w:shd w:val="clear" w:color="auto" w:fill="auto"/>
          </w:tcPr>
          <w:p w14:paraId="221A2353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5C45BB" w14:paraId="53E9D089" w14:textId="77777777" w:rsidTr="005C45BB">
        <w:tc>
          <w:tcPr>
            <w:tcW w:w="751" w:type="pct"/>
            <w:shd w:val="clear" w:color="auto" w:fill="auto"/>
          </w:tcPr>
          <w:p w14:paraId="5E481EFC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shd w:val="clear" w:color="auto" w:fill="auto"/>
          </w:tcPr>
          <w:p w14:paraId="0FD99DEA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A8BD0DB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50D839E6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2320C51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250F3826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6442858C" w14:textId="77777777" w:rsidTr="005C45BB">
        <w:tc>
          <w:tcPr>
            <w:tcW w:w="751" w:type="pct"/>
            <w:vMerge w:val="restart"/>
            <w:shd w:val="clear" w:color="auto" w:fill="auto"/>
            <w:vAlign w:val="center"/>
          </w:tcPr>
          <w:p w14:paraId="4BF20397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1E80A04F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4" w:type="pct"/>
            <w:shd w:val="clear" w:color="auto" w:fill="auto"/>
          </w:tcPr>
          <w:p w14:paraId="4792B21E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1C8044F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15A3B9E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7" w:type="pct"/>
            <w:shd w:val="clear" w:color="auto" w:fill="auto"/>
          </w:tcPr>
          <w:p w14:paraId="0DADEBFA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44B41E7C" w14:textId="77777777" w:rsidTr="005C45BB">
        <w:tc>
          <w:tcPr>
            <w:tcW w:w="751" w:type="pct"/>
            <w:vMerge/>
            <w:shd w:val="clear" w:color="auto" w:fill="auto"/>
          </w:tcPr>
          <w:p w14:paraId="670A40BF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F62C704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shd w:val="clear" w:color="auto" w:fill="auto"/>
          </w:tcPr>
          <w:p w14:paraId="5B799FF2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3F9E94B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577CF0C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7" w:type="pct"/>
            <w:shd w:val="clear" w:color="auto" w:fill="auto"/>
          </w:tcPr>
          <w:p w14:paraId="604EA8F1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6E768F03" w14:textId="77777777" w:rsidTr="005C45BB">
        <w:tc>
          <w:tcPr>
            <w:tcW w:w="5000" w:type="pct"/>
            <w:gridSpan w:val="6"/>
            <w:shd w:val="clear" w:color="auto" w:fill="auto"/>
          </w:tcPr>
          <w:p w14:paraId="4D025B54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5C45BB" w14:paraId="39F16E8B" w14:textId="77777777" w:rsidTr="005C45BB">
        <w:tc>
          <w:tcPr>
            <w:tcW w:w="751" w:type="pct"/>
            <w:shd w:val="clear" w:color="auto" w:fill="auto"/>
          </w:tcPr>
          <w:p w14:paraId="55595CB3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shd w:val="clear" w:color="auto" w:fill="auto"/>
          </w:tcPr>
          <w:p w14:paraId="60462D8C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F4E2A9F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74C62300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0399FF9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6DBAFFBA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0BAA4070" w14:textId="77777777" w:rsidTr="005C45BB">
        <w:tc>
          <w:tcPr>
            <w:tcW w:w="751" w:type="pct"/>
            <w:shd w:val="clear" w:color="auto" w:fill="auto"/>
          </w:tcPr>
          <w:p w14:paraId="7E2A9A97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37999BA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shd w:val="clear" w:color="auto" w:fill="auto"/>
          </w:tcPr>
          <w:p w14:paraId="2B0B4C9D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B86E6EB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2" w:type="pct"/>
            <w:shd w:val="clear" w:color="auto" w:fill="auto"/>
          </w:tcPr>
          <w:p w14:paraId="3155B4F1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7" w:type="pct"/>
            <w:shd w:val="clear" w:color="auto" w:fill="auto"/>
          </w:tcPr>
          <w:p w14:paraId="400B46DC" w14:textId="7DC2F015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5C45BB" w14:paraId="1BEDF9EA" w14:textId="77777777" w:rsidTr="005C45BB">
        <w:tc>
          <w:tcPr>
            <w:tcW w:w="751" w:type="pct"/>
            <w:shd w:val="clear" w:color="auto" w:fill="auto"/>
          </w:tcPr>
          <w:p w14:paraId="1D76CC5A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18A4CFE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4" w:type="pct"/>
            <w:shd w:val="clear" w:color="auto" w:fill="auto"/>
          </w:tcPr>
          <w:p w14:paraId="61B8A43B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381644C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2" w:type="pct"/>
            <w:shd w:val="clear" w:color="auto" w:fill="auto"/>
          </w:tcPr>
          <w:p w14:paraId="15F16A90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7" w:type="pct"/>
            <w:shd w:val="clear" w:color="auto" w:fill="auto"/>
          </w:tcPr>
          <w:p w14:paraId="6991DD91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5C45BB" w14:paraId="1550674C" w14:textId="77777777" w:rsidTr="005C45BB">
        <w:tc>
          <w:tcPr>
            <w:tcW w:w="751" w:type="pct"/>
            <w:shd w:val="clear" w:color="auto" w:fill="auto"/>
          </w:tcPr>
          <w:p w14:paraId="1399519D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BDCB213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shd w:val="clear" w:color="auto" w:fill="auto"/>
          </w:tcPr>
          <w:p w14:paraId="5CA86C06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4451C63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2" w:type="pct"/>
            <w:shd w:val="clear" w:color="auto" w:fill="auto"/>
          </w:tcPr>
          <w:p w14:paraId="2A5EE59F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7" w:type="pct"/>
            <w:shd w:val="clear" w:color="auto" w:fill="auto"/>
          </w:tcPr>
          <w:p w14:paraId="159BCE92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5C45BB" w14:paraId="609F6DEF" w14:textId="77777777" w:rsidTr="005C45BB">
        <w:tc>
          <w:tcPr>
            <w:tcW w:w="751" w:type="pct"/>
            <w:shd w:val="clear" w:color="auto" w:fill="auto"/>
          </w:tcPr>
          <w:p w14:paraId="69C9767E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0D3B14A" w14:textId="78BA7D39" w:rsidR="005C45BB" w:rsidRPr="006D7645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shd w:val="clear" w:color="auto" w:fill="auto"/>
          </w:tcPr>
          <w:p w14:paraId="044544D8" w14:textId="2562F0D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06EC7BD" w14:textId="5FBE28C4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64F1A37B" w14:textId="1D2EDE0B" w:rsidR="005C45BB" w:rsidRPr="006D7645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1F599A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7" w:type="pct"/>
            <w:shd w:val="clear" w:color="auto" w:fill="auto"/>
          </w:tcPr>
          <w:p w14:paraId="25198F69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3F44713A" w14:textId="77777777" w:rsidTr="005C45BB">
        <w:tc>
          <w:tcPr>
            <w:tcW w:w="751" w:type="pct"/>
            <w:shd w:val="clear" w:color="auto" w:fill="auto"/>
          </w:tcPr>
          <w:p w14:paraId="7A6EE1C1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AD7A56C" w14:textId="2A09029F" w:rsidR="005C45BB" w:rsidRPr="006D7645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0DF1E0E7" w14:textId="36B65133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34DA808" w14:textId="0B55D74A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2533F188" w14:textId="7730E97A" w:rsidR="005C45BB" w:rsidRPr="006D7645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7" w:type="pct"/>
            <w:shd w:val="clear" w:color="auto" w:fill="auto"/>
          </w:tcPr>
          <w:p w14:paraId="54C5B1D7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7743D936" w14:textId="77777777" w:rsidTr="005C45BB">
        <w:tc>
          <w:tcPr>
            <w:tcW w:w="5000" w:type="pct"/>
            <w:gridSpan w:val="6"/>
            <w:shd w:val="clear" w:color="auto" w:fill="auto"/>
          </w:tcPr>
          <w:p w14:paraId="48978130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5C45BB" w14:paraId="6B63909D" w14:textId="77777777" w:rsidTr="005C45BB">
        <w:tc>
          <w:tcPr>
            <w:tcW w:w="751" w:type="pct"/>
            <w:shd w:val="clear" w:color="auto" w:fill="auto"/>
          </w:tcPr>
          <w:p w14:paraId="00F0F777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shd w:val="clear" w:color="auto" w:fill="auto"/>
          </w:tcPr>
          <w:p w14:paraId="375233AC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795241A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5F96DDD9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39C9B6F5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0A7CA8C7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75AE44A4" w14:textId="77777777" w:rsidTr="005C45BB">
        <w:tc>
          <w:tcPr>
            <w:tcW w:w="751" w:type="pct"/>
            <w:shd w:val="clear" w:color="auto" w:fill="auto"/>
          </w:tcPr>
          <w:p w14:paraId="65AFCB52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4180566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shd w:val="clear" w:color="auto" w:fill="auto"/>
          </w:tcPr>
          <w:p w14:paraId="4893D02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9A5478D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04B6CED5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7" w:type="pct"/>
            <w:shd w:val="clear" w:color="auto" w:fill="auto"/>
          </w:tcPr>
          <w:p w14:paraId="7429765A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4B78DDD7" w14:textId="77777777" w:rsidTr="005C45BB">
        <w:tc>
          <w:tcPr>
            <w:tcW w:w="751" w:type="pct"/>
            <w:shd w:val="clear" w:color="auto" w:fill="auto"/>
          </w:tcPr>
          <w:p w14:paraId="398C41A3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4BEE002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shd w:val="clear" w:color="auto" w:fill="auto"/>
          </w:tcPr>
          <w:p w14:paraId="39A485BE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7AB9BC4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0D83B4ED" w14:textId="77777777" w:rsidR="005C45BB" w:rsidRPr="007C373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7" w:type="pct"/>
            <w:shd w:val="clear" w:color="auto" w:fill="auto"/>
          </w:tcPr>
          <w:p w14:paraId="10C0B234" w14:textId="77777777" w:rsidR="005C45BB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4B814104" w14:textId="77777777" w:rsidR="005C45BB" w:rsidRPr="00047DB7" w:rsidRDefault="005C45BB" w:rsidP="005C45BB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38A82546" w14:textId="77777777" w:rsidR="005C45BB" w:rsidRPr="00047DB7" w:rsidRDefault="005C45BB" w:rsidP="005C45BB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25AABAB5" w14:textId="77777777" w:rsidR="005C45BB" w:rsidRPr="00047DB7" w:rsidRDefault="005C45BB" w:rsidP="005C45BB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21C98826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5C45BB" w14:paraId="4ABA8451" w14:textId="77777777" w:rsidTr="005C45BB">
        <w:tc>
          <w:tcPr>
            <w:tcW w:w="751" w:type="pct"/>
            <w:shd w:val="clear" w:color="auto" w:fill="auto"/>
          </w:tcPr>
          <w:p w14:paraId="76E3583E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ABD4C3F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shd w:val="clear" w:color="auto" w:fill="auto"/>
          </w:tcPr>
          <w:p w14:paraId="1B22BAD2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E65CB08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2" w:type="pct"/>
            <w:shd w:val="clear" w:color="auto" w:fill="auto"/>
          </w:tcPr>
          <w:p w14:paraId="422AA2FC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7" w:type="pct"/>
            <w:shd w:val="clear" w:color="auto" w:fill="auto"/>
          </w:tcPr>
          <w:p w14:paraId="78BB7669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4577566A" w14:textId="77777777" w:rsidTr="005C45BB">
        <w:tc>
          <w:tcPr>
            <w:tcW w:w="751" w:type="pct"/>
            <w:shd w:val="clear" w:color="auto" w:fill="auto"/>
          </w:tcPr>
          <w:p w14:paraId="70730019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6D7B5C6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1C65159E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CFB1A13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78243646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7" w:type="pct"/>
            <w:shd w:val="clear" w:color="auto" w:fill="auto"/>
          </w:tcPr>
          <w:p w14:paraId="20430083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68948F6A" w14:textId="77777777" w:rsidTr="005C45BB">
        <w:tc>
          <w:tcPr>
            <w:tcW w:w="751" w:type="pct"/>
            <w:shd w:val="clear" w:color="auto" w:fill="auto"/>
          </w:tcPr>
          <w:p w14:paraId="0E3AFC86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7F65642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shd w:val="clear" w:color="auto" w:fill="auto"/>
          </w:tcPr>
          <w:p w14:paraId="1057D096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3E9BD39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2" w:type="pct"/>
            <w:shd w:val="clear" w:color="auto" w:fill="auto"/>
          </w:tcPr>
          <w:p w14:paraId="090CE610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7" w:type="pct"/>
            <w:shd w:val="clear" w:color="auto" w:fill="auto"/>
          </w:tcPr>
          <w:p w14:paraId="4EE2A9AF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36D45689" w14:textId="77777777" w:rsidTr="005C45BB">
        <w:tc>
          <w:tcPr>
            <w:tcW w:w="5000" w:type="pct"/>
            <w:gridSpan w:val="6"/>
            <w:shd w:val="clear" w:color="auto" w:fill="auto"/>
          </w:tcPr>
          <w:p w14:paraId="264EC47A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5C45BB" w14:paraId="7CC04662" w14:textId="77777777" w:rsidTr="005C45BB">
        <w:tc>
          <w:tcPr>
            <w:tcW w:w="751" w:type="pct"/>
            <w:shd w:val="clear" w:color="auto" w:fill="auto"/>
          </w:tcPr>
          <w:p w14:paraId="0B0893EC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shd w:val="clear" w:color="auto" w:fill="auto"/>
          </w:tcPr>
          <w:p w14:paraId="631F8984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BEB836A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251D5A04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213237E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63458305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2F1D9E21" w14:textId="77777777" w:rsidTr="005C45BB">
        <w:tc>
          <w:tcPr>
            <w:tcW w:w="751" w:type="pct"/>
            <w:shd w:val="clear" w:color="auto" w:fill="auto"/>
          </w:tcPr>
          <w:p w14:paraId="77590932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DC2BD13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shd w:val="clear" w:color="auto" w:fill="auto"/>
          </w:tcPr>
          <w:p w14:paraId="22DC49C3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80678BB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2B52954C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7" w:type="pct"/>
            <w:shd w:val="clear" w:color="auto" w:fill="auto"/>
          </w:tcPr>
          <w:p w14:paraId="1A3645BA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2527F978" w14:textId="77777777" w:rsidTr="005C45BB">
        <w:tc>
          <w:tcPr>
            <w:tcW w:w="751" w:type="pct"/>
            <w:shd w:val="clear" w:color="auto" w:fill="auto"/>
          </w:tcPr>
          <w:p w14:paraId="1E481C40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F7088EF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shd w:val="clear" w:color="auto" w:fill="auto"/>
          </w:tcPr>
          <w:p w14:paraId="2B420FD1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0659A59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2" w:type="pct"/>
            <w:shd w:val="clear" w:color="auto" w:fill="auto"/>
          </w:tcPr>
          <w:p w14:paraId="74DEFE81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7" w:type="pct"/>
            <w:shd w:val="clear" w:color="auto" w:fill="auto"/>
          </w:tcPr>
          <w:p w14:paraId="29D68138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738FF1DD" w14:textId="77777777" w:rsidTr="005C45BB">
        <w:tc>
          <w:tcPr>
            <w:tcW w:w="751" w:type="pct"/>
            <w:shd w:val="clear" w:color="auto" w:fill="auto"/>
          </w:tcPr>
          <w:p w14:paraId="099A25F2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9AE74F9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34CA8046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7A7D505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5CA4079E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7" w:type="pct"/>
            <w:shd w:val="clear" w:color="auto" w:fill="auto"/>
          </w:tcPr>
          <w:p w14:paraId="1BC51A55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7E84FD69" w14:textId="77777777" w:rsidTr="005C45BB">
        <w:tc>
          <w:tcPr>
            <w:tcW w:w="751" w:type="pct"/>
            <w:shd w:val="clear" w:color="auto" w:fill="auto"/>
          </w:tcPr>
          <w:p w14:paraId="743E93F5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FBF14C4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shd w:val="clear" w:color="auto" w:fill="auto"/>
          </w:tcPr>
          <w:p w14:paraId="008C794D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8162723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74E82AFA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7" w:type="pct"/>
            <w:shd w:val="clear" w:color="auto" w:fill="auto"/>
          </w:tcPr>
          <w:p w14:paraId="09C5A62F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</w:tbl>
    <w:p w14:paraId="4EFAA905" w14:textId="77777777" w:rsidR="008841F7" w:rsidRDefault="008841F7" w:rsidP="008841F7">
      <w:pPr>
        <w:rPr>
          <w:lang w:val="en-US"/>
        </w:rPr>
      </w:pPr>
    </w:p>
    <w:p w14:paraId="0132F2AC" w14:textId="26F92133" w:rsidR="008841F7" w:rsidRDefault="008841F7" w:rsidP="009D1964">
      <w:pPr>
        <w:pStyle w:val="20"/>
        <w:numPr>
          <w:ilvl w:val="0"/>
          <w:numId w:val="54"/>
        </w:numPr>
      </w:pPr>
      <w:r w:rsidRPr="00643028">
        <w:t>Общая информация об объекте закупк</w:t>
      </w:r>
      <w:r w:rsidR="005C45BB">
        <w:t xml:space="preserve">и и структурированный протокол </w:t>
      </w:r>
      <w:r w:rsidRPr="00643028">
        <w:t>рассмотрения и оценки заявок на участие в ЗК-БИ  (</w:t>
      </w:r>
      <w:r>
        <w:t>запрос котировок без извещения)</w:t>
      </w:r>
    </w:p>
    <w:tbl>
      <w:tblPr>
        <w:tblW w:w="5086" w:type="pct"/>
        <w:tblInd w:w="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2"/>
        <w:gridCol w:w="1698"/>
        <w:gridCol w:w="418"/>
        <w:gridCol w:w="29"/>
        <w:gridCol w:w="54"/>
        <w:gridCol w:w="58"/>
        <w:gridCol w:w="713"/>
        <w:gridCol w:w="23"/>
        <w:gridCol w:w="25"/>
        <w:gridCol w:w="2958"/>
        <w:gridCol w:w="17"/>
        <w:gridCol w:w="62"/>
        <w:gridCol w:w="33"/>
        <w:gridCol w:w="2694"/>
        <w:gridCol w:w="21"/>
        <w:gridCol w:w="6"/>
        <w:gridCol w:w="21"/>
      </w:tblGrid>
      <w:tr w:rsidR="00425AB0" w:rsidRPr="001A4780" w14:paraId="3D0020BC" w14:textId="77777777" w:rsidTr="007B233E">
        <w:trPr>
          <w:tblHeader/>
        </w:trPr>
        <w:tc>
          <w:tcPr>
            <w:tcW w:w="752" w:type="pct"/>
            <w:shd w:val="clear" w:color="auto" w:fill="D9D9D9"/>
            <w:hideMark/>
          </w:tcPr>
          <w:p w14:paraId="1A945966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817" w:type="pct"/>
            <w:shd w:val="clear" w:color="auto" w:fill="D9D9D9"/>
            <w:hideMark/>
          </w:tcPr>
          <w:p w14:paraId="48365846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15" w:type="pct"/>
            <w:gridSpan w:val="2"/>
            <w:shd w:val="clear" w:color="auto" w:fill="D9D9D9"/>
            <w:hideMark/>
          </w:tcPr>
          <w:p w14:paraId="67E55FF0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20" w:type="pct"/>
            <w:gridSpan w:val="5"/>
            <w:shd w:val="clear" w:color="auto" w:fill="D9D9D9"/>
            <w:hideMark/>
          </w:tcPr>
          <w:p w14:paraId="659E6F00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31" w:type="pct"/>
            <w:gridSpan w:val="2"/>
            <w:shd w:val="clear" w:color="auto" w:fill="D9D9D9"/>
            <w:hideMark/>
          </w:tcPr>
          <w:p w14:paraId="0A1533A9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65" w:type="pct"/>
            <w:gridSpan w:val="6"/>
            <w:shd w:val="clear" w:color="auto" w:fill="D9D9D9"/>
            <w:hideMark/>
          </w:tcPr>
          <w:p w14:paraId="6A6B9A02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8841F7" w:rsidRPr="001A4780" w14:paraId="6A34F9CD" w14:textId="77777777" w:rsidTr="007B233E">
        <w:tc>
          <w:tcPr>
            <w:tcW w:w="5000" w:type="pct"/>
            <w:gridSpan w:val="17"/>
            <w:shd w:val="clear" w:color="auto" w:fill="auto"/>
          </w:tcPr>
          <w:p w14:paraId="48F49640" w14:textId="77777777" w:rsidR="008841F7" w:rsidRPr="00643028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643028">
              <w:rPr>
                <w:b/>
                <w:sz w:val="20"/>
              </w:rPr>
              <w:t>Общая информация об объекте закупки и структурированный протокол  рассмотрения и оц</w:t>
            </w:r>
            <w:r>
              <w:rPr>
                <w:b/>
                <w:sz w:val="20"/>
              </w:rPr>
              <w:t xml:space="preserve">енки заявок на участие в ЗК-БИ </w:t>
            </w:r>
          </w:p>
        </w:tc>
      </w:tr>
      <w:tr w:rsidR="00425AB0" w:rsidRPr="001A4780" w14:paraId="0E545B2C" w14:textId="77777777" w:rsidTr="007B233E">
        <w:tc>
          <w:tcPr>
            <w:tcW w:w="752" w:type="pct"/>
            <w:shd w:val="clear" w:color="auto" w:fill="auto"/>
            <w:hideMark/>
          </w:tcPr>
          <w:p w14:paraId="0D60248A" w14:textId="77777777" w:rsidR="008841F7" w:rsidRPr="00AF4AE2" w:rsidRDefault="008841F7" w:rsidP="005E17AD">
            <w:pPr>
              <w:spacing w:before="0" w:after="0"/>
              <w:rPr>
                <w:b/>
                <w:sz w:val="20"/>
                <w:lang w:val="en-US"/>
              </w:rPr>
            </w:pPr>
            <w:r w:rsidRPr="00DA6A14">
              <w:rPr>
                <w:b/>
                <w:sz w:val="20"/>
                <w:lang w:val="en-US"/>
              </w:rPr>
              <w:t>protocolZK</w:t>
            </w:r>
            <w:r>
              <w:rPr>
                <w:b/>
                <w:sz w:val="20"/>
                <w:lang w:val="en-US"/>
              </w:rPr>
              <w:t>BI</w:t>
            </w:r>
          </w:p>
        </w:tc>
        <w:tc>
          <w:tcPr>
            <w:tcW w:w="817" w:type="pct"/>
            <w:shd w:val="clear" w:color="auto" w:fill="auto"/>
            <w:hideMark/>
          </w:tcPr>
          <w:p w14:paraId="3C66674C" w14:textId="77777777" w:rsidR="008841F7" w:rsidRPr="00724833" w:rsidRDefault="008841F7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3F95AC0C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  <w:hideMark/>
          </w:tcPr>
          <w:p w14:paraId="6BF60F3D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31" w:type="pct"/>
            <w:gridSpan w:val="2"/>
            <w:shd w:val="clear" w:color="auto" w:fill="auto"/>
            <w:hideMark/>
          </w:tcPr>
          <w:p w14:paraId="59B390EB" w14:textId="77777777" w:rsidR="008841F7" w:rsidRPr="00724833" w:rsidRDefault="008841F7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65" w:type="pct"/>
            <w:gridSpan w:val="6"/>
            <w:shd w:val="clear" w:color="auto" w:fill="auto"/>
            <w:hideMark/>
          </w:tcPr>
          <w:p w14:paraId="58CB67A7" w14:textId="77777777" w:rsidR="008841F7" w:rsidRPr="00724833" w:rsidRDefault="008841F7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425AB0" w:rsidRPr="00435CBC" w14:paraId="2BD6C652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3A50DE" w14:textId="77777777" w:rsidR="008841F7" w:rsidRPr="00C01108" w:rsidRDefault="008841F7" w:rsidP="005E17AD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3D4318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schemeVersion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43BF84" w14:textId="77777777" w:rsidR="008841F7" w:rsidRPr="00C01108" w:rsidRDefault="008841F7" w:rsidP="005E17AD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1715F4" w14:textId="77777777" w:rsidR="008841F7" w:rsidRPr="00C01108" w:rsidRDefault="008841F7" w:rsidP="005E17AD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Т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B1F3CD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A9D235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4DF20309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586B4A8F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27182512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6452E433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5B096F5D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04FE5385" w14:textId="0F19749E" w:rsidR="008841F7" w:rsidRPr="00C01108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</w:t>
            </w:r>
            <w:r w:rsidR="005C6213">
              <w:rPr>
                <w:sz w:val="20"/>
              </w:rPr>
              <w:t>,6.1,6.2</w:t>
            </w:r>
          </w:p>
        </w:tc>
      </w:tr>
      <w:tr w:rsidR="00425AB0" w:rsidRPr="00724833" w14:paraId="76000C0F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8309AF" w14:textId="77777777" w:rsidR="008841F7" w:rsidRPr="00C01108" w:rsidRDefault="008841F7" w:rsidP="005E17AD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176CDE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id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B868E0" w14:textId="77777777" w:rsidR="008841F7" w:rsidRPr="00C01108" w:rsidRDefault="008841F7" w:rsidP="005E17AD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9C2641" w14:textId="77777777" w:rsidR="008841F7" w:rsidRPr="00C01108" w:rsidRDefault="008841F7" w:rsidP="005E17AD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N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744D06" w14:textId="7C33F381" w:rsidR="008841F7" w:rsidRPr="00C01108" w:rsidRDefault="008841F7" w:rsidP="005E17AD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BBCEFA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</w:p>
        </w:tc>
      </w:tr>
      <w:tr w:rsidR="00425AB0" w:rsidRPr="00724833" w14:paraId="31ABCED8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DB80F9" w14:textId="77777777" w:rsidR="008841F7" w:rsidRPr="00C01108" w:rsidRDefault="008841F7" w:rsidP="005E17AD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EFD574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externalId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DCACDC" w14:textId="77777777" w:rsidR="008841F7" w:rsidRPr="00C01108" w:rsidRDefault="008841F7" w:rsidP="005E17AD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E07F70" w14:textId="77777777" w:rsidR="008841F7" w:rsidRPr="00C01108" w:rsidRDefault="008841F7" w:rsidP="005E17AD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Т(1-40)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85CDC4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33CF7D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</w:p>
        </w:tc>
      </w:tr>
      <w:tr w:rsidR="00425AB0" w:rsidRPr="00724833" w14:paraId="184B8C0C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2B059E" w14:textId="77777777" w:rsidR="008841F7" w:rsidRPr="00C01108" w:rsidRDefault="008841F7" w:rsidP="005E17AD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834D60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purchaseNumber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3C2096" w14:textId="77777777" w:rsidR="008841F7" w:rsidRPr="00C01108" w:rsidRDefault="008841F7" w:rsidP="005E17AD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BAE39F" w14:textId="77777777" w:rsidR="008841F7" w:rsidRPr="00C01108" w:rsidRDefault="008841F7" w:rsidP="005E17AD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Т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BB2F64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Номер закупки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15E6FF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Шаблон значения: \d{19}</w:t>
            </w:r>
          </w:p>
        </w:tc>
      </w:tr>
      <w:tr w:rsidR="00425AB0" w:rsidRPr="00724833" w14:paraId="53FBB3D4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485FCF" w14:textId="77777777" w:rsidR="008841F7" w:rsidRPr="00C01108" w:rsidRDefault="008841F7" w:rsidP="005E17AD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904B8F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docPublishDate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AF921B" w14:textId="77777777" w:rsidR="008841F7" w:rsidRPr="00C01108" w:rsidRDefault="008841F7" w:rsidP="005E17AD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84D188" w14:textId="77777777" w:rsidR="008841F7" w:rsidRPr="00C01108" w:rsidRDefault="008841F7" w:rsidP="005E17AD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DT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66F8F8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Дата составления протокола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69FC2A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</w:p>
        </w:tc>
      </w:tr>
      <w:tr w:rsidR="00425AB0" w:rsidRPr="00724833" w14:paraId="20BDB53C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E152E4" w14:textId="77777777" w:rsidR="005C45BB" w:rsidRPr="00C01108" w:rsidRDefault="005C45BB" w:rsidP="005C45BB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35D962" w14:textId="75FD6723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E1554E" w14:textId="156AA8B9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923681" w14:textId="37D77030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41A9F1" w14:textId="5EF7B701" w:rsidR="005C45BB" w:rsidRPr="00C01108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213A14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:rsidRPr="00724833" w14:paraId="06541546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2EB211" w14:textId="77777777" w:rsidR="005C45BB" w:rsidRPr="00C01108" w:rsidRDefault="005C45BB" w:rsidP="005C45BB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721F26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docNumber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21E113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C481E0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Т(1-100)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B73E78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Номер документа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E48878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:rsidRPr="009B4637" w14:paraId="337C69CE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C0E250" w14:textId="77777777" w:rsidR="005C45BB" w:rsidRPr="00C01108" w:rsidRDefault="005C45BB" w:rsidP="005C45BB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B706A2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href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863A16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6F318A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T(1-1024)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CC42E9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2FE54B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:rsidRPr="00724833" w14:paraId="6FEED89B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F3CB78" w14:textId="77777777" w:rsidR="005C45BB" w:rsidRPr="00C01108" w:rsidRDefault="005C45BB" w:rsidP="005C45BB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D186F3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printForm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32CF47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4696B4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S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107546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Печатная форма документа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6FB7E7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3928C5" w:rsidRPr="00724833" w14:paraId="269D44DD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633615" w14:textId="77777777" w:rsidR="003928C5" w:rsidRPr="00C01108" w:rsidRDefault="003928C5" w:rsidP="000C5581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1E7408" w14:textId="28CA522B" w:rsidR="003928C5" w:rsidRPr="00C01108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63DC8" w14:textId="5F319DDC" w:rsidR="003928C5" w:rsidRPr="00C01108" w:rsidRDefault="003928C5" w:rsidP="000C5581">
            <w:pPr>
              <w:spacing w:before="0" w:after="0"/>
              <w:jc w:val="center"/>
              <w:rPr>
                <w:sz w:val="20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8D1605" w14:textId="4CA91A5F" w:rsidR="003928C5" w:rsidRPr="00C01108" w:rsidRDefault="003928C5" w:rsidP="000C5581">
            <w:pPr>
              <w:spacing w:before="0" w:after="0"/>
              <w:jc w:val="center"/>
              <w:rPr>
                <w:sz w:val="20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929B07" w14:textId="6E253925" w:rsidR="003928C5" w:rsidRPr="00C01108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39AED6" w14:textId="0D650DF6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025233E3" w14:textId="77F4FE10" w:rsidR="003928C5" w:rsidRPr="00C01108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425AB0" w:rsidRPr="00724833" w14:paraId="2C7B7A11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F89B49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6A056E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435723">
              <w:rPr>
                <w:sz w:val="20"/>
              </w:rPr>
              <w:t>purchaseObjectInfo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5F127E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555B30" w14:textId="77777777" w:rsidR="005C45BB" w:rsidRPr="00435723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984477" w14:textId="77777777" w:rsidR="005C45BB" w:rsidRDefault="005C45BB" w:rsidP="005C45BB">
            <w:pPr>
              <w:spacing w:before="0" w:after="0"/>
              <w:rPr>
                <w:sz w:val="20"/>
              </w:rPr>
            </w:pPr>
            <w:r w:rsidRPr="00435723">
              <w:rPr>
                <w:sz w:val="20"/>
              </w:rPr>
              <w:t>Наименование объекта закупки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873EA8" w14:textId="77777777" w:rsidR="005C45BB" w:rsidRPr="006F350D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:rsidRPr="00724833" w14:paraId="2EAD0100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069926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2DF868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15191">
              <w:rPr>
                <w:sz w:val="20"/>
              </w:rPr>
              <w:t>purchaseResponsible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9F9111" w14:textId="77777777" w:rsidR="005C45BB" w:rsidRPr="00915191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8CE024" w14:textId="77777777" w:rsidR="005C45BB" w:rsidRPr="00915191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S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7F89F0" w14:textId="77777777" w:rsidR="005C45BB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об организации, осуществляющей закупку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DB9342" w14:textId="77777777" w:rsidR="005C45BB" w:rsidRPr="006F350D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:rsidRPr="00724833" w14:paraId="58C6F8C5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0C356A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6A0A3B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C463F8">
              <w:rPr>
                <w:sz w:val="20"/>
              </w:rPr>
              <w:t>placingWay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177AC4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CD51F3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CD9938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C463F8">
              <w:rPr>
                <w:sz w:val="20"/>
              </w:rPr>
              <w:t>Подспособ определения поставщика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7BB476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724833" w14:paraId="11A933E0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42789A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19A062" w14:textId="77777777" w:rsidR="005C45BB" w:rsidRPr="00876CC2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l</w:t>
            </w:r>
            <w:r>
              <w:rPr>
                <w:sz w:val="20"/>
              </w:rPr>
              <w:t>ot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2AB3C8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3FD3E0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B01883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Лот</w:t>
            </w:r>
            <w:r w:rsidRPr="001A4780">
              <w:rPr>
                <w:sz w:val="20"/>
              </w:rPr>
              <w:t xml:space="preserve"> извещения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A90ECB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73028F" w:rsidRPr="00724833" w14:paraId="1CD9DB02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4AF4C6" w14:textId="77777777" w:rsidR="0073028F" w:rsidRPr="001A4780" w:rsidRDefault="0073028F" w:rsidP="00AA6519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9CF878" w14:textId="11183DBF" w:rsidR="0073028F" w:rsidRPr="00876CC2" w:rsidRDefault="0073028F" w:rsidP="00AA6519">
            <w:pPr>
              <w:spacing w:before="0" w:after="0"/>
              <w:rPr>
                <w:sz w:val="20"/>
              </w:rPr>
            </w:pPr>
            <w:r w:rsidRPr="0073028F">
              <w:rPr>
                <w:sz w:val="20"/>
                <w:lang w:val="en-US"/>
              </w:rPr>
              <w:t>okpd2okved2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F4D156" w14:textId="5D1435AC" w:rsidR="0073028F" w:rsidRPr="001A4780" w:rsidRDefault="0073028F" w:rsidP="00AA6519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0FA8FE" w14:textId="0FD6DE22" w:rsidR="0073028F" w:rsidRPr="0073028F" w:rsidRDefault="0073028F" w:rsidP="00AA6519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D30B2D" w14:textId="7ABFE4C2" w:rsidR="0073028F" w:rsidRPr="001A4780" w:rsidRDefault="0073028F" w:rsidP="00AA6519">
            <w:pPr>
              <w:spacing w:before="0" w:after="0"/>
              <w:rPr>
                <w:sz w:val="20"/>
              </w:rPr>
            </w:pPr>
            <w:r w:rsidRPr="0073028F">
              <w:rPr>
                <w:sz w:val="20"/>
              </w:rPr>
              <w:t>Классификация по ОКПД</w:t>
            </w:r>
            <w:proofErr w:type="gramStart"/>
            <w:r w:rsidRPr="0073028F">
              <w:rPr>
                <w:sz w:val="20"/>
              </w:rPr>
              <w:t>2</w:t>
            </w:r>
            <w:proofErr w:type="gramEnd"/>
            <w:r w:rsidRPr="0073028F">
              <w:rPr>
                <w:sz w:val="20"/>
              </w:rPr>
              <w:t>/ОКВЭД2. Элемент не используется в импорте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6098FD" w14:textId="77777777" w:rsidR="0073028F" w:rsidRPr="001A4780" w:rsidRDefault="0073028F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724833" w14:paraId="7AA3F976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37DFB5" w14:textId="77777777" w:rsidR="005C45BB" w:rsidRPr="0073028F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8DF999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protocolPublisher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AD2A11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338C97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S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A56276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BF0808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:rsidRPr="009B4637" w14:paraId="404CDA81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A62CE8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15C907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purchaseInfo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CDD80D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E641A4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S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70FF07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F49034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25AB0" w:rsidRPr="009B4637" w14:paraId="10D7A1AA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6768DE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2EFCF8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protocol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AB7449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98E539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S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9E60DF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Информация о протоколе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F72873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:rsidRPr="009B4637" w14:paraId="37925737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61C116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394A07" w14:textId="77777777" w:rsidR="005C45BB" w:rsidRDefault="005C45BB" w:rsidP="005C45BB">
            <w:pPr>
              <w:spacing w:before="0" w:after="0"/>
              <w:rPr>
                <w:sz w:val="20"/>
              </w:rPr>
            </w:pPr>
            <w:r w:rsidRPr="00846053">
              <w:rPr>
                <w:sz w:val="20"/>
              </w:rPr>
              <w:t>attachments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D9AAA3" w14:textId="77777777" w:rsidR="005C45BB" w:rsidRPr="00846053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73FC9D" w14:textId="77777777" w:rsidR="005C45BB" w:rsidRPr="00846053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AF053A" w14:textId="77777777" w:rsidR="005C45BB" w:rsidRDefault="005C45BB" w:rsidP="005C45BB">
            <w:pPr>
              <w:spacing w:before="0" w:after="0"/>
              <w:rPr>
                <w:sz w:val="20"/>
              </w:rPr>
            </w:pPr>
            <w:r w:rsidRPr="00846053">
              <w:rPr>
                <w:sz w:val="20"/>
              </w:rPr>
              <w:t>Документация об аукционе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685504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:rsidRPr="009B4637" w14:paraId="28D79490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28ADE1" w14:textId="77777777" w:rsidR="005C45BB" w:rsidRPr="00C01108" w:rsidRDefault="005C45BB" w:rsidP="005C45BB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A33C80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modification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54B0F9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161C52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S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4943CB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Основание внесения изменений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BA7998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090ECF" w14:paraId="33932BD7" w14:textId="77777777" w:rsidTr="007B233E">
        <w:tc>
          <w:tcPr>
            <w:tcW w:w="5000" w:type="pct"/>
            <w:gridSpan w:val="17"/>
            <w:shd w:val="clear" w:color="auto" w:fill="auto"/>
            <w:hideMark/>
          </w:tcPr>
          <w:p w14:paraId="716B11B4" w14:textId="77777777" w:rsidR="005C45BB" w:rsidRPr="00090ECF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Информация об организации, осуществляющей закупку</w:t>
            </w:r>
          </w:p>
        </w:tc>
      </w:tr>
      <w:tr w:rsidR="00425AB0" w:rsidRPr="001A4780" w14:paraId="234948A6" w14:textId="77777777" w:rsidTr="007B233E">
        <w:tc>
          <w:tcPr>
            <w:tcW w:w="752" w:type="pct"/>
            <w:shd w:val="clear" w:color="auto" w:fill="auto"/>
            <w:hideMark/>
          </w:tcPr>
          <w:p w14:paraId="30059DEA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15191">
              <w:rPr>
                <w:sz w:val="20"/>
              </w:rPr>
              <w:t>purchaseResponsible</w:t>
            </w:r>
          </w:p>
        </w:tc>
        <w:tc>
          <w:tcPr>
            <w:tcW w:w="817" w:type="pct"/>
            <w:shd w:val="clear" w:color="auto" w:fill="auto"/>
            <w:hideMark/>
          </w:tcPr>
          <w:p w14:paraId="6287E66F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41" w:type="pct"/>
            <w:gridSpan w:val="3"/>
            <w:shd w:val="clear" w:color="auto" w:fill="auto"/>
            <w:hideMark/>
          </w:tcPr>
          <w:p w14:paraId="12A014A8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394" w:type="pct"/>
            <w:gridSpan w:val="4"/>
            <w:shd w:val="clear" w:color="auto" w:fill="auto"/>
            <w:hideMark/>
          </w:tcPr>
          <w:p w14:paraId="22452CD3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61" w:type="pct"/>
            <w:gridSpan w:val="3"/>
            <w:shd w:val="clear" w:color="auto" w:fill="auto"/>
            <w:hideMark/>
          </w:tcPr>
          <w:p w14:paraId="52D5728B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35" w:type="pct"/>
            <w:gridSpan w:val="5"/>
            <w:shd w:val="clear" w:color="auto" w:fill="auto"/>
            <w:hideMark/>
          </w:tcPr>
          <w:p w14:paraId="61981ACE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1A4780" w14:paraId="271A41D7" w14:textId="77777777" w:rsidTr="007B233E">
        <w:tc>
          <w:tcPr>
            <w:tcW w:w="752" w:type="pct"/>
            <w:shd w:val="clear" w:color="auto" w:fill="auto"/>
            <w:hideMark/>
          </w:tcPr>
          <w:p w14:paraId="4D74CCCA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14E13BF9" w14:textId="77777777" w:rsidR="005C45BB" w:rsidRPr="00BB108F" w:rsidRDefault="005C45BB" w:rsidP="005C45BB">
            <w:pPr>
              <w:spacing w:before="0" w:after="0"/>
              <w:rPr>
                <w:sz w:val="20"/>
                <w:lang w:val="en-US"/>
              </w:rPr>
            </w:pPr>
            <w:r w:rsidRPr="00BB108F">
              <w:rPr>
                <w:sz w:val="20"/>
                <w:lang w:val="en-US"/>
              </w:rPr>
              <w:t>responsibleOrg</w:t>
            </w:r>
          </w:p>
        </w:tc>
        <w:tc>
          <w:tcPr>
            <w:tcW w:w="241" w:type="pct"/>
            <w:gridSpan w:val="3"/>
            <w:shd w:val="clear" w:color="auto" w:fill="auto"/>
            <w:hideMark/>
          </w:tcPr>
          <w:p w14:paraId="1FC68A17" w14:textId="77777777" w:rsidR="005C45BB" w:rsidRPr="00BB108F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94" w:type="pct"/>
            <w:gridSpan w:val="4"/>
            <w:shd w:val="clear" w:color="auto" w:fill="auto"/>
            <w:hideMark/>
          </w:tcPr>
          <w:p w14:paraId="1EAC4489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61" w:type="pct"/>
            <w:gridSpan w:val="3"/>
            <w:shd w:val="clear" w:color="auto" w:fill="auto"/>
            <w:hideMark/>
          </w:tcPr>
          <w:p w14:paraId="51CE0DBE" w14:textId="77777777" w:rsidR="005C45BB" w:rsidRPr="00BB108F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Организация, </w:t>
            </w:r>
            <w:r>
              <w:rPr>
                <w:sz w:val="20"/>
                <w:lang w:val="en-US"/>
              </w:rPr>
              <w:t>осуществляющая закупку</w:t>
            </w:r>
          </w:p>
        </w:tc>
        <w:tc>
          <w:tcPr>
            <w:tcW w:w="1335" w:type="pct"/>
            <w:gridSpan w:val="5"/>
            <w:shd w:val="clear" w:color="auto" w:fill="auto"/>
            <w:hideMark/>
          </w:tcPr>
          <w:p w14:paraId="68F200EC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6A7CC2" w14:paraId="09807AC7" w14:textId="77777777" w:rsidTr="007B233E">
        <w:tc>
          <w:tcPr>
            <w:tcW w:w="752" w:type="pct"/>
            <w:shd w:val="clear" w:color="auto" w:fill="auto"/>
            <w:hideMark/>
          </w:tcPr>
          <w:p w14:paraId="355CA25C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3DCD6150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responsibleRole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41" w:type="pct"/>
            <w:gridSpan w:val="3"/>
            <w:shd w:val="clear" w:color="auto" w:fill="auto"/>
            <w:hideMark/>
          </w:tcPr>
          <w:p w14:paraId="0B1B1541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94" w:type="pct"/>
            <w:gridSpan w:val="4"/>
            <w:shd w:val="clear" w:color="auto" w:fill="auto"/>
            <w:hideMark/>
          </w:tcPr>
          <w:p w14:paraId="290B1443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61" w:type="pct"/>
            <w:gridSpan w:val="3"/>
            <w:shd w:val="clear" w:color="auto" w:fill="auto"/>
            <w:hideMark/>
          </w:tcPr>
          <w:p w14:paraId="29152A47" w14:textId="77777777" w:rsidR="005C45BB" w:rsidRPr="006A7CC2" w:rsidRDefault="005C45BB" w:rsidP="005C45BB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Роль организации, осуществляющей закупку</w:t>
            </w:r>
          </w:p>
          <w:p w14:paraId="2C03BAC3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1335" w:type="pct"/>
            <w:gridSpan w:val="5"/>
            <w:shd w:val="clear" w:color="auto" w:fill="auto"/>
            <w:hideMark/>
          </w:tcPr>
          <w:p w14:paraId="3EF6009C" w14:textId="77777777" w:rsidR="00200D5B" w:rsidRPr="006A7CC2" w:rsidRDefault="00200D5B" w:rsidP="00200D5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Допустимые значения: </w:t>
            </w:r>
          </w:p>
          <w:p w14:paraId="7E8229F3" w14:textId="77777777" w:rsidR="00200D5B" w:rsidRPr="006A7CC2" w:rsidRDefault="00200D5B" w:rsidP="00200D5B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CU - Заказчик;</w:t>
            </w:r>
          </w:p>
          <w:p w14:paraId="629041D7" w14:textId="77777777" w:rsidR="00200D5B" w:rsidRPr="006A7CC2" w:rsidRDefault="00200D5B" w:rsidP="00200D5B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OCU - Заказчик в качестве организатора </w:t>
            </w:r>
            <w:r w:rsidRPr="00440193">
              <w:rPr>
                <w:sz w:val="20"/>
              </w:rPr>
              <w:t xml:space="preserve">совместного конкурса (аукциона) согласно ст. 25 </w:t>
            </w:r>
            <w:r>
              <w:rPr>
                <w:sz w:val="20"/>
              </w:rPr>
              <w:t>Закона №</w:t>
            </w:r>
            <w:r w:rsidRPr="00440193">
              <w:rPr>
                <w:sz w:val="20"/>
              </w:rPr>
              <w:t>44ФЗ</w:t>
            </w:r>
            <w:r w:rsidRPr="006A7CC2">
              <w:rPr>
                <w:sz w:val="20"/>
              </w:rPr>
              <w:t>;</w:t>
            </w:r>
          </w:p>
          <w:p w14:paraId="533ACAF8" w14:textId="77777777" w:rsidR="00200D5B" w:rsidRPr="006A7CC2" w:rsidRDefault="00200D5B" w:rsidP="00200D5B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RA - Уполномоченный орган;</w:t>
            </w:r>
          </w:p>
          <w:p w14:paraId="11895B39" w14:textId="77777777" w:rsidR="00200D5B" w:rsidRPr="006A7CC2" w:rsidRDefault="00200D5B" w:rsidP="00200D5B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ORA- Уполномоченный орган в качестве организатора </w:t>
            </w:r>
            <w:r w:rsidRPr="00440193">
              <w:rPr>
                <w:sz w:val="20"/>
              </w:rPr>
              <w:t xml:space="preserve">совместного конкурса (аукциона) согласно ст. 25 </w:t>
            </w:r>
            <w:r>
              <w:rPr>
                <w:sz w:val="20"/>
              </w:rPr>
              <w:t>Закона №</w:t>
            </w:r>
            <w:r w:rsidRPr="00440193">
              <w:rPr>
                <w:sz w:val="20"/>
              </w:rPr>
              <w:t>44ФЗ</w:t>
            </w:r>
            <w:r w:rsidRPr="006A7CC2">
              <w:rPr>
                <w:sz w:val="20"/>
              </w:rPr>
              <w:t>;</w:t>
            </w:r>
          </w:p>
          <w:p w14:paraId="5D7D45FD" w14:textId="77777777" w:rsidR="00200D5B" w:rsidRPr="006A7CC2" w:rsidRDefault="00200D5B" w:rsidP="00200D5B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AI - Уполномоченное учреждение;</w:t>
            </w:r>
          </w:p>
          <w:p w14:paraId="29F2E22A" w14:textId="77777777" w:rsidR="00200D5B" w:rsidRPr="006A7CC2" w:rsidRDefault="00200D5B" w:rsidP="00200D5B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OAI- Уполномоченное учреждение в качестве организатора </w:t>
            </w:r>
            <w:r w:rsidRPr="00440193">
              <w:rPr>
                <w:sz w:val="20"/>
              </w:rPr>
              <w:t xml:space="preserve">совместного конкурса (аукциона) согласно ст. 25 </w:t>
            </w:r>
            <w:r>
              <w:rPr>
                <w:sz w:val="20"/>
              </w:rPr>
              <w:t>Закона №</w:t>
            </w:r>
            <w:r w:rsidRPr="00440193">
              <w:rPr>
                <w:sz w:val="20"/>
              </w:rPr>
              <w:t>44ФЗ</w:t>
            </w:r>
            <w:r w:rsidRPr="006A7CC2">
              <w:rPr>
                <w:sz w:val="20"/>
              </w:rPr>
              <w:t>;</w:t>
            </w:r>
          </w:p>
          <w:p w14:paraId="65DB2445" w14:textId="77777777" w:rsidR="00200D5B" w:rsidRPr="006A7CC2" w:rsidRDefault="00200D5B" w:rsidP="00200D5B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OA - Организация, осуществляющая полномочия заказчика на осуществление закупок на основании договора (соглашения);</w:t>
            </w:r>
          </w:p>
          <w:p w14:paraId="230B620E" w14:textId="77777777" w:rsidR="00200D5B" w:rsidRPr="00FF643A" w:rsidRDefault="00200D5B" w:rsidP="00200D5B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OOA- Организация, осуществляющая полномочия заказчика на осуществление закупок на основании договора (соглашения) в качестве организатора </w:t>
            </w:r>
            <w:r w:rsidRPr="00440193">
              <w:rPr>
                <w:sz w:val="20"/>
              </w:rPr>
              <w:t xml:space="preserve">совместного конкурса (аукциона) согласно ст. 25 </w:t>
            </w:r>
            <w:r>
              <w:rPr>
                <w:sz w:val="20"/>
              </w:rPr>
              <w:t>Закона №</w:t>
            </w:r>
            <w:r w:rsidRPr="00440193">
              <w:rPr>
                <w:sz w:val="20"/>
              </w:rPr>
              <w:t>44ФЗ</w:t>
            </w:r>
            <w:r w:rsidRPr="006A7CC2">
              <w:rPr>
                <w:sz w:val="20"/>
              </w:rPr>
              <w:t>;</w:t>
            </w:r>
          </w:p>
          <w:p w14:paraId="06BD77A6" w14:textId="77777777" w:rsidR="00200D5B" w:rsidRPr="008A7297" w:rsidRDefault="00200D5B" w:rsidP="00200D5B">
            <w:pPr>
              <w:spacing w:before="0" w:after="0"/>
              <w:rPr>
                <w:sz w:val="20"/>
              </w:rPr>
            </w:pPr>
            <w:r w:rsidRPr="008A7297">
              <w:rPr>
                <w:sz w:val="20"/>
                <w:lang w:val="en-US"/>
              </w:rPr>
              <w:t>CS</w:t>
            </w:r>
            <w:r w:rsidRPr="008A7297">
              <w:rPr>
                <w:sz w:val="20"/>
              </w:rPr>
              <w:t xml:space="preserve"> - Заказчик, осуществляющий закупки в соответствии с частью 5 статьи 15 Федерального закона № 44-ФЗ;</w:t>
            </w:r>
          </w:p>
          <w:p w14:paraId="2DA3D680" w14:textId="77777777" w:rsidR="00200D5B" w:rsidRPr="008A7297" w:rsidRDefault="00200D5B" w:rsidP="00200D5B">
            <w:pPr>
              <w:spacing w:before="0" w:after="0"/>
              <w:rPr>
                <w:sz w:val="20"/>
              </w:rPr>
            </w:pPr>
            <w:r w:rsidRPr="008A7297">
              <w:rPr>
                <w:sz w:val="20"/>
                <w:lang w:val="en-US"/>
              </w:rPr>
              <w:t>OCS</w:t>
            </w:r>
            <w:r w:rsidRPr="008A7297">
              <w:rPr>
                <w:sz w:val="20"/>
              </w:rPr>
              <w:t xml:space="preserve"> -  Заказчик, осуществляющий закупки в соответствии с частью 5 статьи 15 Федерального закона № 44-ФЗ, в качестве организатора совместного конкурса (аукциона) согласно ст. 25 №44ФЗ;</w:t>
            </w:r>
          </w:p>
          <w:p w14:paraId="0168B303" w14:textId="77777777" w:rsidR="00200D5B" w:rsidRPr="008A7297" w:rsidRDefault="00200D5B" w:rsidP="00200D5B">
            <w:pPr>
              <w:spacing w:before="0" w:after="0"/>
              <w:rPr>
                <w:sz w:val="20"/>
              </w:rPr>
            </w:pPr>
            <w:r w:rsidRPr="008A7297">
              <w:rPr>
                <w:sz w:val="20"/>
                <w:lang w:val="en-US"/>
              </w:rPr>
              <w:t>CC</w:t>
            </w:r>
            <w:r w:rsidRPr="008A7297">
              <w:rPr>
                <w:sz w:val="20"/>
              </w:rPr>
              <w:t xml:space="preserve"> - Заказчик, осуществляющий закупки в соответствии с Федеральным законом № 44-ФЗ, в связи с неразмещением положения о закупке в соответствии с положениями Федерального закона № 223-ФЗ;</w:t>
            </w:r>
          </w:p>
          <w:p w14:paraId="28A82AA5" w14:textId="77777777" w:rsidR="00200D5B" w:rsidRPr="008A7297" w:rsidRDefault="00200D5B" w:rsidP="00200D5B">
            <w:pPr>
              <w:spacing w:before="0" w:after="0"/>
              <w:rPr>
                <w:sz w:val="20"/>
              </w:rPr>
            </w:pPr>
            <w:r w:rsidRPr="008A7297">
              <w:rPr>
                <w:sz w:val="20"/>
                <w:lang w:val="en-US"/>
              </w:rPr>
              <w:t>OCC</w:t>
            </w:r>
            <w:r w:rsidRPr="008A7297">
              <w:rPr>
                <w:sz w:val="20"/>
              </w:rPr>
              <w:t xml:space="preserve"> - Заказчик, осуществляющий закупки в соответствии с Федеральным законом № 44-ФЗ, в связи с неразмещением положения о закупке в соответствии с положениями Федерального закона № 223-ФЗ,</w:t>
            </w:r>
          </w:p>
          <w:p w14:paraId="5678CA64" w14:textId="77777777" w:rsidR="00200D5B" w:rsidRPr="008A7297" w:rsidRDefault="00200D5B" w:rsidP="00200D5B">
            <w:pPr>
              <w:spacing w:before="0" w:after="0"/>
              <w:rPr>
                <w:sz w:val="20"/>
              </w:rPr>
            </w:pPr>
            <w:r w:rsidRPr="008A7297">
              <w:rPr>
                <w:sz w:val="20"/>
              </w:rPr>
              <w:t>в качестве организатора совместного конкурса (аукциона) согласно ст. 25 №44ФЗ;</w:t>
            </w:r>
          </w:p>
          <w:p w14:paraId="72F94A7C" w14:textId="77777777" w:rsidR="00200D5B" w:rsidRPr="008A7297" w:rsidRDefault="00200D5B" w:rsidP="00200D5B">
            <w:pPr>
              <w:spacing w:before="0" w:after="0"/>
              <w:rPr>
                <w:sz w:val="20"/>
              </w:rPr>
            </w:pPr>
            <w:r w:rsidRPr="008A7297">
              <w:rPr>
                <w:sz w:val="20"/>
                <w:lang w:val="en-US"/>
              </w:rPr>
              <w:t>AU</w:t>
            </w:r>
            <w:r w:rsidRPr="008A7297">
              <w:rPr>
                <w:sz w:val="20"/>
              </w:rPr>
              <w:t xml:space="preserve"> - Заказчик, осуществляющий закупку на проведение обязательного аудита (код </w:t>
            </w:r>
            <w:r w:rsidRPr="008A7297">
              <w:rPr>
                <w:sz w:val="20"/>
                <w:lang w:val="en-US"/>
              </w:rPr>
              <w:t>AU</w:t>
            </w:r>
            <w:r w:rsidRPr="008A7297">
              <w:rPr>
                <w:sz w:val="20"/>
              </w:rPr>
              <w:t>);</w:t>
            </w:r>
          </w:p>
          <w:p w14:paraId="52650BBF" w14:textId="60AB6BB5" w:rsidR="005C45BB" w:rsidRPr="006A7CC2" w:rsidRDefault="00200D5B" w:rsidP="00200D5B">
            <w:pPr>
              <w:spacing w:before="0" w:after="0"/>
              <w:rPr>
                <w:sz w:val="20"/>
              </w:rPr>
            </w:pPr>
            <w:r w:rsidRPr="008A7297">
              <w:rPr>
                <w:sz w:val="20"/>
                <w:lang w:val="en-US"/>
              </w:rPr>
              <w:t>OAU</w:t>
            </w:r>
            <w:r w:rsidRPr="008A7297">
              <w:rPr>
                <w:sz w:val="20"/>
              </w:rPr>
              <w:t xml:space="preserve"> - Заказчик, осуществляющий закупку на проведение обязательного аудита (код </w:t>
            </w:r>
            <w:r w:rsidRPr="008A7297">
              <w:rPr>
                <w:sz w:val="20"/>
                <w:lang w:val="en-US"/>
              </w:rPr>
              <w:t>AU</w:t>
            </w:r>
            <w:r w:rsidRPr="008A7297">
              <w:rPr>
                <w:sz w:val="20"/>
              </w:rPr>
              <w:t>), в качестве организатора совместного конкурса (аукциона) согласно ст. 25 №44ФЗ.</w:t>
            </w:r>
          </w:p>
        </w:tc>
      </w:tr>
      <w:tr w:rsidR="00425AB0" w:rsidRPr="001A4780" w14:paraId="25A8E78D" w14:textId="77777777" w:rsidTr="007B233E">
        <w:tc>
          <w:tcPr>
            <w:tcW w:w="752" w:type="pct"/>
            <w:shd w:val="clear" w:color="auto" w:fill="auto"/>
            <w:hideMark/>
          </w:tcPr>
          <w:p w14:paraId="20F2D659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1F15D4B3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3E7DD7">
              <w:rPr>
                <w:sz w:val="20"/>
              </w:rPr>
              <w:t>responsibleInfo</w:t>
            </w:r>
          </w:p>
        </w:tc>
        <w:tc>
          <w:tcPr>
            <w:tcW w:w="241" w:type="pct"/>
            <w:gridSpan w:val="3"/>
            <w:shd w:val="clear" w:color="auto" w:fill="auto"/>
            <w:hideMark/>
          </w:tcPr>
          <w:p w14:paraId="238D8BA1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94" w:type="pct"/>
            <w:gridSpan w:val="4"/>
            <w:shd w:val="clear" w:color="auto" w:fill="auto"/>
            <w:hideMark/>
          </w:tcPr>
          <w:p w14:paraId="08326699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61" w:type="pct"/>
            <w:gridSpan w:val="3"/>
            <w:shd w:val="clear" w:color="auto" w:fill="auto"/>
            <w:hideMark/>
          </w:tcPr>
          <w:p w14:paraId="1096BD86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3E7DD7">
              <w:rPr>
                <w:sz w:val="20"/>
              </w:rPr>
              <w:t>Контактная организация</w:t>
            </w:r>
          </w:p>
        </w:tc>
        <w:tc>
          <w:tcPr>
            <w:tcW w:w="1335" w:type="pct"/>
            <w:gridSpan w:val="5"/>
            <w:shd w:val="clear" w:color="auto" w:fill="auto"/>
            <w:hideMark/>
          </w:tcPr>
          <w:p w14:paraId="01F16B2A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1A4780" w14:paraId="42DF1B08" w14:textId="77777777" w:rsidTr="007B233E">
        <w:tc>
          <w:tcPr>
            <w:tcW w:w="752" w:type="pct"/>
            <w:shd w:val="clear" w:color="auto" w:fill="auto"/>
            <w:hideMark/>
          </w:tcPr>
          <w:p w14:paraId="5BC7D607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1C6AB82A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3E7DD7">
              <w:rPr>
                <w:sz w:val="20"/>
              </w:rPr>
              <w:t>specializedOrg</w:t>
            </w:r>
          </w:p>
        </w:tc>
        <w:tc>
          <w:tcPr>
            <w:tcW w:w="241" w:type="pct"/>
            <w:gridSpan w:val="3"/>
            <w:shd w:val="clear" w:color="auto" w:fill="auto"/>
            <w:hideMark/>
          </w:tcPr>
          <w:p w14:paraId="4527F322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94" w:type="pct"/>
            <w:gridSpan w:val="4"/>
            <w:shd w:val="clear" w:color="auto" w:fill="auto"/>
            <w:hideMark/>
          </w:tcPr>
          <w:p w14:paraId="28A72AF5" w14:textId="77777777" w:rsidR="005C45BB" w:rsidRPr="000045F0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61" w:type="pct"/>
            <w:gridSpan w:val="3"/>
            <w:shd w:val="clear" w:color="auto" w:fill="auto"/>
            <w:hideMark/>
          </w:tcPr>
          <w:p w14:paraId="3027B70C" w14:textId="77777777" w:rsidR="005C45BB" w:rsidRPr="00551D9C" w:rsidRDefault="005C45BB" w:rsidP="005C45BB">
            <w:pPr>
              <w:spacing w:before="0" w:after="0"/>
              <w:rPr>
                <w:sz w:val="20"/>
              </w:rPr>
            </w:pPr>
            <w:r w:rsidRPr="006C1A17">
              <w:rPr>
                <w:sz w:val="20"/>
              </w:rPr>
              <w:t>Специализированная организация</w:t>
            </w:r>
          </w:p>
        </w:tc>
        <w:tc>
          <w:tcPr>
            <w:tcW w:w="1335" w:type="pct"/>
            <w:gridSpan w:val="5"/>
            <w:shd w:val="clear" w:color="auto" w:fill="auto"/>
            <w:hideMark/>
          </w:tcPr>
          <w:p w14:paraId="7EA60A1E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AC072C" w14:paraId="62943B24" w14:textId="77777777" w:rsidTr="007B233E">
        <w:tc>
          <w:tcPr>
            <w:tcW w:w="5000" w:type="pct"/>
            <w:gridSpan w:val="17"/>
            <w:shd w:val="clear" w:color="auto" w:fill="auto"/>
            <w:hideMark/>
          </w:tcPr>
          <w:p w14:paraId="041CDE99" w14:textId="77777777" w:rsidR="005C45BB" w:rsidRPr="00AC072C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  <w:r w:rsidRPr="00AC072C">
              <w:rPr>
                <w:b/>
                <w:sz w:val="20"/>
              </w:rPr>
              <w:t xml:space="preserve">Организация, </w:t>
            </w:r>
            <w:r w:rsidRPr="00AC072C">
              <w:rPr>
                <w:b/>
                <w:sz w:val="20"/>
                <w:lang w:val="en-US"/>
              </w:rPr>
              <w:t>осуществляющая закупку</w:t>
            </w:r>
          </w:p>
        </w:tc>
      </w:tr>
      <w:tr w:rsidR="00425AB0" w:rsidRPr="001A4780" w14:paraId="01CE1BBD" w14:textId="77777777" w:rsidTr="007B233E">
        <w:trPr>
          <w:gridAfter w:val="3"/>
          <w:wAfter w:w="23" w:type="pct"/>
        </w:trPr>
        <w:tc>
          <w:tcPr>
            <w:tcW w:w="752" w:type="pct"/>
            <w:shd w:val="clear" w:color="auto" w:fill="auto"/>
            <w:hideMark/>
          </w:tcPr>
          <w:p w14:paraId="6BADD0AE" w14:textId="77777777" w:rsidR="005C45BB" w:rsidRPr="00055C83" w:rsidRDefault="005C45BB" w:rsidP="005C45BB">
            <w:pPr>
              <w:spacing w:before="0" w:after="0"/>
              <w:rPr>
                <w:b/>
                <w:sz w:val="20"/>
              </w:rPr>
            </w:pPr>
            <w:r w:rsidRPr="00055C83">
              <w:rPr>
                <w:b/>
                <w:sz w:val="20"/>
                <w:lang w:val="en-US"/>
              </w:rPr>
              <w:t>responsibleOrg</w:t>
            </w:r>
          </w:p>
        </w:tc>
        <w:tc>
          <w:tcPr>
            <w:tcW w:w="817" w:type="pct"/>
            <w:shd w:val="clear" w:color="auto" w:fill="auto"/>
            <w:hideMark/>
          </w:tcPr>
          <w:p w14:paraId="062BA60A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538D86A7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343" w:type="pct"/>
            <w:shd w:val="clear" w:color="auto" w:fill="auto"/>
            <w:hideMark/>
          </w:tcPr>
          <w:p w14:paraId="77739745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287F33C5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296" w:type="pct"/>
            <w:shd w:val="clear" w:color="auto" w:fill="auto"/>
            <w:hideMark/>
          </w:tcPr>
          <w:p w14:paraId="32F1D03A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1A4780" w14:paraId="0C34FDF5" w14:textId="77777777" w:rsidTr="007B233E">
        <w:trPr>
          <w:gridAfter w:val="3"/>
          <w:wAfter w:w="23" w:type="pct"/>
        </w:trPr>
        <w:tc>
          <w:tcPr>
            <w:tcW w:w="752" w:type="pct"/>
            <w:shd w:val="clear" w:color="auto" w:fill="auto"/>
            <w:hideMark/>
          </w:tcPr>
          <w:p w14:paraId="5B0ACCE4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48633F9D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228C5363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43" w:type="pct"/>
            <w:shd w:val="clear" w:color="auto" w:fill="auto"/>
            <w:hideMark/>
          </w:tcPr>
          <w:p w14:paraId="7C67BF46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3321D71E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296" w:type="pct"/>
            <w:shd w:val="clear" w:color="auto" w:fill="auto"/>
            <w:hideMark/>
          </w:tcPr>
          <w:p w14:paraId="344668F3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\d{1,11}</w:t>
            </w:r>
            <w:r>
              <w:rPr>
                <w:sz w:val="20"/>
              </w:rPr>
              <w:t xml:space="preserve"> </w:t>
            </w:r>
          </w:p>
        </w:tc>
      </w:tr>
      <w:tr w:rsidR="007B233E" w:rsidRPr="001A4780" w14:paraId="78C4BD32" w14:textId="77777777" w:rsidTr="007B233E">
        <w:trPr>
          <w:gridAfter w:val="3"/>
          <w:wAfter w:w="23" w:type="pct"/>
        </w:trPr>
        <w:tc>
          <w:tcPr>
            <w:tcW w:w="752" w:type="pct"/>
            <w:shd w:val="clear" w:color="auto" w:fill="auto"/>
            <w:hideMark/>
          </w:tcPr>
          <w:p w14:paraId="4AD759E4" w14:textId="77777777" w:rsidR="007B233E" w:rsidRPr="001A4780" w:rsidRDefault="007B233E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42A069C7" w14:textId="2156FF46" w:rsidR="007B233E" w:rsidRPr="001A4780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1F06CAFD" w14:textId="0C363DFE" w:rsidR="007B233E" w:rsidRPr="001A4780" w:rsidRDefault="007B233E" w:rsidP="007B233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343" w:type="pct"/>
            <w:shd w:val="clear" w:color="auto" w:fill="auto"/>
            <w:hideMark/>
          </w:tcPr>
          <w:p w14:paraId="62A621A0" w14:textId="294B1D83" w:rsidR="007B233E" w:rsidRPr="001A4780" w:rsidRDefault="007B233E" w:rsidP="007B233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1A64EF8A" w14:textId="47EB6B89" w:rsidR="007B233E" w:rsidRPr="001A4780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296" w:type="pct"/>
            <w:shd w:val="clear" w:color="auto" w:fill="auto"/>
            <w:hideMark/>
          </w:tcPr>
          <w:p w14:paraId="044FC00E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02879AF4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2D4630A4" w14:textId="27502928" w:rsidR="007B233E" w:rsidRPr="001A4780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425AB0" w:rsidRPr="001A4780" w14:paraId="2B77A346" w14:textId="77777777" w:rsidTr="007B233E">
        <w:trPr>
          <w:gridAfter w:val="3"/>
          <w:wAfter w:w="23" w:type="pct"/>
        </w:trPr>
        <w:tc>
          <w:tcPr>
            <w:tcW w:w="752" w:type="pct"/>
            <w:shd w:val="clear" w:color="auto" w:fill="auto"/>
            <w:hideMark/>
          </w:tcPr>
          <w:p w14:paraId="67FF6503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4BD30918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7A10B1DC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43" w:type="pct"/>
            <w:shd w:val="clear" w:color="auto" w:fill="auto"/>
            <w:hideMark/>
          </w:tcPr>
          <w:p w14:paraId="6D844473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0642CF77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296" w:type="pct"/>
            <w:shd w:val="clear" w:color="auto" w:fill="auto"/>
            <w:hideMark/>
          </w:tcPr>
          <w:p w14:paraId="4C1DBA0F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14:paraId="69A563BE" w14:textId="77777777" w:rsidTr="007B233E">
        <w:trPr>
          <w:gridAfter w:val="3"/>
          <w:wAfter w:w="23" w:type="pct"/>
          <w:trHeight w:val="148"/>
        </w:trPr>
        <w:tc>
          <w:tcPr>
            <w:tcW w:w="752" w:type="pct"/>
            <w:shd w:val="clear" w:color="auto" w:fill="auto"/>
            <w:hideMark/>
          </w:tcPr>
          <w:p w14:paraId="27BF7565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770769AC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726DDE59" w14:textId="77777777" w:rsidR="005C45BB" w:rsidRPr="00AC072C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43" w:type="pct"/>
            <w:shd w:val="clear" w:color="auto" w:fill="auto"/>
            <w:hideMark/>
          </w:tcPr>
          <w:p w14:paraId="7BF7E7B3" w14:textId="77777777" w:rsidR="005C45BB" w:rsidRPr="00921E2F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7080C977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296" w:type="pct"/>
            <w:shd w:val="clear" w:color="auto" w:fill="auto"/>
            <w:hideMark/>
          </w:tcPr>
          <w:p w14:paraId="17BDDBC9" w14:textId="77777777" w:rsidR="005C45BB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14:paraId="6FEDA184" w14:textId="77777777" w:rsidTr="007B233E">
        <w:trPr>
          <w:gridAfter w:val="3"/>
          <w:wAfter w:w="23" w:type="pct"/>
          <w:trHeight w:val="148"/>
        </w:trPr>
        <w:tc>
          <w:tcPr>
            <w:tcW w:w="752" w:type="pct"/>
            <w:shd w:val="clear" w:color="auto" w:fill="auto"/>
            <w:hideMark/>
          </w:tcPr>
          <w:p w14:paraId="08F052EF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06AA4550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4D31C12A" w14:textId="77777777" w:rsidR="005C45BB" w:rsidRPr="00AC072C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43" w:type="pct"/>
            <w:shd w:val="clear" w:color="auto" w:fill="auto"/>
            <w:hideMark/>
          </w:tcPr>
          <w:p w14:paraId="08CC3D74" w14:textId="77777777" w:rsidR="005C45BB" w:rsidRPr="00921E2F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1E5E52C6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296" w:type="pct"/>
            <w:shd w:val="clear" w:color="auto" w:fill="auto"/>
            <w:hideMark/>
          </w:tcPr>
          <w:p w14:paraId="239A4249" w14:textId="77777777" w:rsidR="005C45BB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14:paraId="313D4082" w14:textId="77777777" w:rsidTr="007B233E">
        <w:trPr>
          <w:gridAfter w:val="3"/>
          <w:wAfter w:w="23" w:type="pct"/>
          <w:trHeight w:val="148"/>
        </w:trPr>
        <w:tc>
          <w:tcPr>
            <w:tcW w:w="752" w:type="pct"/>
            <w:shd w:val="clear" w:color="auto" w:fill="auto"/>
            <w:hideMark/>
          </w:tcPr>
          <w:p w14:paraId="0A5A2B3C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40394E06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717322FB" w14:textId="77777777" w:rsidR="005C45BB" w:rsidRPr="00C33C66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43" w:type="pct"/>
            <w:shd w:val="clear" w:color="auto" w:fill="auto"/>
            <w:hideMark/>
          </w:tcPr>
          <w:p w14:paraId="6911D91D" w14:textId="77777777" w:rsidR="005C45BB" w:rsidRPr="00C33C66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6CC316F5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296" w:type="pct"/>
            <w:shd w:val="clear" w:color="auto" w:fill="auto"/>
            <w:hideMark/>
          </w:tcPr>
          <w:p w14:paraId="1354A4A6" w14:textId="77777777" w:rsidR="005C45BB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}</w:t>
            </w:r>
          </w:p>
        </w:tc>
      </w:tr>
      <w:tr w:rsidR="00425AB0" w14:paraId="5FB67B54" w14:textId="77777777" w:rsidTr="007B233E">
        <w:trPr>
          <w:gridAfter w:val="3"/>
          <w:wAfter w:w="23" w:type="pct"/>
          <w:trHeight w:val="148"/>
        </w:trPr>
        <w:tc>
          <w:tcPr>
            <w:tcW w:w="752" w:type="pct"/>
            <w:shd w:val="clear" w:color="auto" w:fill="auto"/>
            <w:hideMark/>
          </w:tcPr>
          <w:p w14:paraId="15E08AA7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6233F0D2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7DAAA56A" w14:textId="77777777" w:rsidR="005C45BB" w:rsidRPr="00C33C66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43" w:type="pct"/>
            <w:shd w:val="clear" w:color="auto" w:fill="auto"/>
            <w:hideMark/>
          </w:tcPr>
          <w:p w14:paraId="1698E0C0" w14:textId="77777777" w:rsidR="005C45BB" w:rsidRPr="00C33C66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01F2E85E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296" w:type="pct"/>
            <w:shd w:val="clear" w:color="auto" w:fill="auto"/>
            <w:hideMark/>
          </w:tcPr>
          <w:p w14:paraId="5EC8FD9E" w14:textId="77777777" w:rsidR="005C45BB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</w:tc>
      </w:tr>
      <w:tr w:rsidR="005C45BB" w:rsidRPr="00055C83" w14:paraId="5F9A65E2" w14:textId="77777777" w:rsidTr="007B233E">
        <w:trPr>
          <w:gridAfter w:val="3"/>
          <w:wAfter w:w="23" w:type="pct"/>
        </w:trPr>
        <w:tc>
          <w:tcPr>
            <w:tcW w:w="4977" w:type="pct"/>
            <w:gridSpan w:val="14"/>
            <w:shd w:val="clear" w:color="auto" w:fill="auto"/>
            <w:hideMark/>
          </w:tcPr>
          <w:p w14:paraId="76A629B1" w14:textId="77777777" w:rsidR="005C45BB" w:rsidRPr="00055C83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  <w:r w:rsidRPr="00055C83">
              <w:rPr>
                <w:b/>
                <w:sz w:val="20"/>
              </w:rPr>
              <w:t>Контактная организация</w:t>
            </w:r>
          </w:p>
        </w:tc>
      </w:tr>
      <w:tr w:rsidR="00425AB0" w:rsidRPr="001A4780" w14:paraId="44B024C1" w14:textId="77777777" w:rsidTr="007B233E">
        <w:trPr>
          <w:gridAfter w:val="3"/>
          <w:wAfter w:w="23" w:type="pct"/>
        </w:trPr>
        <w:tc>
          <w:tcPr>
            <w:tcW w:w="752" w:type="pct"/>
            <w:shd w:val="clear" w:color="auto" w:fill="auto"/>
            <w:hideMark/>
          </w:tcPr>
          <w:p w14:paraId="41436F3C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055C83">
              <w:rPr>
                <w:b/>
                <w:sz w:val="20"/>
              </w:rPr>
              <w:t>responsibleInfo</w:t>
            </w:r>
          </w:p>
        </w:tc>
        <w:tc>
          <w:tcPr>
            <w:tcW w:w="817" w:type="pct"/>
            <w:shd w:val="clear" w:color="auto" w:fill="auto"/>
            <w:hideMark/>
          </w:tcPr>
          <w:p w14:paraId="530F2C5C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08259DEA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343" w:type="pct"/>
            <w:shd w:val="clear" w:color="auto" w:fill="auto"/>
            <w:hideMark/>
          </w:tcPr>
          <w:p w14:paraId="2627E157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62FC9D72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296" w:type="pct"/>
            <w:shd w:val="clear" w:color="auto" w:fill="auto"/>
            <w:hideMark/>
          </w:tcPr>
          <w:p w14:paraId="10310C43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1A4780" w14:paraId="433B65C2" w14:textId="77777777" w:rsidTr="007B233E">
        <w:trPr>
          <w:gridAfter w:val="3"/>
          <w:wAfter w:w="23" w:type="pct"/>
        </w:trPr>
        <w:tc>
          <w:tcPr>
            <w:tcW w:w="752" w:type="pct"/>
            <w:shd w:val="clear" w:color="auto" w:fill="auto"/>
            <w:hideMark/>
          </w:tcPr>
          <w:p w14:paraId="347EE5B8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033F8303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orgPostAddress 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3691C249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43" w:type="pct"/>
            <w:shd w:val="clear" w:color="auto" w:fill="auto"/>
            <w:hideMark/>
          </w:tcPr>
          <w:p w14:paraId="10D74D35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T(1-2000)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2EB996D6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Почтовый адрес организации</w:t>
            </w:r>
          </w:p>
        </w:tc>
        <w:tc>
          <w:tcPr>
            <w:tcW w:w="1296" w:type="pct"/>
            <w:shd w:val="clear" w:color="auto" w:fill="auto"/>
            <w:hideMark/>
          </w:tcPr>
          <w:p w14:paraId="20DC6C81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1A4780" w14:paraId="07B2E540" w14:textId="77777777" w:rsidTr="007B233E">
        <w:trPr>
          <w:gridAfter w:val="3"/>
          <w:wAfter w:w="23" w:type="pct"/>
        </w:trPr>
        <w:tc>
          <w:tcPr>
            <w:tcW w:w="752" w:type="pct"/>
            <w:shd w:val="clear" w:color="auto" w:fill="auto"/>
            <w:hideMark/>
          </w:tcPr>
          <w:p w14:paraId="58BB9599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2F66EB6B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orgFactAddress 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1A6243BC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43" w:type="pct"/>
            <w:shd w:val="clear" w:color="auto" w:fill="auto"/>
            <w:hideMark/>
          </w:tcPr>
          <w:p w14:paraId="46CD514C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T(1-2000)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4DB4ADD2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296" w:type="pct"/>
            <w:shd w:val="clear" w:color="auto" w:fill="auto"/>
            <w:hideMark/>
          </w:tcPr>
          <w:p w14:paraId="277D29A2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14:paraId="3B8D9731" w14:textId="77777777" w:rsidTr="007B233E">
        <w:trPr>
          <w:gridAfter w:val="3"/>
          <w:wAfter w:w="23" w:type="pct"/>
          <w:trHeight w:val="262"/>
        </w:trPr>
        <w:tc>
          <w:tcPr>
            <w:tcW w:w="4977" w:type="pct"/>
            <w:gridSpan w:val="14"/>
            <w:shd w:val="clear" w:color="auto" w:fill="auto"/>
            <w:hideMark/>
          </w:tcPr>
          <w:p w14:paraId="751180F8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B05B64">
              <w:rPr>
                <w:b/>
                <w:sz w:val="20"/>
              </w:rPr>
              <w:t>Специализированная организация</w:t>
            </w:r>
          </w:p>
        </w:tc>
      </w:tr>
      <w:tr w:rsidR="00425AB0" w14:paraId="017F5A41" w14:textId="77777777" w:rsidTr="007B233E">
        <w:trPr>
          <w:gridAfter w:val="3"/>
          <w:wAfter w:w="23" w:type="pct"/>
          <w:trHeight w:val="262"/>
        </w:trPr>
        <w:tc>
          <w:tcPr>
            <w:tcW w:w="752" w:type="pct"/>
            <w:shd w:val="clear" w:color="auto" w:fill="auto"/>
            <w:hideMark/>
          </w:tcPr>
          <w:p w14:paraId="41EDF842" w14:textId="77777777" w:rsidR="005C45BB" w:rsidRPr="00B05B64" w:rsidRDefault="005C45BB" w:rsidP="005C45BB">
            <w:pPr>
              <w:spacing w:before="0" w:after="0"/>
              <w:rPr>
                <w:b/>
                <w:sz w:val="20"/>
              </w:rPr>
            </w:pPr>
            <w:r w:rsidRPr="00B05B64">
              <w:rPr>
                <w:b/>
                <w:sz w:val="20"/>
              </w:rPr>
              <w:t>specializedOrg</w:t>
            </w:r>
          </w:p>
        </w:tc>
        <w:tc>
          <w:tcPr>
            <w:tcW w:w="817" w:type="pct"/>
            <w:shd w:val="clear" w:color="auto" w:fill="auto"/>
            <w:hideMark/>
          </w:tcPr>
          <w:p w14:paraId="6159E46D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509D0B61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343" w:type="pct"/>
            <w:shd w:val="clear" w:color="auto" w:fill="auto"/>
            <w:hideMark/>
          </w:tcPr>
          <w:p w14:paraId="33CA63A7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765DC838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1296" w:type="pct"/>
            <w:shd w:val="clear" w:color="auto" w:fill="auto"/>
            <w:hideMark/>
          </w:tcPr>
          <w:p w14:paraId="06D70249" w14:textId="77777777" w:rsidR="005C45BB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:rsidRPr="001A4780" w14:paraId="6E47613E" w14:textId="77777777" w:rsidTr="007B233E">
        <w:trPr>
          <w:gridAfter w:val="3"/>
          <w:wAfter w:w="23" w:type="pct"/>
          <w:trHeight w:val="262"/>
        </w:trPr>
        <w:tc>
          <w:tcPr>
            <w:tcW w:w="752" w:type="pct"/>
            <w:shd w:val="clear" w:color="auto" w:fill="auto"/>
            <w:hideMark/>
          </w:tcPr>
          <w:p w14:paraId="0DB617C7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1DBAEE8F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275EAAF2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43" w:type="pct"/>
            <w:shd w:val="clear" w:color="auto" w:fill="auto"/>
            <w:hideMark/>
          </w:tcPr>
          <w:p w14:paraId="75D0D094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66DEAAF9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296" w:type="pct"/>
            <w:shd w:val="clear" w:color="auto" w:fill="auto"/>
            <w:hideMark/>
          </w:tcPr>
          <w:p w14:paraId="0751F597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\d{1,11}</w:t>
            </w:r>
            <w:r>
              <w:rPr>
                <w:sz w:val="20"/>
              </w:rPr>
              <w:t xml:space="preserve"> </w:t>
            </w:r>
          </w:p>
        </w:tc>
      </w:tr>
      <w:tr w:rsidR="007B233E" w:rsidRPr="001A4780" w14:paraId="2333113B" w14:textId="77777777" w:rsidTr="007B233E">
        <w:trPr>
          <w:gridAfter w:val="3"/>
          <w:wAfter w:w="23" w:type="pct"/>
        </w:trPr>
        <w:tc>
          <w:tcPr>
            <w:tcW w:w="752" w:type="pct"/>
            <w:shd w:val="clear" w:color="auto" w:fill="auto"/>
            <w:hideMark/>
          </w:tcPr>
          <w:p w14:paraId="718ACEF2" w14:textId="77777777" w:rsidR="007B233E" w:rsidRPr="001A4780" w:rsidRDefault="007B233E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75320B0E" w14:textId="77777777" w:rsidR="007B233E" w:rsidRPr="001A4780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1BDEFC91" w14:textId="77777777" w:rsidR="007B233E" w:rsidRPr="001A4780" w:rsidRDefault="007B233E" w:rsidP="007B233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343" w:type="pct"/>
            <w:shd w:val="clear" w:color="auto" w:fill="auto"/>
            <w:hideMark/>
          </w:tcPr>
          <w:p w14:paraId="548C107B" w14:textId="77777777" w:rsidR="007B233E" w:rsidRPr="001A4780" w:rsidRDefault="007B233E" w:rsidP="007B233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1C61154E" w14:textId="77777777" w:rsidR="007B233E" w:rsidRPr="001A4780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296" w:type="pct"/>
            <w:shd w:val="clear" w:color="auto" w:fill="auto"/>
            <w:hideMark/>
          </w:tcPr>
          <w:p w14:paraId="537B03E9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3151F2CA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2FDBED80" w14:textId="77777777" w:rsidR="007B233E" w:rsidRPr="001A4780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425AB0" w:rsidRPr="001A4780" w14:paraId="17C21210" w14:textId="77777777" w:rsidTr="007B233E">
        <w:trPr>
          <w:gridAfter w:val="3"/>
          <w:wAfter w:w="23" w:type="pct"/>
          <w:trHeight w:val="262"/>
        </w:trPr>
        <w:tc>
          <w:tcPr>
            <w:tcW w:w="752" w:type="pct"/>
            <w:shd w:val="clear" w:color="auto" w:fill="auto"/>
            <w:hideMark/>
          </w:tcPr>
          <w:p w14:paraId="436A7AFD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66FD124D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15B3FE60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43" w:type="pct"/>
            <w:shd w:val="clear" w:color="auto" w:fill="auto"/>
            <w:hideMark/>
          </w:tcPr>
          <w:p w14:paraId="353259A8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67A63F05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296" w:type="pct"/>
            <w:shd w:val="clear" w:color="auto" w:fill="auto"/>
            <w:hideMark/>
          </w:tcPr>
          <w:p w14:paraId="6FCC9D79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14:paraId="242C1588" w14:textId="77777777" w:rsidTr="007B233E">
        <w:trPr>
          <w:gridAfter w:val="3"/>
          <w:wAfter w:w="23" w:type="pct"/>
          <w:trHeight w:val="262"/>
        </w:trPr>
        <w:tc>
          <w:tcPr>
            <w:tcW w:w="752" w:type="pct"/>
            <w:shd w:val="clear" w:color="auto" w:fill="auto"/>
            <w:hideMark/>
          </w:tcPr>
          <w:p w14:paraId="0B3BA0E5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099823B2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2C9E277A" w14:textId="77777777" w:rsidR="005C45BB" w:rsidRPr="00AC072C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43" w:type="pct"/>
            <w:shd w:val="clear" w:color="auto" w:fill="auto"/>
            <w:hideMark/>
          </w:tcPr>
          <w:p w14:paraId="4A5D358E" w14:textId="77777777" w:rsidR="005C45BB" w:rsidRPr="00921E2F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74DC784D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296" w:type="pct"/>
            <w:shd w:val="clear" w:color="auto" w:fill="auto"/>
            <w:hideMark/>
          </w:tcPr>
          <w:p w14:paraId="49001B82" w14:textId="77777777" w:rsidR="005C45BB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14:paraId="504F56B8" w14:textId="77777777" w:rsidTr="007B233E">
        <w:trPr>
          <w:gridAfter w:val="3"/>
          <w:wAfter w:w="23" w:type="pct"/>
          <w:trHeight w:val="262"/>
        </w:trPr>
        <w:tc>
          <w:tcPr>
            <w:tcW w:w="752" w:type="pct"/>
            <w:shd w:val="clear" w:color="auto" w:fill="auto"/>
            <w:hideMark/>
          </w:tcPr>
          <w:p w14:paraId="4A42CAF0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7F702C6E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0D657099" w14:textId="77777777" w:rsidR="005C45BB" w:rsidRPr="00AC072C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43" w:type="pct"/>
            <w:shd w:val="clear" w:color="auto" w:fill="auto"/>
            <w:hideMark/>
          </w:tcPr>
          <w:p w14:paraId="079D61FF" w14:textId="77777777" w:rsidR="005C45BB" w:rsidRPr="00921E2F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3BC520E5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296" w:type="pct"/>
            <w:shd w:val="clear" w:color="auto" w:fill="auto"/>
            <w:hideMark/>
          </w:tcPr>
          <w:p w14:paraId="148BBFF2" w14:textId="77777777" w:rsidR="005C45BB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14:paraId="45575A60" w14:textId="77777777" w:rsidTr="007B233E">
        <w:trPr>
          <w:gridAfter w:val="3"/>
          <w:wAfter w:w="23" w:type="pct"/>
          <w:trHeight w:val="262"/>
        </w:trPr>
        <w:tc>
          <w:tcPr>
            <w:tcW w:w="752" w:type="pct"/>
            <w:shd w:val="clear" w:color="auto" w:fill="auto"/>
            <w:hideMark/>
          </w:tcPr>
          <w:p w14:paraId="0EBEA657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430014BF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7528C59D" w14:textId="77777777" w:rsidR="005C45BB" w:rsidRPr="00C33C66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43" w:type="pct"/>
            <w:shd w:val="clear" w:color="auto" w:fill="auto"/>
            <w:hideMark/>
          </w:tcPr>
          <w:p w14:paraId="38321D42" w14:textId="77777777" w:rsidR="005C45BB" w:rsidRPr="00C33C66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7599452A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296" w:type="pct"/>
            <w:shd w:val="clear" w:color="auto" w:fill="auto"/>
            <w:hideMark/>
          </w:tcPr>
          <w:p w14:paraId="13FF5472" w14:textId="77777777" w:rsidR="005C45BB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}</w:t>
            </w:r>
          </w:p>
        </w:tc>
      </w:tr>
      <w:tr w:rsidR="00425AB0" w14:paraId="37D96E45" w14:textId="77777777" w:rsidTr="007B233E">
        <w:trPr>
          <w:gridAfter w:val="3"/>
          <w:wAfter w:w="23" w:type="pct"/>
          <w:trHeight w:val="262"/>
        </w:trPr>
        <w:tc>
          <w:tcPr>
            <w:tcW w:w="752" w:type="pct"/>
            <w:shd w:val="clear" w:color="auto" w:fill="auto"/>
            <w:hideMark/>
          </w:tcPr>
          <w:p w14:paraId="43330139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16C2B436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4688408D" w14:textId="77777777" w:rsidR="005C45BB" w:rsidRPr="00C33C66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43" w:type="pct"/>
            <w:shd w:val="clear" w:color="auto" w:fill="auto"/>
            <w:hideMark/>
          </w:tcPr>
          <w:p w14:paraId="74213F41" w14:textId="77777777" w:rsidR="005C45BB" w:rsidRPr="00C33C66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3A849F3E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296" w:type="pct"/>
            <w:shd w:val="clear" w:color="auto" w:fill="auto"/>
            <w:hideMark/>
          </w:tcPr>
          <w:p w14:paraId="0CDDE651" w14:textId="77777777" w:rsidR="005C45BB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</w:tc>
      </w:tr>
      <w:tr w:rsidR="00425AB0" w:rsidRPr="001A4780" w14:paraId="52BE0594" w14:textId="77777777" w:rsidTr="007B233E">
        <w:trPr>
          <w:gridAfter w:val="3"/>
          <w:wAfter w:w="23" w:type="pct"/>
        </w:trPr>
        <w:tc>
          <w:tcPr>
            <w:tcW w:w="4977" w:type="pct"/>
            <w:gridSpan w:val="14"/>
            <w:shd w:val="clear" w:color="auto" w:fill="auto"/>
            <w:hideMark/>
          </w:tcPr>
          <w:p w14:paraId="2B68136D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5064C">
              <w:rPr>
                <w:b/>
                <w:bCs/>
                <w:sz w:val="20"/>
              </w:rPr>
              <w:t>Подспособ определения поставщика</w:t>
            </w:r>
          </w:p>
        </w:tc>
      </w:tr>
      <w:tr w:rsidR="00425AB0" w:rsidRPr="001A4780" w14:paraId="7BAD98E4" w14:textId="77777777" w:rsidTr="007B233E">
        <w:trPr>
          <w:gridAfter w:val="3"/>
          <w:wAfter w:w="23" w:type="pct"/>
        </w:trPr>
        <w:tc>
          <w:tcPr>
            <w:tcW w:w="752" w:type="pct"/>
            <w:shd w:val="clear" w:color="auto" w:fill="auto"/>
            <w:hideMark/>
          </w:tcPr>
          <w:p w14:paraId="5EE8D575" w14:textId="77777777" w:rsidR="005C45BB" w:rsidRPr="00C5064C" w:rsidRDefault="005C45BB" w:rsidP="005C45BB">
            <w:pPr>
              <w:spacing w:before="0" w:after="0"/>
              <w:rPr>
                <w:b/>
                <w:sz w:val="20"/>
                <w:lang w:val="en-US"/>
              </w:rPr>
            </w:pPr>
            <w:r w:rsidRPr="00C5064C">
              <w:rPr>
                <w:b/>
                <w:sz w:val="20"/>
              </w:rPr>
              <w:t>placingWay</w:t>
            </w:r>
          </w:p>
        </w:tc>
        <w:tc>
          <w:tcPr>
            <w:tcW w:w="817" w:type="pct"/>
            <w:shd w:val="clear" w:color="auto" w:fill="auto"/>
            <w:hideMark/>
          </w:tcPr>
          <w:p w14:paraId="2551C96A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4DA8AE2A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343" w:type="pct"/>
            <w:shd w:val="clear" w:color="auto" w:fill="auto"/>
            <w:hideMark/>
          </w:tcPr>
          <w:p w14:paraId="5B2E661C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1E102CBF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296" w:type="pct"/>
            <w:shd w:val="clear" w:color="auto" w:fill="auto"/>
            <w:hideMark/>
          </w:tcPr>
          <w:p w14:paraId="6D91566E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1A4780" w14:paraId="7EEE820D" w14:textId="77777777" w:rsidTr="007B233E">
        <w:trPr>
          <w:gridAfter w:val="3"/>
          <w:wAfter w:w="23" w:type="pct"/>
        </w:trPr>
        <w:tc>
          <w:tcPr>
            <w:tcW w:w="752" w:type="pct"/>
            <w:shd w:val="clear" w:color="auto" w:fill="auto"/>
            <w:hideMark/>
          </w:tcPr>
          <w:p w14:paraId="4DCF686D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28E5F258" w14:textId="77777777" w:rsidR="005C45BB" w:rsidRPr="007E4150" w:rsidRDefault="005C45BB" w:rsidP="005C45BB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code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188EDE28" w14:textId="77777777" w:rsidR="005C45BB" w:rsidRPr="007E4150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О</w:t>
            </w:r>
          </w:p>
        </w:tc>
        <w:tc>
          <w:tcPr>
            <w:tcW w:w="343" w:type="pct"/>
            <w:shd w:val="clear" w:color="auto" w:fill="auto"/>
            <w:hideMark/>
          </w:tcPr>
          <w:p w14:paraId="3BED633F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7)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1D054301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C5064C">
              <w:rPr>
                <w:sz w:val="20"/>
              </w:rPr>
              <w:t>Код подспособа определения поставщика</w:t>
            </w:r>
          </w:p>
        </w:tc>
        <w:tc>
          <w:tcPr>
            <w:tcW w:w="1296" w:type="pct"/>
            <w:shd w:val="clear" w:color="auto" w:fill="auto"/>
            <w:hideMark/>
          </w:tcPr>
          <w:p w14:paraId="6DE82C0B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1A4780" w14:paraId="2B32B37D" w14:textId="77777777" w:rsidTr="007B233E">
        <w:trPr>
          <w:gridAfter w:val="3"/>
          <w:wAfter w:w="23" w:type="pct"/>
        </w:trPr>
        <w:tc>
          <w:tcPr>
            <w:tcW w:w="752" w:type="pct"/>
            <w:shd w:val="clear" w:color="auto" w:fill="auto"/>
            <w:hideMark/>
          </w:tcPr>
          <w:p w14:paraId="1F0027AF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63FF1AE5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n</w:t>
            </w:r>
            <w:r w:rsidRPr="001A4780">
              <w:rPr>
                <w:sz w:val="20"/>
              </w:rPr>
              <w:t xml:space="preserve">ame 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4CB7B77B" w14:textId="77777777" w:rsidR="005C45BB" w:rsidRPr="001C4F6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43" w:type="pct"/>
            <w:shd w:val="clear" w:color="auto" w:fill="auto"/>
            <w:hideMark/>
          </w:tcPr>
          <w:p w14:paraId="3F06BFED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1-500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00FDC390" w14:textId="77777777" w:rsidR="005C45BB" w:rsidRPr="001C4F6B" w:rsidRDefault="005C45BB" w:rsidP="005C45BB">
            <w:pPr>
              <w:spacing w:before="0" w:after="0"/>
              <w:rPr>
                <w:sz w:val="20"/>
              </w:rPr>
            </w:pPr>
            <w:r w:rsidRPr="00C5064C">
              <w:rPr>
                <w:sz w:val="20"/>
                <w:lang w:val="en-US"/>
              </w:rPr>
              <w:t>Наименование подспособа определения поставщика</w:t>
            </w:r>
          </w:p>
        </w:tc>
        <w:tc>
          <w:tcPr>
            <w:tcW w:w="1296" w:type="pct"/>
            <w:shd w:val="clear" w:color="auto" w:fill="auto"/>
            <w:hideMark/>
          </w:tcPr>
          <w:p w14:paraId="22442456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254573" w14:paraId="07D610B4" w14:textId="77777777" w:rsidTr="007B233E">
        <w:tc>
          <w:tcPr>
            <w:tcW w:w="5000" w:type="pct"/>
            <w:gridSpan w:val="17"/>
            <w:shd w:val="clear" w:color="auto" w:fill="auto"/>
          </w:tcPr>
          <w:p w14:paraId="531C82E3" w14:textId="77777777" w:rsidR="005C45BB" w:rsidRPr="00254573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425AB0" w:rsidRPr="00724833" w14:paraId="731FDE76" w14:textId="77777777" w:rsidTr="007B233E">
        <w:tc>
          <w:tcPr>
            <w:tcW w:w="752" w:type="pct"/>
            <w:shd w:val="clear" w:color="auto" w:fill="auto"/>
            <w:vAlign w:val="center"/>
          </w:tcPr>
          <w:p w14:paraId="3A4B772C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817" w:type="pct"/>
            <w:shd w:val="clear" w:color="auto" w:fill="auto"/>
            <w:vAlign w:val="center"/>
          </w:tcPr>
          <w:p w14:paraId="7C27AC25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19040D7E" w14:textId="77777777" w:rsidR="005C45BB" w:rsidRPr="00724833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4B864C9A" w14:textId="77777777" w:rsidR="005C45BB" w:rsidRPr="00724833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31" w:type="pct"/>
            <w:gridSpan w:val="2"/>
            <w:shd w:val="clear" w:color="auto" w:fill="auto"/>
            <w:vAlign w:val="center"/>
          </w:tcPr>
          <w:p w14:paraId="7A3581C4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  <w:vAlign w:val="center"/>
          </w:tcPr>
          <w:p w14:paraId="71C02387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</w:tr>
      <w:tr w:rsidR="00425AB0" w:rsidRPr="00E45768" w14:paraId="39212D03" w14:textId="77777777" w:rsidTr="007B233E">
        <w:tc>
          <w:tcPr>
            <w:tcW w:w="752" w:type="pct"/>
            <w:shd w:val="clear" w:color="auto" w:fill="auto"/>
            <w:vAlign w:val="center"/>
          </w:tcPr>
          <w:p w14:paraId="28A64EC7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F28F027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091C310" w14:textId="77777777" w:rsidR="005C45BB" w:rsidRPr="00E4576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62F50DCF" w14:textId="77777777" w:rsidR="005C45BB" w:rsidRPr="00E4576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31" w:type="pct"/>
            <w:gridSpan w:val="2"/>
            <w:shd w:val="clear" w:color="auto" w:fill="auto"/>
            <w:vAlign w:val="center"/>
          </w:tcPr>
          <w:p w14:paraId="6E1FA599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65" w:type="pct"/>
            <w:gridSpan w:val="6"/>
            <w:shd w:val="clear" w:color="auto" w:fill="auto"/>
            <w:vAlign w:val="center"/>
          </w:tcPr>
          <w:p w14:paraId="4F20D1E5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:rsidRPr="00E45768" w14:paraId="2536C088" w14:textId="77777777" w:rsidTr="007B233E">
        <w:tc>
          <w:tcPr>
            <w:tcW w:w="752" w:type="pct"/>
            <w:shd w:val="clear" w:color="auto" w:fill="auto"/>
            <w:vAlign w:val="center"/>
          </w:tcPr>
          <w:p w14:paraId="48C8985E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28A248A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18A8AC89" w14:textId="77777777" w:rsidR="005C45BB" w:rsidRPr="00E4576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19EFB48D" w14:textId="77777777" w:rsidR="005C45BB" w:rsidRPr="00E4576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  <w:vAlign w:val="center"/>
          </w:tcPr>
          <w:p w14:paraId="1BEE4238" w14:textId="554C1E28" w:rsidR="005C45BB" w:rsidRPr="00E45768" w:rsidRDefault="002D1F44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C45BB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65" w:type="pct"/>
            <w:gridSpan w:val="6"/>
            <w:shd w:val="clear" w:color="auto" w:fill="auto"/>
            <w:vAlign w:val="center"/>
          </w:tcPr>
          <w:p w14:paraId="1E6F0C47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C45BB" w:rsidRPr="00254573" w14:paraId="484B75B2" w14:textId="77777777" w:rsidTr="007B233E">
        <w:tc>
          <w:tcPr>
            <w:tcW w:w="5000" w:type="pct"/>
            <w:gridSpan w:val="17"/>
            <w:shd w:val="clear" w:color="auto" w:fill="auto"/>
          </w:tcPr>
          <w:p w14:paraId="4084F8D9" w14:textId="642DC962" w:rsidR="005C45BB" w:rsidRPr="00254573" w:rsidRDefault="002D1F44" w:rsidP="005C45BB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C45BB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425AB0" w:rsidRPr="006C6D44" w14:paraId="23F71563" w14:textId="77777777" w:rsidTr="007B233E">
        <w:trPr>
          <w:gridAfter w:val="2"/>
          <w:wAfter w:w="13" w:type="pct"/>
        </w:trPr>
        <w:tc>
          <w:tcPr>
            <w:tcW w:w="752" w:type="pct"/>
            <w:shd w:val="clear" w:color="auto" w:fill="auto"/>
            <w:vAlign w:val="center"/>
          </w:tcPr>
          <w:p w14:paraId="11EF17D7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817" w:type="pct"/>
            <w:shd w:val="clear" w:color="auto" w:fill="auto"/>
            <w:vAlign w:val="center"/>
          </w:tcPr>
          <w:p w14:paraId="1C725558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6940DA52" w14:textId="77777777" w:rsidR="005C45BB" w:rsidRPr="006C6D44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</w:tcPr>
          <w:p w14:paraId="78047552" w14:textId="77777777" w:rsidR="005C45BB" w:rsidRPr="006C6D44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vAlign w:val="center"/>
          </w:tcPr>
          <w:p w14:paraId="5E15BC74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60" w:type="pct"/>
            <w:gridSpan w:val="5"/>
            <w:shd w:val="clear" w:color="auto" w:fill="auto"/>
            <w:vAlign w:val="center"/>
          </w:tcPr>
          <w:p w14:paraId="02EB9D1D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</w:tr>
      <w:tr w:rsidR="00425AB0" w:rsidRPr="003804BF" w14:paraId="5321708B" w14:textId="77777777" w:rsidTr="007B233E">
        <w:trPr>
          <w:gridAfter w:val="2"/>
          <w:wAfter w:w="13" w:type="pct"/>
        </w:trPr>
        <w:tc>
          <w:tcPr>
            <w:tcW w:w="752" w:type="pct"/>
            <w:shd w:val="clear" w:color="auto" w:fill="auto"/>
            <w:vAlign w:val="center"/>
          </w:tcPr>
          <w:p w14:paraId="58FC451E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0F46BAF" w14:textId="77777777" w:rsidR="005C45BB" w:rsidRPr="003804BF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1BD405F9" w14:textId="77777777" w:rsidR="005C45BB" w:rsidRPr="003804BF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2FF5DC6D" w14:textId="77777777" w:rsidR="005C45BB" w:rsidRPr="003804BF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06161991" w14:textId="4B93A12C" w:rsidR="005C45BB" w:rsidRPr="003804BF" w:rsidRDefault="002D1F44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60" w:type="pct"/>
            <w:gridSpan w:val="5"/>
            <w:shd w:val="clear" w:color="auto" w:fill="auto"/>
          </w:tcPr>
          <w:p w14:paraId="18DF8C98" w14:textId="77777777" w:rsidR="005C45BB" w:rsidRPr="003804BF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5C45BB" w:rsidRPr="001A4780" w14:paraId="7DB5BCE8" w14:textId="77777777" w:rsidTr="007B233E">
        <w:tc>
          <w:tcPr>
            <w:tcW w:w="5000" w:type="pct"/>
            <w:gridSpan w:val="17"/>
            <w:shd w:val="clear" w:color="auto" w:fill="auto"/>
            <w:hideMark/>
          </w:tcPr>
          <w:p w14:paraId="44E76FB8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b/>
                <w:bCs/>
                <w:sz w:val="20"/>
              </w:rPr>
              <w:t>Лот</w:t>
            </w:r>
            <w:r>
              <w:rPr>
                <w:b/>
                <w:bCs/>
                <w:sz w:val="20"/>
                <w:lang w:val="en-US"/>
              </w:rPr>
              <w:t xml:space="preserve"> </w:t>
            </w:r>
            <w:r w:rsidRPr="001A4780">
              <w:rPr>
                <w:b/>
                <w:bCs/>
                <w:sz w:val="20"/>
              </w:rPr>
              <w:t>извещения</w:t>
            </w:r>
          </w:p>
        </w:tc>
      </w:tr>
      <w:tr w:rsidR="00425AB0" w14:paraId="7BE89666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401D1308" w14:textId="77777777" w:rsidR="005C45BB" w:rsidRPr="00370DA3" w:rsidRDefault="005C45BB" w:rsidP="005C45BB">
            <w:pPr>
              <w:spacing w:before="0" w:after="0"/>
              <w:rPr>
                <w:b/>
                <w:bCs/>
                <w:sz w:val="20"/>
                <w:lang w:val="en-US"/>
              </w:rPr>
            </w:pPr>
            <w:r>
              <w:rPr>
                <w:b/>
                <w:bCs/>
                <w:sz w:val="20"/>
                <w:lang w:val="en-US"/>
              </w:rPr>
              <w:t>lot</w:t>
            </w:r>
          </w:p>
        </w:tc>
        <w:tc>
          <w:tcPr>
            <w:tcW w:w="817" w:type="pct"/>
            <w:shd w:val="clear" w:color="auto" w:fill="auto"/>
            <w:hideMark/>
          </w:tcPr>
          <w:p w14:paraId="366FF266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FB2FA62" w14:textId="77777777" w:rsidR="005C45BB" w:rsidRPr="00370DA3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103C7ECF" w14:textId="77777777" w:rsidR="005C45BB" w:rsidRPr="00370DA3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7BD992C1" w14:textId="77777777" w:rsidR="005C45BB" w:rsidRPr="0001578F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64DFE1DC" w14:textId="77777777" w:rsidR="005C45BB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:rsidRPr="00F849BD" w14:paraId="4CD10206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24DED353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135DCBD4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B748C4">
              <w:rPr>
                <w:sz w:val="20"/>
              </w:rPr>
              <w:t>maxPrice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10615218" w14:textId="77777777" w:rsidR="005C45BB" w:rsidRPr="00634545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0097208A" w14:textId="77777777" w:rsidR="005C45BB" w:rsidRPr="00F849BD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40C7FBFD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B748C4">
              <w:rPr>
                <w:sz w:val="20"/>
              </w:rPr>
              <w:t>Начальная (максимальная) цена контрактов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531AF90B" w14:textId="77777777" w:rsidR="005C45BB" w:rsidRPr="00F849BD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F849BD">
              <w:rPr>
                <w:sz w:val="20"/>
              </w:rPr>
              <w:t>(-)?\</w:t>
            </w:r>
            <w:r w:rsidRPr="00F849BD">
              <w:rPr>
                <w:sz w:val="20"/>
                <w:lang w:val="en-US"/>
              </w:rPr>
              <w:t>d</w:t>
            </w:r>
            <w:r w:rsidRPr="00F849BD">
              <w:rPr>
                <w:sz w:val="20"/>
              </w:rPr>
              <w:t>+(\.\</w:t>
            </w:r>
            <w:r w:rsidRPr="00F849BD">
              <w:rPr>
                <w:sz w:val="20"/>
                <w:lang w:val="en-US"/>
              </w:rPr>
              <w:t>d</w:t>
            </w:r>
            <w:r w:rsidRPr="00F849BD">
              <w:rPr>
                <w:sz w:val="20"/>
              </w:rPr>
              <w:t>\</w:t>
            </w:r>
            <w:r w:rsidRPr="00F849BD">
              <w:rPr>
                <w:sz w:val="20"/>
                <w:lang w:val="en-US"/>
              </w:rPr>
              <w:t>d</w:t>
            </w:r>
            <w:r w:rsidRPr="00F849BD">
              <w:rPr>
                <w:sz w:val="20"/>
              </w:rPr>
              <w:t>)?</w:t>
            </w:r>
          </w:p>
        </w:tc>
      </w:tr>
      <w:tr w:rsidR="00425AB0" w:rsidRPr="00F849BD" w14:paraId="77C79D5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3A502ED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31217B85" w14:textId="4AA4BE4C" w:rsidR="00B97507" w:rsidRPr="00B748C4" w:rsidRDefault="00B97507" w:rsidP="00B97507">
            <w:pPr>
              <w:spacing w:before="0" w:after="0"/>
              <w:rPr>
                <w:sz w:val="20"/>
              </w:rPr>
            </w:pPr>
            <w:r w:rsidRPr="009B5F72">
              <w:rPr>
                <w:sz w:val="20"/>
              </w:rPr>
              <w:t>priceFormula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C8C647F" w14:textId="2D253B6F" w:rsidR="00B9750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60F84B67" w14:textId="0865D24A" w:rsidR="00B9750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3071A495" w14:textId="454126DE" w:rsidR="00B97507" w:rsidRPr="00B748C4" w:rsidRDefault="00B97507" w:rsidP="00B97507">
            <w:pPr>
              <w:spacing w:before="0" w:after="0"/>
              <w:rPr>
                <w:sz w:val="20"/>
              </w:rPr>
            </w:pPr>
            <w:r w:rsidRPr="009B5F72">
              <w:rPr>
                <w:sz w:val="20"/>
              </w:rPr>
              <w:t>Формула цены. Устанавливается, если закупка осуществляется в соответствии с ПП РФ от 13.01.2014 №19 "Об установлении случаев, в которых при заключении контракта в документации о закупке указываются формула цены и максимальное значение цены контракта"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12C3ACC4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F849BD" w14:paraId="455C85C2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06BC1EE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79FA4F38" w14:textId="6F7CDF26" w:rsidR="00B97507" w:rsidRPr="00B748C4" w:rsidRDefault="00B97507" w:rsidP="00B97507">
            <w:pPr>
              <w:spacing w:before="0" w:after="0"/>
              <w:rPr>
                <w:sz w:val="20"/>
              </w:rPr>
            </w:pPr>
            <w:r w:rsidRPr="009B5F72">
              <w:rPr>
                <w:sz w:val="20"/>
              </w:rPr>
              <w:t>standardContractNumber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12BE063E" w14:textId="2489A01B" w:rsidR="00B9750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1F022568" w14:textId="4ECFE37B" w:rsidR="00B9750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N(16)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3061D90E" w14:textId="1856BDF4" w:rsidR="00B97507" w:rsidRPr="00B748C4" w:rsidRDefault="00B97507" w:rsidP="00B97507">
            <w:pPr>
              <w:spacing w:before="0" w:after="0"/>
              <w:rPr>
                <w:sz w:val="20"/>
              </w:rPr>
            </w:pPr>
            <w:r w:rsidRPr="009B5F72">
              <w:rPr>
                <w:sz w:val="20"/>
              </w:rPr>
              <w:t>Номер типового контракта, типовых условий контракта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34D0B27F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F849BD" w14:paraId="6E692F80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094770A8" w14:textId="77777777" w:rsidR="00B97507" w:rsidRPr="00F849BD" w:rsidRDefault="00B97507" w:rsidP="00B97507">
            <w:pPr>
              <w:spacing w:before="0" w:after="0"/>
              <w:rPr>
                <w:sz w:val="20"/>
              </w:rPr>
            </w:pPr>
            <w:r w:rsidRPr="00F849BD">
              <w:rPr>
                <w:sz w:val="20"/>
                <w:lang w:val="en-US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14B993A8" w14:textId="77777777" w:rsidR="00B97507" w:rsidRPr="00F849BD" w:rsidRDefault="00B97507" w:rsidP="00B97507">
            <w:pPr>
              <w:spacing w:before="0" w:after="0"/>
              <w:rPr>
                <w:sz w:val="20"/>
              </w:rPr>
            </w:pPr>
            <w:r w:rsidRPr="00F849BD">
              <w:rPr>
                <w:sz w:val="20"/>
                <w:lang w:val="en-US"/>
              </w:rPr>
              <w:t>currency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2E625778" w14:textId="77777777" w:rsidR="00B97507" w:rsidRPr="00F849BD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0DC25C5B" w14:textId="77777777" w:rsidR="00B97507" w:rsidRPr="00F849BD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F849BD"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745DC6A7" w14:textId="77777777" w:rsidR="00B97507" w:rsidRPr="00F849BD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Валюта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4C9AEC54" w14:textId="77777777" w:rsidR="00B97507" w:rsidRPr="00F849BD" w:rsidRDefault="00B97507" w:rsidP="00B97507">
            <w:pPr>
              <w:spacing w:before="0" w:after="0"/>
              <w:rPr>
                <w:sz w:val="20"/>
              </w:rPr>
            </w:pPr>
            <w:r w:rsidRPr="00F849BD">
              <w:rPr>
                <w:sz w:val="20"/>
              </w:rPr>
              <w:t xml:space="preserve"> </w:t>
            </w:r>
          </w:p>
        </w:tc>
      </w:tr>
      <w:tr w:rsidR="00425AB0" w:rsidRPr="00F849BD" w14:paraId="6E5344B7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54502B4C" w14:textId="77777777" w:rsidR="00B97507" w:rsidRPr="00F849BD" w:rsidRDefault="00B97507" w:rsidP="00B97507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2299EEBC" w14:textId="77777777" w:rsidR="00B97507" w:rsidRPr="00F849BD" w:rsidRDefault="00B97507" w:rsidP="00B97507">
            <w:pPr>
              <w:spacing w:before="0" w:after="0"/>
              <w:rPr>
                <w:sz w:val="20"/>
                <w:lang w:val="en-US"/>
              </w:rPr>
            </w:pPr>
            <w:r w:rsidRPr="002D34CD">
              <w:rPr>
                <w:sz w:val="20"/>
                <w:lang w:val="en-US"/>
              </w:rPr>
              <w:t>financeSource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066859E6" w14:textId="77777777" w:rsidR="00B97507" w:rsidRPr="002D34CD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6C4D777C" w14:textId="77777777" w:rsidR="00B97507" w:rsidRPr="008A01EC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</w:t>
            </w:r>
            <w:r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72EDD35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34CD">
              <w:rPr>
                <w:sz w:val="20"/>
              </w:rPr>
              <w:t>Источник финансирования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8D0D39F" w14:textId="77777777" w:rsidR="00B97507" w:rsidRPr="00F849BD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6BE67057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0B80050A" w14:textId="77777777" w:rsidR="00B97507" w:rsidRPr="002D6745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494DFAF8" w14:textId="77777777" w:rsidR="00B97507" w:rsidRPr="00F849BD" w:rsidRDefault="00B97507" w:rsidP="00B97507">
            <w:pPr>
              <w:spacing w:before="0" w:after="0"/>
              <w:rPr>
                <w:sz w:val="20"/>
                <w:lang w:val="en-US"/>
              </w:rPr>
            </w:pPr>
            <w:r w:rsidRPr="006339B2">
              <w:rPr>
                <w:sz w:val="20"/>
                <w:lang w:val="en-US"/>
              </w:rPr>
              <w:t>quantityUndefined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4FA1C79F" w14:textId="77777777" w:rsidR="00B97507" w:rsidRPr="00F849BD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0C73FC33" w14:textId="77777777" w:rsidR="00B97507" w:rsidRPr="00F849BD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589EF76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6339B2">
              <w:rPr>
                <w:sz w:val="20"/>
              </w:rPr>
              <w:t>Невозможно определить количество товара, объем подлежащих выполнению работ, оказанию услуг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65864A8A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1A4780" w14:paraId="55299173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02709C2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3522BF2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67380C">
              <w:rPr>
                <w:sz w:val="20"/>
              </w:rPr>
              <w:t>customerRequirements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110C5693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2162053E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486FEC1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Требования заказчиков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08C0527F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DD515E">
              <w:rPr>
                <w:sz w:val="20"/>
              </w:rPr>
              <w:t xml:space="preserve">При приеме </w:t>
            </w:r>
            <w:r>
              <w:rPr>
                <w:sz w:val="20"/>
              </w:rPr>
              <w:t>в элементе должно присутствовать 1 требование заказчика с кодом СПЗ организации, совпадающим с кодом СПЗ размещающей организации,</w:t>
            </w:r>
            <w:r w:rsidRPr="0028098C">
              <w:rPr>
                <w:sz w:val="20"/>
              </w:rPr>
              <w:t xml:space="preserve"> </w:t>
            </w:r>
            <w:r>
              <w:rPr>
                <w:sz w:val="20"/>
              </w:rPr>
              <w:t>если закупка размещается заказчиком.</w:t>
            </w:r>
            <w:r>
              <w:t xml:space="preserve"> </w:t>
            </w:r>
            <w:r w:rsidRPr="0028098C">
              <w:rPr>
                <w:sz w:val="20"/>
              </w:rPr>
              <w:t xml:space="preserve">Если </w:t>
            </w:r>
            <w:r>
              <w:rPr>
                <w:sz w:val="20"/>
              </w:rPr>
              <w:t>закупка размещается под ролями ‘ORA’, ‘OCU, ‘OAI’,</w:t>
            </w:r>
            <w:r w:rsidRPr="0028098C">
              <w:rPr>
                <w:sz w:val="20"/>
              </w:rPr>
              <w:t xml:space="preserve"> ‘OOA’, то должно присутствовать более 1 требования заказчика</w:t>
            </w:r>
            <w:r>
              <w:rPr>
                <w:sz w:val="20"/>
              </w:rPr>
              <w:t>.</w:t>
            </w:r>
          </w:p>
        </w:tc>
      </w:tr>
      <w:tr w:rsidR="00425AB0" w14:paraId="5C06BA06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36BDD546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2BABB8DF" w14:textId="77777777" w:rsidR="00B97507" w:rsidRPr="0067380C" w:rsidRDefault="00B97507" w:rsidP="00B97507">
            <w:pPr>
              <w:spacing w:before="0" w:after="0"/>
              <w:rPr>
                <w:sz w:val="20"/>
              </w:rPr>
            </w:pPr>
            <w:r w:rsidRPr="00630353">
              <w:rPr>
                <w:sz w:val="20"/>
              </w:rPr>
              <w:t>purchaseObjects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5DFFFB3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2D617B2D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FBF3EA6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630353">
              <w:rPr>
                <w:sz w:val="20"/>
              </w:rPr>
              <w:t>Объекты закупки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36D31CDA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1BF788EB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091B686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7B81D4D1" w14:textId="77777777" w:rsidR="00B97507" w:rsidRPr="0067380C" w:rsidRDefault="00B97507" w:rsidP="00B97507">
            <w:pPr>
              <w:spacing w:before="0" w:after="0"/>
              <w:rPr>
                <w:sz w:val="20"/>
              </w:rPr>
            </w:pPr>
            <w:r w:rsidRPr="00630353">
              <w:rPr>
                <w:sz w:val="20"/>
              </w:rPr>
              <w:t>preferenses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3ECE511C" w14:textId="77777777" w:rsidR="00B97507" w:rsidRPr="000206D3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0C0A6A54" w14:textId="77777777" w:rsidR="00B97507" w:rsidRPr="000206D3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69DD31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630353">
              <w:rPr>
                <w:sz w:val="20"/>
              </w:rPr>
              <w:t>Преимущества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6FB8B4A8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2DC8CF1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024C6AD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48AAF71F" w14:textId="77777777" w:rsidR="00B97507" w:rsidRPr="0067380C" w:rsidRDefault="00B97507" w:rsidP="00B97507">
            <w:pPr>
              <w:spacing w:before="0" w:after="0"/>
              <w:rPr>
                <w:sz w:val="20"/>
              </w:rPr>
            </w:pPr>
            <w:r w:rsidRPr="00630353">
              <w:rPr>
                <w:sz w:val="20"/>
              </w:rPr>
              <w:t>requirements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61D72B44" w14:textId="77777777" w:rsidR="00B97507" w:rsidRPr="000206D3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16A3B9BB" w14:textId="77777777" w:rsidR="00B97507" w:rsidRPr="000206D3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2218EF3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630353">
              <w:rPr>
                <w:sz w:val="20"/>
              </w:rPr>
              <w:t>Преимущества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319EA265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1A4780" w14:paraId="1A8DDF2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0BBE5DE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2124727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E0744">
              <w:rPr>
                <w:sz w:val="20"/>
              </w:rPr>
              <w:t>restrictInfo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0E48A830" w14:textId="77777777" w:rsidR="00B97507" w:rsidRPr="000206D3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1468E234" w14:textId="77777777" w:rsidR="00B97507" w:rsidRPr="000206D3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16BA912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E0744">
              <w:rPr>
                <w:sz w:val="20"/>
              </w:rPr>
              <w:t>Ограничения участия в определении поставщика (подрядчика, исполнителя)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0E602C3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1A4780" w14:paraId="5FCFDCEF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4FB791F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5067C20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378AF503" w14:textId="77777777" w:rsidR="00B97507" w:rsidRPr="000206D3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68E63A98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6362D67F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61CBBAF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1A4780" w14:paraId="64A557B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445BA2C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0A81747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EE0A2D">
              <w:rPr>
                <w:sz w:val="20"/>
              </w:rPr>
              <w:t>publicDiscussion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235E5CA4" w14:textId="77777777" w:rsidR="00B97507" w:rsidRPr="00EE0A2D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7614BDC4" w14:textId="77777777" w:rsidR="00B97507" w:rsidRPr="00EE0A2D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14C0FF4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EE0A2D">
              <w:rPr>
                <w:sz w:val="20"/>
              </w:rPr>
              <w:t>Общественное обсуждение крупных закупок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4B0D9F4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1A4780" w14:paraId="4172A341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3623D6C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17F3B0C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0415C4">
              <w:rPr>
                <w:sz w:val="20"/>
              </w:rPr>
              <w:t>noPublicDiscussion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AD21211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680C0A76" w14:textId="77777777" w:rsidR="00B97507" w:rsidRPr="00EE0A2D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30FA4D7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EE0A2D">
              <w:rPr>
                <w:sz w:val="20"/>
              </w:rPr>
              <w:t>Закупка не подлежит обязательному общественному обсуждению в соответствии с подпунктами 2) и 3) пункта 1.4 Приказа Минэкономразвития от 10.10.2013 г. № 578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0D7AF76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B97507" w:rsidRPr="001A4780" w14:paraId="70665AAE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65EDD738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Валюта</w:t>
            </w:r>
          </w:p>
        </w:tc>
      </w:tr>
      <w:tr w:rsidR="00425AB0" w:rsidRPr="001A4780" w14:paraId="11DAEB9E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21B1AF2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currency</w:t>
            </w:r>
          </w:p>
        </w:tc>
        <w:tc>
          <w:tcPr>
            <w:tcW w:w="817" w:type="pct"/>
            <w:shd w:val="clear" w:color="auto" w:fill="auto"/>
            <w:hideMark/>
          </w:tcPr>
          <w:p w14:paraId="38998B97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58CF59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3BB5DA7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4A8A43B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3554D0C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1A4780" w14:paraId="61400C66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168DC72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581D998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code 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0296B326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6A635EA4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132AF5F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Код валюты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107E885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1A4780" w14:paraId="729E89B6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7128984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3D65ED2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0A46B3AE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5567BF86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82B630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Наименование валюты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0383CEB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97507" w:rsidRPr="001A4780" w14:paraId="33A33BA0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47160AA5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Требования заказчиков</w:t>
            </w:r>
          </w:p>
        </w:tc>
      </w:tr>
      <w:tr w:rsidR="00425AB0" w:rsidRPr="001A4780" w14:paraId="5DECED0A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1833413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customerRequirements</w:t>
            </w:r>
          </w:p>
        </w:tc>
        <w:tc>
          <w:tcPr>
            <w:tcW w:w="817" w:type="pct"/>
            <w:shd w:val="clear" w:color="auto" w:fill="auto"/>
            <w:hideMark/>
          </w:tcPr>
          <w:p w14:paraId="015AB26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0F79F85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55384DC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6C0C0D5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569910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  <w:r w:rsidRPr="001A4780">
              <w:rPr>
                <w:sz w:val="20"/>
              </w:rPr>
              <w:t>Множественный элемент</w:t>
            </w:r>
          </w:p>
        </w:tc>
      </w:tr>
      <w:tr w:rsidR="00425AB0" w:rsidRPr="001A4780" w14:paraId="55F8F128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54E876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customerRequirement</w:t>
            </w:r>
          </w:p>
        </w:tc>
        <w:tc>
          <w:tcPr>
            <w:tcW w:w="817" w:type="pct"/>
            <w:shd w:val="clear" w:color="auto" w:fill="auto"/>
            <w:hideMark/>
          </w:tcPr>
          <w:p w14:paraId="10AC598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3EF42A60" w14:textId="77777777" w:rsidR="00B97507" w:rsidRPr="0001578F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380A6889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2592A70" w14:textId="77777777" w:rsidR="00B97507" w:rsidRPr="0001578F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  <w:r>
              <w:rPr>
                <w:sz w:val="20"/>
                <w:lang w:val="en-US"/>
              </w:rPr>
              <w:t>Требование заказчика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31BDB5E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br/>
            </w:r>
            <w:r>
              <w:rPr>
                <w:sz w:val="20"/>
              </w:rPr>
              <w:t xml:space="preserve"> </w:t>
            </w:r>
          </w:p>
        </w:tc>
      </w:tr>
      <w:tr w:rsidR="00425AB0" w:rsidRPr="001A4780" w14:paraId="23647E7F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4A4874E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58B8C46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67380C">
              <w:rPr>
                <w:sz w:val="20"/>
              </w:rPr>
              <w:t>customer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4353E6D5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04CB486F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5A66FA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Организация заказчика данных требований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5D15AB96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F849BD" w14:paraId="386483E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155A24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2D3F7D5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maxPrice 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7B79278" w14:textId="77777777" w:rsidR="00B97507" w:rsidRPr="006D4742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587B0412" w14:textId="77777777" w:rsidR="00B97507" w:rsidRPr="008E3774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25817C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Начальная (максимальная) цена контракта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08943290" w14:textId="77777777" w:rsidR="00B97507" w:rsidRPr="00F849BD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F849BD">
              <w:rPr>
                <w:sz w:val="20"/>
              </w:rPr>
              <w:t>(-)?\</w:t>
            </w:r>
            <w:r w:rsidRPr="00F849BD">
              <w:rPr>
                <w:sz w:val="20"/>
                <w:lang w:val="en-US"/>
              </w:rPr>
              <w:t>d</w:t>
            </w:r>
            <w:r w:rsidRPr="00F849BD">
              <w:rPr>
                <w:sz w:val="20"/>
              </w:rPr>
              <w:t>+(\.\</w:t>
            </w:r>
            <w:r w:rsidRPr="00F849BD">
              <w:rPr>
                <w:sz w:val="20"/>
                <w:lang w:val="en-US"/>
              </w:rPr>
              <w:t>d</w:t>
            </w:r>
            <w:r w:rsidRPr="00F849BD">
              <w:rPr>
                <w:sz w:val="20"/>
              </w:rPr>
              <w:t>\</w:t>
            </w:r>
            <w:r w:rsidRPr="00F849BD">
              <w:rPr>
                <w:sz w:val="20"/>
                <w:lang w:val="en-US"/>
              </w:rPr>
              <w:t>d</w:t>
            </w:r>
            <w:r w:rsidRPr="00F849BD">
              <w:rPr>
                <w:sz w:val="20"/>
              </w:rPr>
              <w:t>)?</w:t>
            </w:r>
            <w:r w:rsidRPr="00DD515E">
              <w:rPr>
                <w:sz w:val="20"/>
              </w:rPr>
              <w:t xml:space="preserve"> При приеме </w:t>
            </w:r>
            <w:r>
              <w:rPr>
                <w:sz w:val="20"/>
              </w:rPr>
              <w:t>значение элемента должно совпада</w:t>
            </w:r>
            <w:r w:rsidRPr="0028098C">
              <w:rPr>
                <w:sz w:val="20"/>
              </w:rPr>
              <w:t>т</w:t>
            </w:r>
            <w:r>
              <w:rPr>
                <w:sz w:val="20"/>
              </w:rPr>
              <w:t xml:space="preserve">ь с </w:t>
            </w:r>
            <w:proofErr w:type="gramStart"/>
            <w:r>
              <w:rPr>
                <w:sz w:val="20"/>
              </w:rPr>
              <w:t>начальной</w:t>
            </w:r>
            <w:proofErr w:type="gramEnd"/>
            <w:r w:rsidRPr="0028098C">
              <w:rPr>
                <w:sz w:val="20"/>
              </w:rPr>
              <w:t xml:space="preserve"> (максимальная) цена контрактов на уровне лота</w:t>
            </w:r>
            <w:r>
              <w:rPr>
                <w:sz w:val="20"/>
              </w:rPr>
              <w:t>,</w:t>
            </w:r>
            <w:r w:rsidRPr="0028098C">
              <w:rPr>
                <w:sz w:val="20"/>
              </w:rPr>
              <w:t xml:space="preserve"> </w:t>
            </w:r>
            <w:r>
              <w:rPr>
                <w:sz w:val="20"/>
              </w:rPr>
              <w:t>если закупка размещается заказчиком.</w:t>
            </w:r>
          </w:p>
        </w:tc>
      </w:tr>
      <w:tr w:rsidR="00425AB0" w:rsidRPr="001A4780" w14:paraId="44B537D1" w14:textId="77777777" w:rsidTr="007B233E">
        <w:trPr>
          <w:gridAfter w:val="1"/>
          <w:wAfter w:w="10" w:type="pct"/>
        </w:trPr>
        <w:tc>
          <w:tcPr>
            <w:tcW w:w="752" w:type="pct"/>
            <w:vMerge w:val="restart"/>
            <w:shd w:val="clear" w:color="auto" w:fill="auto"/>
            <w:hideMark/>
          </w:tcPr>
          <w:p w14:paraId="0325DBC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  <w:p w14:paraId="5E6C3C4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17" w:type="pct"/>
            <w:shd w:val="clear" w:color="auto" w:fill="auto"/>
            <w:hideMark/>
          </w:tcPr>
          <w:p w14:paraId="795230D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deliveryPlace 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6129656D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0C24EA08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T(1-2000)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7F32E9C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980DDF">
              <w:rPr>
                <w:sz w:val="20"/>
              </w:rPr>
              <w:t>Место доставки товара, выполнения работы или оказания услуги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5F4066D1" w14:textId="79168198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Устарело. Элемент оставлен для обратной совместимости схем. Место доставки должно быть указано с помощью элемента </w:t>
            </w:r>
            <w:r w:rsidRPr="00B80981">
              <w:rPr>
                <w:sz w:val="20"/>
              </w:rPr>
              <w:t>kladrPlaces</w:t>
            </w:r>
            <w:r>
              <w:rPr>
                <w:sz w:val="20"/>
              </w:rPr>
              <w:t>.</w:t>
            </w:r>
          </w:p>
        </w:tc>
      </w:tr>
      <w:tr w:rsidR="00425AB0" w14:paraId="16AD8DBA" w14:textId="77777777" w:rsidTr="007B233E">
        <w:trPr>
          <w:gridAfter w:val="1"/>
          <w:wAfter w:w="10" w:type="pct"/>
        </w:trPr>
        <w:tc>
          <w:tcPr>
            <w:tcW w:w="752" w:type="pct"/>
            <w:vMerge/>
            <w:shd w:val="clear" w:color="auto" w:fill="auto"/>
          </w:tcPr>
          <w:p w14:paraId="772B293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4DD9DA9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kladrPlaces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9A4573B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70B353FD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2AA9FDC8" w14:textId="77777777" w:rsidR="00B97507" w:rsidRPr="00980DDF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Места доставки товара, выполнения работы или оказания услуги по справочнику КЛАДР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5679B8A6" w14:textId="77777777" w:rsidR="00B97507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Множественный элемент</w:t>
            </w:r>
          </w:p>
        </w:tc>
      </w:tr>
      <w:tr w:rsidR="00425AB0" w:rsidRPr="001A4780" w14:paraId="7929BAFA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1B22CEBF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2162356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deliveryTerm 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4FA6825C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41E3DF22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5DF401C7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733747">
              <w:rPr>
                <w:sz w:val="20"/>
              </w:rPr>
              <w:t>Сроки доставки товара, выполнения работы или оказания услуги либо график оказания услуг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74F514B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14:paraId="0A665889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50F6EFB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2C5668A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7D340D">
              <w:rPr>
                <w:sz w:val="20"/>
              </w:rPr>
              <w:t>onesideRejection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09F9216A" w14:textId="77777777" w:rsidR="00B97507" w:rsidRPr="007D340D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35839E13" w14:textId="77777777" w:rsidR="00B97507" w:rsidRPr="007D340D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15540C15" w14:textId="77777777" w:rsidR="00B97507" w:rsidRPr="00733747" w:rsidRDefault="00B97507" w:rsidP="00B97507">
            <w:pPr>
              <w:spacing w:before="0" w:after="0"/>
              <w:rPr>
                <w:sz w:val="20"/>
              </w:rPr>
            </w:pPr>
            <w:r w:rsidRPr="007D340D">
              <w:rPr>
                <w:sz w:val="20"/>
              </w:rPr>
              <w:t>Информация о возможности одностороннего отказа от исполнения контракта в соответствии с положениями чч. 8–26 ст. 95 44-ФЗ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5460388D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476F3D1B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135F350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4682C674" w14:textId="77777777" w:rsidR="00B97507" w:rsidRPr="007D340D" w:rsidRDefault="00B97507" w:rsidP="00B97507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tenderPlanInfo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20439B7" w14:textId="77777777" w:rsidR="00B9750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1726F8B3" w14:textId="77777777" w:rsidR="00B9750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4D1FAEFD" w14:textId="77777777" w:rsidR="00B97507" w:rsidRPr="007D340D" w:rsidRDefault="00B97507" w:rsidP="00B97507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Сведения о связи с позицией плана-графика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5388F015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56DA0A41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118808B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AC3B232" w14:textId="77777777" w:rsidR="00B97507" w:rsidRPr="007D340D" w:rsidRDefault="00B97507" w:rsidP="00B97507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budgetFinancings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097EDD9" w14:textId="77777777" w:rsidR="00B9750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4F8C74D3" w14:textId="77777777" w:rsidR="00B9750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5A6A9812" w14:textId="77777777" w:rsidR="00B97507" w:rsidRPr="007D340D" w:rsidRDefault="00B97507" w:rsidP="00B97507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План исполнения контракта за счет бюджетных средств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4658C713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06A5BE5B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05C83E1A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E0320CB" w14:textId="77777777" w:rsidR="00B97507" w:rsidRPr="007D340D" w:rsidRDefault="00B97507" w:rsidP="00B97507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nonbudgetFinancings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90DF22D" w14:textId="77777777" w:rsidR="00B9750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77106782" w14:textId="77777777" w:rsidR="00B9750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4B5FEB26" w14:textId="77777777" w:rsidR="00B97507" w:rsidRPr="007D340D" w:rsidRDefault="00B97507" w:rsidP="00B97507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План исполнения контракта за счет внебюджетных средств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39CCF37C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B97507" w14:paraId="35AAB0C0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1F846886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Организация заказчика данных требований</w:t>
            </w:r>
          </w:p>
        </w:tc>
      </w:tr>
      <w:tr w:rsidR="00425AB0" w:rsidRPr="001A4780" w14:paraId="6B0D2E3C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704B87F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customer</w:t>
            </w:r>
          </w:p>
        </w:tc>
        <w:tc>
          <w:tcPr>
            <w:tcW w:w="817" w:type="pct"/>
            <w:shd w:val="clear" w:color="auto" w:fill="auto"/>
            <w:hideMark/>
          </w:tcPr>
          <w:p w14:paraId="1CAB32B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6EC5949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2CE20CD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77147A56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67A61F57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1A4780" w14:paraId="30E09A21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73B3A7A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4E32EB0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126EA0FE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3922EE04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C11DCB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Код </w:t>
            </w:r>
            <w:r>
              <w:rPr>
                <w:sz w:val="20"/>
              </w:rPr>
              <w:t>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44CC9A6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\d{1,11}</w:t>
            </w:r>
            <w:r>
              <w:rPr>
                <w:sz w:val="20"/>
              </w:rPr>
              <w:t xml:space="preserve"> </w:t>
            </w:r>
          </w:p>
        </w:tc>
      </w:tr>
      <w:tr w:rsidR="007B233E" w:rsidRPr="001A4780" w14:paraId="3156DEF8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277E70E3" w14:textId="77777777" w:rsidR="007B233E" w:rsidRPr="001A4780" w:rsidRDefault="007B233E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38BD767A" w14:textId="107EECD4" w:rsidR="007B233E" w:rsidRPr="001A4780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57770122" w14:textId="4E5F89F0" w:rsidR="007B233E" w:rsidRPr="001A4780" w:rsidRDefault="007B233E" w:rsidP="007B233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0B7354E3" w14:textId="04FCC4F1" w:rsidR="007B233E" w:rsidRPr="001A4780" w:rsidRDefault="007B233E" w:rsidP="007B233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628C52A4" w14:textId="7BFA063B" w:rsidR="007B233E" w:rsidRPr="001A4780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185C08B9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1DC75A9B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3C4B570A" w14:textId="03EBA509" w:rsidR="007B233E" w:rsidRPr="001A4780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425AB0" w:rsidRPr="001A4780" w14:paraId="5E9C966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3385C00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2D239BF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4A221B28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1978A6A0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449CFA7A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5541F68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97507" w:rsidRPr="00B80981" w14:paraId="1A8C0EE4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</w:tcPr>
          <w:p w14:paraId="3843C291" w14:textId="77777777" w:rsidR="00B97507" w:rsidRPr="00B80981" w:rsidRDefault="00B97507" w:rsidP="00B97507">
            <w:pPr>
              <w:spacing w:before="0" w:after="0"/>
              <w:jc w:val="center"/>
              <w:rPr>
                <w:b/>
                <w:sz w:val="20"/>
              </w:rPr>
            </w:pPr>
            <w:r w:rsidRPr="00B80981">
              <w:rPr>
                <w:b/>
                <w:sz w:val="20"/>
              </w:rPr>
              <w:t>Места доставки товара, выполнения работы или оказания услуги по справочнику КЛАДР</w:t>
            </w:r>
          </w:p>
        </w:tc>
      </w:tr>
      <w:tr w:rsidR="00425AB0" w14:paraId="1D367ADA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0A240EFB" w14:textId="77777777" w:rsidR="00B97507" w:rsidRPr="00B80981" w:rsidRDefault="00B97507" w:rsidP="00B97507">
            <w:pPr>
              <w:spacing w:before="0" w:after="0"/>
              <w:rPr>
                <w:b/>
                <w:sz w:val="20"/>
              </w:rPr>
            </w:pPr>
            <w:r w:rsidRPr="00B80981">
              <w:rPr>
                <w:b/>
                <w:sz w:val="20"/>
              </w:rPr>
              <w:t>kladrPlaces</w:t>
            </w:r>
          </w:p>
        </w:tc>
        <w:tc>
          <w:tcPr>
            <w:tcW w:w="817" w:type="pct"/>
            <w:shd w:val="clear" w:color="auto" w:fill="auto"/>
          </w:tcPr>
          <w:p w14:paraId="245F77F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201" w:type="pct"/>
            <w:shd w:val="clear" w:color="auto" w:fill="auto"/>
          </w:tcPr>
          <w:p w14:paraId="7D8A3530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22" w:type="pct"/>
            <w:gridSpan w:val="5"/>
            <w:shd w:val="clear" w:color="auto" w:fill="auto"/>
          </w:tcPr>
          <w:p w14:paraId="3A27794F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</w:tcPr>
          <w:p w14:paraId="1765A3B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</w:tcPr>
          <w:p w14:paraId="314773E9" w14:textId="77777777" w:rsidR="00B97507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Множественный элемент</w:t>
            </w:r>
          </w:p>
        </w:tc>
      </w:tr>
      <w:tr w:rsidR="00425AB0" w14:paraId="0526377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4E13C26E" w14:textId="77777777" w:rsidR="00B97507" w:rsidRPr="00B80981" w:rsidRDefault="00B97507" w:rsidP="00B97507">
            <w:pPr>
              <w:spacing w:before="0" w:after="0"/>
              <w:rPr>
                <w:b/>
                <w:sz w:val="20"/>
                <w:lang w:val="en-US"/>
              </w:rPr>
            </w:pPr>
            <w:r w:rsidRPr="00B80981">
              <w:rPr>
                <w:b/>
                <w:sz w:val="20"/>
              </w:rPr>
              <w:t>kladrPlace</w:t>
            </w:r>
          </w:p>
        </w:tc>
        <w:tc>
          <w:tcPr>
            <w:tcW w:w="817" w:type="pct"/>
            <w:shd w:val="clear" w:color="auto" w:fill="auto"/>
          </w:tcPr>
          <w:p w14:paraId="6716C98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201" w:type="pct"/>
            <w:shd w:val="clear" w:color="auto" w:fill="auto"/>
          </w:tcPr>
          <w:p w14:paraId="703D4801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7A004F03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78E421A5" w14:textId="77777777" w:rsidR="00B97507" w:rsidRPr="00B80981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  <w:r w:rsidRPr="00B80981">
              <w:rPr>
                <w:sz w:val="20"/>
              </w:rPr>
              <w:t>Место доставки товара, выполнения работы или оказания услуги по справочнику КЛАДР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62EBA502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70EBB38B" w14:textId="77777777" w:rsidTr="007B233E">
        <w:trPr>
          <w:gridAfter w:val="1"/>
          <w:wAfter w:w="10" w:type="pct"/>
        </w:trPr>
        <w:tc>
          <w:tcPr>
            <w:tcW w:w="752" w:type="pct"/>
            <w:vMerge w:val="restart"/>
            <w:shd w:val="clear" w:color="auto" w:fill="auto"/>
          </w:tcPr>
          <w:p w14:paraId="262B7042" w14:textId="43BF02A3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элемента. Выбор – необязательный.</w:t>
            </w:r>
          </w:p>
        </w:tc>
        <w:tc>
          <w:tcPr>
            <w:tcW w:w="817" w:type="pct"/>
            <w:shd w:val="clear" w:color="auto" w:fill="auto"/>
          </w:tcPr>
          <w:p w14:paraId="6B7E502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kladr</w:t>
            </w:r>
          </w:p>
        </w:tc>
        <w:tc>
          <w:tcPr>
            <w:tcW w:w="201" w:type="pct"/>
            <w:shd w:val="clear" w:color="auto" w:fill="auto"/>
          </w:tcPr>
          <w:p w14:paraId="67D56FCF" w14:textId="77777777" w:rsidR="00B97507" w:rsidRPr="00B80981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022F4646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6AA7986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Код КЛАДР - если поставка в РФ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3A8DE735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34A8F7E1" w14:textId="77777777" w:rsidTr="007B233E">
        <w:trPr>
          <w:gridAfter w:val="1"/>
          <w:wAfter w:w="10" w:type="pct"/>
        </w:trPr>
        <w:tc>
          <w:tcPr>
            <w:tcW w:w="752" w:type="pct"/>
            <w:vMerge/>
            <w:shd w:val="clear" w:color="auto" w:fill="auto"/>
          </w:tcPr>
          <w:p w14:paraId="1D53CCCA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32E42D7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country</w:t>
            </w:r>
          </w:p>
        </w:tc>
        <w:tc>
          <w:tcPr>
            <w:tcW w:w="201" w:type="pct"/>
            <w:shd w:val="clear" w:color="auto" w:fill="auto"/>
          </w:tcPr>
          <w:p w14:paraId="76AFE32C" w14:textId="77777777" w:rsidR="00B97507" w:rsidRPr="00B80981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54AB05BF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4008467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Код страны в ОКСМ - если поставка не в РФ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1884AB36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234D133A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513A549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45CC2D9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deliveryPlace</w:t>
            </w:r>
          </w:p>
        </w:tc>
        <w:tc>
          <w:tcPr>
            <w:tcW w:w="201" w:type="pct"/>
            <w:shd w:val="clear" w:color="auto" w:fill="auto"/>
          </w:tcPr>
          <w:p w14:paraId="44FE3361" w14:textId="77777777" w:rsidR="00B97507" w:rsidRPr="00B80981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6705E02F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6776640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Место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43E78102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4FF3B482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5EE7685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E99D9D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noKladrForRegionSettlement</w:t>
            </w:r>
          </w:p>
        </w:tc>
        <w:tc>
          <w:tcPr>
            <w:tcW w:w="201" w:type="pct"/>
            <w:shd w:val="clear" w:color="auto" w:fill="auto"/>
          </w:tcPr>
          <w:p w14:paraId="1F480FD0" w14:textId="77777777" w:rsidR="00B97507" w:rsidRPr="00B80981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2A936346" w14:textId="77777777" w:rsidR="00B97507" w:rsidRPr="00B80981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73543D8F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КЛАДР не используется для задания района/города и населенного пункта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01CA7B95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B97507" w:rsidRPr="00B80981" w14:paraId="3EF0DDA3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</w:tcPr>
          <w:p w14:paraId="5360AD9A" w14:textId="77777777" w:rsidR="00B97507" w:rsidRPr="00B80981" w:rsidRDefault="00B97507" w:rsidP="00B97507">
            <w:pPr>
              <w:spacing w:before="0" w:after="0"/>
              <w:jc w:val="center"/>
              <w:rPr>
                <w:b/>
                <w:sz w:val="20"/>
              </w:rPr>
            </w:pPr>
            <w:r w:rsidRPr="00B80981">
              <w:rPr>
                <w:b/>
                <w:sz w:val="20"/>
              </w:rPr>
              <w:t>Код КЛАДР</w:t>
            </w:r>
          </w:p>
        </w:tc>
      </w:tr>
      <w:tr w:rsidR="00425AB0" w14:paraId="54358871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3973973F" w14:textId="77777777" w:rsidR="00B97507" w:rsidRPr="00B80981" w:rsidRDefault="00B97507" w:rsidP="00B97507">
            <w:pPr>
              <w:spacing w:before="0" w:after="0"/>
              <w:rPr>
                <w:b/>
                <w:sz w:val="20"/>
              </w:rPr>
            </w:pPr>
            <w:r w:rsidRPr="00B80981">
              <w:rPr>
                <w:b/>
                <w:sz w:val="20"/>
              </w:rPr>
              <w:t>kladr</w:t>
            </w:r>
          </w:p>
        </w:tc>
        <w:tc>
          <w:tcPr>
            <w:tcW w:w="817" w:type="pct"/>
            <w:shd w:val="clear" w:color="auto" w:fill="auto"/>
          </w:tcPr>
          <w:p w14:paraId="227E2E5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201" w:type="pct"/>
            <w:shd w:val="clear" w:color="auto" w:fill="auto"/>
          </w:tcPr>
          <w:p w14:paraId="5DC4B35E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22" w:type="pct"/>
            <w:gridSpan w:val="5"/>
            <w:shd w:val="clear" w:color="auto" w:fill="auto"/>
          </w:tcPr>
          <w:p w14:paraId="5E220F56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</w:tcPr>
          <w:p w14:paraId="5BB34F8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</w:tcPr>
          <w:p w14:paraId="08FFB0FD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7B6BBE99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24C0292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7AF859D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kladrType</w:t>
            </w:r>
          </w:p>
        </w:tc>
        <w:tc>
          <w:tcPr>
            <w:tcW w:w="201" w:type="pct"/>
            <w:shd w:val="clear" w:color="auto" w:fill="auto"/>
          </w:tcPr>
          <w:p w14:paraId="249AA927" w14:textId="77777777" w:rsidR="00B97507" w:rsidRPr="00B80981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5C580B2B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T(1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38B14DD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Тип элемента КЛАДР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0503BCB9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4D92C878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6F7BF907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20D6EB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kladrCode</w:t>
            </w:r>
          </w:p>
        </w:tc>
        <w:tc>
          <w:tcPr>
            <w:tcW w:w="201" w:type="pct"/>
            <w:shd w:val="clear" w:color="auto" w:fill="auto"/>
          </w:tcPr>
          <w:p w14:paraId="585D2EFB" w14:textId="77777777" w:rsidR="00B97507" w:rsidRPr="00B80981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09E03E7D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T(1-20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7AC9E9B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Код КЛАДР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2F182D68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3344599B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13218DB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945A0F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fullName</w:t>
            </w:r>
          </w:p>
        </w:tc>
        <w:tc>
          <w:tcPr>
            <w:tcW w:w="201" w:type="pct"/>
            <w:shd w:val="clear" w:color="auto" w:fill="auto"/>
          </w:tcPr>
          <w:p w14:paraId="4F3BBE4D" w14:textId="77777777" w:rsidR="00B97507" w:rsidRPr="00B80981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420062C5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T(1-200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23D9EE6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Полное наименование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7A9B4F76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B97507" w14:paraId="6B46195C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</w:tcPr>
          <w:p w14:paraId="602E4CD3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25AB0" w14:paraId="1204C006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7B47CF0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817" w:type="pct"/>
            <w:shd w:val="clear" w:color="auto" w:fill="auto"/>
          </w:tcPr>
          <w:p w14:paraId="0CDE8CC6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1" w:type="pct"/>
            <w:shd w:val="clear" w:color="auto" w:fill="auto"/>
          </w:tcPr>
          <w:p w14:paraId="50CB4F30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22A9B450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63772CAA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6DF95A29" w14:textId="77777777" w:rsidR="00B97507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25AB0" w14:paraId="0C6F3D4C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5B4753A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5A615E0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1" w:type="pct"/>
            <w:shd w:val="clear" w:color="auto" w:fill="auto"/>
          </w:tcPr>
          <w:p w14:paraId="6461E286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1A3C2BAA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1163CB56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3C7C6D05" w14:textId="77777777" w:rsidR="00B97507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14:paraId="0E631845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228F5657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6FF0174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1" w:type="pct"/>
            <w:shd w:val="clear" w:color="auto" w:fill="auto"/>
          </w:tcPr>
          <w:p w14:paraId="68B8F5AC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1AB5B841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486A574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32A21096" w14:textId="77777777" w:rsidR="00B97507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14:paraId="5522CBAE" w14:textId="77777777" w:rsidTr="007B233E">
        <w:trPr>
          <w:gridAfter w:val="1"/>
          <w:wAfter w:w="10" w:type="pct"/>
        </w:trPr>
        <w:tc>
          <w:tcPr>
            <w:tcW w:w="1569" w:type="pct"/>
            <w:gridSpan w:val="2"/>
            <w:shd w:val="clear" w:color="auto" w:fill="auto"/>
          </w:tcPr>
          <w:p w14:paraId="0AA6D76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b/>
                <w:sz w:val="20"/>
              </w:rPr>
              <w:t>noKladrForRegionSettlement</w:t>
            </w:r>
          </w:p>
        </w:tc>
        <w:tc>
          <w:tcPr>
            <w:tcW w:w="201" w:type="pct"/>
            <w:shd w:val="clear" w:color="auto" w:fill="auto"/>
          </w:tcPr>
          <w:p w14:paraId="3DA13C37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22" w:type="pct"/>
            <w:gridSpan w:val="5"/>
            <w:shd w:val="clear" w:color="auto" w:fill="auto"/>
          </w:tcPr>
          <w:p w14:paraId="6D8FE89D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</w:tcPr>
          <w:p w14:paraId="44DBB8AF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</w:tcPr>
          <w:p w14:paraId="3C48EFC2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116E525E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32ECA2C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3B2CD06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region</w:t>
            </w:r>
          </w:p>
        </w:tc>
        <w:tc>
          <w:tcPr>
            <w:tcW w:w="201" w:type="pct"/>
            <w:shd w:val="clear" w:color="auto" w:fill="auto"/>
          </w:tcPr>
          <w:p w14:paraId="4144F1A4" w14:textId="6BF0FF8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0CF6E6B7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10</w:t>
            </w:r>
            <w:r>
              <w:rPr>
                <w:sz w:val="20"/>
              </w:rPr>
              <w:t>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76FDAE8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Район/город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7D1E60A3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7F7FE142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505A8B1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3C96818A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settlement</w:t>
            </w:r>
          </w:p>
        </w:tc>
        <w:tc>
          <w:tcPr>
            <w:tcW w:w="201" w:type="pct"/>
            <w:shd w:val="clear" w:color="auto" w:fill="auto"/>
          </w:tcPr>
          <w:p w14:paraId="74F46DF6" w14:textId="1787C66C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602B669C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10</w:t>
            </w:r>
            <w:r>
              <w:rPr>
                <w:sz w:val="20"/>
              </w:rPr>
              <w:t>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7C0C4C4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Населенный пункт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7ED654CB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B97507" w:rsidRPr="001A4780" w14:paraId="3CD5270B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67F1A85F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B421CF">
              <w:rPr>
                <w:b/>
                <w:sz w:val="20"/>
              </w:rPr>
              <w:t>Объекты закупки</w:t>
            </w:r>
          </w:p>
        </w:tc>
      </w:tr>
      <w:tr w:rsidR="00425AB0" w:rsidRPr="00B421CF" w14:paraId="35E3CBF2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5847A55D" w14:textId="77777777" w:rsidR="00B97507" w:rsidRPr="00B421CF" w:rsidRDefault="00B97507" w:rsidP="00B97507">
            <w:pPr>
              <w:spacing w:before="0" w:after="0"/>
              <w:rPr>
                <w:b/>
                <w:sz w:val="20"/>
              </w:rPr>
            </w:pPr>
            <w:r w:rsidRPr="00B421CF">
              <w:rPr>
                <w:b/>
                <w:sz w:val="20"/>
              </w:rPr>
              <w:t>purchaseObjects</w:t>
            </w:r>
          </w:p>
        </w:tc>
        <w:tc>
          <w:tcPr>
            <w:tcW w:w="817" w:type="pct"/>
            <w:shd w:val="clear" w:color="auto" w:fill="auto"/>
            <w:hideMark/>
          </w:tcPr>
          <w:p w14:paraId="4F9FCED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40CF7AE1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72A9E2FA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7A75777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077530F5" w14:textId="77777777" w:rsidR="00B97507" w:rsidRPr="00B421CF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1A4780" w14:paraId="2B4CDAC9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7F13CB7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3570A7A9" w14:textId="77777777" w:rsidR="00B97507" w:rsidRPr="00DE12BE" w:rsidRDefault="00B97507" w:rsidP="00B9750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purchaseObject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3DDCD0BE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5B40D466" w14:textId="77777777" w:rsidR="00B97507" w:rsidRPr="0017748A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612142EA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Объект закупки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5411007F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Множественный элемент</w:t>
            </w:r>
          </w:p>
        </w:tc>
      </w:tr>
      <w:tr w:rsidR="00425AB0" w:rsidRPr="001A4780" w14:paraId="70606E2F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3E7211E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3925D6A9" w14:textId="77777777" w:rsidR="00B97507" w:rsidRPr="00DE12BE" w:rsidRDefault="00B97507" w:rsidP="00B9750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totalSum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BA8E204" w14:textId="77777777" w:rsidR="00B97507" w:rsidRPr="00DE12BE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18F39E61" w14:textId="77777777" w:rsidR="00B97507" w:rsidRPr="0017748A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550FAA8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Общая сумма </w:t>
            </w:r>
            <w:r w:rsidRPr="002D68E3">
              <w:rPr>
                <w:sz w:val="20"/>
              </w:rPr>
              <w:t>позици</w:t>
            </w:r>
            <w:r>
              <w:rPr>
                <w:sz w:val="20"/>
              </w:rPr>
              <w:t>й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550D0AB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F849BD">
              <w:rPr>
                <w:sz w:val="20"/>
              </w:rPr>
              <w:t>(-)?\</w:t>
            </w:r>
            <w:r w:rsidRPr="00F849BD">
              <w:rPr>
                <w:sz w:val="20"/>
                <w:lang w:val="en-US"/>
              </w:rPr>
              <w:t>d</w:t>
            </w:r>
            <w:r w:rsidRPr="00F849BD">
              <w:rPr>
                <w:sz w:val="20"/>
              </w:rPr>
              <w:t>+(\.\</w:t>
            </w:r>
            <w:r w:rsidRPr="00F849BD">
              <w:rPr>
                <w:sz w:val="20"/>
                <w:lang w:val="en-US"/>
              </w:rPr>
              <w:t>d</w:t>
            </w:r>
            <w:r w:rsidRPr="00F849BD">
              <w:rPr>
                <w:sz w:val="20"/>
              </w:rPr>
              <w:t>\</w:t>
            </w:r>
            <w:r w:rsidRPr="00F849BD">
              <w:rPr>
                <w:sz w:val="20"/>
                <w:lang w:val="en-US"/>
              </w:rPr>
              <w:t>d</w:t>
            </w:r>
            <w:r w:rsidRPr="00F849BD">
              <w:rPr>
                <w:sz w:val="20"/>
              </w:rPr>
              <w:t>)?</w:t>
            </w:r>
          </w:p>
        </w:tc>
      </w:tr>
      <w:tr w:rsidR="00B97507" w:rsidRPr="001A4780" w14:paraId="68474579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3E6FF643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B421CF">
              <w:rPr>
                <w:b/>
                <w:sz w:val="20"/>
              </w:rPr>
              <w:t>Объект закупки</w:t>
            </w:r>
          </w:p>
        </w:tc>
      </w:tr>
      <w:tr w:rsidR="00425AB0" w:rsidRPr="001A4780" w14:paraId="40E685CC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11412AB2" w14:textId="77777777" w:rsidR="00B97507" w:rsidRPr="00B421CF" w:rsidRDefault="00B97507" w:rsidP="00B97507">
            <w:pPr>
              <w:spacing w:before="0" w:after="0"/>
              <w:rPr>
                <w:sz w:val="20"/>
                <w:lang w:val="en-US"/>
              </w:rPr>
            </w:pPr>
            <w:r w:rsidRPr="00B421CF">
              <w:rPr>
                <w:b/>
                <w:sz w:val="20"/>
              </w:rPr>
              <w:t>purchaseObject</w:t>
            </w:r>
          </w:p>
        </w:tc>
        <w:tc>
          <w:tcPr>
            <w:tcW w:w="817" w:type="pct"/>
            <w:shd w:val="clear" w:color="auto" w:fill="auto"/>
            <w:hideMark/>
          </w:tcPr>
          <w:p w14:paraId="0C0FAC2F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504D3F6B" w14:textId="77777777" w:rsidR="00B97507" w:rsidRPr="006B435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3E86DC7D" w14:textId="77777777" w:rsidR="00B97507" w:rsidRPr="006B435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56C58179" w14:textId="77777777" w:rsidR="00B97507" w:rsidRPr="00966116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Объект закупки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7204E58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1A4780" w14:paraId="7A9FD659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6A7B27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4A761A0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OKPD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2FD265FA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359EE7F6" w14:textId="77777777" w:rsidR="00B97507" w:rsidRPr="0017748A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2C358E6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Классификация товара, работы, услуги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1DA5BF1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1A4780" w14:paraId="0EFA230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0EF191A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4FA2F58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name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39B30CC5" w14:textId="77777777" w:rsidR="00B97507" w:rsidRPr="0017748A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24FDC6A6" w14:textId="77777777" w:rsidR="00B97507" w:rsidRPr="0017748A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36BA830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Наименование товара, работы, услуги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C42852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1A4780" w14:paraId="776F0769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2D1F57F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267E084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OKEI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4C0F6C92" w14:textId="77777777" w:rsidR="00B97507" w:rsidRPr="0017748A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06C4F768" w14:textId="77777777" w:rsidR="00B97507" w:rsidRPr="0017748A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4D54068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Единица измерения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B8A65C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1F646689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797C46F8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2FBB93A7" w14:textId="77777777" w:rsidR="00B97507" w:rsidRPr="001923E1" w:rsidRDefault="00B97507" w:rsidP="00B97507">
            <w:pPr>
              <w:spacing w:before="0" w:after="0"/>
              <w:rPr>
                <w:sz w:val="20"/>
                <w:lang w:val="en-US"/>
              </w:rPr>
            </w:pPr>
            <w:r w:rsidRPr="002D68E3">
              <w:rPr>
                <w:sz w:val="20"/>
              </w:rPr>
              <w:t>customerQuantities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4A1C3560" w14:textId="77777777" w:rsidR="00B97507" w:rsidRPr="0017748A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37387732" w14:textId="77777777" w:rsidR="00B97507" w:rsidRPr="0017748A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C41926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Количество по заказчикам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4A9A6012" w14:textId="77777777" w:rsidR="00B97507" w:rsidRDefault="00B97507" w:rsidP="00B97507">
            <w:pPr>
              <w:spacing w:before="0" w:after="0"/>
              <w:rPr>
                <w:sz w:val="20"/>
              </w:rPr>
            </w:pPr>
            <w:r w:rsidRPr="00DD515E">
              <w:rPr>
                <w:sz w:val="20"/>
              </w:rPr>
              <w:t xml:space="preserve">При приеме </w:t>
            </w:r>
            <w:r>
              <w:rPr>
                <w:sz w:val="20"/>
              </w:rPr>
              <w:t xml:space="preserve">элемент </w:t>
            </w:r>
            <w:r w:rsidRPr="0028098C">
              <w:rPr>
                <w:sz w:val="20"/>
              </w:rPr>
              <w:t>должен отсутствовать</w:t>
            </w:r>
            <w:r>
              <w:rPr>
                <w:sz w:val="20"/>
              </w:rPr>
              <w:t>, если</w:t>
            </w:r>
            <w:r w:rsidRPr="0028098C">
              <w:rPr>
                <w:sz w:val="20"/>
              </w:rPr>
              <w:t xml:space="preserve"> </w:t>
            </w:r>
            <w:r>
              <w:rPr>
                <w:sz w:val="20"/>
              </w:rPr>
              <w:t xml:space="preserve">для лота закупки невозможно определить </w:t>
            </w:r>
            <w:r w:rsidRPr="006339B2">
              <w:rPr>
                <w:sz w:val="20"/>
              </w:rPr>
              <w:t>количество товара, объем подлежащих выполнению работ, оказанию услуг</w:t>
            </w:r>
            <w:r>
              <w:rPr>
                <w:sz w:val="20"/>
              </w:rPr>
              <w:t xml:space="preserve">. Если определить </w:t>
            </w:r>
            <w:r w:rsidRPr="006339B2">
              <w:rPr>
                <w:sz w:val="20"/>
              </w:rPr>
              <w:t>количество</w:t>
            </w:r>
            <w:r>
              <w:rPr>
                <w:sz w:val="20"/>
              </w:rPr>
              <w:t xml:space="preserve"> возможно и указано</w:t>
            </w:r>
            <w:r w:rsidRPr="0028098C">
              <w:rPr>
                <w:sz w:val="20"/>
              </w:rPr>
              <w:t xml:space="preserve"> более 1 требования заказчика</w:t>
            </w:r>
            <w:r>
              <w:rPr>
                <w:sz w:val="20"/>
              </w:rPr>
              <w:t xml:space="preserve">, то элемент </w:t>
            </w:r>
            <w:r w:rsidRPr="0028098C">
              <w:rPr>
                <w:sz w:val="20"/>
              </w:rPr>
              <w:t>должен</w:t>
            </w:r>
            <w:r>
              <w:rPr>
                <w:sz w:val="20"/>
              </w:rPr>
              <w:t xml:space="preserve"> присутствовать.</w:t>
            </w:r>
          </w:p>
        </w:tc>
      </w:tr>
      <w:tr w:rsidR="00425AB0" w:rsidRPr="001A4780" w14:paraId="4558505C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9BE60FF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479BFE9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price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4681B1AE" w14:textId="77777777" w:rsidR="00B97507" w:rsidRPr="0017748A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788A321B" w14:textId="77777777" w:rsidR="00B97507" w:rsidRPr="0017748A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68B1241A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Цена за единицу измерения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6EC2E1A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>
              <w:t xml:space="preserve"> </w:t>
            </w:r>
            <w:r w:rsidRPr="00A274D9">
              <w:rPr>
                <w:sz w:val="20"/>
              </w:rPr>
              <w:t>(-)?\d+(\.\d{1,2})?</w:t>
            </w:r>
          </w:p>
        </w:tc>
      </w:tr>
      <w:tr w:rsidR="00425AB0" w:rsidRPr="001A4780" w14:paraId="09E77664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80FC13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3F738AF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quantity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4EA6B324" w14:textId="77777777" w:rsidR="00B97507" w:rsidRPr="00F21CA9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6C33599F" w14:textId="77777777" w:rsidR="00B97507" w:rsidRPr="00F21CA9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902180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Общее количество по объекту закупки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3060BAB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DD515E">
              <w:rPr>
                <w:sz w:val="20"/>
              </w:rPr>
              <w:t xml:space="preserve">При приеме </w:t>
            </w:r>
            <w:r>
              <w:rPr>
                <w:sz w:val="20"/>
              </w:rPr>
              <w:t>элемент должен содержать вариант «</w:t>
            </w:r>
            <w:r w:rsidRPr="002F3BAB">
              <w:rPr>
                <w:sz w:val="20"/>
              </w:rPr>
              <w:t>undefined</w:t>
            </w:r>
            <w:r>
              <w:rPr>
                <w:sz w:val="20"/>
              </w:rPr>
              <w:t xml:space="preserve">» если для лота закупки невозможно определить </w:t>
            </w:r>
            <w:r w:rsidRPr="006339B2">
              <w:rPr>
                <w:sz w:val="20"/>
              </w:rPr>
              <w:t>количество товара, объем подлежащих выполнению работ, оказанию услуг</w:t>
            </w:r>
            <w:r>
              <w:rPr>
                <w:sz w:val="20"/>
              </w:rPr>
              <w:t>.</w:t>
            </w:r>
          </w:p>
        </w:tc>
      </w:tr>
      <w:tr w:rsidR="00425AB0" w:rsidRPr="001A4780" w14:paraId="47AE5FA3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0FB59C7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4541502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sum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5AD0C2F" w14:textId="77777777" w:rsidR="00B97507" w:rsidRPr="00F21CA9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0AB9585F" w14:textId="77777777" w:rsidR="00B97507" w:rsidRPr="00F21CA9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37FDA3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Стоимость позиции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5AE2BE6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F849BD">
              <w:rPr>
                <w:sz w:val="20"/>
              </w:rPr>
              <w:t>(-)?\</w:t>
            </w:r>
            <w:r w:rsidRPr="00F849BD">
              <w:rPr>
                <w:sz w:val="20"/>
                <w:lang w:val="en-US"/>
              </w:rPr>
              <w:t>d</w:t>
            </w:r>
            <w:r w:rsidRPr="00F849BD">
              <w:rPr>
                <w:sz w:val="20"/>
              </w:rPr>
              <w:t>+(\.\</w:t>
            </w:r>
            <w:r w:rsidRPr="00F849BD">
              <w:rPr>
                <w:sz w:val="20"/>
                <w:lang w:val="en-US"/>
              </w:rPr>
              <w:t>d</w:t>
            </w:r>
            <w:r w:rsidRPr="00F849BD">
              <w:rPr>
                <w:sz w:val="20"/>
              </w:rPr>
              <w:t>\</w:t>
            </w:r>
            <w:r w:rsidRPr="00F849BD">
              <w:rPr>
                <w:sz w:val="20"/>
                <w:lang w:val="en-US"/>
              </w:rPr>
              <w:t>d</w:t>
            </w:r>
            <w:r w:rsidRPr="00F849BD">
              <w:rPr>
                <w:sz w:val="20"/>
              </w:rPr>
              <w:t>)?</w:t>
            </w:r>
          </w:p>
        </w:tc>
      </w:tr>
      <w:tr w:rsidR="00B97507" w:rsidRPr="001A4780" w14:paraId="649CB35A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0797C63C" w14:textId="7AF11F9D" w:rsidR="00B97507" w:rsidRPr="0073028F" w:rsidRDefault="00B97507" w:rsidP="0073028F">
            <w:pPr>
              <w:spacing w:before="0" w:after="0"/>
              <w:jc w:val="center"/>
              <w:rPr>
                <w:sz w:val="20"/>
              </w:rPr>
            </w:pPr>
            <w:r w:rsidRPr="00F21CA9">
              <w:rPr>
                <w:b/>
                <w:sz w:val="20"/>
              </w:rPr>
              <w:t>Классификация товара, работы, услуги</w:t>
            </w:r>
            <w:r w:rsidR="0073028F" w:rsidRPr="0073028F">
              <w:rPr>
                <w:b/>
                <w:sz w:val="20"/>
              </w:rPr>
              <w:t xml:space="preserve"> </w:t>
            </w:r>
            <w:r w:rsidR="0073028F">
              <w:rPr>
                <w:b/>
                <w:sz w:val="20"/>
              </w:rPr>
              <w:t>по ОКПД</w:t>
            </w:r>
          </w:p>
        </w:tc>
      </w:tr>
      <w:tr w:rsidR="00425AB0" w:rsidRPr="001A4780" w14:paraId="5D58DF8A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A996F71" w14:textId="77777777" w:rsidR="00B97507" w:rsidRPr="00F21CA9" w:rsidRDefault="00B97507" w:rsidP="00B97507">
            <w:pPr>
              <w:spacing w:before="0" w:after="0"/>
              <w:rPr>
                <w:b/>
                <w:sz w:val="20"/>
              </w:rPr>
            </w:pPr>
            <w:r w:rsidRPr="00F21CA9">
              <w:rPr>
                <w:b/>
                <w:sz w:val="20"/>
              </w:rPr>
              <w:t>OKPD</w:t>
            </w:r>
          </w:p>
        </w:tc>
        <w:tc>
          <w:tcPr>
            <w:tcW w:w="817" w:type="pct"/>
            <w:shd w:val="clear" w:color="auto" w:fill="auto"/>
            <w:hideMark/>
          </w:tcPr>
          <w:p w14:paraId="1B55238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2C40FE4F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5468F7BC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59F4DBB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19E9F7A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1A4780" w14:paraId="18DAF78A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3584914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39C5B94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F21CA9">
              <w:rPr>
                <w:sz w:val="20"/>
              </w:rPr>
              <w:t>code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1613E31" w14:textId="77777777" w:rsidR="00B97507" w:rsidRPr="00F21CA9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3A9BCB7F" w14:textId="77777777" w:rsidR="00B97507" w:rsidRPr="00D96ED5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5DA9DF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F21CA9">
              <w:rPr>
                <w:sz w:val="20"/>
              </w:rPr>
              <w:t>Код товара, работы или услуги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EEB6DA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7DA2B57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2357286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61B4AA0A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F21CA9">
              <w:rPr>
                <w:sz w:val="20"/>
              </w:rPr>
              <w:t>name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6AEC2031" w14:textId="77777777" w:rsidR="00B97507" w:rsidRPr="00D96ED5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7F9BDA7A" w14:textId="7F2F19D6" w:rsidR="00B97507" w:rsidRPr="00D96ED5" w:rsidRDefault="00B97507" w:rsidP="0073028F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 w:rsidR="0073028F">
              <w:rPr>
                <w:sz w:val="20"/>
                <w:lang w:val="en-US"/>
              </w:rPr>
              <w:t>500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1919831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F21CA9">
              <w:rPr>
                <w:sz w:val="20"/>
              </w:rPr>
              <w:t>Наименование товара, работы или услуги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02C5E9B0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73028F" w:rsidRPr="001A4780" w14:paraId="0DD8008C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37853F3E" w14:textId="45CC4180" w:rsidR="0073028F" w:rsidRPr="0073028F" w:rsidRDefault="0073028F" w:rsidP="00AA6519">
            <w:pPr>
              <w:spacing w:before="0" w:after="0"/>
              <w:jc w:val="center"/>
              <w:rPr>
                <w:sz w:val="20"/>
              </w:rPr>
            </w:pPr>
            <w:r w:rsidRPr="00F21CA9">
              <w:rPr>
                <w:b/>
                <w:sz w:val="20"/>
              </w:rPr>
              <w:t>Классификация товара, работы, услуги</w:t>
            </w:r>
            <w:r w:rsidRPr="0073028F">
              <w:rPr>
                <w:b/>
                <w:sz w:val="20"/>
              </w:rPr>
              <w:t xml:space="preserve"> </w:t>
            </w:r>
            <w:r w:rsidRPr="000145EF">
              <w:rPr>
                <w:b/>
                <w:sz w:val="20"/>
              </w:rPr>
              <w:t>по ОКПД</w:t>
            </w:r>
            <w:r>
              <w:rPr>
                <w:b/>
                <w:sz w:val="20"/>
              </w:rPr>
              <w:t>2 (</w:t>
            </w:r>
            <w:proofErr w:type="gramStart"/>
            <w:r w:rsidRPr="002A6587">
              <w:rPr>
                <w:b/>
                <w:sz w:val="20"/>
              </w:rPr>
              <w:t>ОК</w:t>
            </w:r>
            <w:proofErr w:type="gramEnd"/>
            <w:r w:rsidRPr="002A6587">
              <w:rPr>
                <w:b/>
                <w:sz w:val="20"/>
              </w:rPr>
              <w:t xml:space="preserve"> 034-2014</w:t>
            </w:r>
            <w:r>
              <w:rPr>
                <w:b/>
                <w:sz w:val="20"/>
              </w:rPr>
              <w:t>)</w:t>
            </w:r>
          </w:p>
        </w:tc>
      </w:tr>
      <w:tr w:rsidR="0073028F" w:rsidRPr="001A4780" w14:paraId="0BDC0309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3299B83A" w14:textId="6C828EDA" w:rsidR="0073028F" w:rsidRPr="0073028F" w:rsidRDefault="0073028F" w:rsidP="00AA6519">
            <w:pPr>
              <w:spacing w:before="0" w:after="0"/>
              <w:rPr>
                <w:b/>
                <w:sz w:val="20"/>
                <w:lang w:val="en-US"/>
              </w:rPr>
            </w:pPr>
            <w:r w:rsidRPr="00F21CA9">
              <w:rPr>
                <w:b/>
                <w:sz w:val="20"/>
              </w:rPr>
              <w:t>OKPD</w:t>
            </w:r>
            <w:r>
              <w:rPr>
                <w:b/>
                <w:sz w:val="20"/>
                <w:lang w:val="en-US"/>
              </w:rPr>
              <w:t>2</w:t>
            </w:r>
          </w:p>
        </w:tc>
        <w:tc>
          <w:tcPr>
            <w:tcW w:w="817" w:type="pct"/>
            <w:shd w:val="clear" w:color="auto" w:fill="auto"/>
            <w:hideMark/>
          </w:tcPr>
          <w:p w14:paraId="4E3D59D8" w14:textId="77777777" w:rsidR="0073028F" w:rsidRPr="001A4780" w:rsidRDefault="0073028F" w:rsidP="00AA6519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22AC85F8" w14:textId="77777777" w:rsidR="0073028F" w:rsidRPr="001A4780" w:rsidRDefault="0073028F" w:rsidP="00AA6519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4F9C2E0B" w14:textId="77777777" w:rsidR="0073028F" w:rsidRPr="001A4780" w:rsidRDefault="0073028F" w:rsidP="00AA6519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359F499E" w14:textId="77777777" w:rsidR="0073028F" w:rsidRPr="001A4780" w:rsidRDefault="0073028F" w:rsidP="00AA6519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3AD80246" w14:textId="77777777" w:rsidR="0073028F" w:rsidRPr="001A4780" w:rsidRDefault="0073028F" w:rsidP="00AA6519">
            <w:pPr>
              <w:spacing w:before="0" w:after="0"/>
              <w:rPr>
                <w:sz w:val="20"/>
              </w:rPr>
            </w:pPr>
          </w:p>
        </w:tc>
      </w:tr>
      <w:tr w:rsidR="0073028F" w:rsidRPr="001A4780" w14:paraId="556809DB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126D2E50" w14:textId="77777777" w:rsidR="0073028F" w:rsidRPr="001A4780" w:rsidRDefault="0073028F" w:rsidP="00AA6519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019675D4" w14:textId="77777777" w:rsidR="0073028F" w:rsidRPr="001A4780" w:rsidRDefault="0073028F" w:rsidP="00AA6519">
            <w:pPr>
              <w:spacing w:before="0" w:after="0"/>
              <w:rPr>
                <w:sz w:val="20"/>
              </w:rPr>
            </w:pPr>
            <w:r w:rsidRPr="00F21CA9">
              <w:rPr>
                <w:sz w:val="20"/>
              </w:rPr>
              <w:t>code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0432F36D" w14:textId="77777777" w:rsidR="0073028F" w:rsidRPr="00F21CA9" w:rsidRDefault="0073028F" w:rsidP="00AA6519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31B152EC" w14:textId="77777777" w:rsidR="0073028F" w:rsidRPr="00D96ED5" w:rsidRDefault="0073028F" w:rsidP="00AA6519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7AC70128" w14:textId="77777777" w:rsidR="0073028F" w:rsidRPr="001A4780" w:rsidRDefault="0073028F" w:rsidP="00AA6519">
            <w:pPr>
              <w:spacing w:before="0" w:after="0"/>
              <w:rPr>
                <w:sz w:val="20"/>
              </w:rPr>
            </w:pPr>
            <w:r w:rsidRPr="00F21CA9">
              <w:rPr>
                <w:sz w:val="20"/>
              </w:rPr>
              <w:t>Код товара, работы или услуги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3F8466C9" w14:textId="77777777" w:rsidR="0073028F" w:rsidRPr="001A4780" w:rsidRDefault="0073028F" w:rsidP="00AA6519">
            <w:pPr>
              <w:spacing w:before="0" w:after="0"/>
              <w:rPr>
                <w:sz w:val="20"/>
              </w:rPr>
            </w:pPr>
          </w:p>
        </w:tc>
      </w:tr>
      <w:tr w:rsidR="0073028F" w14:paraId="5A09A660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134EF26C" w14:textId="77777777" w:rsidR="0073028F" w:rsidRPr="001A4780" w:rsidRDefault="0073028F" w:rsidP="00AA6519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56B6E73C" w14:textId="77777777" w:rsidR="0073028F" w:rsidRPr="001A4780" w:rsidRDefault="0073028F" w:rsidP="00AA6519">
            <w:pPr>
              <w:spacing w:before="0" w:after="0"/>
              <w:rPr>
                <w:sz w:val="20"/>
              </w:rPr>
            </w:pPr>
            <w:r w:rsidRPr="00F21CA9">
              <w:rPr>
                <w:sz w:val="20"/>
              </w:rPr>
              <w:t>name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41D1C602" w14:textId="77777777" w:rsidR="0073028F" w:rsidRPr="00D96ED5" w:rsidRDefault="0073028F" w:rsidP="00AA6519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27A61312" w14:textId="125F490F" w:rsidR="0073028F" w:rsidRPr="00D96ED5" w:rsidRDefault="0073028F" w:rsidP="0073028F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293652F0" w14:textId="77777777" w:rsidR="0073028F" w:rsidRPr="001A4780" w:rsidRDefault="0073028F" w:rsidP="00AA6519">
            <w:pPr>
              <w:spacing w:before="0" w:after="0"/>
              <w:rPr>
                <w:sz w:val="20"/>
              </w:rPr>
            </w:pPr>
            <w:r w:rsidRPr="00F21CA9">
              <w:rPr>
                <w:sz w:val="20"/>
              </w:rPr>
              <w:t>Наименование товара, работы или услуги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41879E9" w14:textId="77777777" w:rsidR="0073028F" w:rsidRDefault="0073028F" w:rsidP="00AA6519">
            <w:pPr>
              <w:spacing w:before="0" w:after="0"/>
              <w:rPr>
                <w:sz w:val="20"/>
              </w:rPr>
            </w:pPr>
          </w:p>
        </w:tc>
      </w:tr>
      <w:tr w:rsidR="00B97507" w14:paraId="79198F5D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66197139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D96ED5">
              <w:rPr>
                <w:b/>
                <w:sz w:val="20"/>
              </w:rPr>
              <w:t>Единица измерения</w:t>
            </w:r>
          </w:p>
        </w:tc>
      </w:tr>
      <w:tr w:rsidR="00425AB0" w14:paraId="076F895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49DE60F" w14:textId="77777777" w:rsidR="00B97507" w:rsidRPr="00D96ED5" w:rsidRDefault="00B97507" w:rsidP="00B97507">
            <w:pPr>
              <w:spacing w:before="0" w:after="0"/>
              <w:rPr>
                <w:b/>
                <w:sz w:val="20"/>
              </w:rPr>
            </w:pPr>
            <w:r w:rsidRPr="00D96ED5">
              <w:rPr>
                <w:b/>
                <w:sz w:val="20"/>
              </w:rPr>
              <w:t>OKEI</w:t>
            </w:r>
          </w:p>
        </w:tc>
        <w:tc>
          <w:tcPr>
            <w:tcW w:w="817" w:type="pct"/>
            <w:shd w:val="clear" w:color="auto" w:fill="auto"/>
            <w:hideMark/>
          </w:tcPr>
          <w:p w14:paraId="188FB04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5B6A8409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20582ADB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7170E86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138F9C65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1A4780" w14:paraId="7DA1F88C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5CF570E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4EF8352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F21CA9">
              <w:rPr>
                <w:sz w:val="20"/>
              </w:rPr>
              <w:t>code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231B71E8" w14:textId="77777777" w:rsidR="00B97507" w:rsidRPr="00F21CA9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6EEDA439" w14:textId="77777777" w:rsidR="00B97507" w:rsidRPr="00D96ED5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</w:t>
            </w:r>
            <w:r>
              <w:rPr>
                <w:sz w:val="20"/>
              </w:rPr>
              <w:t>4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2DC221D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F21CA9">
              <w:rPr>
                <w:sz w:val="20"/>
              </w:rPr>
              <w:t xml:space="preserve">Код 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0B98BD47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592D97C8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49C9160F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4260196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923E1">
              <w:rPr>
                <w:sz w:val="20"/>
              </w:rPr>
              <w:t>nationalCode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BBABFEE" w14:textId="77777777" w:rsidR="00B97507" w:rsidRPr="00D96ED5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46620CEA" w14:textId="77777777" w:rsidR="00B97507" w:rsidRPr="00D96ED5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3A9645C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F21CA9">
              <w:rPr>
                <w:sz w:val="20"/>
              </w:rPr>
              <w:t xml:space="preserve">Наименование 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32008651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B97507" w14:paraId="2E59ADB2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4524C300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923E1">
              <w:rPr>
                <w:b/>
                <w:sz w:val="20"/>
              </w:rPr>
              <w:t>Количество по заказчикам</w:t>
            </w:r>
          </w:p>
        </w:tc>
      </w:tr>
      <w:tr w:rsidR="00425AB0" w14:paraId="5ECBA945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41693F36" w14:textId="77777777" w:rsidR="00B97507" w:rsidRPr="001923E1" w:rsidRDefault="00B97507" w:rsidP="00B97507">
            <w:pPr>
              <w:spacing w:before="0" w:after="0"/>
              <w:rPr>
                <w:b/>
                <w:sz w:val="20"/>
              </w:rPr>
            </w:pPr>
            <w:r w:rsidRPr="001923E1">
              <w:rPr>
                <w:b/>
                <w:sz w:val="20"/>
              </w:rPr>
              <w:t>customerQuantities</w:t>
            </w:r>
          </w:p>
        </w:tc>
        <w:tc>
          <w:tcPr>
            <w:tcW w:w="817" w:type="pct"/>
            <w:shd w:val="clear" w:color="auto" w:fill="auto"/>
            <w:hideMark/>
          </w:tcPr>
          <w:p w14:paraId="7DAAC14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1AC57F49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25B0D9BB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C9D95F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148F76C2" w14:textId="77777777" w:rsidR="00B97507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25AB0" w14:paraId="5795E1F6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4629B021" w14:textId="77777777" w:rsidR="00B97507" w:rsidRPr="001923E1" w:rsidRDefault="00B97507" w:rsidP="00B97507">
            <w:pPr>
              <w:spacing w:before="0" w:after="0"/>
              <w:rPr>
                <w:b/>
                <w:sz w:val="20"/>
                <w:lang w:val="en-US"/>
              </w:rPr>
            </w:pPr>
            <w:r w:rsidRPr="001923E1">
              <w:rPr>
                <w:b/>
                <w:sz w:val="20"/>
              </w:rPr>
              <w:t>customerQuantitie</w:t>
            </w:r>
          </w:p>
        </w:tc>
        <w:tc>
          <w:tcPr>
            <w:tcW w:w="817" w:type="pct"/>
            <w:shd w:val="clear" w:color="auto" w:fill="auto"/>
            <w:hideMark/>
          </w:tcPr>
          <w:p w14:paraId="4856C9B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44844DC3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22A8101A" w14:textId="77777777" w:rsidR="00B97507" w:rsidRPr="001923E1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247E7C4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371960B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70CBC290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2C0A7C86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2957F89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6B4357">
              <w:rPr>
                <w:sz w:val="20"/>
              </w:rPr>
              <w:t>customer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2EE7D55A" w14:textId="77777777" w:rsidR="00B97507" w:rsidRPr="006B435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0EF0AF25" w14:textId="77777777" w:rsidR="00B97507" w:rsidRPr="006B435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427BE2E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6B4357">
              <w:rPr>
                <w:sz w:val="20"/>
              </w:rPr>
              <w:t>Организация заказчика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5BD78B0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05DCEF40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53F40B3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545F356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6B4357">
              <w:rPr>
                <w:sz w:val="20"/>
              </w:rPr>
              <w:t>quantity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63901332" w14:textId="77777777" w:rsidR="00B97507" w:rsidRPr="00B4612D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293D4526" w14:textId="77777777" w:rsidR="00B97507" w:rsidRPr="006B435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  <w:r>
              <w:rPr>
                <w:sz w:val="20"/>
              </w:rPr>
              <w:t>(Х,2)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2E92906F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6B4357">
              <w:rPr>
                <w:sz w:val="20"/>
              </w:rPr>
              <w:t>Количество для заказчика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47BBACB1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B97507" w14:paraId="49C37342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07D321C7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Организация заказчика</w:t>
            </w:r>
          </w:p>
        </w:tc>
      </w:tr>
      <w:tr w:rsidR="00425AB0" w:rsidRPr="001A4780" w14:paraId="7A27DF7B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A298C0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customer</w:t>
            </w:r>
          </w:p>
        </w:tc>
        <w:tc>
          <w:tcPr>
            <w:tcW w:w="817" w:type="pct"/>
            <w:shd w:val="clear" w:color="auto" w:fill="auto"/>
            <w:hideMark/>
          </w:tcPr>
          <w:p w14:paraId="56ED0B2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5ED2D77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59A12F26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179A97C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0BC7D8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DD515E">
              <w:rPr>
                <w:sz w:val="20"/>
              </w:rPr>
              <w:t xml:space="preserve">При приеме </w:t>
            </w:r>
            <w:r>
              <w:rPr>
                <w:sz w:val="20"/>
              </w:rPr>
              <w:t>в элементе должны присутствовать только заказчики, указанные в требованиях заказчиков. Заказчик не может быть указан не более 1 раза.</w:t>
            </w:r>
          </w:p>
        </w:tc>
      </w:tr>
      <w:tr w:rsidR="00425AB0" w:rsidRPr="001A4780" w14:paraId="17EFB166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6B56A2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58B6D07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867F45D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47168826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4671F717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Код </w:t>
            </w:r>
            <w:r>
              <w:rPr>
                <w:sz w:val="20"/>
              </w:rPr>
              <w:t>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1D210CA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\d{1,11}</w:t>
            </w:r>
            <w:r>
              <w:rPr>
                <w:sz w:val="20"/>
              </w:rPr>
              <w:t xml:space="preserve"> </w:t>
            </w:r>
          </w:p>
        </w:tc>
      </w:tr>
      <w:tr w:rsidR="007B233E" w:rsidRPr="001A4780" w14:paraId="269E32B9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26017E62" w14:textId="77777777" w:rsidR="007B233E" w:rsidRPr="001A4780" w:rsidRDefault="007B233E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225A46D3" w14:textId="77777777" w:rsidR="007B233E" w:rsidRPr="001A4780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C5BE297" w14:textId="77777777" w:rsidR="007B233E" w:rsidRPr="001A4780" w:rsidRDefault="007B233E" w:rsidP="007B233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6C10C82B" w14:textId="77777777" w:rsidR="007B233E" w:rsidRPr="001A4780" w:rsidRDefault="007B233E" w:rsidP="007B233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5ADC097D" w14:textId="77777777" w:rsidR="007B233E" w:rsidRPr="001A4780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4664E198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272F4E40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5CD9B268" w14:textId="77777777" w:rsidR="007B233E" w:rsidRPr="001A4780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425AB0" w:rsidRPr="001A4780" w14:paraId="1EC2021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1754F26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6C6A4E6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454DB674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515D6A77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7CA276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715681E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97507" w14:paraId="5A5815CB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13D7D6CC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2F3BAB">
              <w:rPr>
                <w:b/>
                <w:sz w:val="20"/>
              </w:rPr>
              <w:t>Общее количество по объекту закупки</w:t>
            </w:r>
          </w:p>
        </w:tc>
      </w:tr>
      <w:tr w:rsidR="00425AB0" w14:paraId="7C9D1C38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0048E3BE" w14:textId="77777777" w:rsidR="00B97507" w:rsidRPr="002F3BAB" w:rsidRDefault="00B97507" w:rsidP="00B97507">
            <w:pPr>
              <w:spacing w:before="0" w:after="0"/>
              <w:rPr>
                <w:b/>
                <w:sz w:val="20"/>
              </w:rPr>
            </w:pPr>
            <w:r w:rsidRPr="002F3BAB">
              <w:rPr>
                <w:b/>
                <w:sz w:val="20"/>
              </w:rPr>
              <w:t>quantity</w:t>
            </w:r>
          </w:p>
        </w:tc>
        <w:tc>
          <w:tcPr>
            <w:tcW w:w="817" w:type="pct"/>
            <w:shd w:val="clear" w:color="auto" w:fill="auto"/>
            <w:hideMark/>
          </w:tcPr>
          <w:p w14:paraId="07559F1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AC49ECD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640D1333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64A67C4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61FB313F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4BD20D0D" w14:textId="77777777" w:rsidTr="007B233E">
        <w:trPr>
          <w:gridAfter w:val="1"/>
          <w:wAfter w:w="10" w:type="pct"/>
        </w:trPr>
        <w:tc>
          <w:tcPr>
            <w:tcW w:w="752" w:type="pct"/>
            <w:vMerge w:val="restart"/>
            <w:shd w:val="clear" w:color="auto" w:fill="auto"/>
            <w:hideMark/>
          </w:tcPr>
          <w:p w14:paraId="3250847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17" w:type="pct"/>
            <w:shd w:val="clear" w:color="auto" w:fill="auto"/>
            <w:hideMark/>
          </w:tcPr>
          <w:p w14:paraId="55F7515A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F3BAB">
              <w:rPr>
                <w:sz w:val="20"/>
              </w:rPr>
              <w:t>value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0BF8CE67" w14:textId="77777777" w:rsidR="00B97507" w:rsidRPr="002F3BAB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6312FDB0" w14:textId="77777777" w:rsidR="00B97507" w:rsidRPr="00AE4C06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  <w:r>
              <w:rPr>
                <w:sz w:val="20"/>
              </w:rPr>
              <w:t>(Х,2)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6A9B3296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F3BAB">
              <w:rPr>
                <w:sz w:val="20"/>
              </w:rPr>
              <w:t>Количество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5EF082AD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4CC7505C" w14:textId="77777777" w:rsidTr="007B233E">
        <w:trPr>
          <w:gridAfter w:val="1"/>
          <w:wAfter w:w="10" w:type="pct"/>
        </w:trPr>
        <w:tc>
          <w:tcPr>
            <w:tcW w:w="752" w:type="pct"/>
            <w:vMerge/>
            <w:shd w:val="clear" w:color="auto" w:fill="auto"/>
            <w:hideMark/>
          </w:tcPr>
          <w:p w14:paraId="544B7C4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6EEB470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F3BAB">
              <w:rPr>
                <w:sz w:val="20"/>
              </w:rPr>
              <w:t>undefined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5310707E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38B87E58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18D3D76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F3BAB">
              <w:rPr>
                <w:sz w:val="20"/>
              </w:rPr>
              <w:t>Невозможно определить количество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11FA5CD0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B97507" w:rsidRPr="00AF379C" w14:paraId="04B237F7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</w:tcPr>
          <w:p w14:paraId="1562A720" w14:textId="77777777" w:rsidR="00B97507" w:rsidRPr="00AF379C" w:rsidRDefault="00B97507" w:rsidP="00B97507">
            <w:pPr>
              <w:spacing w:before="0" w:after="0"/>
              <w:jc w:val="center"/>
              <w:rPr>
                <w:b/>
                <w:sz w:val="20"/>
              </w:rPr>
            </w:pPr>
            <w:r w:rsidRPr="00AF379C">
              <w:rPr>
                <w:b/>
                <w:sz w:val="20"/>
              </w:rPr>
              <w:t>Сведения о связи с позицией плана-графика</w:t>
            </w:r>
          </w:p>
        </w:tc>
      </w:tr>
      <w:tr w:rsidR="00425AB0" w14:paraId="2CDF9E50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4419C13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tenderPlanInfo</w:t>
            </w:r>
          </w:p>
        </w:tc>
        <w:tc>
          <w:tcPr>
            <w:tcW w:w="817" w:type="pct"/>
            <w:shd w:val="clear" w:color="auto" w:fill="auto"/>
          </w:tcPr>
          <w:p w14:paraId="2B155310" w14:textId="77777777" w:rsidR="00B97507" w:rsidRPr="002F3BAB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6C20539E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</w:tcPr>
          <w:p w14:paraId="2F34C731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</w:tcPr>
          <w:p w14:paraId="16CA60C5" w14:textId="77777777" w:rsidR="00B97507" w:rsidRPr="002F3BAB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</w:tcPr>
          <w:p w14:paraId="6CEF215B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42BA300E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19C93F7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893F731" w14:textId="77777777" w:rsidR="00B97507" w:rsidRPr="002F3BAB" w:rsidRDefault="00B97507" w:rsidP="00B97507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planNumber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F7EF987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05378B03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T (1-</w:t>
            </w:r>
            <w:r>
              <w:rPr>
                <w:sz w:val="20"/>
              </w:rPr>
              <w:t>20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3EDC92D5" w14:textId="77777777" w:rsidR="00B97507" w:rsidRPr="002F3BAB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</w:tcPr>
          <w:p w14:paraId="2EF9DDAE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77224CDC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7BD26CB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2A27ED4" w14:textId="77777777" w:rsidR="00B97507" w:rsidRPr="002F3BAB" w:rsidRDefault="00B97507" w:rsidP="00B97507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positionNumber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EE861B5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73F93CA9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T (1-</w:t>
            </w:r>
            <w:r>
              <w:rPr>
                <w:sz w:val="20"/>
              </w:rPr>
              <w:t>27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3B990C6A" w14:textId="77777777" w:rsidR="00B97507" w:rsidRPr="002F3BAB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</w:tcPr>
          <w:p w14:paraId="797E236F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1B2F26" w14:paraId="5A6A68DC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</w:tcPr>
          <w:p w14:paraId="2D06013E" w14:textId="09C0BDAB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AF379C">
              <w:rPr>
                <w:b/>
                <w:sz w:val="20"/>
              </w:rPr>
              <w:t>План исполнения контракта за счет бюджетных средств</w:t>
            </w:r>
          </w:p>
        </w:tc>
      </w:tr>
      <w:tr w:rsidR="001B2F26" w14:paraId="5DA6AAD0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1B0254D5" w14:textId="77984818" w:rsidR="001B2F26" w:rsidRPr="001A4780" w:rsidRDefault="001B2F26" w:rsidP="001B2F26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budgetFinancings</w:t>
            </w:r>
          </w:p>
        </w:tc>
        <w:tc>
          <w:tcPr>
            <w:tcW w:w="817" w:type="pct"/>
            <w:shd w:val="clear" w:color="auto" w:fill="auto"/>
          </w:tcPr>
          <w:p w14:paraId="437D239B" w14:textId="77777777" w:rsidR="001B2F26" w:rsidRPr="00AF379C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32CBBBF0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</w:tcPr>
          <w:p w14:paraId="4CF5BCBB" w14:textId="77777777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</w:tcPr>
          <w:p w14:paraId="0A5623E9" w14:textId="77777777" w:rsidR="001B2F26" w:rsidRPr="002F3BAB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</w:tcPr>
          <w:p w14:paraId="25AC4A2F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14:paraId="2343738F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78F9FD17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96F5EA2" w14:textId="2812CBA3" w:rsidR="001B2F26" w:rsidRPr="00AF379C" w:rsidRDefault="001B2F26" w:rsidP="001B2F26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budgetFinancing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08E2952" w14:textId="741AFD0F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58D3F8AB" w14:textId="4A6B2847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56F795B5" w14:textId="0BF50124" w:rsidR="001B2F26" w:rsidRPr="002F3BAB" w:rsidRDefault="001B2F26" w:rsidP="001B2F26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Зпись плана исполнения контракта за счет бюджетных средств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73371592" w14:textId="51397148" w:rsidR="001B2F26" w:rsidRDefault="001B2F26" w:rsidP="001B2F26">
            <w:pPr>
              <w:spacing w:before="0" w:after="0"/>
              <w:rPr>
                <w:sz w:val="20"/>
              </w:rPr>
            </w:pPr>
            <w:r w:rsidRPr="00483FD5">
              <w:rPr>
                <w:sz w:val="20"/>
              </w:rPr>
              <w:t>Множественный элемент</w:t>
            </w:r>
          </w:p>
        </w:tc>
      </w:tr>
      <w:tr w:rsidR="001B2F26" w14:paraId="34B72FC1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6AFB2BD5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40CD8C88" w14:textId="23BBC1A2" w:rsidR="001B2F26" w:rsidRPr="00AF379C" w:rsidRDefault="001B2F26" w:rsidP="001B2F26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totalSum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8950484" w14:textId="75001B98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77DAFDE3" w14:textId="202F9BD1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274AE7AD" w14:textId="5D7975AB" w:rsidR="001B2F26" w:rsidRPr="002F3BAB" w:rsidRDefault="001B2F26" w:rsidP="001B2F26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Общая сумма бюджетного финансирования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7FA69536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14:paraId="293AB808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</w:tcPr>
          <w:p w14:paraId="2171E3BE" w14:textId="4F2FB490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1D3BD4">
              <w:rPr>
                <w:b/>
                <w:sz w:val="20"/>
              </w:rPr>
              <w:t>Запись плана исполнения контракта за счет бюджетных средств</w:t>
            </w:r>
          </w:p>
        </w:tc>
      </w:tr>
      <w:tr w:rsidR="001B2F26" w14:paraId="666401D8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075041E8" w14:textId="0B608434" w:rsidR="001B2F26" w:rsidRPr="001A4780" w:rsidRDefault="001B2F26" w:rsidP="001B2F26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budgetFinancing</w:t>
            </w:r>
          </w:p>
        </w:tc>
        <w:tc>
          <w:tcPr>
            <w:tcW w:w="817" w:type="pct"/>
            <w:shd w:val="clear" w:color="auto" w:fill="auto"/>
          </w:tcPr>
          <w:p w14:paraId="2CFD1090" w14:textId="77777777" w:rsidR="001B2F26" w:rsidRPr="00AF379C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03712F65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</w:tcPr>
          <w:p w14:paraId="2833E952" w14:textId="77777777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</w:tcPr>
          <w:p w14:paraId="6A8AA808" w14:textId="77777777" w:rsidR="001B2F26" w:rsidRPr="002F3BAB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</w:tcPr>
          <w:p w14:paraId="645D326A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14:paraId="10865A44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0D8DDC3E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1646E030" w14:textId="10BC73A5" w:rsidR="001B2F26" w:rsidRPr="00AF379C" w:rsidRDefault="001B2F26" w:rsidP="001B2F26">
            <w:pPr>
              <w:spacing w:before="0" w:after="0"/>
              <w:rPr>
                <w:sz w:val="20"/>
              </w:rPr>
            </w:pPr>
            <w:r w:rsidRPr="001D3BD4">
              <w:rPr>
                <w:sz w:val="20"/>
              </w:rPr>
              <w:t>kbkCode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813449D" w14:textId="28AD2FA0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563C1732" w14:textId="1708C6D3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T (1-</w:t>
            </w:r>
            <w:r>
              <w:rPr>
                <w:sz w:val="20"/>
              </w:rPr>
              <w:t>20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5A52C309" w14:textId="46C03AE2" w:rsidR="001B2F26" w:rsidRPr="002F3BAB" w:rsidRDefault="001B2F26" w:rsidP="001B2F26">
            <w:pPr>
              <w:spacing w:before="0" w:after="0"/>
              <w:rPr>
                <w:sz w:val="20"/>
              </w:rPr>
            </w:pPr>
            <w:r w:rsidRPr="001D3BD4">
              <w:rPr>
                <w:sz w:val="20"/>
              </w:rPr>
              <w:t>Код бюджетной классификации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3411235C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14:paraId="19E6292A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15EC186E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1D71E711" w14:textId="579FCCB6" w:rsidR="001B2F26" w:rsidRPr="00AF379C" w:rsidRDefault="001B2F26" w:rsidP="001B2F26">
            <w:pPr>
              <w:spacing w:before="0" w:after="0"/>
              <w:rPr>
                <w:sz w:val="20"/>
              </w:rPr>
            </w:pPr>
            <w:r w:rsidRPr="001D3BD4">
              <w:rPr>
                <w:sz w:val="20"/>
              </w:rPr>
              <w:t>year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5BA2602" w14:textId="287D4F70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4150E25C" w14:textId="6A5D560C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N(4)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5708AFC6" w14:textId="19BB0CD0" w:rsidR="001B2F26" w:rsidRPr="002F3BAB" w:rsidRDefault="001B2F26" w:rsidP="001B2F26">
            <w:pPr>
              <w:spacing w:before="0" w:after="0"/>
              <w:rPr>
                <w:sz w:val="20"/>
              </w:rPr>
            </w:pPr>
            <w:r w:rsidRPr="001D3BD4">
              <w:rPr>
                <w:sz w:val="20"/>
              </w:rPr>
              <w:t>Год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034C1C4B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14:paraId="5F96C8C2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1921B76B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3D863241" w14:textId="37E7441B" w:rsidR="001B2F26" w:rsidRPr="00AF379C" w:rsidRDefault="001B2F26" w:rsidP="001B2F26">
            <w:pPr>
              <w:spacing w:before="0" w:after="0"/>
              <w:rPr>
                <w:sz w:val="20"/>
              </w:rPr>
            </w:pPr>
            <w:r w:rsidRPr="001D3BD4">
              <w:rPr>
                <w:sz w:val="20"/>
              </w:rPr>
              <w:t>sum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042ABCC" w14:textId="3E2C90A8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78C5962F" w14:textId="4EB6567F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4F1F8A8D" w14:textId="44211B55" w:rsidR="001B2F26" w:rsidRPr="002F3BAB" w:rsidRDefault="001B2F26" w:rsidP="001B2F26">
            <w:pPr>
              <w:spacing w:before="0" w:after="0"/>
              <w:rPr>
                <w:sz w:val="20"/>
              </w:rPr>
            </w:pPr>
            <w:r w:rsidRPr="001D3BD4">
              <w:rPr>
                <w:sz w:val="20"/>
              </w:rPr>
              <w:t>Сумма контракта за год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08131845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14:paraId="5C2F6348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</w:tcPr>
          <w:p w14:paraId="31DBE6BB" w14:textId="196F619E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1D3BD4">
              <w:rPr>
                <w:b/>
                <w:sz w:val="20"/>
              </w:rPr>
              <w:t>План исполнения контракта за счет внебюджетных средств</w:t>
            </w:r>
          </w:p>
        </w:tc>
      </w:tr>
      <w:tr w:rsidR="001B2F26" w14:paraId="70157660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6D458A91" w14:textId="50EA94F1" w:rsidR="001B2F26" w:rsidRPr="001A4780" w:rsidRDefault="001B2F26" w:rsidP="001B2F26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nonbudgetFinancings</w:t>
            </w:r>
          </w:p>
        </w:tc>
        <w:tc>
          <w:tcPr>
            <w:tcW w:w="817" w:type="pct"/>
            <w:shd w:val="clear" w:color="auto" w:fill="auto"/>
          </w:tcPr>
          <w:p w14:paraId="1FE1D89C" w14:textId="77777777" w:rsidR="001B2F26" w:rsidRPr="00AF379C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363F9CEF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</w:tcPr>
          <w:p w14:paraId="41744282" w14:textId="77777777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</w:tcPr>
          <w:p w14:paraId="24284C38" w14:textId="77777777" w:rsidR="001B2F26" w:rsidRPr="002F3BAB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</w:tcPr>
          <w:p w14:paraId="3900D5C3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14:paraId="40DCEFBB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57B3F5D8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DEB3F4E" w14:textId="5260BEE9" w:rsidR="001B2F26" w:rsidRPr="00AF379C" w:rsidRDefault="001B2F26" w:rsidP="001B2F26">
            <w:pPr>
              <w:spacing w:before="0" w:after="0"/>
              <w:rPr>
                <w:sz w:val="20"/>
              </w:rPr>
            </w:pPr>
            <w:r w:rsidRPr="00647C8A">
              <w:rPr>
                <w:sz w:val="20"/>
              </w:rPr>
              <w:t>nonbudgetFinancing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4E85307" w14:textId="6488D6EB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4FC5F627" w14:textId="70A9F33F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7881225C" w14:textId="42E5BE15" w:rsidR="001B2F26" w:rsidRPr="002F3BAB" w:rsidRDefault="001B2F26" w:rsidP="001B2F26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Зпись плана исполнения контракта за счет бюджетных средств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0D102EB8" w14:textId="02BA11C3" w:rsidR="001B2F26" w:rsidRDefault="001B2F26" w:rsidP="001B2F26">
            <w:pPr>
              <w:spacing w:before="0" w:after="0"/>
              <w:rPr>
                <w:sz w:val="20"/>
              </w:rPr>
            </w:pPr>
            <w:r w:rsidRPr="00483FD5">
              <w:rPr>
                <w:sz w:val="20"/>
              </w:rPr>
              <w:t>Множественный элемент</w:t>
            </w:r>
          </w:p>
        </w:tc>
      </w:tr>
      <w:tr w:rsidR="001B2F26" w14:paraId="101FEEE1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1420F1DB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4EEB14CE" w14:textId="3748090F" w:rsidR="001B2F26" w:rsidRPr="00AF379C" w:rsidRDefault="001B2F26" w:rsidP="001B2F26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totalSum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B8A1028" w14:textId="61904629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6A9AA8E4" w14:textId="76E08F33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4A4E3547" w14:textId="1FE27E7B" w:rsidR="001B2F26" w:rsidRPr="002F3BAB" w:rsidRDefault="001B2F26" w:rsidP="001B2F26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 xml:space="preserve">Общая сумма </w:t>
            </w:r>
            <w:r>
              <w:rPr>
                <w:sz w:val="20"/>
              </w:rPr>
              <w:t>вне</w:t>
            </w:r>
            <w:r w:rsidRPr="00AF379C">
              <w:rPr>
                <w:sz w:val="20"/>
              </w:rPr>
              <w:t>бюджетного финансирования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355EC7B3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14:paraId="18DE7341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</w:tcPr>
          <w:p w14:paraId="4BF1DE00" w14:textId="1650336C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1D3BD4">
              <w:rPr>
                <w:b/>
                <w:sz w:val="20"/>
              </w:rPr>
              <w:t xml:space="preserve">Запись плана исполнения контракта за счет </w:t>
            </w:r>
            <w:r>
              <w:rPr>
                <w:b/>
                <w:sz w:val="20"/>
              </w:rPr>
              <w:t>вне</w:t>
            </w:r>
            <w:r w:rsidRPr="001D3BD4">
              <w:rPr>
                <w:b/>
                <w:sz w:val="20"/>
              </w:rPr>
              <w:t>бюджетных средств</w:t>
            </w:r>
          </w:p>
        </w:tc>
      </w:tr>
      <w:tr w:rsidR="001B2F26" w14:paraId="7EB23219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5385EA32" w14:textId="599C1849" w:rsidR="001B2F26" w:rsidRPr="001A4780" w:rsidRDefault="001B2F26" w:rsidP="001B2F26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non</w:t>
            </w:r>
            <w:r w:rsidRPr="00AF379C">
              <w:rPr>
                <w:sz w:val="20"/>
              </w:rPr>
              <w:t>budgetFinancing</w:t>
            </w:r>
          </w:p>
        </w:tc>
        <w:tc>
          <w:tcPr>
            <w:tcW w:w="817" w:type="pct"/>
            <w:shd w:val="clear" w:color="auto" w:fill="auto"/>
          </w:tcPr>
          <w:p w14:paraId="53765415" w14:textId="77777777" w:rsidR="001B2F26" w:rsidRPr="00AF379C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7D849440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</w:tcPr>
          <w:p w14:paraId="6238474B" w14:textId="77777777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</w:tcPr>
          <w:p w14:paraId="241405C1" w14:textId="77777777" w:rsidR="001B2F26" w:rsidRPr="002F3BAB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</w:tcPr>
          <w:p w14:paraId="2F2D7A1B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14:paraId="5B4B3E3B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7E56B6A3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FA986C5" w14:textId="545C89B3" w:rsidR="001B2F26" w:rsidRPr="00AF379C" w:rsidRDefault="001B2F26" w:rsidP="001B2F26">
            <w:pPr>
              <w:spacing w:before="0" w:after="0"/>
              <w:rPr>
                <w:sz w:val="20"/>
              </w:rPr>
            </w:pPr>
            <w:r w:rsidRPr="000E1B60">
              <w:rPr>
                <w:sz w:val="20"/>
              </w:rPr>
              <w:t>kosguCode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5A421A4" w14:textId="7D1B886B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04AB3D8A" w14:textId="244D5C65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T (</w:t>
            </w:r>
            <w:r>
              <w:rPr>
                <w:sz w:val="20"/>
              </w:rPr>
              <w:t>3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38648A03" w14:textId="46DE5B58" w:rsidR="001B2F26" w:rsidRPr="002F3BAB" w:rsidRDefault="001B2F26" w:rsidP="001B2F26">
            <w:pPr>
              <w:spacing w:before="0" w:after="0"/>
              <w:rPr>
                <w:sz w:val="20"/>
              </w:rPr>
            </w:pPr>
            <w:r w:rsidRPr="001D3BD4">
              <w:rPr>
                <w:sz w:val="20"/>
              </w:rPr>
              <w:t>Код операции сектора государственного управления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040F5562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14:paraId="2B98584C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6555B884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4947F1D" w14:textId="5B6311D7" w:rsidR="001B2F26" w:rsidRPr="00AF379C" w:rsidRDefault="001B2F26" w:rsidP="001B2F26">
            <w:pPr>
              <w:spacing w:before="0" w:after="0"/>
              <w:rPr>
                <w:sz w:val="20"/>
              </w:rPr>
            </w:pPr>
            <w:r w:rsidRPr="001D3BD4">
              <w:rPr>
                <w:sz w:val="20"/>
              </w:rPr>
              <w:t>year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FDD493C" w14:textId="02B03AE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174F6A80" w14:textId="3DD06292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N(4)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5CB572F6" w14:textId="7E624CC9" w:rsidR="001B2F26" w:rsidRPr="002F3BAB" w:rsidRDefault="001B2F26" w:rsidP="001B2F26">
            <w:pPr>
              <w:spacing w:before="0" w:after="0"/>
              <w:rPr>
                <w:sz w:val="20"/>
              </w:rPr>
            </w:pPr>
            <w:r w:rsidRPr="001D3BD4">
              <w:rPr>
                <w:sz w:val="20"/>
              </w:rPr>
              <w:t>Год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380825A1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14:paraId="2C347901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585EEB62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4C78E764" w14:textId="1C28B262" w:rsidR="001B2F26" w:rsidRPr="00AF379C" w:rsidRDefault="001B2F26" w:rsidP="001B2F26">
            <w:pPr>
              <w:spacing w:before="0" w:after="0"/>
              <w:rPr>
                <w:sz w:val="20"/>
              </w:rPr>
            </w:pPr>
            <w:r w:rsidRPr="001D3BD4">
              <w:rPr>
                <w:sz w:val="20"/>
              </w:rPr>
              <w:t>sum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5551CA88" w14:textId="60501AB6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3DD3B021" w14:textId="7C1DB266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7D18AAF7" w14:textId="1A51DDAE" w:rsidR="001B2F26" w:rsidRPr="002F3BAB" w:rsidRDefault="001B2F26" w:rsidP="001B2F26">
            <w:pPr>
              <w:spacing w:before="0" w:after="0"/>
              <w:rPr>
                <w:sz w:val="20"/>
              </w:rPr>
            </w:pPr>
            <w:r w:rsidRPr="001D3BD4">
              <w:rPr>
                <w:sz w:val="20"/>
              </w:rPr>
              <w:t>Сумма контракта за год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3663C2C9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14:paraId="0689C3F5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7CB35326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Преимущества</w:t>
            </w:r>
          </w:p>
        </w:tc>
      </w:tr>
      <w:tr w:rsidR="001B2F26" w:rsidRPr="00483FD5" w14:paraId="5C04A90C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E2F37BD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  <w:r w:rsidRPr="0061481F">
              <w:rPr>
                <w:b/>
                <w:sz w:val="20"/>
              </w:rPr>
              <w:t>preferenses</w:t>
            </w:r>
          </w:p>
        </w:tc>
        <w:tc>
          <w:tcPr>
            <w:tcW w:w="817" w:type="pct"/>
            <w:shd w:val="clear" w:color="auto" w:fill="auto"/>
            <w:hideMark/>
          </w:tcPr>
          <w:p w14:paraId="247A2E2B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E49FFA9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77E1E0A4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2F73E326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0BDDEE1E" w14:textId="77777777" w:rsidR="001B2F26" w:rsidRPr="00483FD5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483FD5">
              <w:rPr>
                <w:sz w:val="20"/>
              </w:rPr>
              <w:t>Множественный элемент</w:t>
            </w:r>
          </w:p>
        </w:tc>
      </w:tr>
      <w:tr w:rsidR="001B2F26" w:rsidRPr="00724833" w14:paraId="09D4B198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39D61B62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817" w:type="pct"/>
            <w:shd w:val="clear" w:color="auto" w:fill="auto"/>
            <w:hideMark/>
          </w:tcPr>
          <w:p w14:paraId="65E55943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2A9E574D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1787F766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562AB009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3EB03B03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</w:tr>
      <w:tr w:rsidR="001B2F26" w:rsidRPr="003C3387" w14:paraId="6F16B9B5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3FADBCFB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0737BBD5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002D9B45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70AA6514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53F4A741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6BC13B8E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3C3387" w14:paraId="6FFF1CF5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55DF5003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730D5549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618DB553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147208E5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75CC0790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F4B1F5E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3C3387" w14:paraId="086141A9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2906CB9B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04BDC2AB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EE1C6ED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369963C4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N(100)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35951ECF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Величина (преимущества)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34CBC56A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DD515E">
              <w:rPr>
                <w:sz w:val="20"/>
              </w:rPr>
              <w:t xml:space="preserve">При приеме </w:t>
            </w:r>
            <w:r>
              <w:rPr>
                <w:sz w:val="20"/>
              </w:rPr>
              <w:t xml:space="preserve">элемент должны </w:t>
            </w:r>
            <w:proofErr w:type="gramStart"/>
            <w:r>
              <w:rPr>
                <w:sz w:val="20"/>
              </w:rPr>
              <w:t>присутствовать</w:t>
            </w:r>
            <w:proofErr w:type="gramEnd"/>
            <w:r>
              <w:rPr>
                <w:sz w:val="20"/>
              </w:rPr>
              <w:t xml:space="preserve"> е</w:t>
            </w:r>
            <w:r w:rsidRPr="004B568C">
              <w:rPr>
                <w:sz w:val="20"/>
              </w:rPr>
              <w:t xml:space="preserve">сли у преимущества с </w:t>
            </w:r>
            <w:r>
              <w:rPr>
                <w:sz w:val="20"/>
              </w:rPr>
              <w:t xml:space="preserve">данным </w:t>
            </w:r>
            <w:r w:rsidRPr="004B568C">
              <w:rPr>
                <w:sz w:val="20"/>
              </w:rPr>
              <w:t>кодом в справочнике преимуществ установлено поле «</w:t>
            </w:r>
            <w:r>
              <w:rPr>
                <w:sz w:val="20"/>
              </w:rPr>
              <w:t>Преимущество при оценке заявки».</w:t>
            </w:r>
          </w:p>
        </w:tc>
      </w:tr>
      <w:tr w:rsidR="001B2F26" w14:paraId="7FD375CE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1620B52E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b/>
                <w:sz w:val="20"/>
              </w:rPr>
              <w:t>Требования</w:t>
            </w:r>
            <w:r w:rsidRPr="007A1F1A">
              <w:rPr>
                <w:b/>
                <w:sz w:val="20"/>
              </w:rPr>
              <w:t xml:space="preserve"> </w:t>
            </w:r>
          </w:p>
        </w:tc>
      </w:tr>
      <w:tr w:rsidR="001B2F26" w:rsidRPr="00724833" w14:paraId="5ED12E56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E5B66B4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  <w:r w:rsidRPr="00724833">
              <w:rPr>
                <w:b/>
                <w:sz w:val="20"/>
              </w:rPr>
              <w:t>s</w:t>
            </w:r>
          </w:p>
        </w:tc>
        <w:tc>
          <w:tcPr>
            <w:tcW w:w="817" w:type="pct"/>
            <w:shd w:val="clear" w:color="auto" w:fill="auto"/>
            <w:hideMark/>
          </w:tcPr>
          <w:p w14:paraId="438005CB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216B2712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26C6ADB7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2F030698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220C924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  <w:r w:rsidRPr="00483FD5">
              <w:rPr>
                <w:sz w:val="20"/>
              </w:rPr>
              <w:t>Множественный элемент</w:t>
            </w:r>
          </w:p>
        </w:tc>
      </w:tr>
      <w:tr w:rsidR="001B2F26" w:rsidRPr="00724833" w14:paraId="4A3424B8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19EB854B" w14:textId="77777777" w:rsidR="001B2F26" w:rsidRPr="007A1F1A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817" w:type="pct"/>
            <w:shd w:val="clear" w:color="auto" w:fill="auto"/>
            <w:hideMark/>
          </w:tcPr>
          <w:p w14:paraId="7B653EDF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629ECCA" w14:textId="77777777" w:rsidR="001B2F26" w:rsidRPr="007248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416E0448" w14:textId="77777777" w:rsidR="001B2F26" w:rsidRPr="007248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34A72496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0B334D96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</w:tr>
      <w:tr w:rsidR="001B2F26" w:rsidRPr="003C3387" w14:paraId="7067A40E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4D718DA5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1853D4E0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631A585C" w14:textId="77777777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04BCAA1A" w14:textId="77777777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54D65167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3CFDD1D5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3C3387" w14:paraId="0444AC85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530D9875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4B9EA595" w14:textId="77777777" w:rsidR="001B2F26" w:rsidRPr="003C3387" w:rsidDel="00AB6AAA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2043203E" w14:textId="77777777" w:rsidR="001B2F26" w:rsidRPr="003C3387" w:rsidDel="00AB6AAA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4A38BF91" w14:textId="77777777" w:rsidR="001B2F26" w:rsidRPr="003C3387" w:rsidDel="00AB6AAA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C63541">
              <w:rPr>
                <w:sz w:val="20"/>
              </w:rPr>
              <w:t>T (1-2000)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7E19FDBB" w14:textId="77777777" w:rsidR="001B2F26" w:rsidRPr="003C3387" w:rsidDel="00AB6AAA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Наименование требования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4627E9E4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3C3387" w14:paraId="40C18883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599B11E1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2D09BAFB" w14:textId="77777777" w:rsidR="001B2F26" w:rsidRPr="003C3387" w:rsidDel="00AB6AAA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69570BA5" w14:textId="77777777" w:rsidR="001B2F26" w:rsidRPr="003C3387" w:rsidDel="00AB6AAA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4B669853" w14:textId="77777777" w:rsidR="001B2F26" w:rsidRPr="003C3387" w:rsidDel="00AB6AAA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C63541">
              <w:rPr>
                <w:sz w:val="20"/>
              </w:rPr>
              <w:t>T (1-2000)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39EE8AC2" w14:textId="77777777" w:rsidR="001B2F26" w:rsidRPr="003C3387" w:rsidDel="00AB6AAA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0F4E0FD1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5D1507" w14:paraId="789C0F3C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5B9EDD49" w14:textId="77777777" w:rsidR="001B2F26" w:rsidRPr="005D1507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  <w:r w:rsidRPr="005D1507">
              <w:rPr>
                <w:b/>
                <w:sz w:val="20"/>
              </w:rPr>
              <w:t>Общественное обсуждение крупных закупок</w:t>
            </w:r>
          </w:p>
        </w:tc>
      </w:tr>
      <w:tr w:rsidR="001B2F26" w:rsidRPr="00724833" w14:paraId="7ABF4416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16016936" w14:textId="77777777" w:rsidR="001B2F26" w:rsidRPr="005D1507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  <w:r w:rsidRPr="005D1507">
              <w:rPr>
                <w:b/>
                <w:sz w:val="20"/>
              </w:rPr>
              <w:t>publicDiscussion</w:t>
            </w:r>
          </w:p>
        </w:tc>
        <w:tc>
          <w:tcPr>
            <w:tcW w:w="817" w:type="pct"/>
            <w:shd w:val="clear" w:color="auto" w:fill="auto"/>
            <w:hideMark/>
          </w:tcPr>
          <w:p w14:paraId="4F2DEC32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2FCB211E" w14:textId="77777777" w:rsidR="001B2F26" w:rsidRPr="007248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1EC24568" w14:textId="77777777" w:rsidR="001B2F26" w:rsidRPr="007248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1DED6187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36C33B1B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</w:tr>
      <w:tr w:rsidR="001B2F26" w:rsidRPr="003C3387" w14:paraId="5B9F53EC" w14:textId="77777777" w:rsidTr="007B233E">
        <w:trPr>
          <w:gridAfter w:val="1"/>
          <w:wAfter w:w="10" w:type="pct"/>
        </w:trPr>
        <w:tc>
          <w:tcPr>
            <w:tcW w:w="752" w:type="pct"/>
            <w:vMerge w:val="restart"/>
            <w:shd w:val="clear" w:color="auto" w:fill="auto"/>
            <w:hideMark/>
          </w:tcPr>
          <w:p w14:paraId="16A3F28F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17" w:type="pct"/>
            <w:shd w:val="clear" w:color="auto" w:fill="auto"/>
            <w:hideMark/>
          </w:tcPr>
          <w:p w14:paraId="2A9D2773" w14:textId="77777777" w:rsidR="001B2F26" w:rsidRPr="005D1507" w:rsidRDefault="001B2F26" w:rsidP="001B2F26">
            <w:pPr>
              <w:spacing w:before="0" w:after="0"/>
              <w:jc w:val="both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number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69FF35E6" w14:textId="77777777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7EC3B18F" w14:textId="77777777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T (1-</w:t>
            </w:r>
            <w:r>
              <w:rPr>
                <w:sz w:val="20"/>
                <w:lang w:val="en-US"/>
              </w:rPr>
              <w:t>8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347FC891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5D1507">
              <w:rPr>
                <w:sz w:val="20"/>
              </w:rPr>
              <w:t>Номер общественного обсуждения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53E21B1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3C3387" w14:paraId="5346E026" w14:textId="77777777" w:rsidTr="007B233E">
        <w:trPr>
          <w:gridAfter w:val="1"/>
          <w:wAfter w:w="10" w:type="pct"/>
        </w:trPr>
        <w:tc>
          <w:tcPr>
            <w:tcW w:w="752" w:type="pct"/>
            <w:vMerge/>
            <w:shd w:val="clear" w:color="auto" w:fill="auto"/>
            <w:hideMark/>
          </w:tcPr>
          <w:p w14:paraId="0A636FA9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23BF6197" w14:textId="77777777" w:rsidR="001B2F26" w:rsidRPr="005D1507" w:rsidDel="00AB6AAA" w:rsidRDefault="001B2F26" w:rsidP="001B2F26">
            <w:pPr>
              <w:spacing w:before="0" w:after="0"/>
              <w:jc w:val="both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href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000FA45E" w14:textId="77777777" w:rsidR="001B2F26" w:rsidRPr="003C3387" w:rsidDel="00AB6AAA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73215AB3" w14:textId="77777777" w:rsidR="001B2F26" w:rsidRPr="003C3387" w:rsidDel="00AB6AAA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T (1-</w:t>
            </w:r>
            <w:r>
              <w:rPr>
                <w:sz w:val="20"/>
              </w:rPr>
              <w:t>2000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61A179D7" w14:textId="77777777" w:rsidR="001B2F26" w:rsidRPr="003C3387" w:rsidDel="00AB6AAA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5D1507">
              <w:rPr>
                <w:sz w:val="20"/>
              </w:rPr>
              <w:t>Ссылка на общественное обсуждение в сети Интернет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0ACC1B7A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5D1507" w14:paraId="595C074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11200EC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0ABA45E3" w14:textId="77777777" w:rsidR="001B2F26" w:rsidRPr="005D1507" w:rsidDel="00AB6AAA" w:rsidRDefault="001B2F26" w:rsidP="001B2F26">
            <w:pPr>
              <w:spacing w:before="0" w:after="0"/>
              <w:jc w:val="both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place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2717DB60" w14:textId="77777777" w:rsidR="001B2F26" w:rsidRPr="003C3387" w:rsidDel="00AB6AAA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5947B768" w14:textId="77777777" w:rsidR="001B2F26" w:rsidRPr="003C3387" w:rsidDel="00AB6AAA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T (1-</w:t>
            </w:r>
            <w:r>
              <w:rPr>
                <w:sz w:val="20"/>
              </w:rPr>
              <w:t>2000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2F540033" w14:textId="77777777" w:rsidR="001B2F26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5D1507">
              <w:rPr>
                <w:sz w:val="20"/>
              </w:rPr>
              <w:t>Место проведения общественного обсуждения:</w:t>
            </w:r>
          </w:p>
          <w:p w14:paraId="44988230" w14:textId="66914B4A" w:rsidR="001B2F26" w:rsidRPr="005D150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5D1507">
              <w:rPr>
                <w:sz w:val="20"/>
              </w:rPr>
              <w:t xml:space="preserve">E - в разделе «Общественные обсуждения крупных закупок» Официального сайта </w:t>
            </w:r>
            <w:r w:rsidR="002666A9">
              <w:rPr>
                <w:sz w:val="20"/>
              </w:rPr>
              <w:t>Единой информационной системы в сфере закупок</w:t>
            </w:r>
            <w:r w:rsidRPr="005D1507">
              <w:rPr>
                <w:sz w:val="20"/>
              </w:rPr>
              <w:t>;</w:t>
            </w:r>
          </w:p>
          <w:p w14:paraId="29C7473A" w14:textId="0047905A" w:rsidR="001B2F26" w:rsidRPr="003C3387" w:rsidDel="00AB6AAA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5D1507">
              <w:rPr>
                <w:sz w:val="20"/>
              </w:rPr>
              <w:t xml:space="preserve">F - на форуме Официального сайта </w:t>
            </w:r>
            <w:r w:rsidR="002666A9">
              <w:rPr>
                <w:sz w:val="20"/>
              </w:rPr>
              <w:t>Единой информационной системы в сфере закупок.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5D04431A" w14:textId="77777777" w:rsidR="001B2F26" w:rsidRPr="005D1507" w:rsidRDefault="001B2F26" w:rsidP="001B2F26">
            <w:pPr>
              <w:spacing w:before="0" w:after="0"/>
              <w:jc w:val="both"/>
              <w:rPr>
                <w:sz w:val="20"/>
              </w:rPr>
            </w:pPr>
            <w:r>
              <w:rPr>
                <w:sz w:val="20"/>
              </w:rPr>
              <w:t>Элемент заполняется при выгрузке,</w:t>
            </w:r>
            <w:r w:rsidRPr="005D1507">
              <w:rPr>
                <w:sz w:val="20"/>
              </w:rPr>
              <w:t xml:space="preserve"> </w:t>
            </w:r>
            <w:r>
              <w:rPr>
                <w:sz w:val="20"/>
              </w:rPr>
              <w:t>при загрузке игнорируется.</w:t>
            </w:r>
          </w:p>
          <w:p w14:paraId="078F1DC8" w14:textId="77777777" w:rsidR="001B2F26" w:rsidRDefault="001B2F26" w:rsidP="001B2F26">
            <w:pPr>
              <w:spacing w:before="0" w:after="0"/>
              <w:jc w:val="both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18763343" w14:textId="77777777" w:rsidR="001B2F26" w:rsidRDefault="001B2F26" w:rsidP="001B2F26">
            <w:pPr>
              <w:spacing w:before="0" w:after="0"/>
              <w:jc w:val="both"/>
              <w:rPr>
                <w:sz w:val="20"/>
              </w:rPr>
            </w:pPr>
            <w:r>
              <w:rPr>
                <w:sz w:val="20"/>
              </w:rPr>
              <w:t>Е</w:t>
            </w:r>
          </w:p>
          <w:p w14:paraId="09994E43" w14:textId="77777777" w:rsidR="001B2F26" w:rsidRPr="005D1507" w:rsidRDefault="001B2F26" w:rsidP="001B2F26">
            <w:pPr>
              <w:spacing w:before="0" w:after="0"/>
              <w:jc w:val="both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</w:t>
            </w:r>
          </w:p>
        </w:tc>
      </w:tr>
      <w:tr w:rsidR="001B2F26" w:rsidRPr="002F4DAA" w14:paraId="67C1553B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vAlign w:val="center"/>
            <w:hideMark/>
          </w:tcPr>
          <w:p w14:paraId="3A910032" w14:textId="77777777" w:rsidR="001B2F26" w:rsidRPr="002F4DAA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b/>
                <w:sz w:val="20"/>
                <w:lang w:val="en-US"/>
              </w:rPr>
              <w:t>Документация об аукционе</w:t>
            </w:r>
          </w:p>
        </w:tc>
      </w:tr>
      <w:tr w:rsidR="001B2F26" w:rsidRPr="00A83433" w14:paraId="5730B656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vAlign w:val="center"/>
            <w:hideMark/>
          </w:tcPr>
          <w:p w14:paraId="7EEF94D1" w14:textId="77777777" w:rsidR="001B2F26" w:rsidRPr="00A83433" w:rsidRDefault="001B2F26" w:rsidP="001B2F26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817" w:type="pct"/>
            <w:shd w:val="clear" w:color="auto" w:fill="auto"/>
            <w:vAlign w:val="center"/>
            <w:hideMark/>
          </w:tcPr>
          <w:p w14:paraId="482D14B4" w14:textId="77777777" w:rsidR="001B2F26" w:rsidRPr="00A834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vAlign w:val="center"/>
            <w:hideMark/>
          </w:tcPr>
          <w:p w14:paraId="0480241F" w14:textId="77777777" w:rsidR="001B2F26" w:rsidRPr="00A834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vAlign w:val="center"/>
            <w:hideMark/>
          </w:tcPr>
          <w:p w14:paraId="42F66DDD" w14:textId="77777777" w:rsidR="001B2F26" w:rsidRPr="00A834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vAlign w:val="center"/>
            <w:hideMark/>
          </w:tcPr>
          <w:p w14:paraId="02E17E65" w14:textId="77777777" w:rsidR="001B2F26" w:rsidRPr="00A834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vAlign w:val="center"/>
            <w:hideMark/>
          </w:tcPr>
          <w:p w14:paraId="1FBAAAA1" w14:textId="77777777" w:rsidR="001B2F26" w:rsidRPr="00A834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</w:tr>
      <w:tr w:rsidR="001B2F26" w:rsidRPr="00E87917" w14:paraId="30D48A02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vAlign w:val="center"/>
            <w:hideMark/>
          </w:tcPr>
          <w:p w14:paraId="02CFD58A" w14:textId="77777777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vAlign w:val="center"/>
            <w:hideMark/>
          </w:tcPr>
          <w:p w14:paraId="7A3FCFDE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15" w:type="pct"/>
            <w:gridSpan w:val="2"/>
            <w:shd w:val="clear" w:color="auto" w:fill="auto"/>
            <w:vAlign w:val="center"/>
            <w:hideMark/>
          </w:tcPr>
          <w:p w14:paraId="7D167574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vAlign w:val="center"/>
            <w:hideMark/>
          </w:tcPr>
          <w:p w14:paraId="61A4D302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vAlign w:val="center"/>
            <w:hideMark/>
          </w:tcPr>
          <w:p w14:paraId="0B3FD4E9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vAlign w:val="center"/>
            <w:hideMark/>
          </w:tcPr>
          <w:p w14:paraId="2AD7B8AD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1B2F26" w:rsidRPr="00CF443D" w14:paraId="13731312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vAlign w:val="center"/>
            <w:hideMark/>
          </w:tcPr>
          <w:p w14:paraId="64BF3B4D" w14:textId="77777777" w:rsidR="001B2F26" w:rsidRPr="00A834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817" w:type="pct"/>
            <w:shd w:val="clear" w:color="auto" w:fill="auto"/>
            <w:vAlign w:val="center"/>
            <w:hideMark/>
          </w:tcPr>
          <w:p w14:paraId="1752EB3E" w14:textId="77777777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vAlign w:val="center"/>
            <w:hideMark/>
          </w:tcPr>
          <w:p w14:paraId="63175D13" w14:textId="77777777" w:rsidR="001B2F26" w:rsidRPr="00CF443D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vAlign w:val="center"/>
            <w:hideMark/>
          </w:tcPr>
          <w:p w14:paraId="125A7A8C" w14:textId="77777777" w:rsidR="001B2F26" w:rsidRPr="00CF443D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vAlign w:val="center"/>
            <w:hideMark/>
          </w:tcPr>
          <w:p w14:paraId="341BFBC4" w14:textId="77777777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vAlign w:val="center"/>
            <w:hideMark/>
          </w:tcPr>
          <w:p w14:paraId="30965CCE" w14:textId="77777777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CF443D" w14:paraId="1ECFD5AC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vAlign w:val="center"/>
          </w:tcPr>
          <w:p w14:paraId="40AF50E9" w14:textId="77777777" w:rsidR="001B2F26" w:rsidRPr="00A834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0BFDD67" w14:textId="77777777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15" w:type="pct"/>
            <w:gridSpan w:val="2"/>
            <w:shd w:val="clear" w:color="auto" w:fill="auto"/>
            <w:vAlign w:val="center"/>
          </w:tcPr>
          <w:p w14:paraId="7B9D7B53" w14:textId="77777777" w:rsidR="001B2F26" w:rsidRPr="00CF443D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vAlign w:val="center"/>
          </w:tcPr>
          <w:p w14:paraId="63912738" w14:textId="77777777" w:rsidR="001B2F26" w:rsidRPr="00CF443D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  <w:vAlign w:val="center"/>
          </w:tcPr>
          <w:p w14:paraId="529A8A27" w14:textId="2AA6C7D2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63" w:type="pct"/>
            <w:gridSpan w:val="6"/>
            <w:shd w:val="clear" w:color="auto" w:fill="auto"/>
            <w:vAlign w:val="center"/>
          </w:tcPr>
          <w:p w14:paraId="0DB2C8D9" w14:textId="77777777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E87917" w14:paraId="330409CF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vAlign w:val="center"/>
            <w:hideMark/>
          </w:tcPr>
          <w:p w14:paraId="2644DABD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3A88416D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15" w:type="pct"/>
            <w:gridSpan w:val="2"/>
            <w:shd w:val="clear" w:color="auto" w:fill="auto"/>
            <w:vAlign w:val="center"/>
            <w:hideMark/>
          </w:tcPr>
          <w:p w14:paraId="1842D85A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vAlign w:val="center"/>
            <w:hideMark/>
          </w:tcPr>
          <w:p w14:paraId="5772C1CC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35" w:type="pct"/>
            <w:gridSpan w:val="2"/>
            <w:shd w:val="clear" w:color="auto" w:fill="auto"/>
            <w:vAlign w:val="center"/>
            <w:hideMark/>
          </w:tcPr>
          <w:p w14:paraId="6881856D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63" w:type="pct"/>
            <w:gridSpan w:val="6"/>
            <w:shd w:val="clear" w:color="auto" w:fill="auto"/>
            <w:vAlign w:val="center"/>
            <w:hideMark/>
          </w:tcPr>
          <w:p w14:paraId="4BE88A07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E87917" w14:paraId="3D04F0F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vAlign w:val="center"/>
          </w:tcPr>
          <w:p w14:paraId="3CF906D1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388757BE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15" w:type="pct"/>
            <w:gridSpan w:val="2"/>
            <w:shd w:val="clear" w:color="auto" w:fill="auto"/>
            <w:vAlign w:val="center"/>
          </w:tcPr>
          <w:p w14:paraId="3B3DE95E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vAlign w:val="center"/>
          </w:tcPr>
          <w:p w14:paraId="512E90B7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35" w:type="pct"/>
            <w:gridSpan w:val="2"/>
            <w:shd w:val="clear" w:color="auto" w:fill="auto"/>
            <w:vAlign w:val="center"/>
          </w:tcPr>
          <w:p w14:paraId="0272A6F5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63" w:type="pct"/>
            <w:gridSpan w:val="6"/>
            <w:shd w:val="clear" w:color="auto" w:fill="auto"/>
            <w:vAlign w:val="center"/>
          </w:tcPr>
          <w:p w14:paraId="037BBCC1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E87917" w14:paraId="5CF6FF30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vAlign w:val="center"/>
            <w:hideMark/>
          </w:tcPr>
          <w:p w14:paraId="019DDF38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208913DA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15" w:type="pct"/>
            <w:gridSpan w:val="2"/>
            <w:shd w:val="clear" w:color="auto" w:fill="auto"/>
            <w:vAlign w:val="center"/>
            <w:hideMark/>
          </w:tcPr>
          <w:p w14:paraId="45CB67FD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vAlign w:val="center"/>
            <w:hideMark/>
          </w:tcPr>
          <w:p w14:paraId="2761396E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35" w:type="pct"/>
            <w:gridSpan w:val="2"/>
            <w:shd w:val="clear" w:color="auto" w:fill="auto"/>
            <w:vAlign w:val="center"/>
            <w:hideMark/>
          </w:tcPr>
          <w:p w14:paraId="57E4EB07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63" w:type="pct"/>
            <w:gridSpan w:val="6"/>
            <w:shd w:val="clear" w:color="auto" w:fill="auto"/>
            <w:vAlign w:val="center"/>
            <w:hideMark/>
          </w:tcPr>
          <w:p w14:paraId="041962FC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E87917" w14:paraId="572BF2F6" w14:textId="77777777" w:rsidTr="007B233E">
        <w:trPr>
          <w:gridAfter w:val="1"/>
          <w:wAfter w:w="10" w:type="pct"/>
        </w:trPr>
        <w:tc>
          <w:tcPr>
            <w:tcW w:w="752" w:type="pct"/>
            <w:vMerge w:val="restart"/>
            <w:shd w:val="clear" w:color="auto" w:fill="auto"/>
            <w:vAlign w:val="center"/>
            <w:hideMark/>
          </w:tcPr>
          <w:p w14:paraId="0AA8C3A2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17" w:type="pct"/>
            <w:shd w:val="clear" w:color="auto" w:fill="auto"/>
            <w:hideMark/>
          </w:tcPr>
          <w:p w14:paraId="0765E69C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15" w:type="pct"/>
            <w:gridSpan w:val="2"/>
            <w:shd w:val="clear" w:color="auto" w:fill="auto"/>
            <w:vAlign w:val="center"/>
            <w:hideMark/>
          </w:tcPr>
          <w:p w14:paraId="6B4CB075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vAlign w:val="center"/>
            <w:hideMark/>
          </w:tcPr>
          <w:p w14:paraId="781A64C6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35" w:type="pct"/>
            <w:gridSpan w:val="2"/>
            <w:shd w:val="clear" w:color="auto" w:fill="auto"/>
            <w:vAlign w:val="center"/>
            <w:hideMark/>
          </w:tcPr>
          <w:p w14:paraId="2798EBE7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63" w:type="pct"/>
            <w:gridSpan w:val="6"/>
            <w:shd w:val="clear" w:color="auto" w:fill="auto"/>
            <w:vAlign w:val="center"/>
            <w:hideMark/>
          </w:tcPr>
          <w:p w14:paraId="309ECD05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6804F4" w14:paraId="4F6BB296" w14:textId="77777777" w:rsidTr="007B233E">
        <w:trPr>
          <w:gridAfter w:val="1"/>
          <w:wAfter w:w="10" w:type="pct"/>
        </w:trPr>
        <w:tc>
          <w:tcPr>
            <w:tcW w:w="752" w:type="pct"/>
            <w:vMerge/>
            <w:shd w:val="clear" w:color="auto" w:fill="auto"/>
            <w:vAlign w:val="center"/>
            <w:hideMark/>
          </w:tcPr>
          <w:p w14:paraId="4C149F68" w14:textId="77777777" w:rsidR="001B2F26" w:rsidRPr="006804F4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4E344307" w14:textId="77777777" w:rsidR="001B2F26" w:rsidRPr="006804F4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15" w:type="pct"/>
            <w:gridSpan w:val="2"/>
            <w:shd w:val="clear" w:color="auto" w:fill="auto"/>
            <w:vAlign w:val="center"/>
            <w:hideMark/>
          </w:tcPr>
          <w:p w14:paraId="45FC531C" w14:textId="77777777" w:rsidR="001B2F26" w:rsidRPr="006804F4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vAlign w:val="center"/>
            <w:hideMark/>
          </w:tcPr>
          <w:p w14:paraId="7C0D44C4" w14:textId="77777777" w:rsidR="001B2F26" w:rsidRPr="006804F4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  <w:vAlign w:val="center"/>
            <w:hideMark/>
          </w:tcPr>
          <w:p w14:paraId="24140D1D" w14:textId="24C79194" w:rsidR="001B2F26" w:rsidRPr="006804F4" w:rsidRDefault="001B2F26" w:rsidP="001B2F26">
            <w:pPr>
              <w:spacing w:before="0" w:after="0"/>
              <w:jc w:val="both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63" w:type="pct"/>
            <w:gridSpan w:val="6"/>
            <w:shd w:val="clear" w:color="auto" w:fill="auto"/>
            <w:vAlign w:val="center"/>
            <w:hideMark/>
          </w:tcPr>
          <w:p w14:paraId="3047D965" w14:textId="77777777" w:rsidR="001B2F26" w:rsidRPr="006804F4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6804F4" w14:paraId="17275C53" w14:textId="77777777" w:rsidTr="007B233E">
        <w:trPr>
          <w:gridAfter w:val="1"/>
          <w:wAfter w:w="10" w:type="pct"/>
        </w:trPr>
        <w:tc>
          <w:tcPr>
            <w:tcW w:w="752" w:type="pct"/>
            <w:vMerge/>
            <w:shd w:val="clear" w:color="auto" w:fill="auto"/>
            <w:vAlign w:val="center"/>
          </w:tcPr>
          <w:p w14:paraId="71AEF57D" w14:textId="77777777" w:rsidR="001B2F26" w:rsidRPr="006804F4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00CA3CF" w14:textId="77777777" w:rsidR="001B2F26" w:rsidRPr="00A05774" w:rsidRDefault="001B2F26" w:rsidP="001B2F26">
            <w:pPr>
              <w:spacing w:before="0" w:after="0"/>
              <w:jc w:val="both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content </w:t>
            </w:r>
          </w:p>
        </w:tc>
        <w:tc>
          <w:tcPr>
            <w:tcW w:w="215" w:type="pct"/>
            <w:gridSpan w:val="2"/>
            <w:shd w:val="clear" w:color="auto" w:fill="auto"/>
            <w:vAlign w:val="center"/>
          </w:tcPr>
          <w:p w14:paraId="5FF52F83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vAlign w:val="center"/>
          </w:tcPr>
          <w:p w14:paraId="5C2CA355" w14:textId="77777777" w:rsidR="001B2F26" w:rsidRPr="00CF443D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35" w:type="pct"/>
            <w:gridSpan w:val="2"/>
            <w:shd w:val="clear" w:color="auto" w:fill="auto"/>
            <w:vAlign w:val="center"/>
          </w:tcPr>
          <w:p w14:paraId="3782DF8D" w14:textId="77777777" w:rsidR="001B2F26" w:rsidRDefault="001B2F26" w:rsidP="001B2F26">
            <w:pPr>
              <w:spacing w:before="0" w:after="0"/>
              <w:jc w:val="both"/>
              <w:rPr>
                <w:sz w:val="20"/>
              </w:rPr>
            </w:pPr>
            <w:r>
              <w:rPr>
                <w:sz w:val="20"/>
                <w:lang w:val="en-US"/>
              </w:rPr>
              <w:t>Base64Binary</w:t>
            </w:r>
          </w:p>
        </w:tc>
        <w:tc>
          <w:tcPr>
            <w:tcW w:w="1363" w:type="pct"/>
            <w:gridSpan w:val="6"/>
            <w:shd w:val="clear" w:color="auto" w:fill="auto"/>
            <w:vAlign w:val="center"/>
          </w:tcPr>
          <w:p w14:paraId="32C6FEBD" w14:textId="77777777" w:rsidR="001B2F26" w:rsidRPr="006804F4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E87917" w14:paraId="626220AA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vAlign w:val="center"/>
            <w:hideMark/>
          </w:tcPr>
          <w:p w14:paraId="5C0D9073" w14:textId="77777777" w:rsidR="001B2F26" w:rsidRPr="006804F4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0F6B83BE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15" w:type="pct"/>
            <w:gridSpan w:val="2"/>
            <w:shd w:val="clear" w:color="auto" w:fill="auto"/>
            <w:vAlign w:val="center"/>
            <w:hideMark/>
          </w:tcPr>
          <w:p w14:paraId="2AA9BC15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08" w:type="pct"/>
            <w:gridSpan w:val="4"/>
            <w:shd w:val="clear" w:color="auto" w:fill="auto"/>
            <w:vAlign w:val="center"/>
            <w:hideMark/>
          </w:tcPr>
          <w:p w14:paraId="4CA143FA" w14:textId="77777777" w:rsidR="001B2F26" w:rsidRPr="00CF443D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vAlign w:val="center"/>
            <w:hideMark/>
          </w:tcPr>
          <w:p w14:paraId="61B99932" w14:textId="799AF663" w:rsidR="001B2F26" w:rsidRPr="00E87917" w:rsidRDefault="002D1F44" w:rsidP="001B2F26">
            <w:pPr>
              <w:spacing w:before="0" w:after="0"/>
              <w:jc w:val="both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1B2F26">
              <w:rPr>
                <w:sz w:val="20"/>
              </w:rPr>
              <w:t xml:space="preserve"> документа</w:t>
            </w:r>
          </w:p>
        </w:tc>
        <w:tc>
          <w:tcPr>
            <w:tcW w:w="1363" w:type="pct"/>
            <w:gridSpan w:val="6"/>
            <w:shd w:val="clear" w:color="auto" w:fill="auto"/>
            <w:vAlign w:val="center"/>
            <w:hideMark/>
          </w:tcPr>
          <w:p w14:paraId="28370907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14:paraId="3DB8D074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vAlign w:val="center"/>
            <w:hideMark/>
          </w:tcPr>
          <w:p w14:paraId="698C12C4" w14:textId="48EB3943" w:rsidR="001B2F26" w:rsidRDefault="002D1F44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1B2F26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1B2F26" w:rsidRPr="00A83433" w14:paraId="32C15B6A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vAlign w:val="center"/>
            <w:hideMark/>
          </w:tcPr>
          <w:p w14:paraId="7621D784" w14:textId="77777777" w:rsidR="001B2F26" w:rsidRPr="00A83433" w:rsidRDefault="001B2F26" w:rsidP="001B2F26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817" w:type="pct"/>
            <w:shd w:val="clear" w:color="auto" w:fill="auto"/>
            <w:vAlign w:val="center"/>
            <w:hideMark/>
          </w:tcPr>
          <w:p w14:paraId="0B55D9F1" w14:textId="77777777" w:rsidR="001B2F26" w:rsidRPr="00A834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vAlign w:val="center"/>
            <w:hideMark/>
          </w:tcPr>
          <w:p w14:paraId="7796B71B" w14:textId="77777777" w:rsidR="001B2F26" w:rsidRPr="00A834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vAlign w:val="center"/>
            <w:hideMark/>
          </w:tcPr>
          <w:p w14:paraId="6BFB8EBA" w14:textId="77777777" w:rsidR="001B2F26" w:rsidRPr="00A834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vAlign w:val="center"/>
            <w:hideMark/>
          </w:tcPr>
          <w:p w14:paraId="2C9F6271" w14:textId="77777777" w:rsidR="001B2F26" w:rsidRPr="00A834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vAlign w:val="center"/>
            <w:hideMark/>
          </w:tcPr>
          <w:p w14:paraId="7990600A" w14:textId="77777777" w:rsidR="001B2F26" w:rsidRPr="00A834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</w:tr>
      <w:tr w:rsidR="001B2F26" w:rsidRPr="00CF443D" w14:paraId="14C33980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vAlign w:val="center"/>
            <w:hideMark/>
          </w:tcPr>
          <w:p w14:paraId="3EDCCE0B" w14:textId="77777777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vAlign w:val="center"/>
            <w:hideMark/>
          </w:tcPr>
          <w:p w14:paraId="37D96259" w14:textId="77777777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15" w:type="pct"/>
            <w:gridSpan w:val="2"/>
            <w:shd w:val="clear" w:color="auto" w:fill="auto"/>
            <w:vAlign w:val="center"/>
            <w:hideMark/>
          </w:tcPr>
          <w:p w14:paraId="299ECED1" w14:textId="77777777" w:rsidR="001B2F26" w:rsidRPr="00CF443D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  <w:vAlign w:val="center"/>
            <w:hideMark/>
          </w:tcPr>
          <w:p w14:paraId="4C7103A3" w14:textId="77777777" w:rsidR="001B2F26" w:rsidRPr="00CF443D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vAlign w:val="center"/>
            <w:hideMark/>
          </w:tcPr>
          <w:p w14:paraId="26A56AA5" w14:textId="03009E94" w:rsidR="001B2F26" w:rsidRPr="00CF443D" w:rsidRDefault="002D1F44" w:rsidP="001B2F26">
            <w:pPr>
              <w:spacing w:before="0" w:after="0"/>
              <w:jc w:val="both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63" w:type="pct"/>
            <w:gridSpan w:val="6"/>
            <w:shd w:val="clear" w:color="auto" w:fill="auto"/>
            <w:vAlign w:val="center"/>
            <w:hideMark/>
          </w:tcPr>
          <w:p w14:paraId="32F8FB08" w14:textId="77777777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1B2F26" w:rsidRPr="00CF443D" w14:paraId="780DC161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vAlign w:val="center"/>
            <w:hideMark/>
          </w:tcPr>
          <w:p w14:paraId="2081A3F1" w14:textId="77777777" w:rsidR="001B2F26" w:rsidRPr="00A834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817" w:type="pct"/>
            <w:shd w:val="clear" w:color="auto" w:fill="auto"/>
            <w:vAlign w:val="center"/>
            <w:hideMark/>
          </w:tcPr>
          <w:p w14:paraId="287B101F" w14:textId="77777777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vAlign w:val="center"/>
            <w:hideMark/>
          </w:tcPr>
          <w:p w14:paraId="14263840" w14:textId="77777777" w:rsidR="001B2F26" w:rsidRPr="00CF443D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vAlign w:val="center"/>
            <w:hideMark/>
          </w:tcPr>
          <w:p w14:paraId="1948B190" w14:textId="77777777" w:rsidR="001B2F26" w:rsidRPr="00CF443D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vAlign w:val="center"/>
            <w:hideMark/>
          </w:tcPr>
          <w:p w14:paraId="14D0B1A3" w14:textId="77777777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vAlign w:val="center"/>
            <w:hideMark/>
          </w:tcPr>
          <w:p w14:paraId="253B8944" w14:textId="77777777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E87917" w14:paraId="5C71B13F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vAlign w:val="center"/>
            <w:hideMark/>
          </w:tcPr>
          <w:p w14:paraId="42C0919C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709EF2BF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15" w:type="pct"/>
            <w:gridSpan w:val="2"/>
            <w:shd w:val="clear" w:color="auto" w:fill="auto"/>
            <w:vAlign w:val="center"/>
            <w:hideMark/>
          </w:tcPr>
          <w:p w14:paraId="1CD38ADE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vAlign w:val="center"/>
            <w:hideMark/>
          </w:tcPr>
          <w:p w14:paraId="7A831553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11D61794" w14:textId="333CCF1A" w:rsidR="001B2F26" w:rsidRPr="00CF443D" w:rsidRDefault="002D1F44" w:rsidP="001B2F26">
            <w:pPr>
              <w:spacing w:before="0" w:after="0"/>
              <w:jc w:val="both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5D5336FF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1B2F26" w14:paraId="5819EA9E" w14:textId="77777777" w:rsidTr="007B233E">
        <w:tc>
          <w:tcPr>
            <w:tcW w:w="5000" w:type="pct"/>
            <w:gridSpan w:val="17"/>
            <w:shd w:val="clear" w:color="auto" w:fill="auto"/>
            <w:vAlign w:val="center"/>
          </w:tcPr>
          <w:p w14:paraId="10A9AB3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43028">
              <w:rPr>
                <w:b/>
                <w:sz w:val="20"/>
              </w:rPr>
              <w:t>Информация о протоколе</w:t>
            </w:r>
          </w:p>
        </w:tc>
      </w:tr>
      <w:tr w:rsidR="001B2F26" w14:paraId="04BB83D7" w14:textId="77777777" w:rsidTr="007B233E">
        <w:tc>
          <w:tcPr>
            <w:tcW w:w="752" w:type="pct"/>
            <w:shd w:val="clear" w:color="auto" w:fill="auto"/>
            <w:vAlign w:val="center"/>
          </w:tcPr>
          <w:p w14:paraId="754A8B7B" w14:textId="77777777" w:rsidR="001B2F26" w:rsidRPr="00643028" w:rsidRDefault="001B2F26" w:rsidP="001B2F26">
            <w:pPr>
              <w:spacing w:before="0" w:after="0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</w:rPr>
              <w:t>protocol</w:t>
            </w:r>
          </w:p>
        </w:tc>
        <w:tc>
          <w:tcPr>
            <w:tcW w:w="817" w:type="pct"/>
            <w:shd w:val="clear" w:color="auto" w:fill="auto"/>
          </w:tcPr>
          <w:p w14:paraId="47D5F6F4" w14:textId="77777777" w:rsidR="001B2F26" w:rsidRPr="00575F5E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766FBF7C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3811F7E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245F2192" w14:textId="77777777" w:rsidR="001B2F26" w:rsidRPr="00575F5E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7097A5AB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47BDC028" w14:textId="77777777" w:rsidTr="007B233E">
        <w:tc>
          <w:tcPr>
            <w:tcW w:w="752" w:type="pct"/>
            <w:shd w:val="clear" w:color="auto" w:fill="auto"/>
            <w:vAlign w:val="center"/>
          </w:tcPr>
          <w:p w14:paraId="28BD862E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9D15999" w14:textId="77777777" w:rsidR="001B2F26" w:rsidRPr="003039E5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D03824">
              <w:rPr>
                <w:sz w:val="20"/>
              </w:rPr>
              <w:t>execution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F66EF9D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6B033A3E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75DE3F0D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D03824">
              <w:rPr>
                <w:sz w:val="20"/>
              </w:rPr>
              <w:t>Проведение процедуры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6A25D087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:rsidRPr="00724833" w14:paraId="1FAA5208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8194B3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326C85" w14:textId="77777777" w:rsidR="001B2F26" w:rsidRPr="002A7A1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Pr="00643028">
              <w:rPr>
                <w:sz w:val="20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7A0DD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711386" w14:textId="77777777" w:rsidR="001B2F26" w:rsidRPr="002A7A10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06B42C" w14:textId="77777777" w:rsidR="001B2F26" w:rsidRPr="00C85B91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3AFA8B" w14:textId="77777777" w:rsidR="001B2F26" w:rsidRPr="0072483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:rsidRPr="009B4637" w14:paraId="4F679832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19C4D6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A12DF8" w14:textId="77777777" w:rsidR="001B2F26" w:rsidRPr="00C85B91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6D4FF9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A1C4DE" w14:textId="77777777" w:rsidR="001B2F26" w:rsidRPr="00643028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0A6872" w14:textId="77777777" w:rsidR="001B2F26" w:rsidRPr="00C85B91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559CA7" w14:textId="77777777" w:rsidR="001B2F26" w:rsidRPr="009B4637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1B2F26" w14:paraId="22583213" w14:textId="77777777" w:rsidTr="007B233E">
        <w:tc>
          <w:tcPr>
            <w:tcW w:w="752" w:type="pct"/>
            <w:shd w:val="clear" w:color="auto" w:fill="auto"/>
            <w:vAlign w:val="center"/>
          </w:tcPr>
          <w:p w14:paraId="544694B9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32C45FE4" w14:textId="77777777" w:rsidR="001B2F26" w:rsidRPr="003039E5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29F69C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8A99065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C1546C4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2748790A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1B2F26" w14:paraId="68B0F279" w14:textId="77777777" w:rsidTr="007B233E">
        <w:tc>
          <w:tcPr>
            <w:tcW w:w="752" w:type="pct"/>
            <w:shd w:val="clear" w:color="auto" w:fill="auto"/>
            <w:vAlign w:val="center"/>
          </w:tcPr>
          <w:p w14:paraId="2C85DAA5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621BA51" w14:textId="77777777" w:rsidR="001B2F26" w:rsidRPr="00994B57" w:rsidRDefault="001B2F26" w:rsidP="001B2F2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6F58F1D" w14:textId="77777777" w:rsidR="001B2F26" w:rsidRPr="00994B57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458035A2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6296697B" w14:textId="77777777" w:rsidR="001B2F26" w:rsidRPr="00D03824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3F598786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0D33318C" w14:textId="77777777" w:rsidTr="007B233E">
        <w:tc>
          <w:tcPr>
            <w:tcW w:w="752" w:type="pct"/>
            <w:shd w:val="clear" w:color="auto" w:fill="auto"/>
            <w:vAlign w:val="center"/>
          </w:tcPr>
          <w:p w14:paraId="67530125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765FC593" w14:textId="77777777" w:rsidR="001B2F26" w:rsidRPr="003039E5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532B902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49457298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84A0FEF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65" w:type="pct"/>
            <w:gridSpan w:val="6"/>
            <w:shd w:val="clear" w:color="auto" w:fill="auto"/>
          </w:tcPr>
          <w:p w14:paraId="1C51E7B8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:rsidRPr="006A57F1" w14:paraId="2F710DEE" w14:textId="77777777" w:rsidTr="007B233E">
        <w:tc>
          <w:tcPr>
            <w:tcW w:w="5000" w:type="pct"/>
            <w:gridSpan w:val="17"/>
            <w:shd w:val="clear" w:color="auto" w:fill="auto"/>
            <w:vAlign w:val="center"/>
          </w:tcPr>
          <w:p w14:paraId="00008814" w14:textId="77777777" w:rsidR="001B2F26" w:rsidRPr="006A57F1" w:rsidRDefault="001B2F26" w:rsidP="001B2F2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6A57F1">
              <w:rPr>
                <w:b/>
                <w:sz w:val="20"/>
              </w:rPr>
              <w:t>Проведение процедуры</w:t>
            </w:r>
          </w:p>
        </w:tc>
      </w:tr>
      <w:tr w:rsidR="001B2F26" w14:paraId="587F95ED" w14:textId="77777777" w:rsidTr="007B233E">
        <w:tc>
          <w:tcPr>
            <w:tcW w:w="752" w:type="pct"/>
            <w:shd w:val="clear" w:color="auto" w:fill="auto"/>
            <w:vAlign w:val="center"/>
          </w:tcPr>
          <w:p w14:paraId="1F3032D0" w14:textId="77777777" w:rsidR="001B2F26" w:rsidRPr="006A57F1" w:rsidRDefault="001B2F26" w:rsidP="001B2F26">
            <w:pPr>
              <w:spacing w:before="0" w:after="0"/>
              <w:rPr>
                <w:b/>
                <w:sz w:val="20"/>
              </w:rPr>
            </w:pPr>
            <w:r w:rsidRPr="006A57F1">
              <w:rPr>
                <w:b/>
                <w:sz w:val="20"/>
              </w:rPr>
              <w:t>execution</w:t>
            </w:r>
          </w:p>
        </w:tc>
        <w:tc>
          <w:tcPr>
            <w:tcW w:w="817" w:type="pct"/>
            <w:shd w:val="clear" w:color="auto" w:fill="auto"/>
          </w:tcPr>
          <w:p w14:paraId="171A248A" w14:textId="77777777" w:rsidR="001B2F26" w:rsidRPr="00C007BD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60F886D7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3959D599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46643336" w14:textId="77777777" w:rsidR="001B2F26" w:rsidRPr="00C007BD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0D0D7649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08BE324E" w14:textId="77777777" w:rsidTr="007B233E">
        <w:tc>
          <w:tcPr>
            <w:tcW w:w="752" w:type="pct"/>
            <w:shd w:val="clear" w:color="auto" w:fill="auto"/>
            <w:vAlign w:val="center"/>
          </w:tcPr>
          <w:p w14:paraId="31A782E9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255E802" w14:textId="77777777" w:rsidR="001B2F26" w:rsidRPr="00C007BD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openingDate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4B25384" w14:textId="77777777" w:rsidR="001B2F26" w:rsidRPr="006A57F1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383AD10A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3722E32" w14:textId="77777777" w:rsidR="001B2F26" w:rsidRPr="00C007BD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 xml:space="preserve">Дата и время вскрытия конвертов, </w:t>
            </w:r>
            <w:proofErr w:type="gramStart"/>
            <w:r w:rsidRPr="006A57F1">
              <w:rPr>
                <w:sz w:val="20"/>
              </w:rPr>
              <w:t>открытии</w:t>
            </w:r>
            <w:proofErr w:type="gramEnd"/>
            <w:r w:rsidRPr="006A57F1">
              <w:rPr>
                <w:sz w:val="20"/>
              </w:rPr>
              <w:t xml:space="preserve"> доступа к электронным документам заявок участников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0E630B89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6786CBB9" w14:textId="77777777" w:rsidTr="007B233E">
        <w:tc>
          <w:tcPr>
            <w:tcW w:w="752" w:type="pct"/>
            <w:shd w:val="clear" w:color="auto" w:fill="auto"/>
            <w:vAlign w:val="center"/>
          </w:tcPr>
          <w:p w14:paraId="039CA245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B09F2EE" w14:textId="77777777" w:rsidR="001B2F26" w:rsidRPr="00C007BD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scoringDate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7B96157" w14:textId="77777777" w:rsidR="001B2F26" w:rsidRPr="006A57F1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DD80804" w14:textId="77777777" w:rsidR="001B2F26" w:rsidRPr="006A57F1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3B8713F" w14:textId="77777777" w:rsidR="001B2F26" w:rsidRPr="00C007BD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Дата окончания рассмотрения и оценки заявок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5DD5807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:rsidRPr="00D43778" w14:paraId="4388830B" w14:textId="77777777" w:rsidTr="007B233E">
        <w:tc>
          <w:tcPr>
            <w:tcW w:w="5000" w:type="pct"/>
            <w:gridSpan w:val="17"/>
            <w:shd w:val="clear" w:color="auto" w:fill="auto"/>
          </w:tcPr>
          <w:p w14:paraId="3942677A" w14:textId="77777777" w:rsidR="001B2F26" w:rsidRPr="00D43778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1B2F26" w:rsidRPr="009B4637" w14:paraId="17EF3827" w14:textId="77777777" w:rsidTr="007B233E">
        <w:tc>
          <w:tcPr>
            <w:tcW w:w="752" w:type="pct"/>
            <w:shd w:val="clear" w:color="auto" w:fill="auto"/>
          </w:tcPr>
          <w:p w14:paraId="67182106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817" w:type="pct"/>
            <w:shd w:val="clear" w:color="auto" w:fill="auto"/>
          </w:tcPr>
          <w:p w14:paraId="23B7CFD4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5DACBA07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4669795B" w14:textId="77777777" w:rsidR="001B2F26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57617797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5135CC66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60F6361C" w14:textId="77777777" w:rsidTr="007B233E">
        <w:tc>
          <w:tcPr>
            <w:tcW w:w="752" w:type="pct"/>
            <w:shd w:val="clear" w:color="auto" w:fill="auto"/>
          </w:tcPr>
          <w:p w14:paraId="4F49F481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335C583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0E72BD3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F891372" w14:textId="77777777" w:rsidR="001B2F26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8BBD56E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48F7AEB5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6D25C12F" w14:textId="77777777" w:rsidTr="007B233E">
        <w:tc>
          <w:tcPr>
            <w:tcW w:w="752" w:type="pct"/>
            <w:shd w:val="clear" w:color="auto" w:fill="auto"/>
          </w:tcPr>
          <w:p w14:paraId="6086C0A3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C991FB5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9622B37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162082E6" w14:textId="77777777" w:rsidR="001B2F26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784A6195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588E7B87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0A47ABCB" w14:textId="77777777" w:rsidTr="007B233E">
        <w:tc>
          <w:tcPr>
            <w:tcW w:w="752" w:type="pct"/>
            <w:shd w:val="clear" w:color="auto" w:fill="auto"/>
          </w:tcPr>
          <w:p w14:paraId="5C710B6D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77D04F41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D7D57B8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1C9ADEED" w14:textId="77777777" w:rsidR="001B2F26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7C66DC99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129C3C2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714C3FC4" w14:textId="77777777" w:rsidTr="007B233E">
        <w:tc>
          <w:tcPr>
            <w:tcW w:w="752" w:type="pct"/>
            <w:shd w:val="clear" w:color="auto" w:fill="auto"/>
          </w:tcPr>
          <w:p w14:paraId="7A9634B4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F70D2CD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5653F496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6DDB10E8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8247C23" w14:textId="77777777" w:rsidR="001B2F26" w:rsidRPr="00D43778" w:rsidRDefault="001B2F26" w:rsidP="001B2F2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7ABAF4BF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D43778" w14:paraId="013E0116" w14:textId="77777777" w:rsidTr="007B233E">
        <w:tc>
          <w:tcPr>
            <w:tcW w:w="5000" w:type="pct"/>
            <w:gridSpan w:val="17"/>
            <w:shd w:val="clear" w:color="auto" w:fill="auto"/>
          </w:tcPr>
          <w:p w14:paraId="15373020" w14:textId="77777777" w:rsidR="001B2F26" w:rsidRPr="00D43778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1B2F26" w:rsidRPr="009B4637" w14:paraId="1CA0A58B" w14:textId="77777777" w:rsidTr="007B233E">
        <w:tc>
          <w:tcPr>
            <w:tcW w:w="752" w:type="pct"/>
            <w:shd w:val="clear" w:color="auto" w:fill="auto"/>
          </w:tcPr>
          <w:p w14:paraId="42BC6B14" w14:textId="77777777" w:rsidR="001B2F26" w:rsidRPr="00D43778" w:rsidRDefault="001B2F26" w:rsidP="001B2F26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817" w:type="pct"/>
            <w:shd w:val="clear" w:color="auto" w:fill="auto"/>
          </w:tcPr>
          <w:p w14:paraId="5164C00C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2128733D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27D9ADB3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64E96AE4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69B695E0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4392F6ED" w14:textId="77777777" w:rsidTr="007B233E">
        <w:tc>
          <w:tcPr>
            <w:tcW w:w="752" w:type="pct"/>
            <w:shd w:val="clear" w:color="auto" w:fill="auto"/>
          </w:tcPr>
          <w:p w14:paraId="59FB7FF0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0680E1B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52F1D535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28D4353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05C7E4D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7661DD3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1B2F26" w:rsidRPr="009B4637" w14:paraId="57D2F096" w14:textId="77777777" w:rsidTr="007B233E">
        <w:tc>
          <w:tcPr>
            <w:tcW w:w="752" w:type="pct"/>
            <w:shd w:val="clear" w:color="auto" w:fill="auto"/>
          </w:tcPr>
          <w:p w14:paraId="7817C2AD" w14:textId="77777777" w:rsidR="001B2F26" w:rsidRPr="00D43778" w:rsidRDefault="001B2F26" w:rsidP="001B2F26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817" w:type="pct"/>
            <w:shd w:val="clear" w:color="auto" w:fill="auto"/>
          </w:tcPr>
          <w:p w14:paraId="42946C38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53088678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091B998A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02DE04D9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1A6CB7C6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62F0E0CC" w14:textId="77777777" w:rsidTr="007B233E">
        <w:tc>
          <w:tcPr>
            <w:tcW w:w="752" w:type="pct"/>
            <w:shd w:val="clear" w:color="auto" w:fill="auto"/>
          </w:tcPr>
          <w:p w14:paraId="52648A2D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7615B876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A527816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8D5A928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7C709C0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79CDB049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159B6082" w14:textId="77777777" w:rsidTr="007B233E">
        <w:tc>
          <w:tcPr>
            <w:tcW w:w="752" w:type="pct"/>
            <w:shd w:val="clear" w:color="auto" w:fill="auto"/>
          </w:tcPr>
          <w:p w14:paraId="4DECCAC0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102AFD06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5C39776A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3A70C1B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A881F2E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33210A78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4D98D1CD" w14:textId="77777777" w:rsidTr="007B233E">
        <w:tc>
          <w:tcPr>
            <w:tcW w:w="752" w:type="pct"/>
            <w:shd w:val="clear" w:color="auto" w:fill="auto"/>
          </w:tcPr>
          <w:p w14:paraId="04D21693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AB8B37D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ACA6AB8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26D0A67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C351178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7AEC12C4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6AAB1C87" w14:textId="77777777" w:rsidTr="007B233E">
        <w:tc>
          <w:tcPr>
            <w:tcW w:w="752" w:type="pct"/>
            <w:shd w:val="clear" w:color="auto" w:fill="auto"/>
          </w:tcPr>
          <w:p w14:paraId="7AB59530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3294BF9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2545AC4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92AB35E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763016C2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2DE5F9C1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62977A88" w14:textId="77777777" w:rsidTr="007B233E">
        <w:tc>
          <w:tcPr>
            <w:tcW w:w="752" w:type="pct"/>
            <w:shd w:val="clear" w:color="auto" w:fill="auto"/>
          </w:tcPr>
          <w:p w14:paraId="417268D2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D2C0AD7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DA8D00A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0420C17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10D69CF5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4502B3D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D43778" w14:paraId="2A418C2C" w14:textId="77777777" w:rsidTr="007B233E">
        <w:tc>
          <w:tcPr>
            <w:tcW w:w="5000" w:type="pct"/>
            <w:gridSpan w:val="17"/>
            <w:shd w:val="clear" w:color="auto" w:fill="auto"/>
          </w:tcPr>
          <w:p w14:paraId="68449629" w14:textId="77777777" w:rsidR="001B2F26" w:rsidRPr="00D43778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1B2F26" w:rsidRPr="009B4637" w14:paraId="676A92FC" w14:textId="77777777" w:rsidTr="007B233E">
        <w:tc>
          <w:tcPr>
            <w:tcW w:w="752" w:type="pct"/>
            <w:shd w:val="clear" w:color="auto" w:fill="auto"/>
          </w:tcPr>
          <w:p w14:paraId="2FAB2F54" w14:textId="77777777" w:rsidR="001B2F26" w:rsidRPr="00D43778" w:rsidRDefault="001B2F26" w:rsidP="001B2F26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817" w:type="pct"/>
            <w:shd w:val="clear" w:color="auto" w:fill="auto"/>
          </w:tcPr>
          <w:p w14:paraId="55437DF5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1944150B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63E81632" w14:textId="77777777" w:rsidR="001B2F26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59A855C7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29EF966D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689885BC" w14:textId="77777777" w:rsidTr="007B233E">
        <w:tc>
          <w:tcPr>
            <w:tcW w:w="752" w:type="pct"/>
            <w:shd w:val="clear" w:color="auto" w:fill="auto"/>
          </w:tcPr>
          <w:p w14:paraId="7E95C102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21A6668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59D78736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3C6AFDE1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6F9A83B7" w14:textId="77777777" w:rsidR="001B2F26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5BC01AA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236F8105" w14:textId="77777777" w:rsidTr="007B233E">
        <w:tc>
          <w:tcPr>
            <w:tcW w:w="752" w:type="pct"/>
            <w:shd w:val="clear" w:color="auto" w:fill="auto"/>
          </w:tcPr>
          <w:p w14:paraId="3E4F793B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9EA908C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6B8029C" w14:textId="77777777" w:rsidR="001B2F26" w:rsidRPr="00655FB3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C48D38B" w14:textId="77777777" w:rsidR="001B2F26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70E8502A" w14:textId="77777777" w:rsidR="001B2F26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B583ED7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343E9FCA" w14:textId="77777777" w:rsidTr="007B233E">
        <w:tc>
          <w:tcPr>
            <w:tcW w:w="752" w:type="pct"/>
            <w:shd w:val="clear" w:color="auto" w:fill="auto"/>
          </w:tcPr>
          <w:p w14:paraId="07B5582A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303F156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594E6547" w14:textId="77777777" w:rsidR="001B2F26" w:rsidRPr="00655FB3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F904A5B" w14:textId="77777777" w:rsidR="001B2F26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D815EAC" w14:textId="77777777" w:rsidR="001B2F26" w:rsidRDefault="001B2F26" w:rsidP="001B2F2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7719CF9D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6A57F1" w14:paraId="3FFECC5D" w14:textId="77777777" w:rsidTr="007B233E">
        <w:tc>
          <w:tcPr>
            <w:tcW w:w="5000" w:type="pct"/>
            <w:gridSpan w:val="17"/>
            <w:shd w:val="clear" w:color="auto" w:fill="auto"/>
          </w:tcPr>
          <w:p w14:paraId="6184D57B" w14:textId="77777777" w:rsidR="001B2F26" w:rsidRPr="006A57F1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</w:t>
            </w:r>
            <w:r>
              <w:rPr>
                <w:b/>
                <w:sz w:val="20"/>
              </w:rPr>
              <w:t>и</w:t>
            </w:r>
          </w:p>
        </w:tc>
      </w:tr>
      <w:tr w:rsidR="001B2F26" w14:paraId="43E9D8D8" w14:textId="77777777" w:rsidTr="007B233E">
        <w:tc>
          <w:tcPr>
            <w:tcW w:w="752" w:type="pct"/>
            <w:shd w:val="clear" w:color="auto" w:fill="auto"/>
            <w:vAlign w:val="center"/>
          </w:tcPr>
          <w:p w14:paraId="2CF2EF37" w14:textId="77777777" w:rsidR="001B2F26" w:rsidRPr="006A57F1" w:rsidRDefault="001B2F26" w:rsidP="001B2F26">
            <w:pPr>
              <w:spacing w:before="0" w:after="0"/>
              <w:rPr>
                <w:b/>
                <w:sz w:val="20"/>
                <w:lang w:val="en-US"/>
              </w:rPr>
            </w:pPr>
            <w:r w:rsidRPr="001542C8">
              <w:rPr>
                <w:b/>
                <w:sz w:val="20"/>
              </w:rPr>
              <w:t>application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817" w:type="pct"/>
            <w:shd w:val="clear" w:color="auto" w:fill="auto"/>
          </w:tcPr>
          <w:p w14:paraId="7ECFEC3D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09A6E982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6358D1C1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6173B56C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2F03E80C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50B1D160" w14:textId="77777777" w:rsidTr="007B233E">
        <w:tc>
          <w:tcPr>
            <w:tcW w:w="752" w:type="pct"/>
            <w:shd w:val="clear" w:color="auto" w:fill="auto"/>
            <w:vAlign w:val="center"/>
          </w:tcPr>
          <w:p w14:paraId="7D30B10E" w14:textId="77777777" w:rsidR="001B2F26" w:rsidRPr="001542C8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0055714" w14:textId="77777777" w:rsidR="001B2F26" w:rsidRPr="006A57F1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application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7EA70CE" w14:textId="77777777" w:rsidR="001B2F26" w:rsidRPr="006A57F1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7F6872B" w14:textId="77777777" w:rsidR="001B2F26" w:rsidRPr="006A57F1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7AC71E2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3D99CF48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1B2F26" w14:paraId="32C7D818" w14:textId="77777777" w:rsidTr="007B233E">
        <w:tc>
          <w:tcPr>
            <w:tcW w:w="752" w:type="pct"/>
            <w:shd w:val="clear" w:color="auto" w:fill="auto"/>
            <w:vAlign w:val="center"/>
          </w:tcPr>
          <w:p w14:paraId="50BA3002" w14:textId="77777777" w:rsidR="001B2F26" w:rsidRPr="001542C8" w:rsidRDefault="001B2F26" w:rsidP="001B2F2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817" w:type="pct"/>
            <w:shd w:val="clear" w:color="auto" w:fill="auto"/>
          </w:tcPr>
          <w:p w14:paraId="11D0984B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0A6F276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65465534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563FA918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6346EB90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4E13A961" w14:textId="77777777" w:rsidTr="007B233E">
        <w:tc>
          <w:tcPr>
            <w:tcW w:w="752" w:type="pct"/>
            <w:shd w:val="clear" w:color="auto" w:fill="auto"/>
            <w:vAlign w:val="center"/>
          </w:tcPr>
          <w:p w14:paraId="37B9CFF6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E6BCF87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90572F7" w14:textId="77777777" w:rsidR="001B2F26" w:rsidRPr="001542C8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118506A" w14:textId="77777777" w:rsidR="001B2F26" w:rsidRPr="001542C8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3CD1AE73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531E579B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6D2F92A5" w14:textId="77777777" w:rsidTr="007B233E">
        <w:tc>
          <w:tcPr>
            <w:tcW w:w="752" w:type="pct"/>
            <w:shd w:val="clear" w:color="auto" w:fill="auto"/>
            <w:vAlign w:val="center"/>
          </w:tcPr>
          <w:p w14:paraId="6355C06F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BC44620" w14:textId="77777777" w:rsidR="001B2F26" w:rsidRPr="00C40CA9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3C337BA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33DCF62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549C343" w14:textId="77777777" w:rsidR="001B2F26" w:rsidRPr="00C40CA9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79D4A0F3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176BCBEA" w14:textId="77777777" w:rsidTr="007B233E">
        <w:tc>
          <w:tcPr>
            <w:tcW w:w="752" w:type="pct"/>
            <w:shd w:val="clear" w:color="auto" w:fill="auto"/>
            <w:vAlign w:val="center"/>
          </w:tcPr>
          <w:p w14:paraId="5519B442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6252C9B" w14:textId="77777777" w:rsidR="001B2F26" w:rsidRPr="008271DF" w:rsidRDefault="001B2F26" w:rsidP="001B2F2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B2D0DF9" w14:textId="77777777" w:rsidR="001B2F26" w:rsidRPr="00C40CA9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3A7DF73A" w14:textId="77777777" w:rsidR="001B2F26" w:rsidRPr="00C40CA9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D8249F5" w14:textId="77777777" w:rsidR="001B2F26" w:rsidRPr="001542C8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Сведения об участнике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5A5C0655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69723A63" w14:textId="77777777" w:rsidTr="007B233E">
        <w:tc>
          <w:tcPr>
            <w:tcW w:w="752" w:type="pct"/>
            <w:shd w:val="clear" w:color="auto" w:fill="auto"/>
            <w:vAlign w:val="center"/>
          </w:tcPr>
          <w:p w14:paraId="1D7A8C1A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15D8EDA" w14:textId="77777777" w:rsidR="001B2F26" w:rsidRPr="00C40CA9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price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D3DE6A8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4AC6B457" w14:textId="77777777" w:rsidR="001B2F26" w:rsidRPr="006A57F1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Т(1-21)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40155D5" w14:textId="77777777" w:rsidR="001B2F26" w:rsidRPr="00C40CA9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Предполагаемая цена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02469942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CC6BB7">
              <w:rPr>
                <w:sz w:val="20"/>
              </w:rPr>
              <w:t>(-)?\d+(\.\d{1,2})?</w:t>
            </w:r>
          </w:p>
        </w:tc>
      </w:tr>
      <w:tr w:rsidR="001B2F26" w14:paraId="6957CF19" w14:textId="77777777" w:rsidTr="007B233E">
        <w:tc>
          <w:tcPr>
            <w:tcW w:w="752" w:type="pct"/>
            <w:shd w:val="clear" w:color="auto" w:fill="auto"/>
            <w:vAlign w:val="center"/>
          </w:tcPr>
          <w:p w14:paraId="5E36D7C2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79001E9D" w14:textId="77777777" w:rsidR="001B2F26" w:rsidRPr="006A57F1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spelledPrice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14A377E1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E3ABC8B" w14:textId="77777777" w:rsidR="001B2F26" w:rsidRPr="006A57F1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E5FF71E" w14:textId="77777777" w:rsidR="001B2F26" w:rsidRPr="006A57F1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Предполагаемая цена прописью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297EC7A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51E8282C" w14:textId="77777777" w:rsidTr="007B233E">
        <w:tc>
          <w:tcPr>
            <w:tcW w:w="752" w:type="pct"/>
            <w:shd w:val="clear" w:color="auto" w:fill="auto"/>
            <w:vAlign w:val="center"/>
          </w:tcPr>
          <w:p w14:paraId="68B0D68F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3241C0A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admittedInfo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B54A1A4" w14:textId="77777777" w:rsidR="001B2F26" w:rsidRPr="001542C8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8CA1400" w14:textId="77777777" w:rsidR="001B2F26" w:rsidRPr="00234758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7B6E34C4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Информация о допуске заявки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4DEB2B47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0B87D49E" w14:textId="77777777" w:rsidTr="007B233E">
        <w:tc>
          <w:tcPr>
            <w:tcW w:w="752" w:type="pct"/>
            <w:shd w:val="clear" w:color="auto" w:fill="auto"/>
            <w:vAlign w:val="center"/>
          </w:tcPr>
          <w:p w14:paraId="5259F09B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F70553B" w14:textId="77777777" w:rsidR="001B2F26" w:rsidRPr="008271DF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correspondencies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38299FD" w14:textId="77777777" w:rsidR="001B2F26" w:rsidRPr="006A57F1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45A6BC7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BE5AEA6" w14:textId="77777777" w:rsidR="001B2F26" w:rsidRPr="008271DF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4569EBCC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6B1AF36B" w14:textId="77777777" w:rsidTr="007B233E">
        <w:tc>
          <w:tcPr>
            <w:tcW w:w="752" w:type="pct"/>
            <w:shd w:val="clear" w:color="auto" w:fill="auto"/>
            <w:vAlign w:val="center"/>
          </w:tcPr>
          <w:p w14:paraId="74F46D43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010A890" w14:textId="77777777" w:rsidR="001B2F26" w:rsidRPr="006A57F1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A1F748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3C54AB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62CF02E6" w14:textId="77777777" w:rsidR="001B2F26" w:rsidRPr="006A57F1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3AAF1DE7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:rsidRPr="00AB22F7" w14:paraId="0B5FBEA9" w14:textId="77777777" w:rsidTr="007B233E">
        <w:tc>
          <w:tcPr>
            <w:tcW w:w="5000" w:type="pct"/>
            <w:gridSpan w:val="17"/>
            <w:shd w:val="clear" w:color="auto" w:fill="auto"/>
            <w:vAlign w:val="center"/>
          </w:tcPr>
          <w:p w14:paraId="03F93B2C" w14:textId="77777777" w:rsidR="001B2F26" w:rsidRPr="00AB22F7" w:rsidRDefault="001B2F26" w:rsidP="001B2F2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AB22F7">
              <w:rPr>
                <w:b/>
                <w:sz w:val="20"/>
              </w:rPr>
              <w:t>Сведения об участнике</w:t>
            </w:r>
          </w:p>
        </w:tc>
      </w:tr>
      <w:tr w:rsidR="001B2F26" w14:paraId="69AFDE59" w14:textId="77777777" w:rsidTr="007B233E">
        <w:tc>
          <w:tcPr>
            <w:tcW w:w="752" w:type="pct"/>
            <w:shd w:val="clear" w:color="auto" w:fill="auto"/>
            <w:vAlign w:val="center"/>
          </w:tcPr>
          <w:p w14:paraId="73220B4B" w14:textId="77777777" w:rsidR="001B2F26" w:rsidRPr="00FB2D87" w:rsidRDefault="001B2F26" w:rsidP="001B2F2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817" w:type="pct"/>
            <w:shd w:val="clear" w:color="auto" w:fill="auto"/>
          </w:tcPr>
          <w:p w14:paraId="7C183B65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48AB9B5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7A72FFA4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28C628C5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5516E083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0E77776F" w14:textId="77777777" w:rsidTr="007B233E">
        <w:tc>
          <w:tcPr>
            <w:tcW w:w="752" w:type="pct"/>
            <w:shd w:val="clear" w:color="auto" w:fill="auto"/>
          </w:tcPr>
          <w:p w14:paraId="1AF1F797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4FB42DFA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4E54ACA8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17084E5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74A71330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48981C03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1B2F26" w14:paraId="1FD5088B" w14:textId="77777777" w:rsidTr="007B233E">
        <w:tc>
          <w:tcPr>
            <w:tcW w:w="752" w:type="pct"/>
            <w:shd w:val="clear" w:color="auto" w:fill="auto"/>
          </w:tcPr>
          <w:p w14:paraId="182D96B9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27FBEFEE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7304432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61B4F79F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768C7735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05C63467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1B2F26" w14:paraId="46634580" w14:textId="77777777" w:rsidTr="007B233E">
        <w:tc>
          <w:tcPr>
            <w:tcW w:w="752" w:type="pct"/>
            <w:shd w:val="clear" w:color="auto" w:fill="auto"/>
          </w:tcPr>
          <w:p w14:paraId="4AB58E05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32162145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16072A89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BF794C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41342F3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01FC4803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1B2F26" w14:paraId="1F0DDEE2" w14:textId="77777777" w:rsidTr="007B233E">
        <w:tc>
          <w:tcPr>
            <w:tcW w:w="752" w:type="pct"/>
            <w:shd w:val="clear" w:color="auto" w:fill="auto"/>
          </w:tcPr>
          <w:p w14:paraId="696E11FF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3EB553F4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4D629C32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B0EFADC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68BABBD0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5EC3F7FF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5FB8777F" w14:textId="77777777" w:rsidTr="007B233E">
        <w:tc>
          <w:tcPr>
            <w:tcW w:w="752" w:type="pct"/>
            <w:shd w:val="clear" w:color="auto" w:fill="auto"/>
          </w:tcPr>
          <w:p w14:paraId="722C577E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2A258359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C2CA97F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86F67DE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4F09DB8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5DDF6F2A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56245712" w14:textId="77777777" w:rsidTr="007B233E">
        <w:tc>
          <w:tcPr>
            <w:tcW w:w="752" w:type="pct"/>
            <w:shd w:val="clear" w:color="auto" w:fill="auto"/>
          </w:tcPr>
          <w:p w14:paraId="42CD29CA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53C8FE60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0D39A77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30D9AF28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A2168E6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5EC21173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442FCE60" w14:textId="77777777" w:rsidTr="007B233E">
        <w:tc>
          <w:tcPr>
            <w:tcW w:w="752" w:type="pct"/>
            <w:shd w:val="clear" w:color="auto" w:fill="auto"/>
          </w:tcPr>
          <w:p w14:paraId="4B2D35C4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20746D15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D89800B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F01EF6E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84B02BC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50B4D3D7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49110EA3" w14:textId="77777777" w:rsidTr="007B233E">
        <w:tc>
          <w:tcPr>
            <w:tcW w:w="752" w:type="pct"/>
            <w:shd w:val="clear" w:color="auto" w:fill="auto"/>
          </w:tcPr>
          <w:p w14:paraId="790D0898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040FB99E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A508264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DA725AC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05D0E2E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0CF5B442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78A1B2C8" w14:textId="77777777" w:rsidTr="007B233E">
        <w:tc>
          <w:tcPr>
            <w:tcW w:w="752" w:type="pct"/>
            <w:shd w:val="clear" w:color="auto" w:fill="auto"/>
          </w:tcPr>
          <w:p w14:paraId="2E6B5015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65EC0E1E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BE68298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452CD81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6469A54B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43F71306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48E19E7C" w14:textId="77777777" w:rsidTr="007B233E">
        <w:tc>
          <w:tcPr>
            <w:tcW w:w="752" w:type="pct"/>
            <w:shd w:val="clear" w:color="auto" w:fill="auto"/>
          </w:tcPr>
          <w:p w14:paraId="6E54882E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3BF951B6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6C0767A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08E0B7A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645B0309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290678F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44081FD1" w14:textId="77777777" w:rsidTr="007B233E">
        <w:tc>
          <w:tcPr>
            <w:tcW w:w="752" w:type="pct"/>
            <w:shd w:val="clear" w:color="auto" w:fill="auto"/>
          </w:tcPr>
          <w:p w14:paraId="1289C41B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4A34F71B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CF8A298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19828E9E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0A5FE5E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3B1C341D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6F38BF97" w14:textId="77777777" w:rsidTr="007B233E">
        <w:tc>
          <w:tcPr>
            <w:tcW w:w="752" w:type="pct"/>
            <w:shd w:val="clear" w:color="auto" w:fill="auto"/>
          </w:tcPr>
          <w:p w14:paraId="06B96241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10FB1C7A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C802507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B193391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0DC1A18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6E1CB16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08F534ED" w14:textId="77777777" w:rsidTr="007B233E">
        <w:tc>
          <w:tcPr>
            <w:tcW w:w="752" w:type="pct"/>
            <w:shd w:val="clear" w:color="auto" w:fill="auto"/>
          </w:tcPr>
          <w:p w14:paraId="6F1AFCD3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7962218F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44AE7558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3D8775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2669A7F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4541D0D4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1B2F26" w14:paraId="5022F20D" w14:textId="77777777" w:rsidTr="007B233E">
        <w:tc>
          <w:tcPr>
            <w:tcW w:w="752" w:type="pct"/>
            <w:shd w:val="clear" w:color="auto" w:fill="auto"/>
          </w:tcPr>
          <w:p w14:paraId="41FC2EC1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029A86F9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D389E4C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01DD16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12F66C1B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29DF093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3277DC2E" w14:textId="77777777" w:rsidTr="007B233E">
        <w:tc>
          <w:tcPr>
            <w:tcW w:w="752" w:type="pct"/>
            <w:shd w:val="clear" w:color="auto" w:fill="auto"/>
          </w:tcPr>
          <w:p w14:paraId="67ACC706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6A5C2F95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D9A516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430BF71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6D2D3DB8" w14:textId="77777777" w:rsidR="001B2F26" w:rsidRPr="001736D6" w:rsidRDefault="001B2F26" w:rsidP="001B2F2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7BA5BCB8" w14:textId="77777777" w:rsidR="001B2F26" w:rsidRPr="001736D6" w:rsidRDefault="001B2F26" w:rsidP="001B2F2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2045C8DF" w14:textId="77777777" w:rsidR="001B2F26" w:rsidRPr="001736D6" w:rsidRDefault="001B2F26" w:rsidP="001B2F2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3037C763" w14:textId="77777777" w:rsidR="001B2F26" w:rsidRPr="001736D6" w:rsidRDefault="001B2F26" w:rsidP="001B2F2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66E8F987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2B9A4B6" w14:textId="77777777" w:rsidR="001B2F26" w:rsidRDefault="001B2F26" w:rsidP="001B2F2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76F08679" w14:textId="77777777" w:rsidR="001B2F26" w:rsidRDefault="001B2F26" w:rsidP="001B2F2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0463BE2E" w14:textId="77777777" w:rsidR="001B2F26" w:rsidRDefault="001B2F26" w:rsidP="001B2F2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0183A5AF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1B2F26" w14:paraId="1CB43251" w14:textId="77777777" w:rsidTr="007B233E">
        <w:tc>
          <w:tcPr>
            <w:tcW w:w="5000" w:type="pct"/>
            <w:gridSpan w:val="17"/>
            <w:shd w:val="clear" w:color="auto" w:fill="auto"/>
          </w:tcPr>
          <w:p w14:paraId="3B468DA1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1B2F26" w14:paraId="76C8F0C8" w14:textId="77777777" w:rsidTr="007B233E">
        <w:tc>
          <w:tcPr>
            <w:tcW w:w="752" w:type="pct"/>
            <w:shd w:val="clear" w:color="auto" w:fill="auto"/>
          </w:tcPr>
          <w:p w14:paraId="47FB20F8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817" w:type="pct"/>
            <w:shd w:val="clear" w:color="auto" w:fill="auto"/>
          </w:tcPr>
          <w:p w14:paraId="082CB83E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6A4D67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6CC3CEE5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EE50E38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245F4AE5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1C0ABBDA" w14:textId="77777777" w:rsidTr="007B233E">
        <w:tc>
          <w:tcPr>
            <w:tcW w:w="752" w:type="pct"/>
            <w:shd w:val="clear" w:color="auto" w:fill="auto"/>
          </w:tcPr>
          <w:p w14:paraId="15CA0E56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0394BF74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C81802E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F1F6A0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332ADF6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0A488B0A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1BBD3DB5" w14:textId="77777777" w:rsidTr="007B233E">
        <w:tc>
          <w:tcPr>
            <w:tcW w:w="752" w:type="pct"/>
            <w:shd w:val="clear" w:color="auto" w:fill="auto"/>
          </w:tcPr>
          <w:p w14:paraId="62D55D08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2E5ED6A5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75D508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1E65987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1D0562C4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72AAC10E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66E9C226" w14:textId="77777777" w:rsidTr="007B233E">
        <w:tc>
          <w:tcPr>
            <w:tcW w:w="5000" w:type="pct"/>
            <w:gridSpan w:val="17"/>
            <w:shd w:val="clear" w:color="auto" w:fill="auto"/>
          </w:tcPr>
          <w:p w14:paraId="45F519C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1B2F26" w14:paraId="766BD9DF" w14:textId="77777777" w:rsidTr="007B233E">
        <w:tc>
          <w:tcPr>
            <w:tcW w:w="752" w:type="pct"/>
            <w:shd w:val="clear" w:color="auto" w:fill="auto"/>
          </w:tcPr>
          <w:p w14:paraId="30CA1F1F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817" w:type="pct"/>
            <w:shd w:val="clear" w:color="auto" w:fill="auto"/>
          </w:tcPr>
          <w:p w14:paraId="5518B0A4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F3D6F4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62E1C4C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A4656DE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477F36F3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1B2F26" w14:paraId="77D4BC2F" w14:textId="77777777" w:rsidTr="007B233E">
        <w:tc>
          <w:tcPr>
            <w:tcW w:w="752" w:type="pct"/>
            <w:shd w:val="clear" w:color="auto" w:fill="auto"/>
          </w:tcPr>
          <w:p w14:paraId="229238CC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5E99BC74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4ADF9FE2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005709B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6BBD9311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62BFEC2F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7553769C" w14:textId="77777777" w:rsidTr="007B233E">
        <w:tc>
          <w:tcPr>
            <w:tcW w:w="752" w:type="pct"/>
            <w:shd w:val="clear" w:color="auto" w:fill="auto"/>
          </w:tcPr>
          <w:p w14:paraId="3744539B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534836CD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146B39FB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09C0E0C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DD3E795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35681752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2090940F" w14:textId="77777777" w:rsidTr="007B233E">
        <w:tc>
          <w:tcPr>
            <w:tcW w:w="5000" w:type="pct"/>
            <w:gridSpan w:val="17"/>
            <w:shd w:val="clear" w:color="auto" w:fill="auto"/>
          </w:tcPr>
          <w:p w14:paraId="1DFA260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1B2F26" w14:paraId="0A35613D" w14:textId="77777777" w:rsidTr="007B233E">
        <w:tc>
          <w:tcPr>
            <w:tcW w:w="752" w:type="pct"/>
            <w:shd w:val="clear" w:color="auto" w:fill="auto"/>
          </w:tcPr>
          <w:p w14:paraId="658CD6EB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817" w:type="pct"/>
            <w:shd w:val="clear" w:color="auto" w:fill="auto"/>
          </w:tcPr>
          <w:p w14:paraId="671DDC8C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FA2C544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276BCD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0363BD3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7BA1D355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6BC14368" w14:textId="77777777" w:rsidTr="007B233E">
        <w:tc>
          <w:tcPr>
            <w:tcW w:w="752" w:type="pct"/>
            <w:shd w:val="clear" w:color="auto" w:fill="auto"/>
          </w:tcPr>
          <w:p w14:paraId="3CE0104A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7ADDCA62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9AA1A3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DBBCF18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904D13E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38DC053A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013D910A" w14:textId="77777777" w:rsidTr="007B233E">
        <w:tc>
          <w:tcPr>
            <w:tcW w:w="752" w:type="pct"/>
            <w:shd w:val="clear" w:color="auto" w:fill="auto"/>
          </w:tcPr>
          <w:p w14:paraId="7043D59A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756679A4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7557CCA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5A14719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37314B58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792450D2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76C23B15" w14:textId="77777777" w:rsidTr="007B233E">
        <w:tc>
          <w:tcPr>
            <w:tcW w:w="752" w:type="pct"/>
            <w:shd w:val="clear" w:color="auto" w:fill="auto"/>
          </w:tcPr>
          <w:p w14:paraId="31F1CCC7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2449C537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D1F8292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CE0E3FA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A96FA9C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6D191833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7FEAB1DD" w14:textId="77777777" w:rsidTr="007B233E">
        <w:tc>
          <w:tcPr>
            <w:tcW w:w="5000" w:type="pct"/>
            <w:gridSpan w:val="17"/>
            <w:shd w:val="clear" w:color="auto" w:fill="auto"/>
            <w:vAlign w:val="center"/>
          </w:tcPr>
          <w:p w14:paraId="14619DAD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7617C">
              <w:rPr>
                <w:b/>
                <w:sz w:val="20"/>
              </w:rPr>
              <w:t>Информация о допуске заявки</w:t>
            </w:r>
          </w:p>
        </w:tc>
      </w:tr>
      <w:tr w:rsidR="001B2F26" w14:paraId="23EBAF73" w14:textId="77777777" w:rsidTr="007B233E">
        <w:tc>
          <w:tcPr>
            <w:tcW w:w="752" w:type="pct"/>
            <w:shd w:val="clear" w:color="auto" w:fill="auto"/>
            <w:vAlign w:val="center"/>
          </w:tcPr>
          <w:p w14:paraId="69B65814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  <w:r w:rsidRPr="0087617C">
              <w:rPr>
                <w:b/>
                <w:sz w:val="20"/>
              </w:rPr>
              <w:t>admittedInfo</w:t>
            </w:r>
          </w:p>
        </w:tc>
        <w:tc>
          <w:tcPr>
            <w:tcW w:w="817" w:type="pct"/>
            <w:shd w:val="clear" w:color="auto" w:fill="auto"/>
          </w:tcPr>
          <w:p w14:paraId="135DED95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15701957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0888D887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04E7762F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  <w:vAlign w:val="center"/>
          </w:tcPr>
          <w:p w14:paraId="3EAD92F6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26E34AFB" w14:textId="77777777" w:rsidTr="007B233E">
        <w:tc>
          <w:tcPr>
            <w:tcW w:w="752" w:type="pct"/>
            <w:vMerge w:val="restart"/>
            <w:shd w:val="clear" w:color="auto" w:fill="auto"/>
          </w:tcPr>
          <w:p w14:paraId="23B69E94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17" w:type="pct"/>
            <w:shd w:val="clear" w:color="auto" w:fill="auto"/>
          </w:tcPr>
          <w:p w14:paraId="2FEE5867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5C22994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64C1FB83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0DACE40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652711D0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1B2F26" w14:paraId="0239EF6D" w14:textId="77777777" w:rsidTr="007B233E">
        <w:tc>
          <w:tcPr>
            <w:tcW w:w="752" w:type="pct"/>
            <w:vMerge/>
            <w:shd w:val="clear" w:color="auto" w:fill="auto"/>
            <w:vAlign w:val="center"/>
          </w:tcPr>
          <w:p w14:paraId="78C04C22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435A319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resultType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18BEBB65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6827C5D7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T(1-17)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8DDB321" w14:textId="77777777" w:rsidR="001B2F26" w:rsidRPr="00FA31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Результат оценки в текстовом представлении, возможные значения:</w:t>
            </w:r>
          </w:p>
          <w:p w14:paraId="4C2DD3A7" w14:textId="77777777" w:rsidR="001B2F26" w:rsidRPr="00FA31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WIN_OFFER – Победитель</w:t>
            </w:r>
          </w:p>
          <w:p w14:paraId="151D7F45" w14:textId="77777777" w:rsidR="001B2F26" w:rsidRPr="00FA31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LIKE_WIN_OFFER – Предложение о цене контракта такое же, как у победителя</w:t>
            </w:r>
          </w:p>
          <w:p w14:paraId="27A82620" w14:textId="77777777" w:rsidR="001B2F26" w:rsidRPr="00FA31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SECOND_OFFER – Лучшее предложение о цене контракта после победителя</w:t>
            </w:r>
          </w:p>
          <w:p w14:paraId="78CB6BF8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PASS_OFFER – Все остальные заявки</w:t>
            </w:r>
            <w:r w:rsidRPr="00FA3126">
              <w:rPr>
                <w:sz w:val="20"/>
              </w:rPr>
              <w:tab/>
            </w:r>
            <w:r w:rsidRPr="00FA3126">
              <w:rPr>
                <w:sz w:val="20"/>
              </w:rPr>
              <w:tab/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2EF9FAD6" w14:textId="77777777" w:rsidR="001B2F26" w:rsidRPr="00223780" w:rsidRDefault="001B2F26" w:rsidP="001B2F2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Допустимые</w:t>
            </w:r>
            <w:r w:rsidRPr="00223780">
              <w:rPr>
                <w:sz w:val="20"/>
                <w:lang w:val="en-US"/>
              </w:rPr>
              <w:t xml:space="preserve"> </w:t>
            </w:r>
            <w:r>
              <w:rPr>
                <w:sz w:val="20"/>
              </w:rPr>
              <w:t>значения</w:t>
            </w:r>
            <w:r w:rsidRPr="00223780">
              <w:rPr>
                <w:sz w:val="20"/>
                <w:lang w:val="en-US"/>
              </w:rPr>
              <w:t>:</w:t>
            </w:r>
          </w:p>
          <w:p w14:paraId="4718B33E" w14:textId="77777777" w:rsidR="001B2F26" w:rsidRPr="00223780" w:rsidRDefault="001B2F26" w:rsidP="001B2F2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223780">
              <w:rPr>
                <w:sz w:val="20"/>
                <w:lang w:val="en-US"/>
              </w:rPr>
              <w:t xml:space="preserve">WIN_OFFER </w:t>
            </w:r>
          </w:p>
          <w:p w14:paraId="19A120A6" w14:textId="77777777" w:rsidR="001B2F26" w:rsidRPr="00223780" w:rsidRDefault="001B2F26" w:rsidP="001B2F2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223780">
              <w:rPr>
                <w:sz w:val="20"/>
                <w:lang w:val="en-US"/>
              </w:rPr>
              <w:t xml:space="preserve">LIKE_WIN_OFFER </w:t>
            </w:r>
          </w:p>
          <w:p w14:paraId="556E52F3" w14:textId="77777777" w:rsidR="001B2F26" w:rsidRDefault="001B2F26" w:rsidP="001B2F2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FA3126">
              <w:rPr>
                <w:sz w:val="20"/>
                <w:lang w:val="en-US"/>
              </w:rPr>
              <w:t xml:space="preserve">SECOND_OFFER </w:t>
            </w:r>
          </w:p>
          <w:p w14:paraId="04711B88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  <w:lang w:val="en-US"/>
              </w:rPr>
              <w:t xml:space="preserve">PASS_OFFER </w:t>
            </w:r>
          </w:p>
        </w:tc>
      </w:tr>
      <w:tr w:rsidR="001B2F26" w14:paraId="1880067D" w14:textId="77777777" w:rsidTr="007B233E">
        <w:tc>
          <w:tcPr>
            <w:tcW w:w="5000" w:type="pct"/>
            <w:gridSpan w:val="17"/>
            <w:shd w:val="clear" w:color="auto" w:fill="auto"/>
          </w:tcPr>
          <w:p w14:paraId="03A2D2DC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1B2F26" w14:paraId="44CED6EC" w14:textId="77777777" w:rsidTr="007B233E">
        <w:tc>
          <w:tcPr>
            <w:tcW w:w="752" w:type="pct"/>
            <w:shd w:val="clear" w:color="auto" w:fill="auto"/>
            <w:vAlign w:val="center"/>
          </w:tcPr>
          <w:p w14:paraId="0285953E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817" w:type="pct"/>
            <w:shd w:val="clear" w:color="auto" w:fill="auto"/>
          </w:tcPr>
          <w:p w14:paraId="59BB2157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7AFAE8A1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06BB67F2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5E8F6157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  <w:vAlign w:val="center"/>
          </w:tcPr>
          <w:p w14:paraId="3D9629D0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53432959" w14:textId="77777777" w:rsidTr="007B233E">
        <w:tc>
          <w:tcPr>
            <w:tcW w:w="752" w:type="pct"/>
            <w:shd w:val="clear" w:color="auto" w:fill="auto"/>
            <w:vAlign w:val="center"/>
          </w:tcPr>
          <w:p w14:paraId="4E17E4B7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5AE172D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2BBD2E6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A9661D8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7634A6AF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65" w:type="pct"/>
            <w:gridSpan w:val="6"/>
            <w:shd w:val="clear" w:color="auto" w:fill="auto"/>
            <w:vAlign w:val="center"/>
          </w:tcPr>
          <w:p w14:paraId="5CEB8B12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4F37A67F" w14:textId="77777777" w:rsidTr="007B233E">
        <w:tc>
          <w:tcPr>
            <w:tcW w:w="752" w:type="pct"/>
            <w:shd w:val="clear" w:color="auto" w:fill="auto"/>
            <w:vAlign w:val="center"/>
          </w:tcPr>
          <w:p w14:paraId="5296262E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5438D4C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B908D99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395237D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B7F4475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65" w:type="pct"/>
            <w:gridSpan w:val="6"/>
            <w:shd w:val="clear" w:color="auto" w:fill="auto"/>
            <w:vAlign w:val="center"/>
          </w:tcPr>
          <w:p w14:paraId="4C72125F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5197D092" w14:textId="77777777" w:rsidTr="007B233E">
        <w:tc>
          <w:tcPr>
            <w:tcW w:w="5000" w:type="pct"/>
            <w:gridSpan w:val="17"/>
            <w:shd w:val="clear" w:color="auto" w:fill="auto"/>
            <w:vAlign w:val="center"/>
          </w:tcPr>
          <w:p w14:paraId="24FB23C4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1B2F26" w14:paraId="11428F9C" w14:textId="77777777" w:rsidTr="007B233E">
        <w:tc>
          <w:tcPr>
            <w:tcW w:w="752" w:type="pct"/>
            <w:shd w:val="clear" w:color="auto" w:fill="auto"/>
          </w:tcPr>
          <w:p w14:paraId="48295DFC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817" w:type="pct"/>
            <w:shd w:val="clear" w:color="auto" w:fill="auto"/>
          </w:tcPr>
          <w:p w14:paraId="76076A6E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158AEEA8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0DF25DB4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26017E7C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  <w:vAlign w:val="center"/>
          </w:tcPr>
          <w:p w14:paraId="225E2873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1B979B23" w14:textId="77777777" w:rsidTr="007B233E">
        <w:tc>
          <w:tcPr>
            <w:tcW w:w="752" w:type="pct"/>
            <w:shd w:val="clear" w:color="auto" w:fill="auto"/>
            <w:vAlign w:val="center"/>
          </w:tcPr>
          <w:p w14:paraId="418C0041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32F29A60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01929C5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0643CB1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07908C7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65" w:type="pct"/>
            <w:gridSpan w:val="6"/>
            <w:shd w:val="clear" w:color="auto" w:fill="auto"/>
            <w:vAlign w:val="center"/>
          </w:tcPr>
          <w:p w14:paraId="5E526FCB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2E8AF319" w14:textId="77777777" w:rsidTr="007B233E">
        <w:tc>
          <w:tcPr>
            <w:tcW w:w="752" w:type="pct"/>
            <w:shd w:val="clear" w:color="auto" w:fill="auto"/>
            <w:vAlign w:val="center"/>
          </w:tcPr>
          <w:p w14:paraId="22273FC5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6C628EE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B1D0D6D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498D5B4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64B42B1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65" w:type="pct"/>
            <w:gridSpan w:val="6"/>
            <w:shd w:val="clear" w:color="auto" w:fill="auto"/>
            <w:vAlign w:val="center"/>
          </w:tcPr>
          <w:p w14:paraId="304A5426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51E00E15" w14:textId="77777777" w:rsidTr="007B233E">
        <w:tc>
          <w:tcPr>
            <w:tcW w:w="5000" w:type="pct"/>
            <w:gridSpan w:val="17"/>
            <w:shd w:val="clear" w:color="auto" w:fill="auto"/>
            <w:vAlign w:val="center"/>
          </w:tcPr>
          <w:p w14:paraId="239CCFE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1B2F26" w14:paraId="4352EF50" w14:textId="77777777" w:rsidTr="007B233E">
        <w:tc>
          <w:tcPr>
            <w:tcW w:w="752" w:type="pct"/>
            <w:shd w:val="clear" w:color="auto" w:fill="auto"/>
            <w:vAlign w:val="center"/>
          </w:tcPr>
          <w:p w14:paraId="1B891492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  <w:proofErr w:type="gramStart"/>
            <w:r w:rsidRPr="00351964">
              <w:rPr>
                <w:b/>
                <w:sz w:val="20"/>
              </w:rPr>
              <w:t>с</w:t>
            </w:r>
            <w:proofErr w:type="gramEnd"/>
            <w:r w:rsidRPr="00351964">
              <w:rPr>
                <w:b/>
                <w:sz w:val="20"/>
              </w:rPr>
              <w:t>orrespondencies</w:t>
            </w:r>
          </w:p>
        </w:tc>
        <w:tc>
          <w:tcPr>
            <w:tcW w:w="817" w:type="pct"/>
            <w:shd w:val="clear" w:color="auto" w:fill="auto"/>
          </w:tcPr>
          <w:p w14:paraId="74E6EFD1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5A8B0967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22F4A496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1E5AE51D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20143C1D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1CEFE5BD" w14:textId="77777777" w:rsidTr="007B233E">
        <w:tc>
          <w:tcPr>
            <w:tcW w:w="752" w:type="pct"/>
            <w:shd w:val="clear" w:color="auto" w:fill="auto"/>
            <w:vAlign w:val="center"/>
          </w:tcPr>
          <w:p w14:paraId="5FB3B48A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C22023B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FBC3AB9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432581E8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10F56BB0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65" w:type="pct"/>
            <w:gridSpan w:val="6"/>
            <w:shd w:val="clear" w:color="auto" w:fill="auto"/>
            <w:vAlign w:val="center"/>
          </w:tcPr>
          <w:p w14:paraId="32310093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1B2F26" w14:paraId="64CC50E0" w14:textId="77777777" w:rsidTr="007B233E">
        <w:tc>
          <w:tcPr>
            <w:tcW w:w="752" w:type="pct"/>
            <w:shd w:val="clear" w:color="auto" w:fill="auto"/>
            <w:vAlign w:val="center"/>
          </w:tcPr>
          <w:p w14:paraId="3A4D5170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817" w:type="pct"/>
            <w:shd w:val="clear" w:color="auto" w:fill="auto"/>
          </w:tcPr>
          <w:p w14:paraId="4339FDFE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22D1DDFB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683D9E74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1EF4B1CB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2C557092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6EF0FC8B" w14:textId="77777777" w:rsidTr="007B233E">
        <w:tc>
          <w:tcPr>
            <w:tcW w:w="752" w:type="pct"/>
            <w:shd w:val="clear" w:color="auto" w:fill="auto"/>
            <w:vAlign w:val="center"/>
          </w:tcPr>
          <w:p w14:paraId="0D47984A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EAA0C7A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CAD63A3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12D42A5A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706972C5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864D2A0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212797F7" w14:textId="77777777" w:rsidTr="007B233E">
        <w:tc>
          <w:tcPr>
            <w:tcW w:w="752" w:type="pct"/>
            <w:vMerge w:val="restart"/>
            <w:shd w:val="clear" w:color="auto" w:fill="auto"/>
            <w:vAlign w:val="center"/>
          </w:tcPr>
          <w:p w14:paraId="2E155815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17" w:type="pct"/>
            <w:shd w:val="clear" w:color="auto" w:fill="auto"/>
          </w:tcPr>
          <w:p w14:paraId="03E0F393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7ED0EFD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C64EFC8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174F8667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60E3E07A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3BAA1265" w14:textId="77777777" w:rsidTr="007B233E">
        <w:tc>
          <w:tcPr>
            <w:tcW w:w="752" w:type="pct"/>
            <w:vMerge/>
            <w:shd w:val="clear" w:color="auto" w:fill="auto"/>
            <w:vAlign w:val="center"/>
          </w:tcPr>
          <w:p w14:paraId="06FDAAF0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4C93623F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4D2CF968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168E18C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3FA19EBC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36537B33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6E0DA90A" w14:textId="77777777" w:rsidTr="007B233E">
        <w:tc>
          <w:tcPr>
            <w:tcW w:w="5000" w:type="pct"/>
            <w:gridSpan w:val="17"/>
            <w:shd w:val="clear" w:color="auto" w:fill="auto"/>
          </w:tcPr>
          <w:p w14:paraId="06906F62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1B2F26" w14:paraId="43DF2A51" w14:textId="77777777" w:rsidTr="007B233E">
        <w:tc>
          <w:tcPr>
            <w:tcW w:w="752" w:type="pct"/>
            <w:shd w:val="clear" w:color="auto" w:fill="auto"/>
          </w:tcPr>
          <w:p w14:paraId="1D1AC571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817" w:type="pct"/>
            <w:shd w:val="clear" w:color="auto" w:fill="auto"/>
          </w:tcPr>
          <w:p w14:paraId="27154D9A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774EE6B5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28F59ED3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71DABBDF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6F665531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7A6B9BB7" w14:textId="77777777" w:rsidTr="007B233E">
        <w:tc>
          <w:tcPr>
            <w:tcW w:w="752" w:type="pct"/>
            <w:shd w:val="clear" w:color="auto" w:fill="auto"/>
          </w:tcPr>
          <w:p w14:paraId="63674675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C06D8F7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DBE22C4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248AB66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38E414A3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20F88DFB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6BE5ACA4" w14:textId="77777777" w:rsidTr="007B233E">
        <w:tc>
          <w:tcPr>
            <w:tcW w:w="752" w:type="pct"/>
            <w:shd w:val="clear" w:color="auto" w:fill="auto"/>
          </w:tcPr>
          <w:p w14:paraId="0D41AAE7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B46174B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AF854A4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63D3DA7D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171CF1E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6238658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3E47BFC0" w14:textId="77777777" w:rsidTr="007B233E">
        <w:tc>
          <w:tcPr>
            <w:tcW w:w="752" w:type="pct"/>
            <w:shd w:val="clear" w:color="auto" w:fill="auto"/>
          </w:tcPr>
          <w:p w14:paraId="651D0524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55B0FC5" w14:textId="77777777" w:rsidR="001B2F26" w:rsidRPr="003C33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178BC4E" w14:textId="77777777" w:rsidR="001B2F26" w:rsidRPr="00223780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FDCB79A" w14:textId="77777777" w:rsidR="001B2F26" w:rsidRPr="00223780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N(1-100)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17C82C9" w14:textId="77777777" w:rsidR="001B2F26" w:rsidRPr="003C33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223780">
              <w:rPr>
                <w:sz w:val="20"/>
              </w:rPr>
              <w:t>Величина (преимущества)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30B22BD1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06B2A6D7" w14:textId="77777777" w:rsidTr="007B233E">
        <w:tc>
          <w:tcPr>
            <w:tcW w:w="5000" w:type="pct"/>
            <w:gridSpan w:val="17"/>
            <w:shd w:val="clear" w:color="auto" w:fill="auto"/>
          </w:tcPr>
          <w:p w14:paraId="619405E2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Требование</w:t>
            </w:r>
          </w:p>
        </w:tc>
      </w:tr>
      <w:tr w:rsidR="001B2F26" w14:paraId="0DC92C5E" w14:textId="77777777" w:rsidTr="007B233E">
        <w:tc>
          <w:tcPr>
            <w:tcW w:w="752" w:type="pct"/>
            <w:shd w:val="clear" w:color="auto" w:fill="auto"/>
          </w:tcPr>
          <w:p w14:paraId="0EB743A0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817" w:type="pct"/>
            <w:shd w:val="clear" w:color="auto" w:fill="auto"/>
          </w:tcPr>
          <w:p w14:paraId="27AA0979" w14:textId="77777777" w:rsidR="001B2F26" w:rsidRPr="00996FC5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413A313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707EBEAE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4965FFCA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6912B57B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15D768A5" w14:textId="77777777" w:rsidTr="007B233E">
        <w:tc>
          <w:tcPr>
            <w:tcW w:w="752" w:type="pct"/>
            <w:shd w:val="clear" w:color="auto" w:fill="auto"/>
          </w:tcPr>
          <w:p w14:paraId="79B7CF36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1B954C3F" w14:textId="77777777" w:rsidR="001B2F26" w:rsidRPr="00996FC5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499AC981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23131AE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44BB58E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2780DE28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71A16263" w14:textId="77777777" w:rsidTr="007B233E">
        <w:tc>
          <w:tcPr>
            <w:tcW w:w="752" w:type="pct"/>
            <w:shd w:val="clear" w:color="auto" w:fill="auto"/>
          </w:tcPr>
          <w:p w14:paraId="03D639B1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4C6FF42C" w14:textId="77777777" w:rsidR="001B2F26" w:rsidRPr="00996FC5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DF710A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A46BA4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663EC29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5267C29A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744C156E" w14:textId="77777777" w:rsidTr="007B233E">
        <w:tc>
          <w:tcPr>
            <w:tcW w:w="752" w:type="pct"/>
            <w:shd w:val="clear" w:color="auto" w:fill="auto"/>
          </w:tcPr>
          <w:p w14:paraId="57486500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F57A691" w14:textId="77777777" w:rsidR="001B2F26" w:rsidRPr="00996FC5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09DBBEE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E3F563B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EDBD4D3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62806FC0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771ED7AA" w14:textId="77777777" w:rsidTr="007B233E">
        <w:tc>
          <w:tcPr>
            <w:tcW w:w="5000" w:type="pct"/>
            <w:gridSpan w:val="17"/>
            <w:shd w:val="clear" w:color="auto" w:fill="auto"/>
            <w:vAlign w:val="center"/>
          </w:tcPr>
          <w:p w14:paraId="25DF0065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 xml:space="preserve">Признание аукциона </w:t>
            </w:r>
            <w:proofErr w:type="gramStart"/>
            <w:r w:rsidRPr="00996FC5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1B2F26" w14:paraId="7FE95DC3" w14:textId="77777777" w:rsidTr="007B233E">
        <w:tc>
          <w:tcPr>
            <w:tcW w:w="752" w:type="pct"/>
            <w:shd w:val="clear" w:color="auto" w:fill="auto"/>
            <w:vAlign w:val="center"/>
          </w:tcPr>
          <w:p w14:paraId="75447EB4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abandonedReason</w:t>
            </w:r>
          </w:p>
        </w:tc>
        <w:tc>
          <w:tcPr>
            <w:tcW w:w="817" w:type="pct"/>
            <w:shd w:val="clear" w:color="auto" w:fill="auto"/>
          </w:tcPr>
          <w:p w14:paraId="5FBDB972" w14:textId="77777777" w:rsidR="001B2F26" w:rsidRPr="003C3387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0C804693" w14:textId="77777777" w:rsidR="001B2F26" w:rsidRPr="003C3387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3020280E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5CAD72D5" w14:textId="77777777" w:rsidR="001B2F26" w:rsidRPr="003C3387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051B35BE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0E04CF0F" w14:textId="77777777" w:rsidTr="007B233E">
        <w:tc>
          <w:tcPr>
            <w:tcW w:w="752" w:type="pct"/>
            <w:shd w:val="clear" w:color="auto" w:fill="auto"/>
            <w:vAlign w:val="center"/>
          </w:tcPr>
          <w:p w14:paraId="36BEF455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6B02955" w14:textId="77777777" w:rsidR="001B2F26" w:rsidRPr="003C33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F2E9485" w14:textId="77777777" w:rsidR="001B2F26" w:rsidRPr="003C3387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90488B5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3DFD7227" w14:textId="77777777" w:rsidR="001B2F26" w:rsidRPr="003C33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3F11194F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1B2F26" w14:paraId="1510C0F7" w14:textId="77777777" w:rsidTr="007B233E">
        <w:tc>
          <w:tcPr>
            <w:tcW w:w="752" w:type="pct"/>
            <w:shd w:val="clear" w:color="auto" w:fill="auto"/>
            <w:vAlign w:val="center"/>
          </w:tcPr>
          <w:p w14:paraId="69882061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64F1057" w14:textId="77777777" w:rsidR="001B2F26" w:rsidRPr="003C33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4232B10C" w14:textId="77777777" w:rsidR="001B2F26" w:rsidRPr="003C3387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DBEF23A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115F5EE2" w14:textId="77777777" w:rsidR="001B2F26" w:rsidRPr="003C33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2C7C657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3E7AEEAD" w14:textId="77777777" w:rsidTr="007B233E">
        <w:tc>
          <w:tcPr>
            <w:tcW w:w="752" w:type="pct"/>
            <w:shd w:val="clear" w:color="auto" w:fill="auto"/>
            <w:vAlign w:val="center"/>
          </w:tcPr>
          <w:p w14:paraId="3EC7708A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4352971" w14:textId="77777777" w:rsidR="001B2F26" w:rsidRPr="003C33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6837639" w14:textId="77777777" w:rsidR="001B2F26" w:rsidRPr="003C3387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C5B159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D581420" w14:textId="77777777" w:rsidR="001B2F26" w:rsidRPr="003C33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4708FA66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47F73292" w14:textId="77777777" w:rsidTr="007B233E">
        <w:tc>
          <w:tcPr>
            <w:tcW w:w="752" w:type="pct"/>
            <w:shd w:val="clear" w:color="auto" w:fill="auto"/>
            <w:vAlign w:val="center"/>
          </w:tcPr>
          <w:p w14:paraId="0D23319A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1A3290C1" w14:textId="77777777" w:rsidR="001B2F26" w:rsidRPr="003C33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0E7EB3F" w14:textId="77777777" w:rsidR="001B2F26" w:rsidRPr="003C3387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C388D0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08727C7" w14:textId="77777777" w:rsidR="001B2F26" w:rsidRPr="003C3387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7C0DB5DC" w14:textId="77777777" w:rsidR="001B2F26" w:rsidRPr="008E30C0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3506BE72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5EC4E91D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</w:t>
            </w:r>
            <w:r w:rsidRPr="00FB2D87">
              <w:rPr>
                <w:sz w:val="20"/>
              </w:rPr>
              <w:t>;</w:t>
            </w:r>
          </w:p>
          <w:p w14:paraId="432FE53C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1F7A17A0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</w:t>
            </w:r>
            <w:r w:rsidRPr="00FB2D87">
              <w:rPr>
                <w:sz w:val="20"/>
              </w:rPr>
              <w:t>;</w:t>
            </w:r>
          </w:p>
          <w:p w14:paraId="29E90D06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FB2D87">
              <w:rPr>
                <w:sz w:val="20"/>
              </w:rPr>
              <w:t>2</w:t>
            </w:r>
            <w:r w:rsidRPr="008E30C0">
              <w:rPr>
                <w:sz w:val="20"/>
              </w:rPr>
              <w:t xml:space="preserve">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6CA565FC" w14:textId="77777777" w:rsidR="001B2F26" w:rsidRPr="007F73D1" w:rsidRDefault="001B2F26" w:rsidP="001B2F2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20466757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  <w:tr w:rsidR="001B2F26" w14:paraId="6EA76F0D" w14:textId="77777777" w:rsidTr="007B233E">
        <w:tc>
          <w:tcPr>
            <w:tcW w:w="5000" w:type="pct"/>
            <w:gridSpan w:val="17"/>
            <w:shd w:val="clear" w:color="auto" w:fill="auto"/>
          </w:tcPr>
          <w:p w14:paraId="715BED31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1B2F26" w14:paraId="66EF348C" w14:textId="77777777" w:rsidTr="007B233E">
        <w:tc>
          <w:tcPr>
            <w:tcW w:w="752" w:type="pct"/>
            <w:shd w:val="clear" w:color="auto" w:fill="auto"/>
          </w:tcPr>
          <w:p w14:paraId="285C4879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817" w:type="pct"/>
            <w:shd w:val="clear" w:color="auto" w:fill="auto"/>
          </w:tcPr>
          <w:p w14:paraId="77552272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18175D1D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35BD20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494AAF0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566E779A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2BC5C826" w14:textId="77777777" w:rsidTr="007B233E">
        <w:tc>
          <w:tcPr>
            <w:tcW w:w="752" w:type="pct"/>
            <w:shd w:val="clear" w:color="auto" w:fill="auto"/>
          </w:tcPr>
          <w:p w14:paraId="01BFC464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34DDE886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402E3F5D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4941A5BB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767FD3B1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20E9288F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530AA8D2" w14:textId="77777777" w:rsidTr="007B233E">
        <w:tc>
          <w:tcPr>
            <w:tcW w:w="752" w:type="pct"/>
            <w:shd w:val="clear" w:color="auto" w:fill="auto"/>
          </w:tcPr>
          <w:p w14:paraId="5D9C173F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4834A3A1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67625DD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1D9768FA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4A3028E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0CA5E339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386C6727" w14:textId="77777777" w:rsidTr="007B233E">
        <w:tc>
          <w:tcPr>
            <w:tcW w:w="752" w:type="pct"/>
            <w:shd w:val="clear" w:color="auto" w:fill="auto"/>
          </w:tcPr>
          <w:p w14:paraId="5AFB5315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76AF41D0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C7CCC1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1AAD534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65FF5D4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2A667A3E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016E76A6" w14:textId="77777777" w:rsidTr="007B233E">
        <w:tc>
          <w:tcPr>
            <w:tcW w:w="752" w:type="pct"/>
            <w:shd w:val="clear" w:color="auto" w:fill="auto"/>
          </w:tcPr>
          <w:p w14:paraId="31BE19B6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4ED2D16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9E79A4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451593B8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67D0C718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4F72C7F9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42CF3394" w14:textId="77777777" w:rsidTr="007B233E">
        <w:tc>
          <w:tcPr>
            <w:tcW w:w="5000" w:type="pct"/>
            <w:gridSpan w:val="17"/>
            <w:shd w:val="clear" w:color="auto" w:fill="auto"/>
          </w:tcPr>
          <w:p w14:paraId="05CA73F5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1B2F26" w14:paraId="5C8F7481" w14:textId="77777777" w:rsidTr="007B233E">
        <w:tc>
          <w:tcPr>
            <w:tcW w:w="752" w:type="pct"/>
            <w:shd w:val="clear" w:color="auto" w:fill="auto"/>
          </w:tcPr>
          <w:p w14:paraId="21FA953D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817" w:type="pct"/>
            <w:shd w:val="clear" w:color="auto" w:fill="auto"/>
          </w:tcPr>
          <w:p w14:paraId="253C0693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0AD4FED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28410B85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6263B47F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26105B68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6B0750B3" w14:textId="77777777" w:rsidTr="007B233E">
        <w:tc>
          <w:tcPr>
            <w:tcW w:w="752" w:type="pct"/>
            <w:vMerge w:val="restart"/>
            <w:shd w:val="clear" w:color="auto" w:fill="auto"/>
            <w:vAlign w:val="center"/>
          </w:tcPr>
          <w:p w14:paraId="06755CE5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17" w:type="pct"/>
            <w:shd w:val="clear" w:color="auto" w:fill="auto"/>
          </w:tcPr>
          <w:p w14:paraId="5F798379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53B5A155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9FB14B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3055A9D6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616140FF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53F4B717" w14:textId="77777777" w:rsidTr="007B233E">
        <w:tc>
          <w:tcPr>
            <w:tcW w:w="752" w:type="pct"/>
            <w:vMerge/>
            <w:shd w:val="clear" w:color="auto" w:fill="auto"/>
          </w:tcPr>
          <w:p w14:paraId="12AFC99B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7CD60C68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AA6EE7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3117084C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BA626DF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02E1BFF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0E486311" w14:textId="77777777" w:rsidTr="007B233E">
        <w:tc>
          <w:tcPr>
            <w:tcW w:w="752" w:type="pct"/>
            <w:vMerge/>
            <w:shd w:val="clear" w:color="auto" w:fill="auto"/>
          </w:tcPr>
          <w:p w14:paraId="6E20C2B2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79DA2298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406E0BB1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8C3637C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ACC723F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7047D1CC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5316A6F5" w14:textId="77777777" w:rsidTr="007B233E">
        <w:tc>
          <w:tcPr>
            <w:tcW w:w="752" w:type="pct"/>
            <w:vMerge/>
            <w:shd w:val="clear" w:color="auto" w:fill="auto"/>
          </w:tcPr>
          <w:p w14:paraId="0A0D427E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39BCA1E8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149C1BB9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43E044E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0DC00A58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1B597CD5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28DBDF83" w14:textId="77777777" w:rsidTr="007B233E">
        <w:tc>
          <w:tcPr>
            <w:tcW w:w="5000" w:type="pct"/>
            <w:gridSpan w:val="17"/>
            <w:shd w:val="clear" w:color="auto" w:fill="auto"/>
          </w:tcPr>
          <w:p w14:paraId="270FEBF5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1B2F26" w14:paraId="19EE8ABA" w14:textId="77777777" w:rsidTr="007B233E">
        <w:tc>
          <w:tcPr>
            <w:tcW w:w="752" w:type="pct"/>
            <w:shd w:val="clear" w:color="auto" w:fill="auto"/>
          </w:tcPr>
          <w:p w14:paraId="161A5F56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817" w:type="pct"/>
            <w:shd w:val="clear" w:color="auto" w:fill="auto"/>
          </w:tcPr>
          <w:p w14:paraId="0CC8294E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75E55E9D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7B6B9F99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6AD6A671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47BC329D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5B2A7F81" w14:textId="77777777" w:rsidTr="007B233E">
        <w:tc>
          <w:tcPr>
            <w:tcW w:w="752" w:type="pct"/>
            <w:shd w:val="clear" w:color="auto" w:fill="auto"/>
          </w:tcPr>
          <w:p w14:paraId="6F4CC54E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F3A22F7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45C51A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4B500C9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EEBCA54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26BDD1E8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75708E28" w14:textId="77777777" w:rsidTr="007B233E">
        <w:tc>
          <w:tcPr>
            <w:tcW w:w="5000" w:type="pct"/>
            <w:gridSpan w:val="17"/>
            <w:shd w:val="clear" w:color="auto" w:fill="auto"/>
          </w:tcPr>
          <w:p w14:paraId="086A69FC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1B2F26" w14:paraId="4605F766" w14:textId="77777777" w:rsidTr="007B233E">
        <w:tc>
          <w:tcPr>
            <w:tcW w:w="752" w:type="pct"/>
            <w:shd w:val="clear" w:color="auto" w:fill="auto"/>
          </w:tcPr>
          <w:p w14:paraId="7A0A9BC6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817" w:type="pct"/>
            <w:shd w:val="clear" w:color="auto" w:fill="auto"/>
          </w:tcPr>
          <w:p w14:paraId="0406F5E4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1A13E227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07D7C019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7AF12EF5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11A36FD5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27B86D0D" w14:textId="77777777" w:rsidTr="007B233E">
        <w:tc>
          <w:tcPr>
            <w:tcW w:w="752" w:type="pct"/>
            <w:vMerge w:val="restart"/>
            <w:shd w:val="clear" w:color="auto" w:fill="auto"/>
            <w:vAlign w:val="center"/>
          </w:tcPr>
          <w:p w14:paraId="6DF0E6A8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17" w:type="pct"/>
            <w:shd w:val="clear" w:color="auto" w:fill="auto"/>
          </w:tcPr>
          <w:p w14:paraId="4DCDBCBB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8CE3BF4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4ADF00AB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682971B7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65" w:type="pct"/>
            <w:gridSpan w:val="6"/>
            <w:shd w:val="clear" w:color="auto" w:fill="auto"/>
          </w:tcPr>
          <w:p w14:paraId="18FC7245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402251AF" w14:textId="77777777" w:rsidTr="007B233E">
        <w:tc>
          <w:tcPr>
            <w:tcW w:w="752" w:type="pct"/>
            <w:vMerge/>
            <w:shd w:val="clear" w:color="auto" w:fill="auto"/>
          </w:tcPr>
          <w:p w14:paraId="693C5719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4AE64FF2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095C60B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CDB4048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23DCB0B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27A355E1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65243113" w14:textId="77777777" w:rsidTr="007B233E">
        <w:tc>
          <w:tcPr>
            <w:tcW w:w="5000" w:type="pct"/>
            <w:gridSpan w:val="17"/>
            <w:shd w:val="clear" w:color="auto" w:fill="auto"/>
          </w:tcPr>
          <w:p w14:paraId="7FA48235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1B2F26" w14:paraId="47B4D270" w14:textId="77777777" w:rsidTr="007B233E">
        <w:tc>
          <w:tcPr>
            <w:tcW w:w="752" w:type="pct"/>
            <w:shd w:val="clear" w:color="auto" w:fill="auto"/>
          </w:tcPr>
          <w:p w14:paraId="387B8F7A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817" w:type="pct"/>
            <w:shd w:val="clear" w:color="auto" w:fill="auto"/>
          </w:tcPr>
          <w:p w14:paraId="773C1289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569FFC17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5296F4F7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0440962E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3CCE0C26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546EEFB4" w14:textId="77777777" w:rsidTr="007B233E">
        <w:tc>
          <w:tcPr>
            <w:tcW w:w="752" w:type="pct"/>
            <w:shd w:val="clear" w:color="auto" w:fill="auto"/>
          </w:tcPr>
          <w:p w14:paraId="7EF9FB35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7272F5E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15510071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F8AB9FA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680D9E3C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6D7C4BA5" w14:textId="0A4D2D8B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1B2F26" w14:paraId="0ECAAC4A" w14:textId="77777777" w:rsidTr="007B233E">
        <w:tc>
          <w:tcPr>
            <w:tcW w:w="752" w:type="pct"/>
            <w:shd w:val="clear" w:color="auto" w:fill="auto"/>
          </w:tcPr>
          <w:p w14:paraId="3EEEA27C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3DC3D92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1332F1AB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46DE89E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781B16B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35801C4E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1B2F26" w14:paraId="3633D840" w14:textId="77777777" w:rsidTr="007B233E">
        <w:tc>
          <w:tcPr>
            <w:tcW w:w="752" w:type="pct"/>
            <w:shd w:val="clear" w:color="auto" w:fill="auto"/>
          </w:tcPr>
          <w:p w14:paraId="10403F18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BC135A4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E3397B8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6C5017BA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7AB2903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5C514E40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1B2F26" w14:paraId="7BA16D2B" w14:textId="77777777" w:rsidTr="007B233E">
        <w:tc>
          <w:tcPr>
            <w:tcW w:w="752" w:type="pct"/>
            <w:shd w:val="clear" w:color="auto" w:fill="auto"/>
          </w:tcPr>
          <w:p w14:paraId="5B8C3130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C47EE3C" w14:textId="1B0BA956" w:rsidR="001B2F26" w:rsidRPr="006D7645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5E8B35F5" w14:textId="296BFCC5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1DA1E0C2" w14:textId="2ECCD1B5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66382367" w14:textId="0295D2D1" w:rsidR="001B2F26" w:rsidRPr="006D7645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1F599A">
              <w:rPr>
                <w:sz w:val="20"/>
              </w:rPr>
              <w:t xml:space="preserve"> (для печатной формы)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2B317B6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3F4F01B2" w14:textId="77777777" w:rsidTr="007B233E">
        <w:tc>
          <w:tcPr>
            <w:tcW w:w="752" w:type="pct"/>
            <w:shd w:val="clear" w:color="auto" w:fill="auto"/>
          </w:tcPr>
          <w:p w14:paraId="78C81577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EEC5C5C" w14:textId="48C54908" w:rsidR="001B2F26" w:rsidRPr="006D7645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C9FFF14" w14:textId="538F9F15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61096AF2" w14:textId="47D6DE0B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158A719" w14:textId="191117AD" w:rsidR="001B2F26" w:rsidRPr="006D7645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010F341E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409D91E5" w14:textId="77777777" w:rsidTr="007B233E">
        <w:tc>
          <w:tcPr>
            <w:tcW w:w="5000" w:type="pct"/>
            <w:gridSpan w:val="17"/>
            <w:shd w:val="clear" w:color="auto" w:fill="auto"/>
          </w:tcPr>
          <w:p w14:paraId="7DFBD169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1B2F26" w14:paraId="75771BC6" w14:textId="77777777" w:rsidTr="007B233E">
        <w:tc>
          <w:tcPr>
            <w:tcW w:w="752" w:type="pct"/>
            <w:shd w:val="clear" w:color="auto" w:fill="auto"/>
          </w:tcPr>
          <w:p w14:paraId="77F2D57B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817" w:type="pct"/>
            <w:shd w:val="clear" w:color="auto" w:fill="auto"/>
          </w:tcPr>
          <w:p w14:paraId="39F4C0FA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7D9C02DE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65270CDC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26254AAF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7FAEF197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71989ED4" w14:textId="77777777" w:rsidTr="007B233E">
        <w:tc>
          <w:tcPr>
            <w:tcW w:w="752" w:type="pct"/>
            <w:shd w:val="clear" w:color="auto" w:fill="auto"/>
          </w:tcPr>
          <w:p w14:paraId="757166C0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1A7FBC47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166B241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4BD145DF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3672692F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5E39FC80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4BEEC158" w14:textId="77777777" w:rsidTr="007B233E">
        <w:tc>
          <w:tcPr>
            <w:tcW w:w="752" w:type="pct"/>
            <w:shd w:val="clear" w:color="auto" w:fill="auto"/>
          </w:tcPr>
          <w:p w14:paraId="07120D2D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A9028E0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77CF5AF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3FEA326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169BC474" w14:textId="77777777" w:rsidR="001B2F26" w:rsidRPr="007C373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70CC4A5D" w14:textId="77777777" w:rsidR="001B2F26" w:rsidRDefault="001B2F26" w:rsidP="001B2F2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684DC2C6" w14:textId="77777777" w:rsidR="001B2F26" w:rsidRPr="00047DB7" w:rsidRDefault="001B2F26" w:rsidP="001B2F2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0A3622D7" w14:textId="77777777" w:rsidR="001B2F26" w:rsidRPr="00047DB7" w:rsidRDefault="001B2F26" w:rsidP="001B2F2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59E33DB6" w14:textId="77777777" w:rsidR="001B2F26" w:rsidRPr="00047DB7" w:rsidRDefault="001B2F26" w:rsidP="001B2F2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7DC36460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1B2F26" w14:paraId="2867FF84" w14:textId="77777777" w:rsidTr="007B233E">
        <w:tc>
          <w:tcPr>
            <w:tcW w:w="752" w:type="pct"/>
            <w:shd w:val="clear" w:color="auto" w:fill="auto"/>
          </w:tcPr>
          <w:p w14:paraId="217C1A39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3106BA99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A315AC4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2741395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3A1FF0B4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7661FE5C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2D219B11" w14:textId="77777777" w:rsidTr="007B233E">
        <w:tc>
          <w:tcPr>
            <w:tcW w:w="752" w:type="pct"/>
            <w:shd w:val="clear" w:color="auto" w:fill="auto"/>
          </w:tcPr>
          <w:p w14:paraId="38C23A9A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E4F0302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8332E22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E7D8FFD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209BB3F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6A612DA9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29C35452" w14:textId="77777777" w:rsidTr="007B233E">
        <w:tc>
          <w:tcPr>
            <w:tcW w:w="752" w:type="pct"/>
            <w:shd w:val="clear" w:color="auto" w:fill="auto"/>
          </w:tcPr>
          <w:p w14:paraId="7D469983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187C3B97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106D337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DE1CA2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A145C6F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0A2ADF40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58894C4A" w14:textId="77777777" w:rsidTr="007B233E">
        <w:tc>
          <w:tcPr>
            <w:tcW w:w="5000" w:type="pct"/>
            <w:gridSpan w:val="17"/>
            <w:shd w:val="clear" w:color="auto" w:fill="auto"/>
          </w:tcPr>
          <w:p w14:paraId="45869EDD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1B2F26" w14:paraId="68AE0255" w14:textId="77777777" w:rsidTr="007B233E">
        <w:tc>
          <w:tcPr>
            <w:tcW w:w="752" w:type="pct"/>
            <w:shd w:val="clear" w:color="auto" w:fill="auto"/>
          </w:tcPr>
          <w:p w14:paraId="2640A214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817" w:type="pct"/>
            <w:shd w:val="clear" w:color="auto" w:fill="auto"/>
          </w:tcPr>
          <w:p w14:paraId="1896A206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65D281F7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57D0CD0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005564E7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670C949C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21F00BE3" w14:textId="77777777" w:rsidTr="007B233E">
        <w:tc>
          <w:tcPr>
            <w:tcW w:w="752" w:type="pct"/>
            <w:shd w:val="clear" w:color="auto" w:fill="auto"/>
          </w:tcPr>
          <w:p w14:paraId="769C610D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8441852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1765F18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3CEEDB6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3263A35C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337EC8F4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43877E89" w14:textId="77777777" w:rsidTr="007B233E">
        <w:tc>
          <w:tcPr>
            <w:tcW w:w="752" w:type="pct"/>
            <w:shd w:val="clear" w:color="auto" w:fill="auto"/>
          </w:tcPr>
          <w:p w14:paraId="1104D5BD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1887813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B731E28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3A58D9A5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7DA27092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5BC584E0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24854FC7" w14:textId="77777777" w:rsidTr="007B233E">
        <w:tc>
          <w:tcPr>
            <w:tcW w:w="752" w:type="pct"/>
            <w:shd w:val="clear" w:color="auto" w:fill="auto"/>
          </w:tcPr>
          <w:p w14:paraId="400E1C98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786BD05A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5B25046E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3627D3D7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30F6BDD1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04DCC52F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391B3DBE" w14:textId="77777777" w:rsidTr="007B233E">
        <w:tc>
          <w:tcPr>
            <w:tcW w:w="752" w:type="pct"/>
            <w:shd w:val="clear" w:color="auto" w:fill="auto"/>
          </w:tcPr>
          <w:p w14:paraId="29524582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4415940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A09E1F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182E81EC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B3AEF42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2EF99D7B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</w:tbl>
    <w:p w14:paraId="651C757E" w14:textId="77777777" w:rsidR="008841F7" w:rsidRPr="00643028" w:rsidRDefault="008841F7" w:rsidP="008841F7"/>
    <w:p w14:paraId="5D326C6D" w14:textId="3E7B5C6C" w:rsidR="001B797A" w:rsidRDefault="001B797A" w:rsidP="009D1964">
      <w:pPr>
        <w:pStyle w:val="20"/>
        <w:numPr>
          <w:ilvl w:val="0"/>
          <w:numId w:val="54"/>
        </w:numPr>
      </w:pPr>
      <w:r w:rsidRPr="000970EE">
        <w:t>Протокол предварительного отбора в</w:t>
      </w:r>
      <w:r w:rsidR="005C45BB">
        <w:t xml:space="preserve"> </w:t>
      </w:r>
      <w:proofErr w:type="gramStart"/>
      <w:r w:rsidRPr="000970EE">
        <w:t>ПО</w:t>
      </w:r>
      <w:proofErr w:type="gramEnd"/>
      <w:r w:rsidRPr="000970EE">
        <w:t xml:space="preserve"> </w:t>
      </w:r>
      <w:r w:rsidR="00FB32E0">
        <w:t>(предварительном отборе)</w:t>
      </w:r>
    </w:p>
    <w:tbl>
      <w:tblPr>
        <w:tblW w:w="500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4"/>
        <w:gridCol w:w="18"/>
        <w:gridCol w:w="1511"/>
        <w:gridCol w:w="35"/>
        <w:gridCol w:w="382"/>
        <w:gridCol w:w="82"/>
        <w:gridCol w:w="893"/>
        <w:gridCol w:w="37"/>
        <w:gridCol w:w="2784"/>
        <w:gridCol w:w="82"/>
        <w:gridCol w:w="2872"/>
      </w:tblGrid>
      <w:tr w:rsidR="001B797A" w:rsidRPr="001A4780" w14:paraId="495408F7" w14:textId="77777777" w:rsidTr="007B233E">
        <w:trPr>
          <w:tblHeader/>
        </w:trPr>
        <w:tc>
          <w:tcPr>
            <w:tcW w:w="746" w:type="pct"/>
            <w:shd w:val="clear" w:color="auto" w:fill="D9D9D9"/>
            <w:hideMark/>
          </w:tcPr>
          <w:p w14:paraId="72766CC8" w14:textId="77777777" w:rsidR="001B797A" w:rsidRPr="0072483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8" w:type="pct"/>
            <w:gridSpan w:val="2"/>
            <w:shd w:val="clear" w:color="auto" w:fill="D9D9D9"/>
            <w:hideMark/>
          </w:tcPr>
          <w:p w14:paraId="44383708" w14:textId="77777777" w:rsidR="001B797A" w:rsidRPr="0072483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gridSpan w:val="2"/>
            <w:shd w:val="clear" w:color="auto" w:fill="D9D9D9"/>
            <w:hideMark/>
          </w:tcPr>
          <w:p w14:paraId="3BA409D8" w14:textId="77777777" w:rsidR="001B797A" w:rsidRPr="0072483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7" w:type="pct"/>
            <w:gridSpan w:val="2"/>
            <w:shd w:val="clear" w:color="auto" w:fill="D9D9D9"/>
            <w:hideMark/>
          </w:tcPr>
          <w:p w14:paraId="1F1A7871" w14:textId="77777777" w:rsidR="001B797A" w:rsidRPr="0072483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0" w:type="pct"/>
            <w:gridSpan w:val="3"/>
            <w:shd w:val="clear" w:color="auto" w:fill="D9D9D9"/>
            <w:hideMark/>
          </w:tcPr>
          <w:p w14:paraId="558B39C7" w14:textId="77777777" w:rsidR="001B797A" w:rsidRPr="0072483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404" w:type="pct"/>
            <w:shd w:val="clear" w:color="auto" w:fill="D9D9D9"/>
            <w:hideMark/>
          </w:tcPr>
          <w:p w14:paraId="59346002" w14:textId="77777777" w:rsidR="001B797A" w:rsidRPr="0072483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1B797A" w:rsidRPr="001A4780" w14:paraId="75A2FE38" w14:textId="77777777" w:rsidTr="007B233E">
        <w:tc>
          <w:tcPr>
            <w:tcW w:w="5000" w:type="pct"/>
            <w:gridSpan w:val="11"/>
            <w:shd w:val="clear" w:color="auto" w:fill="auto"/>
          </w:tcPr>
          <w:p w14:paraId="37E8B636" w14:textId="77777777" w:rsidR="001B797A" w:rsidRPr="0072483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0970EE">
              <w:rPr>
                <w:b/>
                <w:sz w:val="20"/>
              </w:rPr>
              <w:t xml:space="preserve">Протокол предварительного отбора </w:t>
            </w:r>
            <w:proofErr w:type="gramStart"/>
            <w:r w:rsidRPr="000970EE">
              <w:rPr>
                <w:b/>
                <w:sz w:val="20"/>
              </w:rPr>
              <w:t>в</w:t>
            </w:r>
            <w:proofErr w:type="gramEnd"/>
            <w:r w:rsidRPr="000970EE">
              <w:rPr>
                <w:b/>
                <w:sz w:val="20"/>
              </w:rPr>
              <w:t xml:space="preserve"> ПО</w:t>
            </w:r>
          </w:p>
        </w:tc>
      </w:tr>
      <w:tr w:rsidR="001B797A" w:rsidRPr="001A4780" w14:paraId="598030B0" w14:textId="77777777" w:rsidTr="007B233E">
        <w:tc>
          <w:tcPr>
            <w:tcW w:w="746" w:type="pct"/>
            <w:shd w:val="clear" w:color="auto" w:fill="auto"/>
            <w:hideMark/>
          </w:tcPr>
          <w:p w14:paraId="08FFAAED" w14:textId="77777777" w:rsidR="001B797A" w:rsidRPr="00AF4AE2" w:rsidRDefault="001B797A" w:rsidP="005E17AD">
            <w:pPr>
              <w:spacing w:before="0" w:after="0"/>
              <w:rPr>
                <w:b/>
                <w:sz w:val="20"/>
                <w:lang w:val="en-US"/>
              </w:rPr>
            </w:pPr>
            <w:r w:rsidRPr="009A7A50">
              <w:rPr>
                <w:b/>
                <w:sz w:val="20"/>
                <w:lang w:val="en-US"/>
              </w:rPr>
              <w:t>pr</w:t>
            </w:r>
            <w:r>
              <w:rPr>
                <w:b/>
                <w:sz w:val="20"/>
                <w:lang w:val="en-US"/>
              </w:rPr>
              <w:t>otocolPO</w:t>
            </w:r>
          </w:p>
        </w:tc>
        <w:tc>
          <w:tcPr>
            <w:tcW w:w="748" w:type="pct"/>
            <w:gridSpan w:val="2"/>
            <w:shd w:val="clear" w:color="auto" w:fill="auto"/>
            <w:hideMark/>
          </w:tcPr>
          <w:p w14:paraId="534CEDE2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  <w:hideMark/>
          </w:tcPr>
          <w:p w14:paraId="494EE240" w14:textId="77777777" w:rsidR="001B797A" w:rsidRPr="0072483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  <w:hideMark/>
          </w:tcPr>
          <w:p w14:paraId="724A8158" w14:textId="77777777" w:rsidR="001B797A" w:rsidRPr="0072483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0" w:type="pct"/>
            <w:gridSpan w:val="3"/>
            <w:shd w:val="clear" w:color="auto" w:fill="auto"/>
            <w:hideMark/>
          </w:tcPr>
          <w:p w14:paraId="2F5113D7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404" w:type="pct"/>
            <w:shd w:val="clear" w:color="auto" w:fill="auto"/>
            <w:hideMark/>
          </w:tcPr>
          <w:p w14:paraId="5472F725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1B797A" w:rsidRPr="001A4780" w14:paraId="0647F672" w14:textId="77777777" w:rsidTr="007B233E">
        <w:tc>
          <w:tcPr>
            <w:tcW w:w="746" w:type="pct"/>
            <w:shd w:val="clear" w:color="auto" w:fill="auto"/>
          </w:tcPr>
          <w:p w14:paraId="25D8BF82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737A377" w14:textId="77777777" w:rsidR="001B797A" w:rsidRPr="00351BEA" w:rsidRDefault="001B797A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C86B969" w14:textId="77777777" w:rsidR="001B797A" w:rsidRPr="00351BE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783DF4A" w14:textId="77777777" w:rsidR="001B797A" w:rsidRPr="001A4780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919F42B" w14:textId="77777777" w:rsidR="001B797A" w:rsidRPr="001A4780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404" w:type="pct"/>
            <w:shd w:val="clear" w:color="auto" w:fill="auto"/>
          </w:tcPr>
          <w:p w14:paraId="23F78C37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6ACAEE92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062F5A04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619D1269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61D82082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3B63F750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4AC86E9A" w14:textId="0D990A52" w:rsidR="001B797A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</w:t>
            </w:r>
            <w:r w:rsidR="005C6213">
              <w:rPr>
                <w:sz w:val="20"/>
              </w:rPr>
              <w:t>,6.1,6.2</w:t>
            </w:r>
          </w:p>
        </w:tc>
      </w:tr>
      <w:tr w:rsidR="001B797A" w:rsidRPr="001A4780" w14:paraId="1672CFD8" w14:textId="77777777" w:rsidTr="007B233E">
        <w:tc>
          <w:tcPr>
            <w:tcW w:w="746" w:type="pct"/>
            <w:shd w:val="clear" w:color="auto" w:fill="auto"/>
          </w:tcPr>
          <w:p w14:paraId="11C6277E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9E5C976" w14:textId="77777777" w:rsidR="001B797A" w:rsidRPr="001176A0" w:rsidRDefault="001B797A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F6EB903" w14:textId="77777777" w:rsidR="001B797A" w:rsidRPr="00C85B91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5BC9FC0" w14:textId="77777777" w:rsidR="001B797A" w:rsidRPr="00C85B91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04965BC" w14:textId="0FEE11E0" w:rsidR="001B797A" w:rsidRPr="00724833" w:rsidRDefault="001B797A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404" w:type="pct"/>
            <w:shd w:val="clear" w:color="auto" w:fill="auto"/>
          </w:tcPr>
          <w:p w14:paraId="5AD0C718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5571938B" w14:textId="77777777" w:rsidTr="007B233E">
        <w:tc>
          <w:tcPr>
            <w:tcW w:w="746" w:type="pct"/>
            <w:shd w:val="clear" w:color="auto" w:fill="auto"/>
          </w:tcPr>
          <w:p w14:paraId="4D9C4911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FABE278" w14:textId="77777777" w:rsidR="001B797A" w:rsidRPr="00400017" w:rsidRDefault="001B797A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01C18DF" w14:textId="77777777" w:rsidR="001B797A" w:rsidRPr="00400017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0F2DF7A" w14:textId="77777777" w:rsidR="001B797A" w:rsidRPr="00400017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0743B91" w14:textId="77777777" w:rsidR="001B797A" w:rsidRPr="00400017" w:rsidRDefault="001B797A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404" w:type="pct"/>
            <w:shd w:val="clear" w:color="auto" w:fill="auto"/>
          </w:tcPr>
          <w:p w14:paraId="561DEF48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270E1427" w14:textId="77777777" w:rsidTr="007B233E">
        <w:tc>
          <w:tcPr>
            <w:tcW w:w="746" w:type="pct"/>
            <w:shd w:val="clear" w:color="auto" w:fill="auto"/>
          </w:tcPr>
          <w:p w14:paraId="0136150A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2D1D66F" w14:textId="77777777" w:rsidR="001B797A" w:rsidRPr="00400017" w:rsidRDefault="001B797A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1C23D7" w14:textId="77777777" w:rsidR="001B797A" w:rsidRPr="00400017" w:rsidRDefault="001B797A" w:rsidP="005E17AD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D97A0F9" w14:textId="77777777" w:rsidR="001B797A" w:rsidRPr="00400017" w:rsidRDefault="001B797A" w:rsidP="005E17AD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D073295" w14:textId="77777777" w:rsidR="001B797A" w:rsidRPr="00400017" w:rsidRDefault="001B797A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404" w:type="pct"/>
            <w:shd w:val="clear" w:color="auto" w:fill="auto"/>
          </w:tcPr>
          <w:p w14:paraId="082C5037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1B797A" w:rsidRPr="001A4780" w14:paraId="4320DB01" w14:textId="77777777" w:rsidTr="007B233E">
        <w:tc>
          <w:tcPr>
            <w:tcW w:w="746" w:type="pct"/>
            <w:shd w:val="clear" w:color="auto" w:fill="auto"/>
          </w:tcPr>
          <w:p w14:paraId="6227E6E8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FD24675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0E5D584" w14:textId="77777777" w:rsidR="001B797A" w:rsidRPr="00724833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C3CE8B7" w14:textId="77777777" w:rsidR="001B797A" w:rsidRPr="008D298C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7B8A46C" w14:textId="77777777" w:rsidR="001B797A" w:rsidRPr="00C85B91" w:rsidRDefault="001B797A" w:rsidP="005E17AD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404" w:type="pct"/>
            <w:shd w:val="clear" w:color="auto" w:fill="auto"/>
          </w:tcPr>
          <w:p w14:paraId="1188AB50" w14:textId="77777777" w:rsidR="001B797A" w:rsidRPr="00C85B91" w:rsidRDefault="001B797A" w:rsidP="005E17AD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B797A" w:rsidRPr="001A4780" w14:paraId="370B22F6" w14:textId="77777777" w:rsidTr="007B233E">
        <w:tc>
          <w:tcPr>
            <w:tcW w:w="746" w:type="pct"/>
            <w:shd w:val="clear" w:color="auto" w:fill="auto"/>
          </w:tcPr>
          <w:p w14:paraId="5E7E7F04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5DBAB7F" w14:textId="77777777" w:rsidR="001B797A" w:rsidRPr="002A7A10" w:rsidRDefault="001B797A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74F0852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DFEFBD2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A0F6C72" w14:textId="77777777" w:rsidR="001B797A" w:rsidRPr="00997F9C" w:rsidRDefault="001B797A" w:rsidP="005E17AD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404" w:type="pct"/>
            <w:shd w:val="clear" w:color="auto" w:fill="auto"/>
          </w:tcPr>
          <w:p w14:paraId="3CC0445B" w14:textId="77777777" w:rsidR="001B797A" w:rsidRPr="00C85B91" w:rsidRDefault="001B797A" w:rsidP="005E17AD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B797A" w:rsidRPr="001A4780" w14:paraId="118E8694" w14:textId="77777777" w:rsidTr="007B233E">
        <w:tc>
          <w:tcPr>
            <w:tcW w:w="746" w:type="pct"/>
            <w:shd w:val="clear" w:color="auto" w:fill="auto"/>
          </w:tcPr>
          <w:p w14:paraId="41491148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B28CFCC" w14:textId="77777777" w:rsidR="001B797A" w:rsidRPr="002A7A10" w:rsidRDefault="001B797A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7B89A60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00749D6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2A88557" w14:textId="77777777" w:rsidR="001B797A" w:rsidRPr="00997F9C" w:rsidRDefault="001B797A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404" w:type="pct"/>
            <w:shd w:val="clear" w:color="auto" w:fill="auto"/>
          </w:tcPr>
          <w:p w14:paraId="661011FA" w14:textId="77777777" w:rsidR="001B797A" w:rsidRPr="002A7A10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1B797A" w:rsidRPr="001A4780" w14:paraId="0D31051F" w14:textId="77777777" w:rsidTr="007B233E">
        <w:tc>
          <w:tcPr>
            <w:tcW w:w="746" w:type="pct"/>
            <w:shd w:val="clear" w:color="auto" w:fill="auto"/>
          </w:tcPr>
          <w:p w14:paraId="23CD9EAE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24D348E" w14:textId="77777777" w:rsidR="001B797A" w:rsidRPr="002A7A10" w:rsidRDefault="001B797A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6E60009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09C0195" w14:textId="77777777" w:rsidR="001B797A" w:rsidRPr="002A7A10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BF58054" w14:textId="77777777" w:rsidR="001B797A" w:rsidRPr="002A7A10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404" w:type="pct"/>
            <w:shd w:val="clear" w:color="auto" w:fill="auto"/>
          </w:tcPr>
          <w:p w14:paraId="5448F021" w14:textId="77777777" w:rsidR="001B797A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34896E27" w14:textId="77777777" w:rsidTr="007B233E">
        <w:tc>
          <w:tcPr>
            <w:tcW w:w="746" w:type="pct"/>
            <w:shd w:val="clear" w:color="auto" w:fill="auto"/>
          </w:tcPr>
          <w:p w14:paraId="2C9E35A7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C7D14C5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5929FE1" w14:textId="77777777" w:rsidR="001B797A" w:rsidRPr="00724833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50C8489" w14:textId="77777777" w:rsidR="001B797A" w:rsidRPr="00C85B91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C4530BF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404" w:type="pct"/>
            <w:shd w:val="clear" w:color="auto" w:fill="auto"/>
          </w:tcPr>
          <w:p w14:paraId="256BD2F9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5B14DEF3" w14:textId="77777777" w:rsidTr="007B233E">
        <w:tc>
          <w:tcPr>
            <w:tcW w:w="746" w:type="pct"/>
            <w:shd w:val="clear" w:color="auto" w:fill="auto"/>
          </w:tcPr>
          <w:p w14:paraId="1753A3E4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EC30D82" w14:textId="77777777" w:rsidR="001B797A" w:rsidRPr="001176A0" w:rsidRDefault="001B797A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BEA3076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251D87E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8EB010A" w14:textId="77777777" w:rsidR="001B797A" w:rsidRPr="00C85B91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404" w:type="pct"/>
            <w:shd w:val="clear" w:color="auto" w:fill="auto"/>
          </w:tcPr>
          <w:p w14:paraId="0A939702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595AFAD3" w14:textId="77777777" w:rsidTr="007B233E">
        <w:tc>
          <w:tcPr>
            <w:tcW w:w="746" w:type="pct"/>
            <w:shd w:val="clear" w:color="auto" w:fill="auto"/>
          </w:tcPr>
          <w:p w14:paraId="4AB9E519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896BB3C" w14:textId="77777777" w:rsidR="001B797A" w:rsidRPr="002A7A10" w:rsidRDefault="001B797A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999CDC1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C77409B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5F62577" w14:textId="77777777" w:rsidR="001B797A" w:rsidRDefault="001B797A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404" w:type="pct"/>
            <w:shd w:val="clear" w:color="auto" w:fill="auto"/>
          </w:tcPr>
          <w:p w14:paraId="5F08380C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472A1925" w14:textId="77777777" w:rsidTr="007B233E">
        <w:tc>
          <w:tcPr>
            <w:tcW w:w="746" w:type="pct"/>
            <w:shd w:val="clear" w:color="auto" w:fill="auto"/>
          </w:tcPr>
          <w:p w14:paraId="12556206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09E2CD6" w14:textId="77777777" w:rsidR="001B797A" w:rsidRPr="002A7A10" w:rsidRDefault="001B797A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F2AF178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D7E7FCE" w14:textId="77777777" w:rsidR="001B797A" w:rsidRPr="002A7A10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8F9DB60" w14:textId="77777777" w:rsidR="001B797A" w:rsidRPr="00C85B91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404" w:type="pct"/>
            <w:shd w:val="clear" w:color="auto" w:fill="auto"/>
          </w:tcPr>
          <w:p w14:paraId="5461CE09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724D1E52" w14:textId="77777777" w:rsidTr="007B233E">
        <w:tc>
          <w:tcPr>
            <w:tcW w:w="746" w:type="pct"/>
            <w:shd w:val="clear" w:color="auto" w:fill="auto"/>
          </w:tcPr>
          <w:p w14:paraId="35136D2B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54FE476" w14:textId="77777777" w:rsidR="001B797A" w:rsidRPr="001176A0" w:rsidRDefault="001B797A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4FC548A" w14:textId="77777777" w:rsidR="001B797A" w:rsidRPr="00C85B91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F440B85" w14:textId="77777777" w:rsidR="001B797A" w:rsidRPr="00C85B91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07AE1E7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404" w:type="pct"/>
            <w:shd w:val="clear" w:color="auto" w:fill="auto"/>
          </w:tcPr>
          <w:p w14:paraId="35394D09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1930C498" w14:textId="77777777" w:rsidTr="007B233E">
        <w:tc>
          <w:tcPr>
            <w:tcW w:w="746" w:type="pct"/>
            <w:shd w:val="clear" w:color="auto" w:fill="auto"/>
          </w:tcPr>
          <w:p w14:paraId="626825B6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507BA45D" w14:textId="58099695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325D572E" w14:textId="4F561EF6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41E65FEB" w14:textId="1D73CA0B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3DFA9CE7" w14:textId="2C042C05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6A78E2EB" w14:textId="14EDBA1D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52621E49" w14:textId="3AA65180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1B797A" w:rsidRPr="001A4780" w14:paraId="219D25DB" w14:textId="77777777" w:rsidTr="007B233E">
        <w:tc>
          <w:tcPr>
            <w:tcW w:w="746" w:type="pct"/>
            <w:shd w:val="clear" w:color="auto" w:fill="auto"/>
          </w:tcPr>
          <w:p w14:paraId="139117A5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044BEFA" w14:textId="77777777" w:rsidR="001B797A" w:rsidRPr="001176A0" w:rsidRDefault="001B797A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85F52D7" w14:textId="77777777" w:rsidR="001B797A" w:rsidRPr="00C85B91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BF9C9A9" w14:textId="77777777" w:rsidR="001B797A" w:rsidRPr="00C85B91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8BA4424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404" w:type="pct"/>
            <w:shd w:val="clear" w:color="auto" w:fill="auto"/>
          </w:tcPr>
          <w:p w14:paraId="4CD4FA8F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0AA46FFC" w14:textId="77777777" w:rsidTr="007B233E">
        <w:tc>
          <w:tcPr>
            <w:tcW w:w="746" w:type="pct"/>
            <w:shd w:val="clear" w:color="auto" w:fill="auto"/>
          </w:tcPr>
          <w:p w14:paraId="24C1F73C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03686DF" w14:textId="77777777" w:rsidR="001B797A" w:rsidRPr="00C85B91" w:rsidRDefault="001B797A" w:rsidP="005E17AD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6E0FD32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05E1506" w14:textId="77777777" w:rsidR="001B797A" w:rsidRPr="002A7A10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45940F3" w14:textId="77777777" w:rsidR="001B797A" w:rsidRPr="00C85B91" w:rsidRDefault="001B797A" w:rsidP="005E17AD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404" w:type="pct"/>
            <w:shd w:val="clear" w:color="auto" w:fill="auto"/>
          </w:tcPr>
          <w:p w14:paraId="5F1D85D7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1B797A" w:rsidRPr="001A4780" w14:paraId="339C81E1" w14:textId="77777777" w:rsidTr="007B233E">
        <w:tc>
          <w:tcPr>
            <w:tcW w:w="746" w:type="pct"/>
            <w:shd w:val="clear" w:color="auto" w:fill="auto"/>
          </w:tcPr>
          <w:p w14:paraId="6168D915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E5CDFDC" w14:textId="77777777" w:rsidR="001B797A" w:rsidRPr="00C85B91" w:rsidRDefault="001B797A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C04BD9C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CEAD678" w14:textId="77777777" w:rsidR="001B797A" w:rsidRPr="002A7A10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832C0C3" w14:textId="77777777" w:rsidR="001B797A" w:rsidRPr="00C85B91" w:rsidRDefault="001B797A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404" w:type="pct"/>
            <w:shd w:val="clear" w:color="auto" w:fill="auto"/>
          </w:tcPr>
          <w:p w14:paraId="2E19ECC1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24D17580" w14:textId="77777777" w:rsidTr="007B233E">
        <w:tc>
          <w:tcPr>
            <w:tcW w:w="746" w:type="pct"/>
            <w:shd w:val="clear" w:color="auto" w:fill="auto"/>
          </w:tcPr>
          <w:p w14:paraId="162F5F72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26D4F90" w14:textId="77777777" w:rsidR="001B797A" w:rsidRPr="00BB6995" w:rsidRDefault="001B797A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692152A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D42BB88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42130FE" w14:textId="77777777" w:rsidR="001B797A" w:rsidRPr="00BB6995" w:rsidRDefault="001B797A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404" w:type="pct"/>
            <w:shd w:val="clear" w:color="auto" w:fill="auto"/>
          </w:tcPr>
          <w:p w14:paraId="586138EB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55A04BB0" w14:textId="77777777" w:rsidTr="007B233E">
        <w:tc>
          <w:tcPr>
            <w:tcW w:w="746" w:type="pct"/>
            <w:shd w:val="clear" w:color="auto" w:fill="auto"/>
          </w:tcPr>
          <w:p w14:paraId="12957915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B52DC58" w14:textId="77777777" w:rsidR="001B797A" w:rsidRPr="00C85B91" w:rsidRDefault="001B797A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4DBDAEA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169E64E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6B4E0A7" w14:textId="77777777" w:rsidR="001B797A" w:rsidRPr="00C85B91" w:rsidRDefault="001B797A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404" w:type="pct"/>
            <w:shd w:val="clear" w:color="auto" w:fill="auto"/>
          </w:tcPr>
          <w:p w14:paraId="741B47D9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406D06C8" w14:textId="77777777" w:rsidTr="007B233E">
        <w:tc>
          <w:tcPr>
            <w:tcW w:w="746" w:type="pct"/>
            <w:shd w:val="clear" w:color="auto" w:fill="auto"/>
          </w:tcPr>
          <w:p w14:paraId="01848285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38FEB27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3D11E8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8E4D54F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DD82459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404" w:type="pct"/>
            <w:shd w:val="clear" w:color="auto" w:fill="auto"/>
          </w:tcPr>
          <w:p w14:paraId="57F72C58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62BC4FFA" w14:textId="77777777" w:rsidTr="007B233E">
        <w:tc>
          <w:tcPr>
            <w:tcW w:w="5000" w:type="pct"/>
            <w:gridSpan w:val="11"/>
            <w:shd w:val="clear" w:color="auto" w:fill="auto"/>
          </w:tcPr>
          <w:p w14:paraId="31AA0631" w14:textId="77777777" w:rsidR="001B797A" w:rsidRPr="00D43778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1B797A" w:rsidRPr="001A4780" w14:paraId="6667C522" w14:textId="77777777" w:rsidTr="007B233E">
        <w:tc>
          <w:tcPr>
            <w:tcW w:w="746" w:type="pct"/>
            <w:shd w:val="clear" w:color="auto" w:fill="auto"/>
          </w:tcPr>
          <w:p w14:paraId="6D552347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637457D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171BF6D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3C98B8B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25FB3042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307728DF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6C5CAE35" w14:textId="77777777" w:rsidTr="007B233E">
        <w:tc>
          <w:tcPr>
            <w:tcW w:w="746" w:type="pct"/>
            <w:shd w:val="clear" w:color="auto" w:fill="auto"/>
          </w:tcPr>
          <w:p w14:paraId="36028630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9E2BB4D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A3846FA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C079BAB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AEBC776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404" w:type="pct"/>
            <w:shd w:val="clear" w:color="auto" w:fill="auto"/>
          </w:tcPr>
          <w:p w14:paraId="224FD9A1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66778B48" w14:textId="77777777" w:rsidTr="007B233E">
        <w:tc>
          <w:tcPr>
            <w:tcW w:w="746" w:type="pct"/>
            <w:shd w:val="clear" w:color="auto" w:fill="auto"/>
          </w:tcPr>
          <w:p w14:paraId="3A94145A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DDD8627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6706E9F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250852D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6121120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404" w:type="pct"/>
            <w:shd w:val="clear" w:color="auto" w:fill="auto"/>
          </w:tcPr>
          <w:p w14:paraId="4E27C32E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59026A82" w14:textId="77777777" w:rsidTr="007B233E">
        <w:tc>
          <w:tcPr>
            <w:tcW w:w="746" w:type="pct"/>
            <w:shd w:val="clear" w:color="auto" w:fill="auto"/>
          </w:tcPr>
          <w:p w14:paraId="1327459D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4A6668F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B96393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92DE043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001265C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404" w:type="pct"/>
            <w:shd w:val="clear" w:color="auto" w:fill="auto"/>
          </w:tcPr>
          <w:p w14:paraId="07295DDC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758615C3" w14:textId="77777777" w:rsidTr="007B233E">
        <w:tc>
          <w:tcPr>
            <w:tcW w:w="746" w:type="pct"/>
            <w:shd w:val="clear" w:color="auto" w:fill="auto"/>
          </w:tcPr>
          <w:p w14:paraId="4CBCCFCC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27CA565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2E1D6D5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CFB5345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0B636C8" w14:textId="77777777" w:rsidR="001B797A" w:rsidRPr="00D43778" w:rsidRDefault="001B797A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404" w:type="pct"/>
            <w:shd w:val="clear" w:color="auto" w:fill="auto"/>
          </w:tcPr>
          <w:p w14:paraId="29607C1C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28D43583" w14:textId="77777777" w:rsidTr="007B233E">
        <w:tc>
          <w:tcPr>
            <w:tcW w:w="5000" w:type="pct"/>
            <w:gridSpan w:val="11"/>
            <w:shd w:val="clear" w:color="auto" w:fill="auto"/>
          </w:tcPr>
          <w:p w14:paraId="33FDC0A4" w14:textId="77777777" w:rsidR="001B797A" w:rsidRPr="00D43778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1B797A" w:rsidRPr="001A4780" w14:paraId="3719B740" w14:textId="77777777" w:rsidTr="007B233E">
        <w:tc>
          <w:tcPr>
            <w:tcW w:w="746" w:type="pct"/>
            <w:shd w:val="clear" w:color="auto" w:fill="auto"/>
          </w:tcPr>
          <w:p w14:paraId="7015A593" w14:textId="77777777" w:rsidR="001B797A" w:rsidRPr="00D43778" w:rsidRDefault="001B797A" w:rsidP="005E17AD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97DE115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D308CAA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0A912BC7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7E4938D9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5A16C894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5B9C27A5" w14:textId="77777777" w:rsidTr="007B233E">
        <w:tc>
          <w:tcPr>
            <w:tcW w:w="746" w:type="pct"/>
            <w:shd w:val="clear" w:color="auto" w:fill="auto"/>
          </w:tcPr>
          <w:p w14:paraId="7097D1C9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B580D6D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C07B662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EECB8BF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A786DD9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404" w:type="pct"/>
            <w:shd w:val="clear" w:color="auto" w:fill="auto"/>
          </w:tcPr>
          <w:p w14:paraId="391AFE57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1B797A" w:rsidRPr="001A4780" w14:paraId="00118B9B" w14:textId="77777777" w:rsidTr="007B233E">
        <w:tc>
          <w:tcPr>
            <w:tcW w:w="746" w:type="pct"/>
            <w:shd w:val="clear" w:color="auto" w:fill="auto"/>
          </w:tcPr>
          <w:p w14:paraId="10A9CF31" w14:textId="77777777" w:rsidR="001B797A" w:rsidRPr="00D43778" w:rsidRDefault="001B797A" w:rsidP="005E17AD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D7E5401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26995F6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37AAD1EA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2F43C5CA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5607B0AC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78E83037" w14:textId="77777777" w:rsidTr="007B233E">
        <w:tc>
          <w:tcPr>
            <w:tcW w:w="746" w:type="pct"/>
            <w:shd w:val="clear" w:color="auto" w:fill="auto"/>
          </w:tcPr>
          <w:p w14:paraId="3C2579F9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4C515EF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E73616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C12AFAE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3EA56D8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404" w:type="pct"/>
            <w:shd w:val="clear" w:color="auto" w:fill="auto"/>
          </w:tcPr>
          <w:p w14:paraId="20124B87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0F5D1CEC" w14:textId="77777777" w:rsidTr="007B233E">
        <w:tc>
          <w:tcPr>
            <w:tcW w:w="746" w:type="pct"/>
            <w:shd w:val="clear" w:color="auto" w:fill="auto"/>
          </w:tcPr>
          <w:p w14:paraId="7E8E9454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EDD5F5D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DA04E92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9F32470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FC997A9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404" w:type="pct"/>
            <w:shd w:val="clear" w:color="auto" w:fill="auto"/>
          </w:tcPr>
          <w:p w14:paraId="13CBE000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02D396D9" w14:textId="77777777" w:rsidTr="007B233E">
        <w:tc>
          <w:tcPr>
            <w:tcW w:w="746" w:type="pct"/>
            <w:shd w:val="clear" w:color="auto" w:fill="auto"/>
          </w:tcPr>
          <w:p w14:paraId="022B30B4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DF807E3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F536689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D9162CB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D87FB75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404" w:type="pct"/>
            <w:shd w:val="clear" w:color="auto" w:fill="auto"/>
          </w:tcPr>
          <w:p w14:paraId="74C69F20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3BC57009" w14:textId="77777777" w:rsidTr="007B233E">
        <w:tc>
          <w:tcPr>
            <w:tcW w:w="746" w:type="pct"/>
            <w:shd w:val="clear" w:color="auto" w:fill="auto"/>
          </w:tcPr>
          <w:p w14:paraId="0A4EBEDA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9FC77A2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586426E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AAF5691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3990578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404" w:type="pct"/>
            <w:shd w:val="clear" w:color="auto" w:fill="auto"/>
          </w:tcPr>
          <w:p w14:paraId="10738BC3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479B8835" w14:textId="77777777" w:rsidTr="007B233E">
        <w:tc>
          <w:tcPr>
            <w:tcW w:w="746" w:type="pct"/>
            <w:shd w:val="clear" w:color="auto" w:fill="auto"/>
          </w:tcPr>
          <w:p w14:paraId="2067EBF4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DD3AB95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C6A58F5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6E38313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0128421A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404" w:type="pct"/>
            <w:shd w:val="clear" w:color="auto" w:fill="auto"/>
          </w:tcPr>
          <w:p w14:paraId="007C9CE4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0C474A5D" w14:textId="77777777" w:rsidTr="007B233E">
        <w:tc>
          <w:tcPr>
            <w:tcW w:w="5000" w:type="pct"/>
            <w:gridSpan w:val="11"/>
            <w:shd w:val="clear" w:color="auto" w:fill="auto"/>
          </w:tcPr>
          <w:p w14:paraId="34C53321" w14:textId="77777777" w:rsidR="001B797A" w:rsidRPr="00D43778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1B797A" w:rsidRPr="001A4780" w14:paraId="1A6E107D" w14:textId="77777777" w:rsidTr="007B233E">
        <w:tc>
          <w:tcPr>
            <w:tcW w:w="746" w:type="pct"/>
            <w:shd w:val="clear" w:color="auto" w:fill="auto"/>
          </w:tcPr>
          <w:p w14:paraId="25FC8F4E" w14:textId="77777777" w:rsidR="001B797A" w:rsidRPr="00D43778" w:rsidRDefault="001B797A" w:rsidP="005E17AD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65125BAE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C5412D5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10632915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472BCAD8" w14:textId="77777777" w:rsidR="001B797A" w:rsidRDefault="001B797A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76118D7E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74CDB8D5" w14:textId="77777777" w:rsidTr="007B233E">
        <w:tc>
          <w:tcPr>
            <w:tcW w:w="746" w:type="pct"/>
            <w:shd w:val="clear" w:color="auto" w:fill="auto"/>
          </w:tcPr>
          <w:p w14:paraId="0B7B4CAD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4394458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3FF9FFC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0A97358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FBAC6EA" w14:textId="77777777" w:rsidR="001B797A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404" w:type="pct"/>
            <w:shd w:val="clear" w:color="auto" w:fill="auto"/>
          </w:tcPr>
          <w:p w14:paraId="6B6DF7F1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32DA4E8F" w14:textId="77777777" w:rsidTr="007B233E">
        <w:tc>
          <w:tcPr>
            <w:tcW w:w="746" w:type="pct"/>
            <w:shd w:val="clear" w:color="auto" w:fill="auto"/>
          </w:tcPr>
          <w:p w14:paraId="1338ACF5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04FE3F0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3E812C1" w14:textId="77777777" w:rsidR="001B797A" w:rsidRPr="00655FB3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924422B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0F0B3B7B" w14:textId="77777777" w:rsidR="001B797A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404" w:type="pct"/>
            <w:shd w:val="clear" w:color="auto" w:fill="auto"/>
          </w:tcPr>
          <w:p w14:paraId="3CF58ACA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54FF31C3" w14:textId="77777777" w:rsidTr="007B233E">
        <w:tc>
          <w:tcPr>
            <w:tcW w:w="746" w:type="pct"/>
            <w:shd w:val="clear" w:color="auto" w:fill="auto"/>
          </w:tcPr>
          <w:p w14:paraId="7C04A25B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8D5782A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06FCDE2" w14:textId="77777777" w:rsidR="001B797A" w:rsidRPr="00655FB3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C3A1CC9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C6F2203" w14:textId="77777777" w:rsidR="001B797A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404" w:type="pct"/>
            <w:shd w:val="clear" w:color="auto" w:fill="auto"/>
          </w:tcPr>
          <w:p w14:paraId="5E78A282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254573" w14:paraId="6C85F248" w14:textId="77777777" w:rsidTr="007B233E">
        <w:tc>
          <w:tcPr>
            <w:tcW w:w="5000" w:type="pct"/>
            <w:gridSpan w:val="11"/>
            <w:shd w:val="clear" w:color="auto" w:fill="auto"/>
          </w:tcPr>
          <w:p w14:paraId="5D24EC31" w14:textId="77777777" w:rsidR="001B797A" w:rsidRPr="0025457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1B797A" w:rsidRPr="001A4780" w14:paraId="475492FB" w14:textId="77777777" w:rsidTr="007B233E">
        <w:tc>
          <w:tcPr>
            <w:tcW w:w="746" w:type="pct"/>
            <w:shd w:val="clear" w:color="auto" w:fill="auto"/>
            <w:vAlign w:val="center"/>
          </w:tcPr>
          <w:p w14:paraId="69ACB63B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21D7DBDD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11A6C5F" w14:textId="77777777" w:rsidR="001B797A" w:rsidRPr="0072483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1DBC7678" w14:textId="77777777" w:rsidR="001B797A" w:rsidRPr="0072483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62199A1B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04" w:type="pct"/>
            <w:shd w:val="clear" w:color="auto" w:fill="auto"/>
            <w:vAlign w:val="center"/>
          </w:tcPr>
          <w:p w14:paraId="0B39E6B6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</w:tr>
      <w:tr w:rsidR="001B797A" w:rsidRPr="001A4780" w14:paraId="7F05E12F" w14:textId="77777777" w:rsidTr="007B233E">
        <w:tc>
          <w:tcPr>
            <w:tcW w:w="746" w:type="pct"/>
            <w:shd w:val="clear" w:color="auto" w:fill="auto"/>
            <w:vAlign w:val="center"/>
          </w:tcPr>
          <w:p w14:paraId="1297903C" w14:textId="77777777" w:rsidR="001B797A" w:rsidRPr="00E45768" w:rsidRDefault="001B797A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B851A99" w14:textId="77777777" w:rsidR="001B797A" w:rsidRPr="00E45768" w:rsidRDefault="001B797A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C5A4064" w14:textId="77777777" w:rsidR="001B797A" w:rsidRPr="00E45768" w:rsidRDefault="001B797A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D6509E1" w14:textId="77777777" w:rsidR="001B797A" w:rsidRPr="00E45768" w:rsidRDefault="001B797A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3838D681" w14:textId="77777777" w:rsidR="001B797A" w:rsidRPr="00E45768" w:rsidRDefault="001B797A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7789DD90" w14:textId="77777777" w:rsidR="001B797A" w:rsidRPr="00E45768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212D7160" w14:textId="77777777" w:rsidTr="007B233E">
        <w:tc>
          <w:tcPr>
            <w:tcW w:w="746" w:type="pct"/>
            <w:shd w:val="clear" w:color="auto" w:fill="auto"/>
            <w:vAlign w:val="center"/>
          </w:tcPr>
          <w:p w14:paraId="1F9CBC4A" w14:textId="77777777" w:rsidR="001B797A" w:rsidRPr="00E45768" w:rsidRDefault="001B797A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AF0323B" w14:textId="77777777" w:rsidR="001B797A" w:rsidRPr="00E45768" w:rsidRDefault="001B797A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BC3E8FC" w14:textId="77777777" w:rsidR="001B797A" w:rsidRPr="00E45768" w:rsidRDefault="001B797A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5CDE670" w14:textId="77777777" w:rsidR="001B797A" w:rsidRPr="00E45768" w:rsidRDefault="001B797A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370E16D4" w14:textId="3EE1EA1E" w:rsidR="001B797A" w:rsidRPr="00E45768" w:rsidRDefault="002D1F4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1B797A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328E8913" w14:textId="77777777" w:rsidR="001B797A" w:rsidRPr="00E45768" w:rsidRDefault="001B797A" w:rsidP="005E17AD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1B797A" w:rsidRPr="00254573" w14:paraId="634FAE58" w14:textId="77777777" w:rsidTr="007B233E">
        <w:tc>
          <w:tcPr>
            <w:tcW w:w="5000" w:type="pct"/>
            <w:gridSpan w:val="11"/>
            <w:shd w:val="clear" w:color="auto" w:fill="auto"/>
          </w:tcPr>
          <w:p w14:paraId="676330B0" w14:textId="7BDF5A49" w:rsidR="001B797A" w:rsidRPr="00254573" w:rsidRDefault="002D1F44" w:rsidP="005E17AD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1B797A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1B797A" w:rsidRPr="001A4780" w14:paraId="2E9DE65D" w14:textId="77777777" w:rsidTr="007B233E">
        <w:tc>
          <w:tcPr>
            <w:tcW w:w="746" w:type="pct"/>
            <w:shd w:val="clear" w:color="auto" w:fill="auto"/>
            <w:vAlign w:val="center"/>
          </w:tcPr>
          <w:p w14:paraId="02E06114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74F90073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F9320DC" w14:textId="77777777" w:rsidR="001B797A" w:rsidRPr="006C6D44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1A6063AD" w14:textId="77777777" w:rsidR="001B797A" w:rsidRPr="006C6D44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7EDCAFD2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04" w:type="pct"/>
            <w:shd w:val="clear" w:color="auto" w:fill="auto"/>
            <w:vAlign w:val="center"/>
          </w:tcPr>
          <w:p w14:paraId="73521288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</w:tr>
      <w:tr w:rsidR="001B797A" w:rsidRPr="001A4780" w14:paraId="27651CBE" w14:textId="77777777" w:rsidTr="007B233E">
        <w:tc>
          <w:tcPr>
            <w:tcW w:w="746" w:type="pct"/>
            <w:shd w:val="clear" w:color="auto" w:fill="auto"/>
            <w:vAlign w:val="center"/>
          </w:tcPr>
          <w:p w14:paraId="7A9B5A78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4EAA1E2" w14:textId="77777777" w:rsidR="001B797A" w:rsidRPr="003804BF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8513159" w14:textId="77777777" w:rsidR="001B797A" w:rsidRPr="003804BF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DDED96E" w14:textId="77777777" w:rsidR="001B797A" w:rsidRPr="003804BF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9483057" w14:textId="4297971C" w:rsidR="001B797A" w:rsidRPr="003804BF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404" w:type="pct"/>
            <w:shd w:val="clear" w:color="auto" w:fill="auto"/>
          </w:tcPr>
          <w:p w14:paraId="61738293" w14:textId="77777777" w:rsidR="001B797A" w:rsidRPr="003804BF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1B797A" w:rsidRPr="001B3D35" w14:paraId="1015FC5F" w14:textId="77777777" w:rsidTr="007B233E">
        <w:tc>
          <w:tcPr>
            <w:tcW w:w="5000" w:type="pct"/>
            <w:gridSpan w:val="11"/>
            <w:shd w:val="clear" w:color="auto" w:fill="auto"/>
          </w:tcPr>
          <w:p w14:paraId="6D0C689B" w14:textId="77777777" w:rsidR="001B797A" w:rsidRPr="00655FB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1B797A" w:rsidRPr="001A4780" w14:paraId="23142B9D" w14:textId="77777777" w:rsidTr="007B233E">
        <w:tc>
          <w:tcPr>
            <w:tcW w:w="746" w:type="pct"/>
            <w:shd w:val="clear" w:color="auto" w:fill="auto"/>
            <w:vAlign w:val="center"/>
          </w:tcPr>
          <w:p w14:paraId="367F77F1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3293191" w14:textId="77777777" w:rsidR="001B797A" w:rsidRPr="003804BF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E5F596C" w14:textId="77777777" w:rsidR="001B797A" w:rsidRPr="003804BF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AF66497" w14:textId="77777777" w:rsidR="001B797A" w:rsidRPr="003804BF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397DE553" w14:textId="77777777" w:rsidR="001B797A" w:rsidRPr="003804BF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2DD36D48" w14:textId="77777777" w:rsidR="001B797A" w:rsidRPr="003804BF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49B7292A" w14:textId="77777777" w:rsidTr="007B233E">
        <w:tc>
          <w:tcPr>
            <w:tcW w:w="746" w:type="pct"/>
            <w:shd w:val="clear" w:color="auto" w:fill="auto"/>
            <w:vAlign w:val="center"/>
          </w:tcPr>
          <w:p w14:paraId="57D9F250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F31BD74" w14:textId="77777777" w:rsidR="001B797A" w:rsidRPr="003804BF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23DF58B" w14:textId="77777777" w:rsidR="001B797A" w:rsidRPr="00B07477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E018646" w14:textId="77777777" w:rsidR="001B797A" w:rsidRPr="00B07477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B890EC9" w14:textId="77777777" w:rsidR="001B797A" w:rsidRPr="003804BF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404" w:type="pct"/>
            <w:shd w:val="clear" w:color="auto" w:fill="auto"/>
          </w:tcPr>
          <w:p w14:paraId="64090950" w14:textId="77777777" w:rsidR="001B797A" w:rsidRPr="003804BF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7CA46B2E" w14:textId="77777777" w:rsidTr="007B233E">
        <w:tc>
          <w:tcPr>
            <w:tcW w:w="746" w:type="pct"/>
            <w:shd w:val="clear" w:color="auto" w:fill="auto"/>
            <w:vAlign w:val="center"/>
          </w:tcPr>
          <w:p w14:paraId="12B307B4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93B36E4" w14:textId="77777777" w:rsidR="001B797A" w:rsidRPr="00B07477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FB5B300" w14:textId="77777777" w:rsidR="001B797A" w:rsidRPr="002B372D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8A0EFAD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117903F" w14:textId="77777777" w:rsidR="001B797A" w:rsidRPr="00B07477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404" w:type="pct"/>
            <w:shd w:val="clear" w:color="auto" w:fill="auto"/>
          </w:tcPr>
          <w:p w14:paraId="3EB9E574" w14:textId="619098B3" w:rsidR="001B797A" w:rsidRPr="00655FB3" w:rsidRDefault="00CC3755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1B797A" w:rsidRPr="001A4780" w14:paraId="770E7F92" w14:textId="77777777" w:rsidTr="007B233E">
        <w:tc>
          <w:tcPr>
            <w:tcW w:w="5000" w:type="pct"/>
            <w:gridSpan w:val="11"/>
            <w:shd w:val="clear" w:color="auto" w:fill="auto"/>
            <w:vAlign w:val="center"/>
          </w:tcPr>
          <w:p w14:paraId="4AB0ADF5" w14:textId="77777777" w:rsidR="001B797A" w:rsidRPr="009968C5" w:rsidRDefault="001B797A" w:rsidP="005E17AD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1B797A" w:rsidRPr="001A4780" w14:paraId="110E9614" w14:textId="77777777" w:rsidTr="007B233E">
        <w:tc>
          <w:tcPr>
            <w:tcW w:w="746" w:type="pct"/>
            <w:shd w:val="clear" w:color="auto" w:fill="auto"/>
          </w:tcPr>
          <w:p w14:paraId="0240EFA4" w14:textId="77777777" w:rsidR="001B797A" w:rsidRPr="009968C5" w:rsidRDefault="001B797A" w:rsidP="005E17AD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03613C3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5A0E7A1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08E2B00F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7B88D523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4B658791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3E46BA4B" w14:textId="77777777" w:rsidTr="007B233E">
        <w:tc>
          <w:tcPr>
            <w:tcW w:w="746" w:type="pct"/>
            <w:shd w:val="clear" w:color="auto" w:fill="auto"/>
            <w:vAlign w:val="center"/>
          </w:tcPr>
          <w:p w14:paraId="77A02CEB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6E8214A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251FFB5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ECB84D7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0B40DE4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404" w:type="pct"/>
            <w:shd w:val="clear" w:color="auto" w:fill="auto"/>
          </w:tcPr>
          <w:p w14:paraId="368598E1" w14:textId="77777777" w:rsidR="001B797A" w:rsidRDefault="001B797A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7B233E" w:rsidRPr="001A4780" w14:paraId="0142FCDE" w14:textId="77777777" w:rsidTr="007B233E">
        <w:tc>
          <w:tcPr>
            <w:tcW w:w="746" w:type="pct"/>
            <w:shd w:val="clear" w:color="auto" w:fill="auto"/>
            <w:vAlign w:val="center"/>
          </w:tcPr>
          <w:p w14:paraId="780894E4" w14:textId="77777777" w:rsidR="007B233E" w:rsidRPr="006C6D44" w:rsidRDefault="007B233E" w:rsidP="007B233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C44E031" w14:textId="1A975497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959B142" w14:textId="7AA96D25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0F21BC1" w14:textId="65F2E2EB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31F6871" w14:textId="1A6D5378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404" w:type="pct"/>
            <w:shd w:val="clear" w:color="auto" w:fill="auto"/>
          </w:tcPr>
          <w:p w14:paraId="6A48B44C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0239C245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46F6B322" w14:textId="7CDE91CD" w:rsidR="007B233E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1B797A" w:rsidRPr="001A4780" w14:paraId="7B75963B" w14:textId="77777777" w:rsidTr="007B233E">
        <w:tc>
          <w:tcPr>
            <w:tcW w:w="746" w:type="pct"/>
            <w:shd w:val="clear" w:color="auto" w:fill="auto"/>
            <w:vAlign w:val="center"/>
          </w:tcPr>
          <w:p w14:paraId="3A659ED2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78AB461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F36E220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78DCD41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607F21B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404" w:type="pct"/>
            <w:shd w:val="clear" w:color="auto" w:fill="auto"/>
          </w:tcPr>
          <w:p w14:paraId="59DFD830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797A" w:rsidRPr="001A4780" w14:paraId="377B03AF" w14:textId="77777777" w:rsidTr="007B233E">
        <w:tc>
          <w:tcPr>
            <w:tcW w:w="746" w:type="pct"/>
            <w:shd w:val="clear" w:color="auto" w:fill="auto"/>
            <w:vAlign w:val="center"/>
          </w:tcPr>
          <w:p w14:paraId="69114BBE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793B108" w14:textId="77777777" w:rsidR="001B797A" w:rsidRPr="001A4780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7FB6728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2B14EE8" w14:textId="77777777" w:rsidR="001B797A" w:rsidRPr="001A4780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72D1144" w14:textId="77777777" w:rsidR="001B797A" w:rsidRPr="001A4780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404" w:type="pct"/>
            <w:shd w:val="clear" w:color="auto" w:fill="auto"/>
          </w:tcPr>
          <w:p w14:paraId="26FC48A1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1896A4C0" w14:textId="77777777" w:rsidTr="007B233E">
        <w:tc>
          <w:tcPr>
            <w:tcW w:w="746" w:type="pct"/>
            <w:shd w:val="clear" w:color="auto" w:fill="auto"/>
            <w:vAlign w:val="center"/>
          </w:tcPr>
          <w:p w14:paraId="05491716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007578B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B66450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4330B5C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547880A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404" w:type="pct"/>
            <w:shd w:val="clear" w:color="auto" w:fill="auto"/>
          </w:tcPr>
          <w:p w14:paraId="443AA347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1B797A" w:rsidRPr="001A4780" w14:paraId="7A0FC8FE" w14:textId="77777777" w:rsidTr="007B233E">
        <w:tc>
          <w:tcPr>
            <w:tcW w:w="746" w:type="pct"/>
            <w:shd w:val="clear" w:color="auto" w:fill="auto"/>
            <w:vAlign w:val="center"/>
          </w:tcPr>
          <w:p w14:paraId="663B17F0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4124941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C90E7C7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E189ABA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0F4BED1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404" w:type="pct"/>
            <w:shd w:val="clear" w:color="auto" w:fill="auto"/>
          </w:tcPr>
          <w:p w14:paraId="08492B53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1B797A" w:rsidRPr="001A4780" w14:paraId="391210A6" w14:textId="77777777" w:rsidTr="007B233E">
        <w:tc>
          <w:tcPr>
            <w:tcW w:w="746" w:type="pct"/>
            <w:shd w:val="clear" w:color="auto" w:fill="auto"/>
            <w:vAlign w:val="center"/>
          </w:tcPr>
          <w:p w14:paraId="4A9EC12B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7656311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9651DA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CCEE764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88FE74F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404" w:type="pct"/>
            <w:shd w:val="clear" w:color="auto" w:fill="auto"/>
          </w:tcPr>
          <w:p w14:paraId="33A97E78" w14:textId="77777777" w:rsidR="001B797A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086580FD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1B797A" w:rsidRPr="001A4780" w14:paraId="21F52E0F" w14:textId="77777777" w:rsidTr="007B233E">
        <w:tc>
          <w:tcPr>
            <w:tcW w:w="746" w:type="pct"/>
            <w:shd w:val="clear" w:color="auto" w:fill="auto"/>
            <w:vAlign w:val="center"/>
          </w:tcPr>
          <w:p w14:paraId="051586A0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5DA6532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668E410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1021CCB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09176F91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404" w:type="pct"/>
            <w:shd w:val="clear" w:color="auto" w:fill="auto"/>
          </w:tcPr>
          <w:p w14:paraId="631FBCA7" w14:textId="77777777" w:rsidR="001B797A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53954E99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1B797A" w:rsidRPr="001A4780" w14:paraId="26A53666" w14:textId="77777777" w:rsidTr="007B233E">
        <w:tc>
          <w:tcPr>
            <w:tcW w:w="5000" w:type="pct"/>
            <w:gridSpan w:val="11"/>
            <w:shd w:val="clear" w:color="auto" w:fill="auto"/>
            <w:vAlign w:val="center"/>
          </w:tcPr>
          <w:p w14:paraId="55F4AD32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1B797A" w:rsidRPr="001A4780" w14:paraId="48F79C3F" w14:textId="77777777" w:rsidTr="007B233E">
        <w:tc>
          <w:tcPr>
            <w:tcW w:w="746" w:type="pct"/>
            <w:shd w:val="clear" w:color="auto" w:fill="auto"/>
            <w:vAlign w:val="center"/>
          </w:tcPr>
          <w:p w14:paraId="2B24BBBA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3B428BCA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2F98739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39C54A15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60B7E032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  <w:vAlign w:val="center"/>
          </w:tcPr>
          <w:p w14:paraId="0920C379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6DBDAC1E" w14:textId="77777777" w:rsidTr="007B233E">
        <w:tc>
          <w:tcPr>
            <w:tcW w:w="746" w:type="pct"/>
            <w:shd w:val="clear" w:color="auto" w:fill="auto"/>
            <w:vAlign w:val="center"/>
          </w:tcPr>
          <w:p w14:paraId="5E320BEE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41008AA5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CD3A5F8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6E93069D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1971A7FA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  <w:vAlign w:val="center"/>
          </w:tcPr>
          <w:p w14:paraId="3845EDB9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1B797A" w:rsidRPr="001A4780" w14:paraId="680CEE38" w14:textId="77777777" w:rsidTr="007B233E">
        <w:tc>
          <w:tcPr>
            <w:tcW w:w="746" w:type="pct"/>
            <w:shd w:val="clear" w:color="auto" w:fill="auto"/>
            <w:vAlign w:val="center"/>
          </w:tcPr>
          <w:p w14:paraId="2080F9E7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0EFFE844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A7E27E9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24CDD9C2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08279F3A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  <w:vAlign w:val="center"/>
          </w:tcPr>
          <w:p w14:paraId="73142CF0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5CE544C9" w14:textId="77777777" w:rsidTr="007B233E">
        <w:tc>
          <w:tcPr>
            <w:tcW w:w="746" w:type="pct"/>
            <w:shd w:val="clear" w:color="auto" w:fill="auto"/>
            <w:vAlign w:val="center"/>
          </w:tcPr>
          <w:p w14:paraId="531BBDEC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A51EFEE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46E7E8F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7DFA32E0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027EB00B" w14:textId="30E29509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5134426E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77C22004" w14:textId="77777777" w:rsidTr="007B233E">
        <w:tc>
          <w:tcPr>
            <w:tcW w:w="746" w:type="pct"/>
            <w:shd w:val="clear" w:color="auto" w:fill="auto"/>
            <w:vAlign w:val="center"/>
          </w:tcPr>
          <w:p w14:paraId="628CC728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DC13833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895E13C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78EE7311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6EC13CD2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064748D7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6B349C1A" w14:textId="77777777" w:rsidTr="007B233E">
        <w:tc>
          <w:tcPr>
            <w:tcW w:w="746" w:type="pct"/>
            <w:shd w:val="clear" w:color="auto" w:fill="auto"/>
            <w:vAlign w:val="center"/>
          </w:tcPr>
          <w:p w14:paraId="6D533755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C7E97B7" w14:textId="77777777" w:rsidR="001B797A" w:rsidRPr="00E87917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F8F073F" w14:textId="77777777" w:rsidR="001B797A" w:rsidRPr="00B80981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7D15C577" w14:textId="77777777" w:rsidR="001B797A" w:rsidRPr="00B80981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47454E4E" w14:textId="77777777" w:rsidR="001B797A" w:rsidRPr="00E87917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48D9EBB7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6724387F" w14:textId="77777777" w:rsidTr="007B233E">
        <w:tc>
          <w:tcPr>
            <w:tcW w:w="746" w:type="pct"/>
            <w:shd w:val="clear" w:color="auto" w:fill="auto"/>
            <w:vAlign w:val="center"/>
          </w:tcPr>
          <w:p w14:paraId="5C557C5E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69103C7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44ADD23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17123426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306764A1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098C51A1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688A665B" w14:textId="77777777" w:rsidTr="007B233E">
        <w:tc>
          <w:tcPr>
            <w:tcW w:w="746" w:type="pct"/>
            <w:vMerge w:val="restart"/>
            <w:shd w:val="clear" w:color="auto" w:fill="auto"/>
            <w:vAlign w:val="center"/>
          </w:tcPr>
          <w:p w14:paraId="73984403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3762C2A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7891183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4071A8A7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635FF53E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73503EE9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422374FF" w14:textId="77777777" w:rsidTr="007B233E">
        <w:tc>
          <w:tcPr>
            <w:tcW w:w="746" w:type="pct"/>
            <w:vMerge/>
            <w:shd w:val="clear" w:color="auto" w:fill="auto"/>
            <w:vAlign w:val="center"/>
          </w:tcPr>
          <w:p w14:paraId="208598B0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03F536E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8708557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6FB84766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0B980A5F" w14:textId="5F5D4BB9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62D28ACB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027CAC2A" w14:textId="77777777" w:rsidTr="007B233E">
        <w:tc>
          <w:tcPr>
            <w:tcW w:w="746" w:type="pct"/>
            <w:vMerge/>
            <w:shd w:val="clear" w:color="auto" w:fill="auto"/>
            <w:vAlign w:val="center"/>
          </w:tcPr>
          <w:p w14:paraId="654C4003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940AA14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0C985D4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E1FD135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5A9CB20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404" w:type="pct"/>
            <w:shd w:val="clear" w:color="auto" w:fill="auto"/>
          </w:tcPr>
          <w:p w14:paraId="4DE26D01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1B797A" w:rsidRPr="001A4780" w14:paraId="642DB875" w14:textId="77777777" w:rsidTr="007B233E">
        <w:tc>
          <w:tcPr>
            <w:tcW w:w="746" w:type="pct"/>
            <w:shd w:val="clear" w:color="auto" w:fill="auto"/>
            <w:vAlign w:val="center"/>
          </w:tcPr>
          <w:p w14:paraId="03E570D9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426E10C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329433EA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7A9870D0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452CDD4D" w14:textId="4C8CD8ED" w:rsidR="001B797A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1B797A">
              <w:rPr>
                <w:sz w:val="20"/>
              </w:rPr>
              <w:t xml:space="preserve"> документа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6532AD42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2A66FCE2" w14:textId="77777777" w:rsidTr="007B233E">
        <w:tc>
          <w:tcPr>
            <w:tcW w:w="5000" w:type="pct"/>
            <w:gridSpan w:val="11"/>
            <w:shd w:val="clear" w:color="auto" w:fill="auto"/>
            <w:vAlign w:val="center"/>
          </w:tcPr>
          <w:p w14:paraId="490A4788" w14:textId="526AC813" w:rsidR="001B797A" w:rsidRDefault="002D1F4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1B797A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1B797A" w:rsidRPr="001A4780" w14:paraId="2F29B230" w14:textId="77777777" w:rsidTr="007B233E">
        <w:tc>
          <w:tcPr>
            <w:tcW w:w="746" w:type="pct"/>
            <w:shd w:val="clear" w:color="auto" w:fill="auto"/>
            <w:vAlign w:val="center"/>
          </w:tcPr>
          <w:p w14:paraId="4C0020B9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3BF44302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4BB697D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44CA9802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2B365606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  <w:vAlign w:val="center"/>
          </w:tcPr>
          <w:p w14:paraId="5E8F0117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648E4284" w14:textId="77777777" w:rsidTr="007B233E">
        <w:tc>
          <w:tcPr>
            <w:tcW w:w="746" w:type="pct"/>
            <w:shd w:val="clear" w:color="auto" w:fill="auto"/>
            <w:vAlign w:val="center"/>
          </w:tcPr>
          <w:p w14:paraId="6DA5A550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06C3F204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62831FC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6F1262AA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2F6016F5" w14:textId="658A61C8" w:rsidR="001B797A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145D90F2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1B797A" w:rsidRPr="001A4780" w14:paraId="28A8FC9C" w14:textId="77777777" w:rsidTr="007B233E">
        <w:tc>
          <w:tcPr>
            <w:tcW w:w="746" w:type="pct"/>
            <w:shd w:val="clear" w:color="auto" w:fill="auto"/>
            <w:vAlign w:val="center"/>
          </w:tcPr>
          <w:p w14:paraId="409AC168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0BFA8B80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5C66360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46DF245B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79827FA9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  <w:vAlign w:val="center"/>
          </w:tcPr>
          <w:p w14:paraId="1E6876F9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7470C701" w14:textId="77777777" w:rsidTr="007B233E">
        <w:tc>
          <w:tcPr>
            <w:tcW w:w="746" w:type="pct"/>
            <w:shd w:val="clear" w:color="auto" w:fill="auto"/>
            <w:vAlign w:val="center"/>
          </w:tcPr>
          <w:p w14:paraId="75EFB174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777A59B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418E588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1A2A4B0E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38E17D9" w14:textId="5164E45F" w:rsidR="001B797A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404" w:type="pct"/>
            <w:shd w:val="clear" w:color="auto" w:fill="auto"/>
          </w:tcPr>
          <w:p w14:paraId="5D35CFC6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1B797A" w:rsidRPr="001A4780" w14:paraId="06FCA7C8" w14:textId="77777777" w:rsidTr="007B233E">
        <w:tc>
          <w:tcPr>
            <w:tcW w:w="5000" w:type="pct"/>
            <w:gridSpan w:val="11"/>
            <w:shd w:val="clear" w:color="auto" w:fill="auto"/>
          </w:tcPr>
          <w:p w14:paraId="258F56AB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1B797A" w:rsidRPr="001A4780" w14:paraId="75364731" w14:textId="77777777" w:rsidTr="007B233E">
        <w:tc>
          <w:tcPr>
            <w:tcW w:w="746" w:type="pct"/>
            <w:shd w:val="clear" w:color="auto" w:fill="auto"/>
          </w:tcPr>
          <w:p w14:paraId="25BD45FA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693242A3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833579B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4B4C0D4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55677F4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4" w:type="pct"/>
            <w:shd w:val="clear" w:color="auto" w:fill="auto"/>
          </w:tcPr>
          <w:p w14:paraId="7144BDE7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797A" w:rsidRPr="001A4780" w14:paraId="514C83C7" w14:textId="77777777" w:rsidTr="007B233E">
        <w:tc>
          <w:tcPr>
            <w:tcW w:w="746" w:type="pct"/>
            <w:shd w:val="clear" w:color="auto" w:fill="auto"/>
          </w:tcPr>
          <w:p w14:paraId="3E5621CE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95BB12F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DA90748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8891943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E9B23D0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404" w:type="pct"/>
            <w:shd w:val="clear" w:color="auto" w:fill="auto"/>
          </w:tcPr>
          <w:p w14:paraId="60B9C1CB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4CC0CAA5" w14:textId="77777777" w:rsidTr="007B233E">
        <w:tc>
          <w:tcPr>
            <w:tcW w:w="746" w:type="pct"/>
            <w:shd w:val="clear" w:color="auto" w:fill="auto"/>
          </w:tcPr>
          <w:p w14:paraId="7F684CDE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F59F036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861225C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16FD59F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A63296D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404" w:type="pct"/>
            <w:shd w:val="clear" w:color="auto" w:fill="auto"/>
          </w:tcPr>
          <w:p w14:paraId="69390D51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797A" w:rsidRPr="001A4780" w14:paraId="64A5D811" w14:textId="77777777" w:rsidTr="007B233E">
        <w:tc>
          <w:tcPr>
            <w:tcW w:w="746" w:type="pct"/>
            <w:shd w:val="clear" w:color="auto" w:fill="auto"/>
          </w:tcPr>
          <w:p w14:paraId="1B2AFD33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B405E86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F772215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8634C95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047DB883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404" w:type="pct"/>
            <w:shd w:val="clear" w:color="auto" w:fill="auto"/>
          </w:tcPr>
          <w:p w14:paraId="661C3EE6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4C101800" w14:textId="77777777" w:rsidTr="007B233E">
        <w:tc>
          <w:tcPr>
            <w:tcW w:w="746" w:type="pct"/>
            <w:shd w:val="clear" w:color="auto" w:fill="auto"/>
          </w:tcPr>
          <w:p w14:paraId="495EEE33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9E4F530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F9F2A66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82A5D7A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C50E3AA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404" w:type="pct"/>
            <w:shd w:val="clear" w:color="auto" w:fill="auto"/>
          </w:tcPr>
          <w:p w14:paraId="763AE27F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57D08924" w14:textId="77777777" w:rsidTr="007B233E">
        <w:tc>
          <w:tcPr>
            <w:tcW w:w="5000" w:type="pct"/>
            <w:gridSpan w:val="11"/>
            <w:shd w:val="clear" w:color="auto" w:fill="auto"/>
          </w:tcPr>
          <w:p w14:paraId="20758734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1B797A" w:rsidRPr="001A4780" w14:paraId="44406D59" w14:textId="77777777" w:rsidTr="007B233E">
        <w:tc>
          <w:tcPr>
            <w:tcW w:w="746" w:type="pct"/>
            <w:shd w:val="clear" w:color="auto" w:fill="auto"/>
          </w:tcPr>
          <w:p w14:paraId="762A0D35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46499002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F2669D5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FB6C055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30FD604F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036491F7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35BE17BF" w14:textId="77777777" w:rsidTr="007B233E">
        <w:tc>
          <w:tcPr>
            <w:tcW w:w="746" w:type="pct"/>
            <w:vMerge w:val="restart"/>
            <w:shd w:val="clear" w:color="auto" w:fill="auto"/>
            <w:vAlign w:val="center"/>
          </w:tcPr>
          <w:p w14:paraId="76AFC725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077D226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FC5D173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300F3DC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697F28C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404" w:type="pct"/>
            <w:shd w:val="clear" w:color="auto" w:fill="auto"/>
          </w:tcPr>
          <w:p w14:paraId="1E40C479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66A238D2" w14:textId="77777777" w:rsidTr="007B233E">
        <w:tc>
          <w:tcPr>
            <w:tcW w:w="746" w:type="pct"/>
            <w:vMerge/>
            <w:shd w:val="clear" w:color="auto" w:fill="auto"/>
          </w:tcPr>
          <w:p w14:paraId="58A1C04B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05AE924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AAEF97F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5A65ACC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9F61FE5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404" w:type="pct"/>
            <w:shd w:val="clear" w:color="auto" w:fill="auto"/>
          </w:tcPr>
          <w:p w14:paraId="02328197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40E12423" w14:textId="77777777" w:rsidTr="007B233E">
        <w:tc>
          <w:tcPr>
            <w:tcW w:w="746" w:type="pct"/>
            <w:vMerge/>
            <w:shd w:val="clear" w:color="auto" w:fill="auto"/>
          </w:tcPr>
          <w:p w14:paraId="786ACE9E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4857DAF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03366D7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EFCE56D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6FA5D97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404" w:type="pct"/>
            <w:shd w:val="clear" w:color="auto" w:fill="auto"/>
          </w:tcPr>
          <w:p w14:paraId="5DE54DA9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19C7343F" w14:textId="77777777" w:rsidTr="007B233E">
        <w:tc>
          <w:tcPr>
            <w:tcW w:w="746" w:type="pct"/>
            <w:vMerge/>
            <w:shd w:val="clear" w:color="auto" w:fill="auto"/>
          </w:tcPr>
          <w:p w14:paraId="18342118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2E6490C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78D1517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7A6F1B59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13791940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27CA5FBA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56386A3B" w14:textId="77777777" w:rsidTr="007B233E">
        <w:tc>
          <w:tcPr>
            <w:tcW w:w="5000" w:type="pct"/>
            <w:gridSpan w:val="11"/>
            <w:shd w:val="clear" w:color="auto" w:fill="auto"/>
          </w:tcPr>
          <w:p w14:paraId="0A2C07EB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1B797A" w:rsidRPr="001A4780" w14:paraId="13F21C22" w14:textId="77777777" w:rsidTr="007B233E">
        <w:tc>
          <w:tcPr>
            <w:tcW w:w="746" w:type="pct"/>
            <w:shd w:val="clear" w:color="auto" w:fill="auto"/>
          </w:tcPr>
          <w:p w14:paraId="4D504B8D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C6F2C34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FFF8168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38146DAA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02BFE868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17438280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6A70682D" w14:textId="77777777" w:rsidTr="007B233E">
        <w:tc>
          <w:tcPr>
            <w:tcW w:w="746" w:type="pct"/>
            <w:shd w:val="clear" w:color="auto" w:fill="auto"/>
          </w:tcPr>
          <w:p w14:paraId="4A2DEE3C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F19623D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BDAB452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04498C9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2A63F8C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404" w:type="pct"/>
            <w:shd w:val="clear" w:color="auto" w:fill="auto"/>
          </w:tcPr>
          <w:p w14:paraId="5EE0A03F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044F9AA2" w14:textId="77777777" w:rsidTr="007B233E">
        <w:tc>
          <w:tcPr>
            <w:tcW w:w="5000" w:type="pct"/>
            <w:gridSpan w:val="11"/>
            <w:shd w:val="clear" w:color="auto" w:fill="auto"/>
          </w:tcPr>
          <w:p w14:paraId="755977A3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1B797A" w:rsidRPr="001A4780" w14:paraId="29C2797D" w14:textId="77777777" w:rsidTr="007B233E">
        <w:tc>
          <w:tcPr>
            <w:tcW w:w="746" w:type="pct"/>
            <w:shd w:val="clear" w:color="auto" w:fill="auto"/>
          </w:tcPr>
          <w:p w14:paraId="7CEBFA69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3F28BE1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AECE246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3CB15F5D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7BA434A5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6584912E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2AF726AC" w14:textId="77777777" w:rsidTr="007B233E">
        <w:tc>
          <w:tcPr>
            <w:tcW w:w="746" w:type="pct"/>
            <w:vMerge w:val="restart"/>
            <w:shd w:val="clear" w:color="auto" w:fill="auto"/>
            <w:vAlign w:val="center"/>
          </w:tcPr>
          <w:p w14:paraId="24BB79D8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473E073E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1A8C312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2505272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E77AF23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404" w:type="pct"/>
            <w:shd w:val="clear" w:color="auto" w:fill="auto"/>
          </w:tcPr>
          <w:p w14:paraId="6086B5BE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0B348D3D" w14:textId="77777777" w:rsidTr="007B233E">
        <w:tc>
          <w:tcPr>
            <w:tcW w:w="746" w:type="pct"/>
            <w:vMerge/>
            <w:shd w:val="clear" w:color="auto" w:fill="auto"/>
          </w:tcPr>
          <w:p w14:paraId="6693567F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D6A20F3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B7EE9D0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EDC9ABE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0293E1F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404" w:type="pct"/>
            <w:shd w:val="clear" w:color="auto" w:fill="auto"/>
          </w:tcPr>
          <w:p w14:paraId="3940EF99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7A4EBAE9" w14:textId="77777777" w:rsidTr="007B233E">
        <w:tc>
          <w:tcPr>
            <w:tcW w:w="5000" w:type="pct"/>
            <w:gridSpan w:val="11"/>
            <w:shd w:val="clear" w:color="auto" w:fill="auto"/>
          </w:tcPr>
          <w:p w14:paraId="7A1B09AA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1B797A" w:rsidRPr="001A4780" w14:paraId="7E804ADF" w14:textId="77777777" w:rsidTr="007B233E">
        <w:tc>
          <w:tcPr>
            <w:tcW w:w="746" w:type="pct"/>
            <w:shd w:val="clear" w:color="auto" w:fill="auto"/>
          </w:tcPr>
          <w:p w14:paraId="39657C19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556A3E0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7D98537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1ED87BB4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720E715E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2F202035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19775355" w14:textId="77777777" w:rsidTr="007B233E">
        <w:tc>
          <w:tcPr>
            <w:tcW w:w="746" w:type="pct"/>
            <w:shd w:val="clear" w:color="auto" w:fill="auto"/>
          </w:tcPr>
          <w:p w14:paraId="1AC54101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C5B7DBC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CF35BE0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F18A4A0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0F705888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404" w:type="pct"/>
            <w:shd w:val="clear" w:color="auto" w:fill="auto"/>
          </w:tcPr>
          <w:p w14:paraId="64011B0B" w14:textId="35735A11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1B797A" w:rsidRPr="001A4780" w14:paraId="0ABA366D" w14:textId="77777777" w:rsidTr="007B233E">
        <w:tc>
          <w:tcPr>
            <w:tcW w:w="746" w:type="pct"/>
            <w:shd w:val="clear" w:color="auto" w:fill="auto"/>
          </w:tcPr>
          <w:p w14:paraId="11C4B1A8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1E04256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5DC1F2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EE63F8C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220C781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404" w:type="pct"/>
            <w:shd w:val="clear" w:color="auto" w:fill="auto"/>
          </w:tcPr>
          <w:p w14:paraId="6E92A469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1B797A" w:rsidRPr="001A4780" w14:paraId="20FEDE6F" w14:textId="77777777" w:rsidTr="007B233E">
        <w:tc>
          <w:tcPr>
            <w:tcW w:w="746" w:type="pct"/>
            <w:shd w:val="clear" w:color="auto" w:fill="auto"/>
          </w:tcPr>
          <w:p w14:paraId="24C6A4D4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3AE1973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9135912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64CF0F6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00C4FD17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404" w:type="pct"/>
            <w:shd w:val="clear" w:color="auto" w:fill="auto"/>
          </w:tcPr>
          <w:p w14:paraId="202E083D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584A26D9" w14:textId="77777777" w:rsidTr="007B233E">
        <w:tc>
          <w:tcPr>
            <w:tcW w:w="746" w:type="pct"/>
            <w:shd w:val="clear" w:color="auto" w:fill="auto"/>
          </w:tcPr>
          <w:p w14:paraId="12E0E3F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8965DDD" w14:textId="76B7E36E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B9BBDAE" w14:textId="079CE2A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0C8803F" w14:textId="28B1007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6ECC807" w14:textId="296B5AC7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1F599A">
              <w:rPr>
                <w:sz w:val="20"/>
              </w:rPr>
              <w:t xml:space="preserve"> (для печатной формы)</w:t>
            </w:r>
          </w:p>
        </w:tc>
        <w:tc>
          <w:tcPr>
            <w:tcW w:w="1404" w:type="pct"/>
            <w:shd w:val="clear" w:color="auto" w:fill="auto"/>
          </w:tcPr>
          <w:p w14:paraId="24C297E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8FADBF8" w14:textId="77777777" w:rsidTr="007B233E">
        <w:tc>
          <w:tcPr>
            <w:tcW w:w="746" w:type="pct"/>
            <w:shd w:val="clear" w:color="auto" w:fill="auto"/>
          </w:tcPr>
          <w:p w14:paraId="7B2A73B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6A5C17E" w14:textId="168648B5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FFCD76A" w14:textId="389FF50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1E0D2C6" w14:textId="6B8742D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0902EAE5" w14:textId="3F1C0846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404" w:type="pct"/>
            <w:shd w:val="clear" w:color="auto" w:fill="auto"/>
          </w:tcPr>
          <w:p w14:paraId="4FFA1B6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B69812" w14:textId="77777777" w:rsidTr="007B233E">
        <w:tc>
          <w:tcPr>
            <w:tcW w:w="5000" w:type="pct"/>
            <w:gridSpan w:val="11"/>
            <w:shd w:val="clear" w:color="auto" w:fill="auto"/>
          </w:tcPr>
          <w:p w14:paraId="6CA8183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2D2F4F07" w14:textId="77777777" w:rsidTr="007B233E">
        <w:tc>
          <w:tcPr>
            <w:tcW w:w="746" w:type="pct"/>
            <w:shd w:val="clear" w:color="auto" w:fill="auto"/>
          </w:tcPr>
          <w:p w14:paraId="02F4936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BC6A37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E7AD58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195F0BE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6E57EDD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3E4D0E6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514E5C0" w14:textId="77777777" w:rsidTr="007B233E">
        <w:tc>
          <w:tcPr>
            <w:tcW w:w="746" w:type="pct"/>
            <w:shd w:val="clear" w:color="auto" w:fill="auto"/>
          </w:tcPr>
          <w:p w14:paraId="0AF79AC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7FAB3D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7D130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F47BE5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E5EF1B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404" w:type="pct"/>
            <w:shd w:val="clear" w:color="auto" w:fill="auto"/>
          </w:tcPr>
          <w:p w14:paraId="5B6BE3F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D6758E" w14:textId="77777777" w:rsidTr="007B233E">
        <w:tc>
          <w:tcPr>
            <w:tcW w:w="746" w:type="pct"/>
            <w:shd w:val="clear" w:color="auto" w:fill="auto"/>
          </w:tcPr>
          <w:p w14:paraId="1DBED5F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D23F93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81C969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BC8D52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2A5ED8C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404" w:type="pct"/>
            <w:shd w:val="clear" w:color="auto" w:fill="auto"/>
          </w:tcPr>
          <w:p w14:paraId="0296C624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6D3C01FB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3224EF26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4DF7640A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26C5A8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7FC2058B" w14:textId="77777777" w:rsidTr="007B233E">
        <w:tc>
          <w:tcPr>
            <w:tcW w:w="746" w:type="pct"/>
            <w:shd w:val="clear" w:color="auto" w:fill="auto"/>
          </w:tcPr>
          <w:p w14:paraId="49688B6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AB988F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AC8910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B70617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1587E6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404" w:type="pct"/>
            <w:shd w:val="clear" w:color="auto" w:fill="auto"/>
          </w:tcPr>
          <w:p w14:paraId="6AF623A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CDAE5EE" w14:textId="77777777" w:rsidTr="007B233E">
        <w:tc>
          <w:tcPr>
            <w:tcW w:w="746" w:type="pct"/>
            <w:shd w:val="clear" w:color="auto" w:fill="auto"/>
          </w:tcPr>
          <w:p w14:paraId="515BA3E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3AB98E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914BFE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C13351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7E9BA2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404" w:type="pct"/>
            <w:shd w:val="clear" w:color="auto" w:fill="auto"/>
          </w:tcPr>
          <w:p w14:paraId="4C98615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31A77D1" w14:textId="77777777" w:rsidTr="007B233E">
        <w:tc>
          <w:tcPr>
            <w:tcW w:w="746" w:type="pct"/>
            <w:shd w:val="clear" w:color="auto" w:fill="auto"/>
          </w:tcPr>
          <w:p w14:paraId="44B38C1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71223C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DF33F7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7D69E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F8E989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404" w:type="pct"/>
            <w:shd w:val="clear" w:color="auto" w:fill="auto"/>
          </w:tcPr>
          <w:p w14:paraId="2C819AC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7380D0C" w14:textId="77777777" w:rsidTr="007B233E">
        <w:tc>
          <w:tcPr>
            <w:tcW w:w="5000" w:type="pct"/>
            <w:gridSpan w:val="11"/>
            <w:shd w:val="clear" w:color="auto" w:fill="auto"/>
          </w:tcPr>
          <w:p w14:paraId="29734C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7686FB77" w14:textId="77777777" w:rsidTr="007B233E">
        <w:tc>
          <w:tcPr>
            <w:tcW w:w="746" w:type="pct"/>
            <w:shd w:val="clear" w:color="auto" w:fill="auto"/>
          </w:tcPr>
          <w:p w14:paraId="4C595CC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B49FD5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088B66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17CAE91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5E5DA08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48E439B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BB0730E" w14:textId="77777777" w:rsidTr="007B233E">
        <w:tc>
          <w:tcPr>
            <w:tcW w:w="746" w:type="pct"/>
            <w:shd w:val="clear" w:color="auto" w:fill="auto"/>
          </w:tcPr>
          <w:p w14:paraId="336A0A3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6163E0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E56D49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427296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D6B5DB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404" w:type="pct"/>
            <w:shd w:val="clear" w:color="auto" w:fill="auto"/>
          </w:tcPr>
          <w:p w14:paraId="4AF7B39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059E8C2" w14:textId="77777777" w:rsidTr="007B233E">
        <w:tc>
          <w:tcPr>
            <w:tcW w:w="746" w:type="pct"/>
            <w:shd w:val="clear" w:color="auto" w:fill="auto"/>
          </w:tcPr>
          <w:p w14:paraId="5B3AAE7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543BE8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2F237A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14F163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213BCB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404" w:type="pct"/>
            <w:shd w:val="clear" w:color="auto" w:fill="auto"/>
          </w:tcPr>
          <w:p w14:paraId="3A3C24B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28AFAF4" w14:textId="77777777" w:rsidTr="007B233E">
        <w:tc>
          <w:tcPr>
            <w:tcW w:w="746" w:type="pct"/>
            <w:shd w:val="clear" w:color="auto" w:fill="auto"/>
          </w:tcPr>
          <w:p w14:paraId="0443379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1B9536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DC1A0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83D521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383A01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404" w:type="pct"/>
            <w:shd w:val="clear" w:color="auto" w:fill="auto"/>
          </w:tcPr>
          <w:p w14:paraId="3BA05FE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BAEAD7F" w14:textId="77777777" w:rsidTr="007B233E">
        <w:tc>
          <w:tcPr>
            <w:tcW w:w="746" w:type="pct"/>
            <w:shd w:val="clear" w:color="auto" w:fill="auto"/>
          </w:tcPr>
          <w:p w14:paraId="78CA2FA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F93827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9011D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ACACF4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17E99C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404" w:type="pct"/>
            <w:shd w:val="clear" w:color="auto" w:fill="auto"/>
          </w:tcPr>
          <w:p w14:paraId="20DE4FF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FB9834D" w14:textId="77777777" w:rsidTr="007B233E">
        <w:tc>
          <w:tcPr>
            <w:tcW w:w="5000" w:type="pct"/>
            <w:gridSpan w:val="11"/>
            <w:shd w:val="clear" w:color="auto" w:fill="auto"/>
            <w:vAlign w:val="center"/>
          </w:tcPr>
          <w:p w14:paraId="474290C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 протокола</w:t>
            </w:r>
          </w:p>
        </w:tc>
      </w:tr>
      <w:tr w:rsidR="004A5F56" w:rsidRPr="001A4780" w14:paraId="494F131F" w14:textId="77777777" w:rsidTr="007B233E">
        <w:tc>
          <w:tcPr>
            <w:tcW w:w="746" w:type="pct"/>
            <w:shd w:val="clear" w:color="auto" w:fill="auto"/>
            <w:vAlign w:val="center"/>
          </w:tcPr>
          <w:p w14:paraId="6AEF0CB8" w14:textId="77777777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6FC7D053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F8FE62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2E7C621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74CB1D75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2F36184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8921C3" w14:textId="77777777" w:rsidTr="007B233E">
        <w:tc>
          <w:tcPr>
            <w:tcW w:w="746" w:type="pct"/>
            <w:shd w:val="clear" w:color="auto" w:fill="auto"/>
            <w:vAlign w:val="center"/>
          </w:tcPr>
          <w:p w14:paraId="799D5B3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4C1F7DF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4EEF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F3BFC9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B558D5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404" w:type="pct"/>
            <w:shd w:val="clear" w:color="auto" w:fill="auto"/>
          </w:tcPr>
          <w:p w14:paraId="0C1AFDD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64379DB4" w14:textId="77777777" w:rsidTr="007B233E">
        <w:tc>
          <w:tcPr>
            <w:tcW w:w="746" w:type="pct"/>
            <w:shd w:val="clear" w:color="auto" w:fill="auto"/>
            <w:vAlign w:val="center"/>
          </w:tcPr>
          <w:p w14:paraId="61E0E49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BAE8240" w14:textId="77777777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C7925D" w14:textId="77777777" w:rsidR="004A5F56" w:rsidRPr="000970EE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346CDB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0E4E5D04" w14:textId="77777777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404" w:type="pct"/>
            <w:shd w:val="clear" w:color="auto" w:fill="auto"/>
          </w:tcPr>
          <w:p w14:paraId="6F53282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88B9A64" w14:textId="77777777" w:rsidTr="007B233E">
        <w:tc>
          <w:tcPr>
            <w:tcW w:w="5000" w:type="pct"/>
            <w:gridSpan w:val="11"/>
            <w:shd w:val="clear" w:color="auto" w:fill="auto"/>
          </w:tcPr>
          <w:p w14:paraId="44A9FE3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Заявки</w:t>
            </w:r>
          </w:p>
        </w:tc>
      </w:tr>
      <w:tr w:rsidR="004A5F56" w:rsidRPr="001A4780" w14:paraId="58F295BE" w14:textId="77777777" w:rsidTr="007B233E">
        <w:tc>
          <w:tcPr>
            <w:tcW w:w="746" w:type="pct"/>
            <w:shd w:val="clear" w:color="auto" w:fill="auto"/>
            <w:vAlign w:val="center"/>
          </w:tcPr>
          <w:p w14:paraId="2EAED08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383DCD0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4BAC963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3CCCD326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18CD4022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15221E5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365A42F" w14:textId="77777777" w:rsidTr="007B233E">
        <w:tc>
          <w:tcPr>
            <w:tcW w:w="746" w:type="pct"/>
            <w:shd w:val="clear" w:color="auto" w:fill="auto"/>
            <w:vAlign w:val="center"/>
          </w:tcPr>
          <w:p w14:paraId="6D67855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77278D3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D920EFE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7560609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A323FFE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404" w:type="pct"/>
            <w:shd w:val="clear" w:color="auto" w:fill="auto"/>
          </w:tcPr>
          <w:p w14:paraId="64CDBA0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6155538" w14:textId="77777777" w:rsidTr="007B233E">
        <w:tc>
          <w:tcPr>
            <w:tcW w:w="746" w:type="pct"/>
            <w:shd w:val="clear" w:color="auto" w:fill="auto"/>
            <w:vAlign w:val="center"/>
          </w:tcPr>
          <w:p w14:paraId="2D588787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854017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9C8E74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7B5D7FB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4CF938B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1000B4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83C112D" w14:textId="77777777" w:rsidTr="007B233E">
        <w:tc>
          <w:tcPr>
            <w:tcW w:w="746" w:type="pct"/>
            <w:shd w:val="clear" w:color="auto" w:fill="auto"/>
            <w:vAlign w:val="center"/>
          </w:tcPr>
          <w:p w14:paraId="7B73069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6D14A2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6170FA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DBFCD02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228BC0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404" w:type="pct"/>
            <w:shd w:val="clear" w:color="auto" w:fill="auto"/>
          </w:tcPr>
          <w:p w14:paraId="0FC29E3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C91B281" w14:textId="77777777" w:rsidTr="007B233E">
        <w:tc>
          <w:tcPr>
            <w:tcW w:w="746" w:type="pct"/>
            <w:shd w:val="clear" w:color="auto" w:fill="auto"/>
            <w:vAlign w:val="center"/>
          </w:tcPr>
          <w:p w14:paraId="736BAE7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5119B4D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F7F7AC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89587F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0B8E1BF9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404" w:type="pct"/>
            <w:shd w:val="clear" w:color="auto" w:fill="auto"/>
          </w:tcPr>
          <w:p w14:paraId="65D3E1F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89EBFE" w14:textId="77777777" w:rsidTr="007B233E">
        <w:tc>
          <w:tcPr>
            <w:tcW w:w="746" w:type="pct"/>
            <w:shd w:val="clear" w:color="auto" w:fill="auto"/>
            <w:vAlign w:val="center"/>
          </w:tcPr>
          <w:p w14:paraId="4C79C18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6030B05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DCAC5FC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71A4877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65AB0B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Участники заявки</w:t>
            </w:r>
          </w:p>
        </w:tc>
        <w:tc>
          <w:tcPr>
            <w:tcW w:w="1404" w:type="pct"/>
            <w:shd w:val="clear" w:color="auto" w:fill="auto"/>
          </w:tcPr>
          <w:p w14:paraId="4039E16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DD9150D" w14:textId="77777777" w:rsidTr="007B233E">
        <w:tc>
          <w:tcPr>
            <w:tcW w:w="746" w:type="pct"/>
            <w:shd w:val="clear" w:color="auto" w:fill="auto"/>
            <w:vAlign w:val="center"/>
          </w:tcPr>
          <w:p w14:paraId="512F172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6976578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3C46">
              <w:rPr>
                <w:sz w:val="20"/>
              </w:rPr>
              <w:t>admittedInfo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91C78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44A59EB" w14:textId="77777777" w:rsidR="004A5F56" w:rsidRPr="00CC092C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3688742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3C46">
              <w:rPr>
                <w:sz w:val="20"/>
              </w:rPr>
              <w:t>Информация о допуске заявки</w:t>
            </w:r>
          </w:p>
        </w:tc>
        <w:tc>
          <w:tcPr>
            <w:tcW w:w="1404" w:type="pct"/>
            <w:shd w:val="clear" w:color="auto" w:fill="auto"/>
          </w:tcPr>
          <w:p w14:paraId="2C199E4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A3CD9B" w14:textId="77777777" w:rsidTr="007B233E">
        <w:tc>
          <w:tcPr>
            <w:tcW w:w="746" w:type="pct"/>
            <w:shd w:val="clear" w:color="auto" w:fill="auto"/>
            <w:vAlign w:val="center"/>
          </w:tcPr>
          <w:p w14:paraId="3C09941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6827C96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D62E4">
              <w:rPr>
                <w:sz w:val="20"/>
              </w:rPr>
              <w:t>с</w:t>
            </w:r>
            <w:proofErr w:type="gramEnd"/>
            <w:r w:rsidRPr="003D62E4">
              <w:rPr>
                <w:sz w:val="20"/>
              </w:rPr>
              <w:t>orrespondencies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6F25E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B24518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B586D21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404" w:type="pct"/>
            <w:shd w:val="clear" w:color="auto" w:fill="auto"/>
          </w:tcPr>
          <w:p w14:paraId="4A5F509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10F3CFE" w14:textId="77777777" w:rsidTr="007B233E">
        <w:tc>
          <w:tcPr>
            <w:tcW w:w="5000" w:type="pct"/>
            <w:gridSpan w:val="11"/>
            <w:shd w:val="clear" w:color="auto" w:fill="auto"/>
            <w:vAlign w:val="center"/>
          </w:tcPr>
          <w:p w14:paraId="38138CD9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4A5F56" w:rsidRPr="001A4780" w14:paraId="7C310221" w14:textId="77777777" w:rsidTr="007B233E">
        <w:tc>
          <w:tcPr>
            <w:tcW w:w="746" w:type="pct"/>
            <w:shd w:val="clear" w:color="auto" w:fill="auto"/>
            <w:vAlign w:val="center"/>
          </w:tcPr>
          <w:p w14:paraId="20A3C626" w14:textId="77777777" w:rsidR="004A5F56" w:rsidRPr="008271DF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45F56C8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351773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17587D9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38D5B05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78DAC7D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C90A6E2" w14:textId="77777777" w:rsidTr="007B233E">
        <w:tc>
          <w:tcPr>
            <w:tcW w:w="746" w:type="pct"/>
            <w:shd w:val="clear" w:color="auto" w:fill="auto"/>
            <w:vAlign w:val="center"/>
          </w:tcPr>
          <w:p w14:paraId="7F2B9E66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768BD5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834B06A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860850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9DB87E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404" w:type="pct"/>
            <w:shd w:val="clear" w:color="auto" w:fill="auto"/>
          </w:tcPr>
          <w:p w14:paraId="25F96B2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F6CEE1E" w14:textId="77777777" w:rsidTr="007B233E">
        <w:tc>
          <w:tcPr>
            <w:tcW w:w="746" w:type="pct"/>
            <w:shd w:val="clear" w:color="auto" w:fill="auto"/>
            <w:vAlign w:val="center"/>
          </w:tcPr>
          <w:p w14:paraId="045F25A4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133A98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5FB1BD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D68271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2FAFFC8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0D77FE8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83491B7" w14:textId="77777777" w:rsidTr="007B233E">
        <w:tc>
          <w:tcPr>
            <w:tcW w:w="746" w:type="pct"/>
            <w:shd w:val="clear" w:color="auto" w:fill="auto"/>
          </w:tcPr>
          <w:p w14:paraId="20F7C3A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C198D7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B55307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E308F4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7F59F6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404" w:type="pct"/>
            <w:shd w:val="clear" w:color="auto" w:fill="auto"/>
          </w:tcPr>
          <w:p w14:paraId="04F077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1B82270" w14:textId="77777777" w:rsidTr="007B233E">
        <w:tc>
          <w:tcPr>
            <w:tcW w:w="746" w:type="pct"/>
            <w:shd w:val="clear" w:color="auto" w:fill="auto"/>
          </w:tcPr>
          <w:p w14:paraId="33C6E72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09FB76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A4C1FF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5734B6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032188B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404" w:type="pct"/>
            <w:shd w:val="clear" w:color="auto" w:fill="auto"/>
          </w:tcPr>
          <w:p w14:paraId="388782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6138BBA" w14:textId="77777777" w:rsidTr="007B233E">
        <w:tc>
          <w:tcPr>
            <w:tcW w:w="746" w:type="pct"/>
            <w:shd w:val="clear" w:color="auto" w:fill="auto"/>
          </w:tcPr>
          <w:p w14:paraId="500DF1F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42084AF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302B4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9F975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2232AE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404" w:type="pct"/>
            <w:shd w:val="clear" w:color="auto" w:fill="auto"/>
          </w:tcPr>
          <w:p w14:paraId="4A31082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D868780" w14:textId="77777777" w:rsidTr="007B233E">
        <w:tc>
          <w:tcPr>
            <w:tcW w:w="746" w:type="pct"/>
            <w:shd w:val="clear" w:color="auto" w:fill="auto"/>
          </w:tcPr>
          <w:p w14:paraId="46E42F3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AF355B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42C7B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994D4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DB1210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404" w:type="pct"/>
            <w:shd w:val="clear" w:color="auto" w:fill="auto"/>
          </w:tcPr>
          <w:p w14:paraId="4F4D24B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4C134C4" w14:textId="77777777" w:rsidTr="007B233E">
        <w:tc>
          <w:tcPr>
            <w:tcW w:w="746" w:type="pct"/>
            <w:shd w:val="clear" w:color="auto" w:fill="auto"/>
          </w:tcPr>
          <w:p w14:paraId="0D091F7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2096D5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EB3F97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976552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BAD638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404" w:type="pct"/>
            <w:shd w:val="clear" w:color="auto" w:fill="auto"/>
          </w:tcPr>
          <w:p w14:paraId="25CF176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765E73E" w14:textId="77777777" w:rsidTr="007B233E">
        <w:tc>
          <w:tcPr>
            <w:tcW w:w="746" w:type="pct"/>
            <w:shd w:val="clear" w:color="auto" w:fill="auto"/>
          </w:tcPr>
          <w:p w14:paraId="53120A1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619C16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51CD32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DDE21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DB8995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404" w:type="pct"/>
            <w:shd w:val="clear" w:color="auto" w:fill="auto"/>
          </w:tcPr>
          <w:p w14:paraId="0DDECCD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3DAF6F6" w14:textId="77777777" w:rsidTr="007B233E">
        <w:tc>
          <w:tcPr>
            <w:tcW w:w="746" w:type="pct"/>
            <w:shd w:val="clear" w:color="auto" w:fill="auto"/>
          </w:tcPr>
          <w:p w14:paraId="5B650EC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4EF4357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9B4F6C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E6BAEC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041D89A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404" w:type="pct"/>
            <w:shd w:val="clear" w:color="auto" w:fill="auto"/>
          </w:tcPr>
          <w:p w14:paraId="7C3762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E040F00" w14:textId="77777777" w:rsidTr="007B233E">
        <w:tc>
          <w:tcPr>
            <w:tcW w:w="746" w:type="pct"/>
            <w:shd w:val="clear" w:color="auto" w:fill="auto"/>
          </w:tcPr>
          <w:p w14:paraId="3241258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84A07D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B1A608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DF5C3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862A89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404" w:type="pct"/>
            <w:shd w:val="clear" w:color="auto" w:fill="auto"/>
          </w:tcPr>
          <w:p w14:paraId="3BEB540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E932D80" w14:textId="77777777" w:rsidTr="007B233E">
        <w:tc>
          <w:tcPr>
            <w:tcW w:w="746" w:type="pct"/>
            <w:shd w:val="clear" w:color="auto" w:fill="auto"/>
          </w:tcPr>
          <w:p w14:paraId="0CC0472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47762F9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C0D2C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083E46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EDD9B2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404" w:type="pct"/>
            <w:shd w:val="clear" w:color="auto" w:fill="auto"/>
          </w:tcPr>
          <w:p w14:paraId="36971F2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CC53497" w14:textId="77777777" w:rsidTr="007B233E">
        <w:tc>
          <w:tcPr>
            <w:tcW w:w="746" w:type="pct"/>
            <w:shd w:val="clear" w:color="auto" w:fill="auto"/>
          </w:tcPr>
          <w:p w14:paraId="4F457DE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7FB470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DDFCD8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DDC778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DE34F5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404" w:type="pct"/>
            <w:shd w:val="clear" w:color="auto" w:fill="auto"/>
          </w:tcPr>
          <w:p w14:paraId="346689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7F02F33" w14:textId="77777777" w:rsidTr="007B233E">
        <w:tc>
          <w:tcPr>
            <w:tcW w:w="746" w:type="pct"/>
            <w:shd w:val="clear" w:color="auto" w:fill="auto"/>
          </w:tcPr>
          <w:p w14:paraId="147F5E3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54F651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1E6D54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F9143F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2E80FA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404" w:type="pct"/>
            <w:shd w:val="clear" w:color="auto" w:fill="auto"/>
          </w:tcPr>
          <w:p w14:paraId="2BAE474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F280584" w14:textId="77777777" w:rsidTr="007B233E">
        <w:tc>
          <w:tcPr>
            <w:tcW w:w="746" w:type="pct"/>
            <w:shd w:val="clear" w:color="auto" w:fill="auto"/>
          </w:tcPr>
          <w:p w14:paraId="344FA64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6EAA90B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07F7D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5F1EB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CD1866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404" w:type="pct"/>
            <w:shd w:val="clear" w:color="auto" w:fill="auto"/>
          </w:tcPr>
          <w:p w14:paraId="4D1D7BE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D8DBC13" w14:textId="77777777" w:rsidTr="007B233E">
        <w:tc>
          <w:tcPr>
            <w:tcW w:w="746" w:type="pct"/>
            <w:shd w:val="clear" w:color="auto" w:fill="auto"/>
          </w:tcPr>
          <w:p w14:paraId="3D6891A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6FA8F23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F60D8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14E8F0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DD09FA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404" w:type="pct"/>
            <w:shd w:val="clear" w:color="auto" w:fill="auto"/>
          </w:tcPr>
          <w:p w14:paraId="0789D3C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9D2B839" w14:textId="77777777" w:rsidTr="007B233E">
        <w:tc>
          <w:tcPr>
            <w:tcW w:w="746" w:type="pct"/>
            <w:shd w:val="clear" w:color="auto" w:fill="auto"/>
          </w:tcPr>
          <w:p w14:paraId="517515B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3D008F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EF5D27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798D39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CF9001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404" w:type="pct"/>
            <w:shd w:val="clear" w:color="auto" w:fill="auto"/>
          </w:tcPr>
          <w:p w14:paraId="67858F2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CBBB139" w14:textId="77777777" w:rsidTr="007B233E">
        <w:tc>
          <w:tcPr>
            <w:tcW w:w="746" w:type="pct"/>
            <w:shd w:val="clear" w:color="auto" w:fill="auto"/>
          </w:tcPr>
          <w:p w14:paraId="73F2146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2904DDD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ABFBD6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8D1DD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6312336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3620BCC3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20F65F21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26AC4A1C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3AA3D4D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404" w:type="pct"/>
            <w:shd w:val="clear" w:color="auto" w:fill="auto"/>
          </w:tcPr>
          <w:p w14:paraId="3A28E637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4E14A8F7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09A2F588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4BB228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37C2AA7D" w14:textId="77777777" w:rsidTr="007B233E">
        <w:tc>
          <w:tcPr>
            <w:tcW w:w="5000" w:type="pct"/>
            <w:gridSpan w:val="11"/>
            <w:shd w:val="clear" w:color="auto" w:fill="auto"/>
          </w:tcPr>
          <w:p w14:paraId="178A82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5FE0F04E" w14:textId="77777777" w:rsidTr="007B233E">
        <w:tc>
          <w:tcPr>
            <w:tcW w:w="746" w:type="pct"/>
            <w:shd w:val="clear" w:color="auto" w:fill="auto"/>
          </w:tcPr>
          <w:p w14:paraId="4213603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C5FF46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82FF1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23D884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DA11E1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4" w:type="pct"/>
            <w:shd w:val="clear" w:color="auto" w:fill="auto"/>
          </w:tcPr>
          <w:p w14:paraId="290C81E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79D4BAF" w14:textId="77777777" w:rsidTr="007B233E">
        <w:tc>
          <w:tcPr>
            <w:tcW w:w="746" w:type="pct"/>
            <w:shd w:val="clear" w:color="auto" w:fill="auto"/>
          </w:tcPr>
          <w:p w14:paraId="536FDBA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54B083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A86D85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226111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96B766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404" w:type="pct"/>
            <w:shd w:val="clear" w:color="auto" w:fill="auto"/>
          </w:tcPr>
          <w:p w14:paraId="0AA92FD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9E31C81" w14:textId="77777777" w:rsidTr="007B233E">
        <w:tc>
          <w:tcPr>
            <w:tcW w:w="746" w:type="pct"/>
            <w:shd w:val="clear" w:color="auto" w:fill="auto"/>
          </w:tcPr>
          <w:p w14:paraId="086D46B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633F125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5AFFD2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B8FC8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5F9FFA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404" w:type="pct"/>
            <w:shd w:val="clear" w:color="auto" w:fill="auto"/>
          </w:tcPr>
          <w:p w14:paraId="42D253B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C9300A1" w14:textId="77777777" w:rsidTr="007B233E">
        <w:tc>
          <w:tcPr>
            <w:tcW w:w="5000" w:type="pct"/>
            <w:gridSpan w:val="11"/>
            <w:shd w:val="clear" w:color="auto" w:fill="auto"/>
          </w:tcPr>
          <w:p w14:paraId="38C9461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20443F1E" w14:textId="77777777" w:rsidTr="007B233E">
        <w:tc>
          <w:tcPr>
            <w:tcW w:w="746" w:type="pct"/>
            <w:shd w:val="clear" w:color="auto" w:fill="auto"/>
          </w:tcPr>
          <w:p w14:paraId="4E8BE84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685A795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1EE6D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2DF3E5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968B96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4" w:type="pct"/>
            <w:shd w:val="clear" w:color="auto" w:fill="auto"/>
          </w:tcPr>
          <w:p w14:paraId="319E483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6828DC72" w14:textId="77777777" w:rsidTr="007B233E">
        <w:tc>
          <w:tcPr>
            <w:tcW w:w="746" w:type="pct"/>
            <w:shd w:val="clear" w:color="auto" w:fill="auto"/>
          </w:tcPr>
          <w:p w14:paraId="7536280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9AA955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030341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44B88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0CD46D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404" w:type="pct"/>
            <w:shd w:val="clear" w:color="auto" w:fill="auto"/>
          </w:tcPr>
          <w:p w14:paraId="6E23A2C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12F330A" w14:textId="77777777" w:rsidTr="007B233E">
        <w:tc>
          <w:tcPr>
            <w:tcW w:w="746" w:type="pct"/>
            <w:shd w:val="clear" w:color="auto" w:fill="auto"/>
          </w:tcPr>
          <w:p w14:paraId="029E031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2EA597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377BD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3B70EB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0BD507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404" w:type="pct"/>
            <w:shd w:val="clear" w:color="auto" w:fill="auto"/>
          </w:tcPr>
          <w:p w14:paraId="69C3A21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17593D4" w14:textId="77777777" w:rsidTr="007B233E">
        <w:tc>
          <w:tcPr>
            <w:tcW w:w="5000" w:type="pct"/>
            <w:gridSpan w:val="11"/>
            <w:shd w:val="clear" w:color="auto" w:fill="auto"/>
          </w:tcPr>
          <w:p w14:paraId="5AC5CDD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789884DC" w14:textId="77777777" w:rsidTr="007B233E">
        <w:tc>
          <w:tcPr>
            <w:tcW w:w="746" w:type="pct"/>
            <w:shd w:val="clear" w:color="auto" w:fill="auto"/>
          </w:tcPr>
          <w:p w14:paraId="46B5221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2DEA237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A5FC5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72C8D5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3365D9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4" w:type="pct"/>
            <w:shd w:val="clear" w:color="auto" w:fill="auto"/>
          </w:tcPr>
          <w:p w14:paraId="77B1BC7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DE3CC74" w14:textId="77777777" w:rsidTr="007B233E">
        <w:tc>
          <w:tcPr>
            <w:tcW w:w="746" w:type="pct"/>
            <w:shd w:val="clear" w:color="auto" w:fill="auto"/>
          </w:tcPr>
          <w:p w14:paraId="0E2DE56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1C5A50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65837B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15E0FD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0938DD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404" w:type="pct"/>
            <w:shd w:val="clear" w:color="auto" w:fill="auto"/>
          </w:tcPr>
          <w:p w14:paraId="67B4606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C4BF7B5" w14:textId="77777777" w:rsidTr="007B233E">
        <w:tc>
          <w:tcPr>
            <w:tcW w:w="746" w:type="pct"/>
            <w:shd w:val="clear" w:color="auto" w:fill="auto"/>
          </w:tcPr>
          <w:p w14:paraId="772740F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7F4918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C80F39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A0DBD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C1D433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404" w:type="pct"/>
            <w:shd w:val="clear" w:color="auto" w:fill="auto"/>
          </w:tcPr>
          <w:p w14:paraId="49A8D04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3977D79" w14:textId="77777777" w:rsidTr="007B233E">
        <w:tc>
          <w:tcPr>
            <w:tcW w:w="746" w:type="pct"/>
            <w:shd w:val="clear" w:color="auto" w:fill="auto"/>
          </w:tcPr>
          <w:p w14:paraId="396ABD8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4EF50D8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A13C9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41ACAB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2DF03B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404" w:type="pct"/>
            <w:shd w:val="clear" w:color="auto" w:fill="auto"/>
          </w:tcPr>
          <w:p w14:paraId="609DDF9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168D69F6" w14:textId="77777777" w:rsidTr="007B233E">
        <w:tc>
          <w:tcPr>
            <w:tcW w:w="5000" w:type="pct"/>
            <w:gridSpan w:val="11"/>
            <w:shd w:val="clear" w:color="auto" w:fill="auto"/>
            <w:vAlign w:val="center"/>
          </w:tcPr>
          <w:p w14:paraId="05B547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7617C">
              <w:rPr>
                <w:b/>
                <w:sz w:val="20"/>
              </w:rPr>
              <w:t>Информация о допуске заявки</w:t>
            </w:r>
          </w:p>
        </w:tc>
      </w:tr>
      <w:tr w:rsidR="004A5F56" w14:paraId="644DDF1B" w14:textId="77777777" w:rsidTr="007B233E">
        <w:tc>
          <w:tcPr>
            <w:tcW w:w="755" w:type="pct"/>
            <w:gridSpan w:val="2"/>
            <w:shd w:val="clear" w:color="auto" w:fill="auto"/>
            <w:vAlign w:val="center"/>
          </w:tcPr>
          <w:p w14:paraId="4A26CF7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7617C">
              <w:rPr>
                <w:b/>
                <w:sz w:val="20"/>
              </w:rPr>
              <w:t>admittedInfo</w:t>
            </w:r>
          </w:p>
        </w:tc>
        <w:tc>
          <w:tcPr>
            <w:tcW w:w="756" w:type="pct"/>
            <w:gridSpan w:val="2"/>
            <w:shd w:val="clear" w:color="auto" w:fill="auto"/>
          </w:tcPr>
          <w:p w14:paraId="4DF204E9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27" w:type="pct"/>
            <w:gridSpan w:val="2"/>
            <w:shd w:val="clear" w:color="auto" w:fill="auto"/>
          </w:tcPr>
          <w:p w14:paraId="58B342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55" w:type="pct"/>
            <w:gridSpan w:val="2"/>
            <w:shd w:val="clear" w:color="auto" w:fill="auto"/>
          </w:tcPr>
          <w:p w14:paraId="6FFAAE2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62" w:type="pct"/>
            <w:shd w:val="clear" w:color="auto" w:fill="auto"/>
          </w:tcPr>
          <w:p w14:paraId="7EF8643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46" w:type="pct"/>
            <w:gridSpan w:val="2"/>
            <w:shd w:val="clear" w:color="auto" w:fill="auto"/>
            <w:vAlign w:val="center"/>
          </w:tcPr>
          <w:p w14:paraId="1A2A500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6B78ACAD" w14:textId="77777777" w:rsidTr="007B233E">
        <w:tc>
          <w:tcPr>
            <w:tcW w:w="755" w:type="pct"/>
            <w:gridSpan w:val="2"/>
            <w:vMerge w:val="restart"/>
            <w:shd w:val="clear" w:color="auto" w:fill="auto"/>
            <w:vAlign w:val="center"/>
          </w:tcPr>
          <w:p w14:paraId="1A750D97" w14:textId="77777777" w:rsidR="004A5F56" w:rsidRPr="00382F55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из узла</w:t>
            </w:r>
          </w:p>
        </w:tc>
        <w:tc>
          <w:tcPr>
            <w:tcW w:w="756" w:type="pct"/>
            <w:gridSpan w:val="2"/>
            <w:shd w:val="clear" w:color="auto" w:fill="auto"/>
          </w:tcPr>
          <w:p w14:paraId="17971A39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27" w:type="pct"/>
            <w:gridSpan w:val="2"/>
            <w:shd w:val="clear" w:color="auto" w:fill="auto"/>
          </w:tcPr>
          <w:p w14:paraId="1AD5B14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55" w:type="pct"/>
            <w:gridSpan w:val="2"/>
            <w:shd w:val="clear" w:color="auto" w:fill="auto"/>
          </w:tcPr>
          <w:p w14:paraId="12FFEAC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62" w:type="pct"/>
            <w:shd w:val="clear" w:color="auto" w:fill="auto"/>
          </w:tcPr>
          <w:p w14:paraId="7EDFC92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446" w:type="pct"/>
            <w:gridSpan w:val="2"/>
            <w:shd w:val="clear" w:color="auto" w:fill="auto"/>
          </w:tcPr>
          <w:p w14:paraId="6A34178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0D38ED" w14:paraId="5827134A" w14:textId="77777777" w:rsidTr="007B233E">
        <w:tc>
          <w:tcPr>
            <w:tcW w:w="755" w:type="pct"/>
            <w:gridSpan w:val="2"/>
            <w:vMerge/>
            <w:shd w:val="clear" w:color="auto" w:fill="auto"/>
            <w:vAlign w:val="center"/>
          </w:tcPr>
          <w:p w14:paraId="0F855FF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6" w:type="pct"/>
            <w:gridSpan w:val="2"/>
            <w:shd w:val="clear" w:color="auto" w:fill="auto"/>
          </w:tcPr>
          <w:p w14:paraId="0AC0190C" w14:textId="77777777" w:rsidR="004A5F56" w:rsidRPr="000D38ED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admitted</w:t>
            </w:r>
          </w:p>
        </w:tc>
        <w:tc>
          <w:tcPr>
            <w:tcW w:w="227" w:type="pct"/>
            <w:gridSpan w:val="2"/>
            <w:shd w:val="clear" w:color="auto" w:fill="auto"/>
          </w:tcPr>
          <w:p w14:paraId="068D94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55" w:type="pct"/>
            <w:gridSpan w:val="2"/>
            <w:shd w:val="clear" w:color="auto" w:fill="auto"/>
          </w:tcPr>
          <w:p w14:paraId="007F885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362" w:type="pct"/>
            <w:shd w:val="clear" w:color="auto" w:fill="auto"/>
          </w:tcPr>
          <w:p w14:paraId="379D81A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Оценка заявки</w:t>
            </w:r>
          </w:p>
        </w:tc>
        <w:tc>
          <w:tcPr>
            <w:tcW w:w="1446" w:type="pct"/>
            <w:gridSpan w:val="2"/>
            <w:shd w:val="clear" w:color="auto" w:fill="auto"/>
            <w:vAlign w:val="center"/>
          </w:tcPr>
          <w:p w14:paraId="3084225D" w14:textId="77777777" w:rsidR="004A5F56" w:rsidRPr="000D38E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Допустимо только указание значения </w:t>
            </w:r>
            <w:r>
              <w:rPr>
                <w:sz w:val="20"/>
                <w:lang w:val="en-US"/>
              </w:rPr>
              <w:t>true</w:t>
            </w:r>
          </w:p>
        </w:tc>
      </w:tr>
      <w:tr w:rsidR="004A5F56" w:rsidRPr="001A4780" w14:paraId="3E467956" w14:textId="77777777" w:rsidTr="007B233E">
        <w:tc>
          <w:tcPr>
            <w:tcW w:w="5000" w:type="pct"/>
            <w:gridSpan w:val="11"/>
            <w:shd w:val="clear" w:color="auto" w:fill="auto"/>
          </w:tcPr>
          <w:p w14:paraId="6E1BDEF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4B76AA85" w14:textId="77777777" w:rsidTr="007B233E">
        <w:tc>
          <w:tcPr>
            <w:tcW w:w="746" w:type="pct"/>
            <w:shd w:val="clear" w:color="auto" w:fill="auto"/>
            <w:vAlign w:val="center"/>
          </w:tcPr>
          <w:p w14:paraId="30A9A199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6A93DC0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5B2E06A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A58317A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346EEF89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  <w:vAlign w:val="center"/>
          </w:tcPr>
          <w:p w14:paraId="1EE828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0177213" w14:textId="77777777" w:rsidTr="007B233E">
        <w:tc>
          <w:tcPr>
            <w:tcW w:w="746" w:type="pct"/>
            <w:shd w:val="clear" w:color="auto" w:fill="auto"/>
            <w:vAlign w:val="center"/>
          </w:tcPr>
          <w:p w14:paraId="2278806B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3E34305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8EC87F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0AE7406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FA5D362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17AB423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5DD5193" w14:textId="77777777" w:rsidTr="007B233E">
        <w:tc>
          <w:tcPr>
            <w:tcW w:w="746" w:type="pct"/>
            <w:shd w:val="clear" w:color="auto" w:fill="auto"/>
            <w:vAlign w:val="center"/>
          </w:tcPr>
          <w:p w14:paraId="3E800AAF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126B5DD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51BB467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2E4BA72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BD177E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6DF11C7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576D2A3" w14:textId="77777777" w:rsidTr="007B233E">
        <w:tc>
          <w:tcPr>
            <w:tcW w:w="5000" w:type="pct"/>
            <w:gridSpan w:val="11"/>
            <w:shd w:val="clear" w:color="auto" w:fill="auto"/>
            <w:vAlign w:val="center"/>
          </w:tcPr>
          <w:p w14:paraId="268F608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06485017" w14:textId="77777777" w:rsidTr="007B233E">
        <w:tc>
          <w:tcPr>
            <w:tcW w:w="746" w:type="pct"/>
            <w:shd w:val="clear" w:color="auto" w:fill="auto"/>
          </w:tcPr>
          <w:p w14:paraId="1A7BAEE1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5F0A44A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BDB6759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3B18B193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3D6131FD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  <w:vAlign w:val="center"/>
          </w:tcPr>
          <w:p w14:paraId="54C78BB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41EA8B8" w14:textId="77777777" w:rsidTr="007B233E">
        <w:tc>
          <w:tcPr>
            <w:tcW w:w="746" w:type="pct"/>
            <w:shd w:val="clear" w:color="auto" w:fill="auto"/>
            <w:vAlign w:val="center"/>
          </w:tcPr>
          <w:p w14:paraId="1F353CF4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87011C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665DB9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8267407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63DE0A6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5EE00B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6C44C2" w14:textId="77777777" w:rsidTr="007B233E">
        <w:tc>
          <w:tcPr>
            <w:tcW w:w="746" w:type="pct"/>
            <w:shd w:val="clear" w:color="auto" w:fill="auto"/>
            <w:vAlign w:val="center"/>
          </w:tcPr>
          <w:p w14:paraId="373B7E93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0739E2E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E87F6D7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11595C8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42012D0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3D7EAA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6AE2AD4" w14:textId="77777777" w:rsidTr="007B233E">
        <w:tc>
          <w:tcPr>
            <w:tcW w:w="5000" w:type="pct"/>
            <w:gridSpan w:val="11"/>
            <w:shd w:val="clear" w:color="auto" w:fill="auto"/>
            <w:vAlign w:val="center"/>
          </w:tcPr>
          <w:p w14:paraId="379693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4A5F56" w:rsidRPr="001A4780" w14:paraId="7DC04F94" w14:textId="77777777" w:rsidTr="007B233E">
        <w:tc>
          <w:tcPr>
            <w:tcW w:w="746" w:type="pct"/>
            <w:shd w:val="clear" w:color="auto" w:fill="auto"/>
            <w:vAlign w:val="center"/>
          </w:tcPr>
          <w:p w14:paraId="02ADBBD8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</w:rPr>
              <w:t>co</w:t>
            </w:r>
            <w:r w:rsidRPr="00351964">
              <w:rPr>
                <w:b/>
                <w:sz w:val="20"/>
              </w:rPr>
              <w:t>rrespondencies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E0C031E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DE071D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767C0A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0FB3DE8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026BD46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F160ECA" w14:textId="77777777" w:rsidTr="007B233E">
        <w:tc>
          <w:tcPr>
            <w:tcW w:w="746" w:type="pct"/>
            <w:shd w:val="clear" w:color="auto" w:fill="auto"/>
            <w:vAlign w:val="center"/>
          </w:tcPr>
          <w:p w14:paraId="55B9CAA4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39FD94F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607C7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E94007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EE23B7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480FBEC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6F1CFB87" w14:textId="77777777" w:rsidTr="007B233E">
        <w:tc>
          <w:tcPr>
            <w:tcW w:w="746" w:type="pct"/>
            <w:shd w:val="clear" w:color="auto" w:fill="auto"/>
            <w:vAlign w:val="center"/>
          </w:tcPr>
          <w:p w14:paraId="2C422DF5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1E9C9ED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0F44C3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371D6A0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7E7A2D6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302DFBA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DE854D8" w14:textId="77777777" w:rsidTr="007B233E">
        <w:tc>
          <w:tcPr>
            <w:tcW w:w="746" w:type="pct"/>
            <w:shd w:val="clear" w:color="auto" w:fill="auto"/>
            <w:vAlign w:val="center"/>
          </w:tcPr>
          <w:p w14:paraId="45EA6886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CB8A788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2FFF7D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0D4522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C610BA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404" w:type="pct"/>
            <w:shd w:val="clear" w:color="auto" w:fill="auto"/>
          </w:tcPr>
          <w:p w14:paraId="7208927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5C3D04" w14:textId="77777777" w:rsidTr="007B233E">
        <w:tc>
          <w:tcPr>
            <w:tcW w:w="746" w:type="pct"/>
            <w:vMerge w:val="restart"/>
            <w:shd w:val="clear" w:color="auto" w:fill="auto"/>
            <w:vAlign w:val="center"/>
          </w:tcPr>
          <w:p w14:paraId="650BCC57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0AB18B3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EDF3E8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56DAC8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B80DD2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404" w:type="pct"/>
            <w:shd w:val="clear" w:color="auto" w:fill="auto"/>
          </w:tcPr>
          <w:p w14:paraId="19B13C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F2C5EFF" w14:textId="77777777" w:rsidTr="007B233E">
        <w:tc>
          <w:tcPr>
            <w:tcW w:w="746" w:type="pct"/>
            <w:vMerge/>
            <w:shd w:val="clear" w:color="auto" w:fill="auto"/>
            <w:vAlign w:val="center"/>
          </w:tcPr>
          <w:p w14:paraId="509D8E6E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76DF2D8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00A1CF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F06EB8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78771A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404" w:type="pct"/>
            <w:shd w:val="clear" w:color="auto" w:fill="auto"/>
          </w:tcPr>
          <w:p w14:paraId="322060B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CFA46FE" w14:textId="77777777" w:rsidTr="007B233E">
        <w:tc>
          <w:tcPr>
            <w:tcW w:w="5000" w:type="pct"/>
            <w:gridSpan w:val="11"/>
            <w:shd w:val="clear" w:color="auto" w:fill="auto"/>
          </w:tcPr>
          <w:p w14:paraId="04452DC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4A5F56" w:rsidRPr="001A4780" w14:paraId="66878366" w14:textId="77777777" w:rsidTr="007B233E">
        <w:tc>
          <w:tcPr>
            <w:tcW w:w="746" w:type="pct"/>
            <w:shd w:val="clear" w:color="auto" w:fill="auto"/>
          </w:tcPr>
          <w:p w14:paraId="58826958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E10448A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122275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64D14B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161FB88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59F6A79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5094337" w14:textId="77777777" w:rsidTr="007B233E">
        <w:tc>
          <w:tcPr>
            <w:tcW w:w="746" w:type="pct"/>
            <w:shd w:val="clear" w:color="auto" w:fill="auto"/>
          </w:tcPr>
          <w:p w14:paraId="77C8C774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C98A074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5070F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70A59B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320C53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404" w:type="pct"/>
            <w:shd w:val="clear" w:color="auto" w:fill="auto"/>
          </w:tcPr>
          <w:p w14:paraId="4B3A422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4C0664" w14:textId="77777777" w:rsidTr="007B233E">
        <w:tc>
          <w:tcPr>
            <w:tcW w:w="746" w:type="pct"/>
            <w:shd w:val="clear" w:color="auto" w:fill="auto"/>
          </w:tcPr>
          <w:p w14:paraId="1F64556C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72DCBCD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2F060D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ABF40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62C140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404" w:type="pct"/>
            <w:shd w:val="clear" w:color="auto" w:fill="auto"/>
          </w:tcPr>
          <w:p w14:paraId="740A2C2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DF30497" w14:textId="77777777" w:rsidTr="007B233E">
        <w:tc>
          <w:tcPr>
            <w:tcW w:w="746" w:type="pct"/>
            <w:shd w:val="clear" w:color="auto" w:fill="auto"/>
          </w:tcPr>
          <w:p w14:paraId="109E15B4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BB35909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A6B5C0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3B737E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N(100)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6E7DF2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Величина (преимущества)</w:t>
            </w:r>
          </w:p>
        </w:tc>
        <w:tc>
          <w:tcPr>
            <w:tcW w:w="1404" w:type="pct"/>
            <w:shd w:val="clear" w:color="auto" w:fill="auto"/>
          </w:tcPr>
          <w:p w14:paraId="38688C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1CCB829" w14:textId="77777777" w:rsidTr="007B233E">
        <w:tc>
          <w:tcPr>
            <w:tcW w:w="5000" w:type="pct"/>
            <w:gridSpan w:val="11"/>
            <w:shd w:val="clear" w:color="auto" w:fill="auto"/>
          </w:tcPr>
          <w:p w14:paraId="0F03D9F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Требование</w:t>
            </w:r>
          </w:p>
        </w:tc>
      </w:tr>
      <w:tr w:rsidR="004A5F56" w:rsidRPr="001A4780" w14:paraId="5E476C5F" w14:textId="77777777" w:rsidTr="007B233E">
        <w:tc>
          <w:tcPr>
            <w:tcW w:w="746" w:type="pct"/>
            <w:shd w:val="clear" w:color="auto" w:fill="auto"/>
          </w:tcPr>
          <w:p w14:paraId="45C1CCEB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6DF2CE9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ACAC2C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3FA042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022C0CD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6EF594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AE46160" w14:textId="77777777" w:rsidTr="007B233E">
        <w:tc>
          <w:tcPr>
            <w:tcW w:w="746" w:type="pct"/>
            <w:shd w:val="clear" w:color="auto" w:fill="auto"/>
          </w:tcPr>
          <w:p w14:paraId="751568D4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1637192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F08BEB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D8A24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79B22D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404" w:type="pct"/>
            <w:shd w:val="clear" w:color="auto" w:fill="auto"/>
          </w:tcPr>
          <w:p w14:paraId="1595B24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4F2192B" w14:textId="77777777" w:rsidTr="007B233E">
        <w:tc>
          <w:tcPr>
            <w:tcW w:w="746" w:type="pct"/>
            <w:shd w:val="clear" w:color="auto" w:fill="auto"/>
          </w:tcPr>
          <w:p w14:paraId="167859B9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216CA60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F5E993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B29CD9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DC1138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404" w:type="pct"/>
            <w:shd w:val="clear" w:color="auto" w:fill="auto"/>
          </w:tcPr>
          <w:p w14:paraId="13176E6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E1378A4" w14:textId="77777777" w:rsidTr="007B233E">
        <w:tc>
          <w:tcPr>
            <w:tcW w:w="746" w:type="pct"/>
            <w:shd w:val="clear" w:color="auto" w:fill="auto"/>
          </w:tcPr>
          <w:p w14:paraId="56BC3440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D2D6CD8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2B55C0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298764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DFE2D5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404" w:type="pct"/>
            <w:shd w:val="clear" w:color="auto" w:fill="auto"/>
          </w:tcPr>
          <w:p w14:paraId="2B1DB77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</w:tbl>
    <w:p w14:paraId="3C07F875" w14:textId="77777777" w:rsidR="001B797A" w:rsidRPr="005D0A39" w:rsidRDefault="001B797A" w:rsidP="001B797A">
      <w:pPr>
        <w:rPr>
          <w:lang w:val="en-US"/>
        </w:rPr>
      </w:pPr>
    </w:p>
    <w:p w14:paraId="50C81C0C" w14:textId="27D17C16" w:rsidR="001910F6" w:rsidRDefault="001910F6" w:rsidP="009D1964">
      <w:pPr>
        <w:pStyle w:val="20"/>
        <w:numPr>
          <w:ilvl w:val="0"/>
          <w:numId w:val="54"/>
        </w:numPr>
      </w:pPr>
      <w:r w:rsidRPr="00FD3725">
        <w:t xml:space="preserve">Протокол проведения запроса предложений в ЗП </w:t>
      </w:r>
      <w:r w:rsidR="00FB32E0">
        <w:t>(запросе предложений)</w:t>
      </w:r>
    </w:p>
    <w:tbl>
      <w:tblPr>
        <w:tblW w:w="4907" w:type="pct"/>
        <w:tblInd w:w="-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0"/>
        <w:gridCol w:w="1618"/>
        <w:gridCol w:w="417"/>
        <w:gridCol w:w="1033"/>
        <w:gridCol w:w="2829"/>
        <w:gridCol w:w="2649"/>
      </w:tblGrid>
      <w:tr w:rsidR="001910F6" w:rsidRPr="001A4780" w14:paraId="0C4BAFBB" w14:textId="77777777" w:rsidTr="007B233E">
        <w:trPr>
          <w:tblHeader/>
        </w:trPr>
        <w:tc>
          <w:tcPr>
            <w:tcW w:w="738" w:type="pct"/>
            <w:shd w:val="clear" w:color="auto" w:fill="D9D9D9"/>
            <w:hideMark/>
          </w:tcPr>
          <w:p w14:paraId="27E8E9BA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807" w:type="pct"/>
            <w:shd w:val="clear" w:color="auto" w:fill="D9D9D9"/>
            <w:hideMark/>
          </w:tcPr>
          <w:p w14:paraId="2D5B5798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8" w:type="pct"/>
            <w:shd w:val="clear" w:color="auto" w:fill="D9D9D9"/>
            <w:hideMark/>
          </w:tcPr>
          <w:p w14:paraId="243C1F96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515" w:type="pct"/>
            <w:shd w:val="clear" w:color="auto" w:fill="D9D9D9"/>
            <w:hideMark/>
          </w:tcPr>
          <w:p w14:paraId="31948E44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11" w:type="pct"/>
            <w:shd w:val="clear" w:color="auto" w:fill="D9D9D9"/>
            <w:hideMark/>
          </w:tcPr>
          <w:p w14:paraId="2B229933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22" w:type="pct"/>
            <w:shd w:val="clear" w:color="auto" w:fill="D9D9D9"/>
            <w:hideMark/>
          </w:tcPr>
          <w:p w14:paraId="695C12D7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1910F6" w:rsidRPr="001A4780" w14:paraId="1B7EDB05" w14:textId="77777777" w:rsidTr="007B233E">
        <w:tc>
          <w:tcPr>
            <w:tcW w:w="5000" w:type="pct"/>
            <w:gridSpan w:val="6"/>
            <w:shd w:val="clear" w:color="auto" w:fill="auto"/>
          </w:tcPr>
          <w:p w14:paraId="4EA14271" w14:textId="77777777" w:rsidR="001910F6" w:rsidRPr="003368C2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FD3725">
              <w:rPr>
                <w:b/>
                <w:sz w:val="20"/>
              </w:rPr>
              <w:t>Протокол проведения запроса предложений в ЗП</w:t>
            </w:r>
          </w:p>
        </w:tc>
      </w:tr>
      <w:tr w:rsidR="001910F6" w:rsidRPr="001A4780" w14:paraId="1FD2DEB8" w14:textId="77777777" w:rsidTr="007B233E">
        <w:tc>
          <w:tcPr>
            <w:tcW w:w="738" w:type="pct"/>
            <w:shd w:val="clear" w:color="auto" w:fill="auto"/>
            <w:hideMark/>
          </w:tcPr>
          <w:p w14:paraId="6CA50CDB" w14:textId="77777777" w:rsidR="001910F6" w:rsidRPr="00FD3725" w:rsidRDefault="001910F6" w:rsidP="005E17AD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  <w:lang w:val="en-US"/>
              </w:rPr>
              <w:t>protocolZP</w:t>
            </w:r>
          </w:p>
        </w:tc>
        <w:tc>
          <w:tcPr>
            <w:tcW w:w="807" w:type="pct"/>
            <w:shd w:val="clear" w:color="auto" w:fill="auto"/>
            <w:hideMark/>
          </w:tcPr>
          <w:p w14:paraId="12EB16B0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8" w:type="pct"/>
            <w:shd w:val="clear" w:color="auto" w:fill="auto"/>
            <w:hideMark/>
          </w:tcPr>
          <w:p w14:paraId="5FD20B6B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515" w:type="pct"/>
            <w:shd w:val="clear" w:color="auto" w:fill="auto"/>
            <w:hideMark/>
          </w:tcPr>
          <w:p w14:paraId="180CEB87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11" w:type="pct"/>
            <w:shd w:val="clear" w:color="auto" w:fill="auto"/>
            <w:hideMark/>
          </w:tcPr>
          <w:p w14:paraId="42B463D9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22" w:type="pct"/>
            <w:shd w:val="clear" w:color="auto" w:fill="auto"/>
            <w:hideMark/>
          </w:tcPr>
          <w:p w14:paraId="1D675274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1910F6" w:rsidRPr="001A4780" w14:paraId="42B66561" w14:textId="77777777" w:rsidTr="007B233E">
        <w:tc>
          <w:tcPr>
            <w:tcW w:w="738" w:type="pct"/>
            <w:shd w:val="clear" w:color="auto" w:fill="auto"/>
          </w:tcPr>
          <w:p w14:paraId="77B7039E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312CF3E" w14:textId="77777777" w:rsidR="001910F6" w:rsidRPr="00351BEA" w:rsidRDefault="001910F6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8" w:type="pct"/>
            <w:shd w:val="clear" w:color="auto" w:fill="auto"/>
          </w:tcPr>
          <w:p w14:paraId="43A54754" w14:textId="77777777" w:rsidR="001910F6" w:rsidRPr="00351BEA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36AE3822" w14:textId="77777777" w:rsidR="001910F6" w:rsidRPr="001A4780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11" w:type="pct"/>
            <w:shd w:val="clear" w:color="auto" w:fill="auto"/>
          </w:tcPr>
          <w:p w14:paraId="54AC494A" w14:textId="77777777" w:rsidR="001910F6" w:rsidRPr="001A4780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22" w:type="pct"/>
            <w:shd w:val="clear" w:color="auto" w:fill="auto"/>
          </w:tcPr>
          <w:p w14:paraId="09C22F86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79A5DE9A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6B59A4C1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69126A6F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028A1AF1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07383146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2F21E762" w14:textId="483B25C3" w:rsidR="001910F6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</w:t>
            </w:r>
            <w:r w:rsidR="005C6213">
              <w:rPr>
                <w:sz w:val="20"/>
              </w:rPr>
              <w:t>,6.1,6.2</w:t>
            </w:r>
          </w:p>
        </w:tc>
      </w:tr>
      <w:tr w:rsidR="001910F6" w:rsidRPr="001A4780" w14:paraId="06542457" w14:textId="77777777" w:rsidTr="007B233E">
        <w:tc>
          <w:tcPr>
            <w:tcW w:w="738" w:type="pct"/>
            <w:shd w:val="clear" w:color="auto" w:fill="auto"/>
          </w:tcPr>
          <w:p w14:paraId="6A5C1EB7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B134292" w14:textId="77777777" w:rsidR="001910F6" w:rsidRPr="001176A0" w:rsidRDefault="001910F6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8" w:type="pct"/>
            <w:shd w:val="clear" w:color="auto" w:fill="auto"/>
          </w:tcPr>
          <w:p w14:paraId="5CEDD10D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2A79BCDC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1" w:type="pct"/>
            <w:shd w:val="clear" w:color="auto" w:fill="auto"/>
          </w:tcPr>
          <w:p w14:paraId="1B4F154C" w14:textId="5C769898" w:rsidR="001910F6" w:rsidRPr="00724833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22" w:type="pct"/>
            <w:shd w:val="clear" w:color="auto" w:fill="auto"/>
          </w:tcPr>
          <w:p w14:paraId="43F0C220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2E07632C" w14:textId="77777777" w:rsidTr="007B233E">
        <w:tc>
          <w:tcPr>
            <w:tcW w:w="738" w:type="pct"/>
            <w:shd w:val="clear" w:color="auto" w:fill="auto"/>
          </w:tcPr>
          <w:p w14:paraId="6502C17F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5C5FF34" w14:textId="77777777" w:rsidR="001910F6" w:rsidRPr="00400017" w:rsidRDefault="001910F6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8" w:type="pct"/>
            <w:shd w:val="clear" w:color="auto" w:fill="auto"/>
          </w:tcPr>
          <w:p w14:paraId="07DC2E1C" w14:textId="77777777" w:rsidR="001910F6" w:rsidRPr="00400017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24E18ED6" w14:textId="77777777" w:rsidR="001910F6" w:rsidRPr="00400017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11" w:type="pct"/>
            <w:shd w:val="clear" w:color="auto" w:fill="auto"/>
          </w:tcPr>
          <w:p w14:paraId="7C317717" w14:textId="77777777" w:rsidR="001910F6" w:rsidRPr="00400017" w:rsidRDefault="001910F6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22" w:type="pct"/>
            <w:shd w:val="clear" w:color="auto" w:fill="auto"/>
          </w:tcPr>
          <w:p w14:paraId="10B294E9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13418F8B" w14:textId="77777777" w:rsidTr="007B233E">
        <w:tc>
          <w:tcPr>
            <w:tcW w:w="738" w:type="pct"/>
            <w:shd w:val="clear" w:color="auto" w:fill="auto"/>
          </w:tcPr>
          <w:p w14:paraId="6C744F1F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50C44AF" w14:textId="77777777" w:rsidR="001910F6" w:rsidRPr="00400017" w:rsidRDefault="001910F6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8" w:type="pct"/>
            <w:shd w:val="clear" w:color="auto" w:fill="auto"/>
          </w:tcPr>
          <w:p w14:paraId="02B3C120" w14:textId="77777777" w:rsidR="001910F6" w:rsidRPr="00400017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45048A0B" w14:textId="77777777" w:rsidR="001910F6" w:rsidRPr="00400017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11" w:type="pct"/>
            <w:shd w:val="clear" w:color="auto" w:fill="auto"/>
          </w:tcPr>
          <w:p w14:paraId="5A30A249" w14:textId="77777777" w:rsidR="001910F6" w:rsidRPr="00400017" w:rsidRDefault="001910F6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22" w:type="pct"/>
            <w:shd w:val="clear" w:color="auto" w:fill="auto"/>
          </w:tcPr>
          <w:p w14:paraId="16CEB6A5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1910F6" w:rsidRPr="001A4780" w14:paraId="2134C8F5" w14:textId="77777777" w:rsidTr="007B233E">
        <w:tc>
          <w:tcPr>
            <w:tcW w:w="738" w:type="pct"/>
            <w:shd w:val="clear" w:color="auto" w:fill="auto"/>
          </w:tcPr>
          <w:p w14:paraId="552C726E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52EC2E0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8" w:type="pct"/>
            <w:shd w:val="clear" w:color="auto" w:fill="auto"/>
          </w:tcPr>
          <w:p w14:paraId="0DF6C7D8" w14:textId="77777777" w:rsidR="001910F6" w:rsidRPr="00724833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4F5D7359" w14:textId="77777777" w:rsidR="001910F6" w:rsidRPr="008D298C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4F1EFAEB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22" w:type="pct"/>
            <w:shd w:val="clear" w:color="auto" w:fill="auto"/>
          </w:tcPr>
          <w:p w14:paraId="728CDE30" w14:textId="77777777" w:rsidR="001910F6" w:rsidRPr="00C85B91" w:rsidRDefault="001910F6" w:rsidP="005E17AD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910F6" w:rsidRPr="001A4780" w14:paraId="3527EC40" w14:textId="77777777" w:rsidTr="007B233E">
        <w:tc>
          <w:tcPr>
            <w:tcW w:w="738" w:type="pct"/>
            <w:shd w:val="clear" w:color="auto" w:fill="auto"/>
          </w:tcPr>
          <w:p w14:paraId="010E19AD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4FBBDF1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8" w:type="pct"/>
            <w:shd w:val="clear" w:color="auto" w:fill="auto"/>
          </w:tcPr>
          <w:p w14:paraId="18B293F5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15E2CEF9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392AE1B0" w14:textId="77777777" w:rsidR="001910F6" w:rsidRPr="00997F9C" w:rsidRDefault="001910F6" w:rsidP="005E17AD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22" w:type="pct"/>
            <w:shd w:val="clear" w:color="auto" w:fill="auto"/>
          </w:tcPr>
          <w:p w14:paraId="3D20FA1D" w14:textId="77777777" w:rsidR="001910F6" w:rsidRPr="00C85B91" w:rsidRDefault="001910F6" w:rsidP="005E17AD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910F6" w:rsidRPr="001A4780" w14:paraId="35DAA80B" w14:textId="77777777" w:rsidTr="007B233E">
        <w:tc>
          <w:tcPr>
            <w:tcW w:w="738" w:type="pct"/>
            <w:shd w:val="clear" w:color="auto" w:fill="auto"/>
          </w:tcPr>
          <w:p w14:paraId="579F1230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C89AB75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8" w:type="pct"/>
            <w:shd w:val="clear" w:color="auto" w:fill="auto"/>
          </w:tcPr>
          <w:p w14:paraId="18837030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05739C43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3F3E5A02" w14:textId="77777777" w:rsidR="001910F6" w:rsidRPr="00997F9C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22" w:type="pct"/>
            <w:shd w:val="clear" w:color="auto" w:fill="auto"/>
          </w:tcPr>
          <w:p w14:paraId="560FC3E2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1910F6" w:rsidRPr="001A4780" w14:paraId="01FD8F6B" w14:textId="77777777" w:rsidTr="007B233E">
        <w:tc>
          <w:tcPr>
            <w:tcW w:w="738" w:type="pct"/>
            <w:shd w:val="clear" w:color="auto" w:fill="auto"/>
          </w:tcPr>
          <w:p w14:paraId="206D79E7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2EA4679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8" w:type="pct"/>
            <w:shd w:val="clear" w:color="auto" w:fill="auto"/>
          </w:tcPr>
          <w:p w14:paraId="109E423D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225FCD11" w14:textId="77777777" w:rsidR="001910F6" w:rsidRPr="002A7A10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1" w:type="pct"/>
            <w:shd w:val="clear" w:color="auto" w:fill="auto"/>
          </w:tcPr>
          <w:p w14:paraId="504AD3C6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22" w:type="pct"/>
            <w:shd w:val="clear" w:color="auto" w:fill="auto"/>
          </w:tcPr>
          <w:p w14:paraId="61AB4186" w14:textId="77777777" w:rsidR="001910F6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035C109A" w14:textId="77777777" w:rsidTr="007B233E">
        <w:tc>
          <w:tcPr>
            <w:tcW w:w="738" w:type="pct"/>
            <w:shd w:val="clear" w:color="auto" w:fill="auto"/>
          </w:tcPr>
          <w:p w14:paraId="7773B843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D70CB9E" w14:textId="77777777" w:rsidR="001910F6" w:rsidRPr="000E70BD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8" w:type="pct"/>
            <w:shd w:val="clear" w:color="auto" w:fill="auto"/>
          </w:tcPr>
          <w:p w14:paraId="5B403EBE" w14:textId="77777777" w:rsidR="001910F6" w:rsidRPr="00724833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4AB3F0C4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74285EB3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22" w:type="pct"/>
            <w:shd w:val="clear" w:color="auto" w:fill="auto"/>
          </w:tcPr>
          <w:p w14:paraId="4BC5EE84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5515C4CF" w14:textId="77777777" w:rsidTr="007B233E">
        <w:tc>
          <w:tcPr>
            <w:tcW w:w="738" w:type="pct"/>
            <w:shd w:val="clear" w:color="auto" w:fill="auto"/>
          </w:tcPr>
          <w:p w14:paraId="7DF5A4D4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3C164C2" w14:textId="77777777" w:rsidR="001910F6" w:rsidRPr="001176A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8" w:type="pct"/>
            <w:shd w:val="clear" w:color="auto" w:fill="auto"/>
          </w:tcPr>
          <w:p w14:paraId="3D43372D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56A884E0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19FE62D0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22" w:type="pct"/>
            <w:shd w:val="clear" w:color="auto" w:fill="auto"/>
          </w:tcPr>
          <w:p w14:paraId="4F218C72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4EF53B3E" w14:textId="77777777" w:rsidTr="007B233E">
        <w:tc>
          <w:tcPr>
            <w:tcW w:w="738" w:type="pct"/>
            <w:shd w:val="clear" w:color="auto" w:fill="auto"/>
          </w:tcPr>
          <w:p w14:paraId="3F2C1968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9D78D51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8" w:type="pct"/>
            <w:shd w:val="clear" w:color="auto" w:fill="auto"/>
          </w:tcPr>
          <w:p w14:paraId="7D550A6E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427E0C08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78A0624C" w14:textId="77777777" w:rsidR="001910F6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22" w:type="pct"/>
            <w:shd w:val="clear" w:color="auto" w:fill="auto"/>
          </w:tcPr>
          <w:p w14:paraId="3BE8042E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5D413120" w14:textId="77777777" w:rsidTr="007B233E">
        <w:tc>
          <w:tcPr>
            <w:tcW w:w="738" w:type="pct"/>
            <w:shd w:val="clear" w:color="auto" w:fill="auto"/>
          </w:tcPr>
          <w:p w14:paraId="30EE8DE5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AC651E6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8" w:type="pct"/>
            <w:shd w:val="clear" w:color="auto" w:fill="auto"/>
          </w:tcPr>
          <w:p w14:paraId="3540B7E0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0EDAE59E" w14:textId="77777777" w:rsidR="001910F6" w:rsidRPr="002A7A10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7EA79EAF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22" w:type="pct"/>
            <w:shd w:val="clear" w:color="auto" w:fill="auto"/>
          </w:tcPr>
          <w:p w14:paraId="7F7F99EE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51E259EC" w14:textId="77777777" w:rsidTr="007B233E">
        <w:tc>
          <w:tcPr>
            <w:tcW w:w="738" w:type="pct"/>
            <w:shd w:val="clear" w:color="auto" w:fill="auto"/>
          </w:tcPr>
          <w:p w14:paraId="29068798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A8CAC6E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8" w:type="pct"/>
            <w:shd w:val="clear" w:color="auto" w:fill="auto"/>
          </w:tcPr>
          <w:p w14:paraId="01BFEC7B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3ADFC92E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11" w:type="pct"/>
            <w:shd w:val="clear" w:color="auto" w:fill="auto"/>
          </w:tcPr>
          <w:p w14:paraId="3635C0C8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22" w:type="pct"/>
            <w:shd w:val="clear" w:color="auto" w:fill="auto"/>
          </w:tcPr>
          <w:p w14:paraId="473185AF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1AD9B684" w14:textId="77777777" w:rsidTr="007B233E">
        <w:tc>
          <w:tcPr>
            <w:tcW w:w="738" w:type="pct"/>
            <w:shd w:val="clear" w:color="auto" w:fill="auto"/>
          </w:tcPr>
          <w:p w14:paraId="73A09A48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34BBD68" w14:textId="77777777" w:rsidR="001910F6" w:rsidRPr="001176A0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8" w:type="pct"/>
            <w:shd w:val="clear" w:color="auto" w:fill="auto"/>
          </w:tcPr>
          <w:p w14:paraId="3BAE255C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22DC0786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6E1975FF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22" w:type="pct"/>
            <w:shd w:val="clear" w:color="auto" w:fill="auto"/>
          </w:tcPr>
          <w:p w14:paraId="61D09B11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3E0D945C" w14:textId="77777777" w:rsidTr="007B233E">
        <w:tc>
          <w:tcPr>
            <w:tcW w:w="738" w:type="pct"/>
            <w:shd w:val="clear" w:color="auto" w:fill="auto"/>
          </w:tcPr>
          <w:p w14:paraId="48D3EEAE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  <w:vAlign w:val="center"/>
          </w:tcPr>
          <w:p w14:paraId="057859FD" w14:textId="00E91957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7520EB0A" w14:textId="3CD70B72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0AE5DE50" w14:textId="242BEC77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2F8E6A52" w14:textId="6BB47E05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22" w:type="pct"/>
            <w:shd w:val="clear" w:color="auto" w:fill="auto"/>
            <w:vAlign w:val="center"/>
          </w:tcPr>
          <w:p w14:paraId="3080C1A5" w14:textId="7C468BBB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05919BAB" w14:textId="569195F4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1910F6" w:rsidRPr="001A4780" w14:paraId="3FE1C532" w14:textId="77777777" w:rsidTr="007B233E">
        <w:tc>
          <w:tcPr>
            <w:tcW w:w="738" w:type="pct"/>
            <w:shd w:val="clear" w:color="auto" w:fill="auto"/>
          </w:tcPr>
          <w:p w14:paraId="2D3BA98A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4E3E6D3" w14:textId="77777777" w:rsidR="001910F6" w:rsidRPr="001176A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8" w:type="pct"/>
            <w:shd w:val="clear" w:color="auto" w:fill="auto"/>
          </w:tcPr>
          <w:p w14:paraId="161B28BD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2AF68658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4E8CB3D6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22" w:type="pct"/>
            <w:shd w:val="clear" w:color="auto" w:fill="auto"/>
          </w:tcPr>
          <w:p w14:paraId="06DBF8BB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019AA78F" w14:textId="77777777" w:rsidTr="007B233E">
        <w:tc>
          <w:tcPr>
            <w:tcW w:w="738" w:type="pct"/>
            <w:shd w:val="clear" w:color="auto" w:fill="auto"/>
          </w:tcPr>
          <w:p w14:paraId="5356EFE5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93E1123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8" w:type="pct"/>
            <w:shd w:val="clear" w:color="auto" w:fill="auto"/>
          </w:tcPr>
          <w:p w14:paraId="6D244999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24286347" w14:textId="77777777" w:rsidR="001910F6" w:rsidRPr="002A7A10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3C755576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22" w:type="pct"/>
            <w:shd w:val="clear" w:color="auto" w:fill="auto"/>
          </w:tcPr>
          <w:p w14:paraId="7C5C7252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1910F6" w:rsidRPr="001A4780" w14:paraId="65AB4A3F" w14:textId="77777777" w:rsidTr="007B233E">
        <w:tc>
          <w:tcPr>
            <w:tcW w:w="738" w:type="pct"/>
            <w:shd w:val="clear" w:color="auto" w:fill="auto"/>
          </w:tcPr>
          <w:p w14:paraId="251ABE7E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E0A9B54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8" w:type="pct"/>
            <w:shd w:val="clear" w:color="auto" w:fill="auto"/>
          </w:tcPr>
          <w:p w14:paraId="47F5A34B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3586582A" w14:textId="77777777" w:rsidR="001910F6" w:rsidRPr="002A7A10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7DF1124E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22" w:type="pct"/>
            <w:shd w:val="clear" w:color="auto" w:fill="auto"/>
          </w:tcPr>
          <w:p w14:paraId="24582C61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54F134CB" w14:textId="77777777" w:rsidTr="007B233E">
        <w:tc>
          <w:tcPr>
            <w:tcW w:w="738" w:type="pct"/>
            <w:shd w:val="clear" w:color="auto" w:fill="auto"/>
          </w:tcPr>
          <w:p w14:paraId="774C37E3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208F9F9" w14:textId="77777777" w:rsidR="001910F6" w:rsidRPr="00BB6995" w:rsidRDefault="001910F6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8" w:type="pct"/>
            <w:shd w:val="clear" w:color="auto" w:fill="auto"/>
          </w:tcPr>
          <w:p w14:paraId="6D6A9EB2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2E56F951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59A76C6B" w14:textId="77777777" w:rsidR="001910F6" w:rsidRPr="00BB6995" w:rsidRDefault="001910F6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22" w:type="pct"/>
            <w:shd w:val="clear" w:color="auto" w:fill="auto"/>
          </w:tcPr>
          <w:p w14:paraId="06F73677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33AD32CC" w14:textId="77777777" w:rsidTr="007B233E">
        <w:tc>
          <w:tcPr>
            <w:tcW w:w="738" w:type="pct"/>
            <w:shd w:val="clear" w:color="auto" w:fill="auto"/>
          </w:tcPr>
          <w:p w14:paraId="4483271D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680556E" w14:textId="77777777" w:rsidR="001910F6" w:rsidRPr="00C007BD" w:rsidRDefault="001910F6" w:rsidP="005E17AD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</w:p>
        </w:tc>
        <w:tc>
          <w:tcPr>
            <w:tcW w:w="208" w:type="pct"/>
            <w:shd w:val="clear" w:color="auto" w:fill="auto"/>
          </w:tcPr>
          <w:p w14:paraId="345A4B42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0705E4D8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0828D8FC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 протокола</w:t>
            </w:r>
          </w:p>
        </w:tc>
        <w:tc>
          <w:tcPr>
            <w:tcW w:w="1322" w:type="pct"/>
            <w:shd w:val="clear" w:color="auto" w:fill="auto"/>
          </w:tcPr>
          <w:p w14:paraId="2218FCF6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2ACADC6F" w14:textId="77777777" w:rsidTr="007B233E">
        <w:tc>
          <w:tcPr>
            <w:tcW w:w="5000" w:type="pct"/>
            <w:gridSpan w:val="6"/>
            <w:shd w:val="clear" w:color="auto" w:fill="auto"/>
          </w:tcPr>
          <w:p w14:paraId="16829640" w14:textId="77777777" w:rsidR="001910F6" w:rsidRPr="00D43778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1910F6" w:rsidRPr="001A4780" w14:paraId="349EB171" w14:textId="77777777" w:rsidTr="007B233E">
        <w:tc>
          <w:tcPr>
            <w:tcW w:w="738" w:type="pct"/>
            <w:shd w:val="clear" w:color="auto" w:fill="auto"/>
          </w:tcPr>
          <w:p w14:paraId="4377573B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ission</w:t>
            </w:r>
          </w:p>
        </w:tc>
        <w:tc>
          <w:tcPr>
            <w:tcW w:w="807" w:type="pct"/>
            <w:shd w:val="clear" w:color="auto" w:fill="auto"/>
          </w:tcPr>
          <w:p w14:paraId="545A4228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25A8DC90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5A224698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6FFB1D97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0FAB2B09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611B8B3A" w14:textId="77777777" w:rsidTr="007B233E">
        <w:tc>
          <w:tcPr>
            <w:tcW w:w="738" w:type="pct"/>
            <w:shd w:val="clear" w:color="auto" w:fill="auto"/>
          </w:tcPr>
          <w:p w14:paraId="470A063B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69DD887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8" w:type="pct"/>
            <w:shd w:val="clear" w:color="auto" w:fill="auto"/>
          </w:tcPr>
          <w:p w14:paraId="50889DBD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24184EAD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538F15B8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22" w:type="pct"/>
            <w:shd w:val="clear" w:color="auto" w:fill="auto"/>
          </w:tcPr>
          <w:p w14:paraId="334109A3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600ADE9A" w14:textId="77777777" w:rsidTr="007B233E">
        <w:tc>
          <w:tcPr>
            <w:tcW w:w="738" w:type="pct"/>
            <w:shd w:val="clear" w:color="auto" w:fill="auto"/>
          </w:tcPr>
          <w:p w14:paraId="78B9282D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2474D11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8" w:type="pct"/>
            <w:shd w:val="clear" w:color="auto" w:fill="auto"/>
          </w:tcPr>
          <w:p w14:paraId="346475A5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0D020726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21D8E5DE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22" w:type="pct"/>
            <w:shd w:val="clear" w:color="auto" w:fill="auto"/>
          </w:tcPr>
          <w:p w14:paraId="18F73DCF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1C7661C1" w14:textId="77777777" w:rsidTr="007B233E">
        <w:tc>
          <w:tcPr>
            <w:tcW w:w="738" w:type="pct"/>
            <w:shd w:val="clear" w:color="auto" w:fill="auto"/>
          </w:tcPr>
          <w:p w14:paraId="1C0AA0D3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EC88130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8" w:type="pct"/>
            <w:shd w:val="clear" w:color="auto" w:fill="auto"/>
          </w:tcPr>
          <w:p w14:paraId="4D10F3AA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1E60A9CF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11" w:type="pct"/>
            <w:shd w:val="clear" w:color="auto" w:fill="auto"/>
          </w:tcPr>
          <w:p w14:paraId="7D5F36FF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22" w:type="pct"/>
            <w:shd w:val="clear" w:color="auto" w:fill="auto"/>
          </w:tcPr>
          <w:p w14:paraId="48CDDBCF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32DACC9A" w14:textId="77777777" w:rsidTr="007B233E">
        <w:tc>
          <w:tcPr>
            <w:tcW w:w="738" w:type="pct"/>
            <w:shd w:val="clear" w:color="auto" w:fill="auto"/>
          </w:tcPr>
          <w:p w14:paraId="0490DC85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4687EA8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8" w:type="pct"/>
            <w:shd w:val="clear" w:color="auto" w:fill="auto"/>
          </w:tcPr>
          <w:p w14:paraId="77CFD08A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7A803258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23184FAF" w14:textId="77777777" w:rsidR="001910F6" w:rsidRPr="00D43778" w:rsidRDefault="001910F6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22" w:type="pct"/>
            <w:shd w:val="clear" w:color="auto" w:fill="auto"/>
          </w:tcPr>
          <w:p w14:paraId="76B5ADD5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72542929" w14:textId="77777777" w:rsidTr="007B233E">
        <w:tc>
          <w:tcPr>
            <w:tcW w:w="5000" w:type="pct"/>
            <w:gridSpan w:val="6"/>
            <w:shd w:val="clear" w:color="auto" w:fill="auto"/>
          </w:tcPr>
          <w:p w14:paraId="0EE7EBF7" w14:textId="77777777" w:rsidR="001910F6" w:rsidRPr="00D43778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1910F6" w:rsidRPr="001A4780" w14:paraId="3C148335" w14:textId="77777777" w:rsidTr="007B233E">
        <w:tc>
          <w:tcPr>
            <w:tcW w:w="738" w:type="pct"/>
            <w:shd w:val="clear" w:color="auto" w:fill="auto"/>
          </w:tcPr>
          <w:p w14:paraId="21BC0035" w14:textId="77777777" w:rsidR="001910F6" w:rsidRPr="00D43778" w:rsidRDefault="001910F6" w:rsidP="005E17AD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807" w:type="pct"/>
            <w:shd w:val="clear" w:color="auto" w:fill="auto"/>
          </w:tcPr>
          <w:p w14:paraId="4460C3E6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4F4835CE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20450537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11" w:type="pct"/>
            <w:shd w:val="clear" w:color="auto" w:fill="auto"/>
          </w:tcPr>
          <w:p w14:paraId="12E5DF9B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17C001DF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108B549D" w14:textId="77777777" w:rsidTr="007B233E">
        <w:tc>
          <w:tcPr>
            <w:tcW w:w="738" w:type="pct"/>
            <w:shd w:val="clear" w:color="auto" w:fill="auto"/>
          </w:tcPr>
          <w:p w14:paraId="79FA4EC2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2AC65C2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8" w:type="pct"/>
            <w:shd w:val="clear" w:color="auto" w:fill="auto"/>
          </w:tcPr>
          <w:p w14:paraId="7AC891EC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7B9311C0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541CFF17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22" w:type="pct"/>
            <w:shd w:val="clear" w:color="auto" w:fill="auto"/>
          </w:tcPr>
          <w:p w14:paraId="7772F76F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1910F6" w:rsidRPr="001A4780" w14:paraId="357220A2" w14:textId="77777777" w:rsidTr="007B233E">
        <w:tc>
          <w:tcPr>
            <w:tcW w:w="738" w:type="pct"/>
            <w:shd w:val="clear" w:color="auto" w:fill="auto"/>
          </w:tcPr>
          <w:p w14:paraId="4C39C51B" w14:textId="77777777" w:rsidR="001910F6" w:rsidRPr="00D43778" w:rsidRDefault="001910F6" w:rsidP="005E17AD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807" w:type="pct"/>
            <w:shd w:val="clear" w:color="auto" w:fill="auto"/>
          </w:tcPr>
          <w:p w14:paraId="5F4B6DE1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6BC33F1B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3C58DE01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11" w:type="pct"/>
            <w:shd w:val="clear" w:color="auto" w:fill="auto"/>
          </w:tcPr>
          <w:p w14:paraId="3849951F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79EA880C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4F51FFD4" w14:textId="77777777" w:rsidTr="007B233E">
        <w:tc>
          <w:tcPr>
            <w:tcW w:w="738" w:type="pct"/>
            <w:shd w:val="clear" w:color="auto" w:fill="auto"/>
          </w:tcPr>
          <w:p w14:paraId="765AAC75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F96FAE5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8" w:type="pct"/>
            <w:shd w:val="clear" w:color="auto" w:fill="auto"/>
          </w:tcPr>
          <w:p w14:paraId="2E23D65E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2FE3B050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1" w:type="pct"/>
            <w:shd w:val="clear" w:color="auto" w:fill="auto"/>
          </w:tcPr>
          <w:p w14:paraId="4CEFB093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22" w:type="pct"/>
            <w:shd w:val="clear" w:color="auto" w:fill="auto"/>
          </w:tcPr>
          <w:p w14:paraId="2255C422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079C95CD" w14:textId="77777777" w:rsidTr="007B233E">
        <w:tc>
          <w:tcPr>
            <w:tcW w:w="738" w:type="pct"/>
            <w:shd w:val="clear" w:color="auto" w:fill="auto"/>
          </w:tcPr>
          <w:p w14:paraId="17D039B1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A41EE54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8" w:type="pct"/>
            <w:shd w:val="clear" w:color="auto" w:fill="auto"/>
          </w:tcPr>
          <w:p w14:paraId="3E60DABE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24B476C7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11" w:type="pct"/>
            <w:shd w:val="clear" w:color="auto" w:fill="auto"/>
          </w:tcPr>
          <w:p w14:paraId="3A3D7C45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22" w:type="pct"/>
            <w:shd w:val="clear" w:color="auto" w:fill="auto"/>
          </w:tcPr>
          <w:p w14:paraId="63D543F2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594E3353" w14:textId="77777777" w:rsidTr="007B233E">
        <w:tc>
          <w:tcPr>
            <w:tcW w:w="738" w:type="pct"/>
            <w:shd w:val="clear" w:color="auto" w:fill="auto"/>
          </w:tcPr>
          <w:p w14:paraId="1D2B88C1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A2A1F31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8" w:type="pct"/>
            <w:shd w:val="clear" w:color="auto" w:fill="auto"/>
          </w:tcPr>
          <w:p w14:paraId="2CFB74CB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45BC48FE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11" w:type="pct"/>
            <w:shd w:val="clear" w:color="auto" w:fill="auto"/>
          </w:tcPr>
          <w:p w14:paraId="6349096B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22" w:type="pct"/>
            <w:shd w:val="clear" w:color="auto" w:fill="auto"/>
          </w:tcPr>
          <w:p w14:paraId="03FB4336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1DF3BDB1" w14:textId="77777777" w:rsidTr="007B233E">
        <w:tc>
          <w:tcPr>
            <w:tcW w:w="738" w:type="pct"/>
            <w:shd w:val="clear" w:color="auto" w:fill="auto"/>
          </w:tcPr>
          <w:p w14:paraId="2813E6A6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E842C93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8" w:type="pct"/>
            <w:shd w:val="clear" w:color="auto" w:fill="auto"/>
          </w:tcPr>
          <w:p w14:paraId="4FAEB4B4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7C574B28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11" w:type="pct"/>
            <w:shd w:val="clear" w:color="auto" w:fill="auto"/>
          </w:tcPr>
          <w:p w14:paraId="3BEB41B5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22" w:type="pct"/>
            <w:shd w:val="clear" w:color="auto" w:fill="auto"/>
          </w:tcPr>
          <w:p w14:paraId="4B44801D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59386EAB" w14:textId="77777777" w:rsidTr="007B233E">
        <w:tc>
          <w:tcPr>
            <w:tcW w:w="738" w:type="pct"/>
            <w:shd w:val="clear" w:color="auto" w:fill="auto"/>
          </w:tcPr>
          <w:p w14:paraId="2AC0EB05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604EFBD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8" w:type="pct"/>
            <w:shd w:val="clear" w:color="auto" w:fill="auto"/>
          </w:tcPr>
          <w:p w14:paraId="466E0618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05EC97CC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60880EC0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22" w:type="pct"/>
            <w:shd w:val="clear" w:color="auto" w:fill="auto"/>
          </w:tcPr>
          <w:p w14:paraId="5EAACAF1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78CB0956" w14:textId="77777777" w:rsidTr="007B233E">
        <w:tc>
          <w:tcPr>
            <w:tcW w:w="5000" w:type="pct"/>
            <w:gridSpan w:val="6"/>
            <w:shd w:val="clear" w:color="auto" w:fill="auto"/>
          </w:tcPr>
          <w:p w14:paraId="64FA7E45" w14:textId="77777777" w:rsidR="001910F6" w:rsidRPr="00D43778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1910F6" w:rsidRPr="001A4780" w14:paraId="21D83186" w14:textId="77777777" w:rsidTr="007B233E">
        <w:tc>
          <w:tcPr>
            <w:tcW w:w="738" w:type="pct"/>
            <w:shd w:val="clear" w:color="auto" w:fill="auto"/>
          </w:tcPr>
          <w:p w14:paraId="20321424" w14:textId="77777777" w:rsidR="001910F6" w:rsidRPr="00D43778" w:rsidRDefault="001910F6" w:rsidP="005E17AD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807" w:type="pct"/>
            <w:shd w:val="clear" w:color="auto" w:fill="auto"/>
          </w:tcPr>
          <w:p w14:paraId="3C3B7222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4F966003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56EE2EE0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0A8934C6" w14:textId="77777777" w:rsidR="001910F6" w:rsidRDefault="001910F6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4CBA4AE6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6380AC9D" w14:textId="77777777" w:rsidTr="007B233E">
        <w:tc>
          <w:tcPr>
            <w:tcW w:w="738" w:type="pct"/>
            <w:shd w:val="clear" w:color="auto" w:fill="auto"/>
          </w:tcPr>
          <w:p w14:paraId="7DF09E98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30120E9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8" w:type="pct"/>
            <w:shd w:val="clear" w:color="auto" w:fill="auto"/>
          </w:tcPr>
          <w:p w14:paraId="2D584F81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2FEEDEEE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1" w:type="pct"/>
            <w:shd w:val="clear" w:color="auto" w:fill="auto"/>
          </w:tcPr>
          <w:p w14:paraId="79EB2CD8" w14:textId="77777777" w:rsidR="001910F6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22" w:type="pct"/>
            <w:shd w:val="clear" w:color="auto" w:fill="auto"/>
          </w:tcPr>
          <w:p w14:paraId="4E24593F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4A4FDC70" w14:textId="77777777" w:rsidTr="007B233E">
        <w:tc>
          <w:tcPr>
            <w:tcW w:w="738" w:type="pct"/>
            <w:shd w:val="clear" w:color="auto" w:fill="auto"/>
          </w:tcPr>
          <w:p w14:paraId="5A6ADDFF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0D36D1B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8" w:type="pct"/>
            <w:shd w:val="clear" w:color="auto" w:fill="auto"/>
          </w:tcPr>
          <w:p w14:paraId="5A0D8D1C" w14:textId="77777777" w:rsidR="001910F6" w:rsidRPr="00655FB3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54EB3F04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11" w:type="pct"/>
            <w:shd w:val="clear" w:color="auto" w:fill="auto"/>
          </w:tcPr>
          <w:p w14:paraId="5FDD601B" w14:textId="77777777" w:rsidR="001910F6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22" w:type="pct"/>
            <w:shd w:val="clear" w:color="auto" w:fill="auto"/>
          </w:tcPr>
          <w:p w14:paraId="4ABCDBFA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62638172" w14:textId="77777777" w:rsidTr="007B233E">
        <w:tc>
          <w:tcPr>
            <w:tcW w:w="738" w:type="pct"/>
            <w:shd w:val="clear" w:color="auto" w:fill="auto"/>
          </w:tcPr>
          <w:p w14:paraId="74C88DA0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CEE2444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8" w:type="pct"/>
            <w:shd w:val="clear" w:color="auto" w:fill="auto"/>
          </w:tcPr>
          <w:p w14:paraId="66F2292E" w14:textId="77777777" w:rsidR="001910F6" w:rsidRPr="00655FB3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7322B9CD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11" w:type="pct"/>
            <w:shd w:val="clear" w:color="auto" w:fill="auto"/>
          </w:tcPr>
          <w:p w14:paraId="163EE37D" w14:textId="77777777" w:rsidR="001910F6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22" w:type="pct"/>
            <w:shd w:val="clear" w:color="auto" w:fill="auto"/>
          </w:tcPr>
          <w:p w14:paraId="05A9E930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254573" w14:paraId="5D4ED9F4" w14:textId="77777777" w:rsidTr="007B233E">
        <w:tc>
          <w:tcPr>
            <w:tcW w:w="5000" w:type="pct"/>
            <w:gridSpan w:val="6"/>
            <w:shd w:val="clear" w:color="auto" w:fill="auto"/>
          </w:tcPr>
          <w:p w14:paraId="1E69D64C" w14:textId="77777777" w:rsidR="001910F6" w:rsidRPr="0025457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1910F6" w:rsidRPr="001A4780" w14:paraId="75273A28" w14:textId="77777777" w:rsidTr="007B233E">
        <w:tc>
          <w:tcPr>
            <w:tcW w:w="738" w:type="pct"/>
            <w:shd w:val="clear" w:color="auto" w:fill="auto"/>
            <w:vAlign w:val="center"/>
          </w:tcPr>
          <w:p w14:paraId="350C5642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3555FC0B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3EB2F236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7202CEA4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11" w:type="pct"/>
            <w:shd w:val="clear" w:color="auto" w:fill="auto"/>
            <w:vAlign w:val="center"/>
          </w:tcPr>
          <w:p w14:paraId="70BE5F4A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22" w:type="pct"/>
            <w:shd w:val="clear" w:color="auto" w:fill="auto"/>
            <w:vAlign w:val="center"/>
          </w:tcPr>
          <w:p w14:paraId="525A8182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</w:tr>
      <w:tr w:rsidR="001910F6" w:rsidRPr="001A4780" w14:paraId="04A4A325" w14:textId="77777777" w:rsidTr="007B233E">
        <w:tc>
          <w:tcPr>
            <w:tcW w:w="738" w:type="pct"/>
            <w:shd w:val="clear" w:color="auto" w:fill="auto"/>
            <w:vAlign w:val="center"/>
          </w:tcPr>
          <w:p w14:paraId="7CEEF9E1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6F51569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8" w:type="pct"/>
            <w:shd w:val="clear" w:color="auto" w:fill="auto"/>
          </w:tcPr>
          <w:p w14:paraId="334353E8" w14:textId="77777777" w:rsidR="001910F6" w:rsidRPr="00E45768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38F6C160" w14:textId="77777777" w:rsidR="001910F6" w:rsidRPr="00E45768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6D654E66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22" w:type="pct"/>
            <w:shd w:val="clear" w:color="auto" w:fill="auto"/>
            <w:vAlign w:val="center"/>
          </w:tcPr>
          <w:p w14:paraId="627D86AE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4D66DC2B" w14:textId="77777777" w:rsidTr="007B233E">
        <w:tc>
          <w:tcPr>
            <w:tcW w:w="738" w:type="pct"/>
            <w:shd w:val="clear" w:color="auto" w:fill="auto"/>
            <w:vAlign w:val="center"/>
          </w:tcPr>
          <w:p w14:paraId="3B13856E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6F28F45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8" w:type="pct"/>
            <w:shd w:val="clear" w:color="auto" w:fill="auto"/>
          </w:tcPr>
          <w:p w14:paraId="526F40C1" w14:textId="77777777" w:rsidR="001910F6" w:rsidRPr="00E45768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1113FB2A" w14:textId="77777777" w:rsidR="001910F6" w:rsidRPr="00E45768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469745EF" w14:textId="2699EA81" w:rsidR="001910F6" w:rsidRPr="00E45768" w:rsidRDefault="002D1F4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1910F6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22" w:type="pct"/>
            <w:shd w:val="clear" w:color="auto" w:fill="auto"/>
            <w:vAlign w:val="center"/>
          </w:tcPr>
          <w:p w14:paraId="3462CD33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1910F6" w:rsidRPr="00254573" w14:paraId="2797055F" w14:textId="77777777" w:rsidTr="007B233E">
        <w:tc>
          <w:tcPr>
            <w:tcW w:w="5000" w:type="pct"/>
            <w:gridSpan w:val="6"/>
            <w:shd w:val="clear" w:color="auto" w:fill="auto"/>
          </w:tcPr>
          <w:p w14:paraId="7E1931C3" w14:textId="79C6101B" w:rsidR="001910F6" w:rsidRPr="00254573" w:rsidRDefault="002D1F44" w:rsidP="005E17AD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1910F6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1910F6" w:rsidRPr="001A4780" w14:paraId="5923FD00" w14:textId="77777777" w:rsidTr="007B233E">
        <w:tc>
          <w:tcPr>
            <w:tcW w:w="738" w:type="pct"/>
            <w:shd w:val="clear" w:color="auto" w:fill="auto"/>
            <w:vAlign w:val="center"/>
          </w:tcPr>
          <w:p w14:paraId="67B5C6D4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4399B17F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7A3B1FFD" w14:textId="77777777" w:rsidR="001910F6" w:rsidRPr="006C6D44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4947185B" w14:textId="77777777" w:rsidR="001910F6" w:rsidRPr="006C6D44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11" w:type="pct"/>
            <w:shd w:val="clear" w:color="auto" w:fill="auto"/>
            <w:vAlign w:val="center"/>
          </w:tcPr>
          <w:p w14:paraId="477E4708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22" w:type="pct"/>
            <w:shd w:val="clear" w:color="auto" w:fill="auto"/>
            <w:vAlign w:val="center"/>
          </w:tcPr>
          <w:p w14:paraId="5277CDEE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</w:tr>
      <w:tr w:rsidR="001910F6" w:rsidRPr="001A4780" w14:paraId="14500408" w14:textId="77777777" w:rsidTr="007B233E">
        <w:tc>
          <w:tcPr>
            <w:tcW w:w="738" w:type="pct"/>
            <w:shd w:val="clear" w:color="auto" w:fill="auto"/>
            <w:vAlign w:val="center"/>
          </w:tcPr>
          <w:p w14:paraId="54ADC529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9719FC5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8" w:type="pct"/>
            <w:shd w:val="clear" w:color="auto" w:fill="auto"/>
          </w:tcPr>
          <w:p w14:paraId="070B154C" w14:textId="77777777" w:rsidR="001910F6" w:rsidRPr="003804BF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4F3CB816" w14:textId="77777777" w:rsidR="001910F6" w:rsidRPr="003804BF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676EF5A9" w14:textId="3E64D352" w:rsidR="001910F6" w:rsidRPr="003804BF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22" w:type="pct"/>
            <w:shd w:val="clear" w:color="auto" w:fill="auto"/>
          </w:tcPr>
          <w:p w14:paraId="26D35426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1910F6" w:rsidRPr="001B3D35" w14:paraId="04B68960" w14:textId="77777777" w:rsidTr="007B233E">
        <w:tc>
          <w:tcPr>
            <w:tcW w:w="5000" w:type="pct"/>
            <w:gridSpan w:val="6"/>
            <w:shd w:val="clear" w:color="auto" w:fill="auto"/>
          </w:tcPr>
          <w:p w14:paraId="5CB772A8" w14:textId="77777777" w:rsidR="001910F6" w:rsidRPr="00655FB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1910F6" w:rsidRPr="001A4780" w14:paraId="1142228F" w14:textId="77777777" w:rsidTr="007B233E">
        <w:tc>
          <w:tcPr>
            <w:tcW w:w="738" w:type="pct"/>
            <w:shd w:val="clear" w:color="auto" w:fill="auto"/>
            <w:vAlign w:val="center"/>
          </w:tcPr>
          <w:p w14:paraId="69C0E264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807" w:type="pct"/>
            <w:shd w:val="clear" w:color="auto" w:fill="auto"/>
          </w:tcPr>
          <w:p w14:paraId="27BA1136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28331A43" w14:textId="77777777" w:rsidR="001910F6" w:rsidRPr="003804BF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4B83476B" w14:textId="77777777" w:rsidR="001910F6" w:rsidRPr="003804BF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1" w:type="pct"/>
            <w:shd w:val="clear" w:color="auto" w:fill="auto"/>
          </w:tcPr>
          <w:p w14:paraId="0657ADDD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6CB5B087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5E308FA6" w14:textId="77777777" w:rsidTr="007B233E">
        <w:tc>
          <w:tcPr>
            <w:tcW w:w="738" w:type="pct"/>
            <w:shd w:val="clear" w:color="auto" w:fill="auto"/>
            <w:vAlign w:val="center"/>
          </w:tcPr>
          <w:p w14:paraId="313470A3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3D1E8E4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8" w:type="pct"/>
            <w:shd w:val="clear" w:color="auto" w:fill="auto"/>
          </w:tcPr>
          <w:p w14:paraId="66E05E33" w14:textId="77777777" w:rsidR="001910F6" w:rsidRPr="00B07477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488AAF88" w14:textId="77777777" w:rsidR="001910F6" w:rsidRPr="00B07477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0B7CC88E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22" w:type="pct"/>
            <w:shd w:val="clear" w:color="auto" w:fill="auto"/>
          </w:tcPr>
          <w:p w14:paraId="4D26A263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3CDF3A69" w14:textId="77777777" w:rsidTr="007B233E">
        <w:tc>
          <w:tcPr>
            <w:tcW w:w="738" w:type="pct"/>
            <w:shd w:val="clear" w:color="auto" w:fill="auto"/>
            <w:vAlign w:val="center"/>
          </w:tcPr>
          <w:p w14:paraId="0803AB6D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FD41917" w14:textId="77777777" w:rsidR="001910F6" w:rsidRPr="00B07477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8" w:type="pct"/>
            <w:shd w:val="clear" w:color="auto" w:fill="auto"/>
          </w:tcPr>
          <w:p w14:paraId="56D34C70" w14:textId="77777777" w:rsidR="001910F6" w:rsidRPr="002B372D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032850AA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3CAB336B" w14:textId="77777777" w:rsidR="001910F6" w:rsidRPr="00B07477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22" w:type="pct"/>
            <w:shd w:val="clear" w:color="auto" w:fill="auto"/>
          </w:tcPr>
          <w:p w14:paraId="31C06493" w14:textId="24092ED5" w:rsidR="001910F6" w:rsidRPr="00655FB3" w:rsidRDefault="00CC3755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1910F6" w:rsidRPr="001A4780" w14:paraId="13A0AB03" w14:textId="77777777" w:rsidTr="007B233E">
        <w:tc>
          <w:tcPr>
            <w:tcW w:w="5000" w:type="pct"/>
            <w:gridSpan w:val="6"/>
            <w:shd w:val="clear" w:color="auto" w:fill="auto"/>
            <w:vAlign w:val="center"/>
          </w:tcPr>
          <w:p w14:paraId="5AD0B445" w14:textId="77777777" w:rsidR="001910F6" w:rsidRPr="009968C5" w:rsidRDefault="001910F6" w:rsidP="005E17AD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1910F6" w:rsidRPr="001A4780" w14:paraId="3E5A2EE8" w14:textId="77777777" w:rsidTr="007B233E">
        <w:tc>
          <w:tcPr>
            <w:tcW w:w="738" w:type="pct"/>
            <w:shd w:val="clear" w:color="auto" w:fill="auto"/>
          </w:tcPr>
          <w:p w14:paraId="15CD53CE" w14:textId="77777777" w:rsidR="001910F6" w:rsidRPr="009968C5" w:rsidRDefault="001910F6" w:rsidP="005E17AD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807" w:type="pct"/>
            <w:shd w:val="clear" w:color="auto" w:fill="auto"/>
          </w:tcPr>
          <w:p w14:paraId="0114C4C8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14CDCFF3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36AF65F6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01E754B1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22A8BCA8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59E9FF07" w14:textId="77777777" w:rsidTr="007B233E">
        <w:tc>
          <w:tcPr>
            <w:tcW w:w="738" w:type="pct"/>
            <w:shd w:val="clear" w:color="auto" w:fill="auto"/>
            <w:vAlign w:val="center"/>
          </w:tcPr>
          <w:p w14:paraId="24C65BC4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8BB2DB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8" w:type="pct"/>
            <w:shd w:val="clear" w:color="auto" w:fill="auto"/>
          </w:tcPr>
          <w:p w14:paraId="6FD6AD0F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19BA0CE4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118D44A6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22" w:type="pct"/>
            <w:shd w:val="clear" w:color="auto" w:fill="auto"/>
          </w:tcPr>
          <w:p w14:paraId="738F4228" w14:textId="77777777" w:rsidR="001910F6" w:rsidRDefault="001910F6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7B233E" w:rsidRPr="001A4780" w14:paraId="1770F07A" w14:textId="77777777" w:rsidTr="007B233E">
        <w:tc>
          <w:tcPr>
            <w:tcW w:w="738" w:type="pct"/>
            <w:shd w:val="clear" w:color="auto" w:fill="auto"/>
            <w:vAlign w:val="center"/>
          </w:tcPr>
          <w:p w14:paraId="487385DF" w14:textId="77777777" w:rsidR="007B233E" w:rsidRPr="006C6D44" w:rsidRDefault="007B233E" w:rsidP="007B233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2E39A33" w14:textId="0DD72479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8" w:type="pct"/>
            <w:shd w:val="clear" w:color="auto" w:fill="auto"/>
          </w:tcPr>
          <w:p w14:paraId="409F565E" w14:textId="188AD7B5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3BC124B2" w14:textId="101EA4CD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7BA9A49D" w14:textId="0D5831D6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22" w:type="pct"/>
            <w:shd w:val="clear" w:color="auto" w:fill="auto"/>
          </w:tcPr>
          <w:p w14:paraId="431F6CBF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279BAD83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361D2714" w14:textId="1A5C3111" w:rsidR="007B233E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1910F6" w:rsidRPr="001A4780" w14:paraId="75854277" w14:textId="77777777" w:rsidTr="007B233E">
        <w:tc>
          <w:tcPr>
            <w:tcW w:w="738" w:type="pct"/>
            <w:shd w:val="clear" w:color="auto" w:fill="auto"/>
            <w:vAlign w:val="center"/>
          </w:tcPr>
          <w:p w14:paraId="00E98B2F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A8D432C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8" w:type="pct"/>
            <w:shd w:val="clear" w:color="auto" w:fill="auto"/>
          </w:tcPr>
          <w:p w14:paraId="3856B232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70FF0AE1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035152C0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22" w:type="pct"/>
            <w:shd w:val="clear" w:color="auto" w:fill="auto"/>
          </w:tcPr>
          <w:p w14:paraId="61E050B6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910F6" w:rsidRPr="001A4780" w14:paraId="552BFEED" w14:textId="77777777" w:rsidTr="007B233E">
        <w:tc>
          <w:tcPr>
            <w:tcW w:w="738" w:type="pct"/>
            <w:shd w:val="clear" w:color="auto" w:fill="auto"/>
            <w:vAlign w:val="center"/>
          </w:tcPr>
          <w:p w14:paraId="1453B2BD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9FCB887" w14:textId="77777777" w:rsidR="001910F6" w:rsidRPr="001A4780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8" w:type="pct"/>
            <w:shd w:val="clear" w:color="auto" w:fill="auto"/>
          </w:tcPr>
          <w:p w14:paraId="1F3FF1E8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7330031B" w14:textId="77777777" w:rsidR="001910F6" w:rsidRPr="001A4780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13F41AFF" w14:textId="77777777" w:rsidR="001910F6" w:rsidRPr="001A4780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22" w:type="pct"/>
            <w:shd w:val="clear" w:color="auto" w:fill="auto"/>
          </w:tcPr>
          <w:p w14:paraId="16BC699A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529FBE45" w14:textId="77777777" w:rsidTr="007B233E">
        <w:tc>
          <w:tcPr>
            <w:tcW w:w="738" w:type="pct"/>
            <w:shd w:val="clear" w:color="auto" w:fill="auto"/>
            <w:vAlign w:val="center"/>
          </w:tcPr>
          <w:p w14:paraId="13DFBCF7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96114AB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8" w:type="pct"/>
            <w:shd w:val="clear" w:color="auto" w:fill="auto"/>
          </w:tcPr>
          <w:p w14:paraId="6C629BCA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1DFF9304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70B7B2E1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22" w:type="pct"/>
            <w:shd w:val="clear" w:color="auto" w:fill="auto"/>
          </w:tcPr>
          <w:p w14:paraId="525644F1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1910F6" w:rsidRPr="001A4780" w14:paraId="005B513C" w14:textId="77777777" w:rsidTr="007B233E">
        <w:tc>
          <w:tcPr>
            <w:tcW w:w="738" w:type="pct"/>
            <w:shd w:val="clear" w:color="auto" w:fill="auto"/>
            <w:vAlign w:val="center"/>
          </w:tcPr>
          <w:p w14:paraId="55534C69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7A72ED5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8" w:type="pct"/>
            <w:shd w:val="clear" w:color="auto" w:fill="auto"/>
          </w:tcPr>
          <w:p w14:paraId="63BCA7A6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57787853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11" w:type="pct"/>
            <w:shd w:val="clear" w:color="auto" w:fill="auto"/>
          </w:tcPr>
          <w:p w14:paraId="43ACED02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22" w:type="pct"/>
            <w:shd w:val="clear" w:color="auto" w:fill="auto"/>
          </w:tcPr>
          <w:p w14:paraId="5C0D2BEF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1910F6" w:rsidRPr="001A4780" w14:paraId="490E5FF5" w14:textId="77777777" w:rsidTr="007B233E">
        <w:tc>
          <w:tcPr>
            <w:tcW w:w="738" w:type="pct"/>
            <w:shd w:val="clear" w:color="auto" w:fill="auto"/>
            <w:vAlign w:val="center"/>
          </w:tcPr>
          <w:p w14:paraId="4A48235E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C81AC4F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8" w:type="pct"/>
            <w:shd w:val="clear" w:color="auto" w:fill="auto"/>
          </w:tcPr>
          <w:p w14:paraId="25BC2ECA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3F5BB7E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3CABCFF2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22" w:type="pct"/>
            <w:shd w:val="clear" w:color="auto" w:fill="auto"/>
          </w:tcPr>
          <w:p w14:paraId="26555061" w14:textId="77777777" w:rsidR="001910F6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31F96E6F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1910F6" w:rsidRPr="001A4780" w14:paraId="36DFE00B" w14:textId="77777777" w:rsidTr="007B233E">
        <w:tc>
          <w:tcPr>
            <w:tcW w:w="738" w:type="pct"/>
            <w:shd w:val="clear" w:color="auto" w:fill="auto"/>
            <w:vAlign w:val="center"/>
          </w:tcPr>
          <w:p w14:paraId="4784065B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EF4AE6C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8" w:type="pct"/>
            <w:shd w:val="clear" w:color="auto" w:fill="auto"/>
          </w:tcPr>
          <w:p w14:paraId="7BD4252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14A1FA53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250CFBA0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22" w:type="pct"/>
            <w:shd w:val="clear" w:color="auto" w:fill="auto"/>
          </w:tcPr>
          <w:p w14:paraId="7E1DE8D0" w14:textId="77777777" w:rsidR="001910F6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5C795C89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1910F6" w:rsidRPr="001A4780" w14:paraId="1166E977" w14:textId="77777777" w:rsidTr="007B233E">
        <w:tc>
          <w:tcPr>
            <w:tcW w:w="5000" w:type="pct"/>
            <w:gridSpan w:val="6"/>
            <w:shd w:val="clear" w:color="auto" w:fill="auto"/>
            <w:vAlign w:val="center"/>
          </w:tcPr>
          <w:p w14:paraId="45A2CB88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1910F6" w:rsidRPr="001A4780" w14:paraId="05AB40B1" w14:textId="77777777" w:rsidTr="007B233E">
        <w:tc>
          <w:tcPr>
            <w:tcW w:w="738" w:type="pct"/>
            <w:shd w:val="clear" w:color="auto" w:fill="auto"/>
            <w:vAlign w:val="center"/>
          </w:tcPr>
          <w:p w14:paraId="34173187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78D3E3D4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  <w:vAlign w:val="center"/>
          </w:tcPr>
          <w:p w14:paraId="73D82968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  <w:vAlign w:val="center"/>
          </w:tcPr>
          <w:p w14:paraId="46B9827A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  <w:vAlign w:val="center"/>
          </w:tcPr>
          <w:p w14:paraId="55CF5A5C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  <w:vAlign w:val="center"/>
          </w:tcPr>
          <w:p w14:paraId="0ECA65AC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0BFE815D" w14:textId="77777777" w:rsidTr="007B233E">
        <w:tc>
          <w:tcPr>
            <w:tcW w:w="738" w:type="pct"/>
            <w:shd w:val="clear" w:color="auto" w:fill="auto"/>
            <w:vAlign w:val="center"/>
          </w:tcPr>
          <w:p w14:paraId="15DD8B8A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  <w:vAlign w:val="center"/>
          </w:tcPr>
          <w:p w14:paraId="6F3EDA50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594A1D3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0B4F548C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7D6B2D9C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  <w:vAlign w:val="center"/>
          </w:tcPr>
          <w:p w14:paraId="13C1C711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1910F6" w:rsidRPr="001A4780" w14:paraId="07CC9D7B" w14:textId="77777777" w:rsidTr="007B233E">
        <w:tc>
          <w:tcPr>
            <w:tcW w:w="738" w:type="pct"/>
            <w:shd w:val="clear" w:color="auto" w:fill="auto"/>
            <w:vAlign w:val="center"/>
          </w:tcPr>
          <w:p w14:paraId="3DB58A60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788A6A8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  <w:vAlign w:val="center"/>
          </w:tcPr>
          <w:p w14:paraId="71268FB7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  <w:vAlign w:val="center"/>
          </w:tcPr>
          <w:p w14:paraId="6F646048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  <w:vAlign w:val="center"/>
          </w:tcPr>
          <w:p w14:paraId="78CE8D49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  <w:vAlign w:val="center"/>
          </w:tcPr>
          <w:p w14:paraId="270F0F59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6BB617B1" w14:textId="77777777" w:rsidTr="007B233E">
        <w:tc>
          <w:tcPr>
            <w:tcW w:w="738" w:type="pct"/>
            <w:shd w:val="clear" w:color="auto" w:fill="auto"/>
            <w:vAlign w:val="center"/>
          </w:tcPr>
          <w:p w14:paraId="4FC22A7C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6E4B6BA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6F42FC0C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77CC4993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732F77EC" w14:textId="6B417415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22" w:type="pct"/>
            <w:shd w:val="clear" w:color="auto" w:fill="auto"/>
            <w:vAlign w:val="center"/>
          </w:tcPr>
          <w:p w14:paraId="7F188BBF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0FBF7034" w14:textId="77777777" w:rsidTr="007B233E">
        <w:tc>
          <w:tcPr>
            <w:tcW w:w="738" w:type="pct"/>
            <w:shd w:val="clear" w:color="auto" w:fill="auto"/>
            <w:vAlign w:val="center"/>
          </w:tcPr>
          <w:p w14:paraId="43B7E480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0C5DE71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41F343A8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2C775D2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7A3C5270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22" w:type="pct"/>
            <w:shd w:val="clear" w:color="auto" w:fill="auto"/>
            <w:vAlign w:val="center"/>
          </w:tcPr>
          <w:p w14:paraId="77338D44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6E8BF321" w14:textId="77777777" w:rsidTr="007B233E">
        <w:tc>
          <w:tcPr>
            <w:tcW w:w="738" w:type="pct"/>
            <w:shd w:val="clear" w:color="auto" w:fill="auto"/>
            <w:vAlign w:val="center"/>
          </w:tcPr>
          <w:p w14:paraId="3E40302A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F849AB8" w14:textId="77777777" w:rsidR="001910F6" w:rsidRPr="00E87917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5D30480E" w14:textId="77777777" w:rsidR="001910F6" w:rsidRPr="00E87917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2049184E" w14:textId="77777777" w:rsidR="001910F6" w:rsidRPr="00E87917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2F362C4C" w14:textId="77777777" w:rsidR="001910F6" w:rsidRPr="00E87917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22" w:type="pct"/>
            <w:shd w:val="clear" w:color="auto" w:fill="auto"/>
            <w:vAlign w:val="center"/>
          </w:tcPr>
          <w:p w14:paraId="4C4E2FC8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0AE121D5" w14:textId="77777777" w:rsidTr="007B233E">
        <w:tc>
          <w:tcPr>
            <w:tcW w:w="738" w:type="pct"/>
            <w:shd w:val="clear" w:color="auto" w:fill="auto"/>
            <w:vAlign w:val="center"/>
          </w:tcPr>
          <w:p w14:paraId="09FB3346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4EAC8B1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3E21F3FC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3799E18A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256E408E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22" w:type="pct"/>
            <w:shd w:val="clear" w:color="auto" w:fill="auto"/>
            <w:vAlign w:val="center"/>
          </w:tcPr>
          <w:p w14:paraId="11AF3DC3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50010A69" w14:textId="77777777" w:rsidTr="007B233E">
        <w:tc>
          <w:tcPr>
            <w:tcW w:w="738" w:type="pct"/>
            <w:vMerge w:val="restart"/>
            <w:shd w:val="clear" w:color="auto" w:fill="auto"/>
            <w:vAlign w:val="center"/>
          </w:tcPr>
          <w:p w14:paraId="79DBA07F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7" w:type="pct"/>
            <w:shd w:val="clear" w:color="auto" w:fill="auto"/>
          </w:tcPr>
          <w:p w14:paraId="79A92A36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69C5400B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4F36CB86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042AB23E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22" w:type="pct"/>
            <w:shd w:val="clear" w:color="auto" w:fill="auto"/>
            <w:vAlign w:val="center"/>
          </w:tcPr>
          <w:p w14:paraId="7504B0D6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168A5892" w14:textId="77777777" w:rsidTr="007B233E">
        <w:tc>
          <w:tcPr>
            <w:tcW w:w="738" w:type="pct"/>
            <w:vMerge/>
            <w:shd w:val="clear" w:color="auto" w:fill="auto"/>
            <w:vAlign w:val="center"/>
          </w:tcPr>
          <w:p w14:paraId="52F943F9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FB17B87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16DCBC3E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2D2E53F7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65580278" w14:textId="687C79F9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22" w:type="pct"/>
            <w:shd w:val="clear" w:color="auto" w:fill="auto"/>
            <w:vAlign w:val="center"/>
          </w:tcPr>
          <w:p w14:paraId="7C63AA54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1D9FA2CF" w14:textId="77777777" w:rsidTr="007B233E">
        <w:tc>
          <w:tcPr>
            <w:tcW w:w="738" w:type="pct"/>
            <w:vMerge/>
            <w:shd w:val="clear" w:color="auto" w:fill="auto"/>
            <w:vAlign w:val="center"/>
          </w:tcPr>
          <w:p w14:paraId="54749CD9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8B2196F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8" w:type="pct"/>
            <w:shd w:val="clear" w:color="auto" w:fill="auto"/>
          </w:tcPr>
          <w:p w14:paraId="038680AF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5A036661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4F7B88E7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22" w:type="pct"/>
            <w:shd w:val="clear" w:color="auto" w:fill="auto"/>
          </w:tcPr>
          <w:p w14:paraId="513FF4D0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1910F6" w:rsidRPr="001A4780" w14:paraId="60B2D483" w14:textId="77777777" w:rsidTr="007B233E">
        <w:tc>
          <w:tcPr>
            <w:tcW w:w="738" w:type="pct"/>
            <w:shd w:val="clear" w:color="auto" w:fill="auto"/>
            <w:vAlign w:val="center"/>
          </w:tcPr>
          <w:p w14:paraId="1035B179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6E6335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784D70C4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4DEC0451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726E6DAA" w14:textId="3D0BBFD7" w:rsidR="001910F6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1910F6">
              <w:rPr>
                <w:sz w:val="20"/>
              </w:rPr>
              <w:t xml:space="preserve"> документа</w:t>
            </w:r>
          </w:p>
        </w:tc>
        <w:tc>
          <w:tcPr>
            <w:tcW w:w="1322" w:type="pct"/>
            <w:shd w:val="clear" w:color="auto" w:fill="auto"/>
            <w:vAlign w:val="center"/>
          </w:tcPr>
          <w:p w14:paraId="11721596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6868C180" w14:textId="77777777" w:rsidTr="007B233E">
        <w:tc>
          <w:tcPr>
            <w:tcW w:w="5000" w:type="pct"/>
            <w:gridSpan w:val="6"/>
            <w:shd w:val="clear" w:color="auto" w:fill="auto"/>
            <w:vAlign w:val="center"/>
          </w:tcPr>
          <w:p w14:paraId="478F8832" w14:textId="06CB66C9" w:rsidR="001910F6" w:rsidRDefault="002D1F4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1910F6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1910F6" w:rsidRPr="001A4780" w14:paraId="4481BEF3" w14:textId="77777777" w:rsidTr="007B233E">
        <w:tc>
          <w:tcPr>
            <w:tcW w:w="738" w:type="pct"/>
            <w:shd w:val="clear" w:color="auto" w:fill="auto"/>
            <w:vAlign w:val="center"/>
          </w:tcPr>
          <w:p w14:paraId="15D43574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0913507A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  <w:vAlign w:val="center"/>
          </w:tcPr>
          <w:p w14:paraId="450307A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  <w:vAlign w:val="center"/>
          </w:tcPr>
          <w:p w14:paraId="204A49E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  <w:vAlign w:val="center"/>
          </w:tcPr>
          <w:p w14:paraId="5D01AC0F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  <w:vAlign w:val="center"/>
          </w:tcPr>
          <w:p w14:paraId="24329B6F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0A4F9342" w14:textId="77777777" w:rsidTr="007B233E">
        <w:tc>
          <w:tcPr>
            <w:tcW w:w="738" w:type="pct"/>
            <w:shd w:val="clear" w:color="auto" w:fill="auto"/>
            <w:vAlign w:val="center"/>
          </w:tcPr>
          <w:p w14:paraId="40875103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  <w:vAlign w:val="center"/>
          </w:tcPr>
          <w:p w14:paraId="223BA6A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6575F25E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78DFF0D6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42274923" w14:textId="4432F207" w:rsidR="001910F6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22" w:type="pct"/>
            <w:shd w:val="clear" w:color="auto" w:fill="auto"/>
            <w:vAlign w:val="center"/>
          </w:tcPr>
          <w:p w14:paraId="782DA63E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1910F6" w:rsidRPr="001A4780" w14:paraId="0220CB48" w14:textId="77777777" w:rsidTr="007B233E">
        <w:tc>
          <w:tcPr>
            <w:tcW w:w="738" w:type="pct"/>
            <w:shd w:val="clear" w:color="auto" w:fill="auto"/>
            <w:vAlign w:val="center"/>
          </w:tcPr>
          <w:p w14:paraId="29D112AF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54C696E5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  <w:vAlign w:val="center"/>
          </w:tcPr>
          <w:p w14:paraId="6197A86E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  <w:vAlign w:val="center"/>
          </w:tcPr>
          <w:p w14:paraId="12256A9E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  <w:vAlign w:val="center"/>
          </w:tcPr>
          <w:p w14:paraId="4077DD08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  <w:vAlign w:val="center"/>
          </w:tcPr>
          <w:p w14:paraId="51674722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24E71541" w14:textId="77777777" w:rsidTr="007B233E">
        <w:tc>
          <w:tcPr>
            <w:tcW w:w="738" w:type="pct"/>
            <w:shd w:val="clear" w:color="auto" w:fill="auto"/>
            <w:vAlign w:val="center"/>
          </w:tcPr>
          <w:p w14:paraId="3F233A29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57B08CB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1C0D32AF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415E1C5F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52733636" w14:textId="6AFD259A" w:rsidR="001910F6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22" w:type="pct"/>
            <w:shd w:val="clear" w:color="auto" w:fill="auto"/>
          </w:tcPr>
          <w:p w14:paraId="28F39D52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1910F6" w:rsidRPr="001A4780" w14:paraId="06976667" w14:textId="77777777" w:rsidTr="007B233E">
        <w:tc>
          <w:tcPr>
            <w:tcW w:w="5000" w:type="pct"/>
            <w:gridSpan w:val="6"/>
            <w:shd w:val="clear" w:color="auto" w:fill="auto"/>
          </w:tcPr>
          <w:p w14:paraId="50271682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1910F6" w:rsidRPr="001A4780" w14:paraId="04E95A55" w14:textId="77777777" w:rsidTr="007B233E">
        <w:tc>
          <w:tcPr>
            <w:tcW w:w="738" w:type="pct"/>
            <w:shd w:val="clear" w:color="auto" w:fill="auto"/>
          </w:tcPr>
          <w:p w14:paraId="7940237A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807" w:type="pct"/>
            <w:shd w:val="clear" w:color="auto" w:fill="auto"/>
          </w:tcPr>
          <w:p w14:paraId="2C9E0A04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8" w:type="pct"/>
            <w:shd w:val="clear" w:color="auto" w:fill="auto"/>
          </w:tcPr>
          <w:p w14:paraId="45F2F752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15" w:type="pct"/>
            <w:shd w:val="clear" w:color="auto" w:fill="auto"/>
          </w:tcPr>
          <w:p w14:paraId="1506E3A7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11" w:type="pct"/>
            <w:shd w:val="clear" w:color="auto" w:fill="auto"/>
          </w:tcPr>
          <w:p w14:paraId="44582F7F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2" w:type="pct"/>
            <w:shd w:val="clear" w:color="auto" w:fill="auto"/>
          </w:tcPr>
          <w:p w14:paraId="0622ECF6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910F6" w:rsidRPr="001A4780" w14:paraId="7919030B" w14:textId="77777777" w:rsidTr="007B233E">
        <w:tc>
          <w:tcPr>
            <w:tcW w:w="738" w:type="pct"/>
            <w:shd w:val="clear" w:color="auto" w:fill="auto"/>
          </w:tcPr>
          <w:p w14:paraId="073B34DE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567CECA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8" w:type="pct"/>
            <w:shd w:val="clear" w:color="auto" w:fill="auto"/>
          </w:tcPr>
          <w:p w14:paraId="7A74E05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70CE617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1" w:type="pct"/>
            <w:shd w:val="clear" w:color="auto" w:fill="auto"/>
          </w:tcPr>
          <w:p w14:paraId="387DC435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22" w:type="pct"/>
            <w:shd w:val="clear" w:color="auto" w:fill="auto"/>
          </w:tcPr>
          <w:p w14:paraId="4BDD0516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18098541" w14:textId="77777777" w:rsidTr="007B233E">
        <w:tc>
          <w:tcPr>
            <w:tcW w:w="738" w:type="pct"/>
            <w:shd w:val="clear" w:color="auto" w:fill="auto"/>
          </w:tcPr>
          <w:p w14:paraId="4F96A5F8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616A075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8" w:type="pct"/>
            <w:shd w:val="clear" w:color="auto" w:fill="auto"/>
          </w:tcPr>
          <w:p w14:paraId="3BA966AF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6CD510A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44EBCE26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22" w:type="pct"/>
            <w:shd w:val="clear" w:color="auto" w:fill="auto"/>
          </w:tcPr>
          <w:p w14:paraId="25506398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910F6" w:rsidRPr="001A4780" w14:paraId="1EC7BBF1" w14:textId="77777777" w:rsidTr="007B233E">
        <w:tc>
          <w:tcPr>
            <w:tcW w:w="738" w:type="pct"/>
            <w:shd w:val="clear" w:color="auto" w:fill="auto"/>
          </w:tcPr>
          <w:p w14:paraId="4049C995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9C73118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8" w:type="pct"/>
            <w:shd w:val="clear" w:color="auto" w:fill="auto"/>
          </w:tcPr>
          <w:p w14:paraId="19B3490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0E045254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56D72560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22" w:type="pct"/>
            <w:shd w:val="clear" w:color="auto" w:fill="auto"/>
          </w:tcPr>
          <w:p w14:paraId="16C1AAF2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373E0D5D" w14:textId="77777777" w:rsidTr="007B233E">
        <w:tc>
          <w:tcPr>
            <w:tcW w:w="738" w:type="pct"/>
            <w:shd w:val="clear" w:color="auto" w:fill="auto"/>
          </w:tcPr>
          <w:p w14:paraId="6F81BE9A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F7A00AC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8" w:type="pct"/>
            <w:shd w:val="clear" w:color="auto" w:fill="auto"/>
          </w:tcPr>
          <w:p w14:paraId="6678A18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3CD95FC1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7A3B534A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22" w:type="pct"/>
            <w:shd w:val="clear" w:color="auto" w:fill="auto"/>
          </w:tcPr>
          <w:p w14:paraId="50F73877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504922D2" w14:textId="77777777" w:rsidTr="007B233E">
        <w:tc>
          <w:tcPr>
            <w:tcW w:w="5000" w:type="pct"/>
            <w:gridSpan w:val="6"/>
            <w:shd w:val="clear" w:color="auto" w:fill="auto"/>
          </w:tcPr>
          <w:p w14:paraId="62938459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1910F6" w:rsidRPr="001A4780" w14:paraId="5CFF9066" w14:textId="77777777" w:rsidTr="007B233E">
        <w:tc>
          <w:tcPr>
            <w:tcW w:w="738" w:type="pct"/>
            <w:shd w:val="clear" w:color="auto" w:fill="auto"/>
          </w:tcPr>
          <w:p w14:paraId="20C9BFFC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807" w:type="pct"/>
            <w:shd w:val="clear" w:color="auto" w:fill="auto"/>
          </w:tcPr>
          <w:p w14:paraId="76D6FD63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30C3ACD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5DC965FA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125A0D6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23C1CDC4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04DCE2D7" w14:textId="77777777" w:rsidTr="007B233E">
        <w:tc>
          <w:tcPr>
            <w:tcW w:w="738" w:type="pct"/>
            <w:vMerge w:val="restart"/>
            <w:shd w:val="clear" w:color="auto" w:fill="auto"/>
            <w:vAlign w:val="center"/>
          </w:tcPr>
          <w:p w14:paraId="53537BBC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7" w:type="pct"/>
            <w:shd w:val="clear" w:color="auto" w:fill="auto"/>
          </w:tcPr>
          <w:p w14:paraId="44BEBD9A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8" w:type="pct"/>
            <w:shd w:val="clear" w:color="auto" w:fill="auto"/>
          </w:tcPr>
          <w:p w14:paraId="647CA2C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1C7D5A0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0FF28433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22" w:type="pct"/>
            <w:shd w:val="clear" w:color="auto" w:fill="auto"/>
          </w:tcPr>
          <w:p w14:paraId="65C655F7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737DCC3D" w14:textId="77777777" w:rsidTr="007B233E">
        <w:tc>
          <w:tcPr>
            <w:tcW w:w="738" w:type="pct"/>
            <w:vMerge/>
            <w:shd w:val="clear" w:color="auto" w:fill="auto"/>
          </w:tcPr>
          <w:p w14:paraId="28F6FA1E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5E62A97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8" w:type="pct"/>
            <w:shd w:val="clear" w:color="auto" w:fill="auto"/>
          </w:tcPr>
          <w:p w14:paraId="09FCA698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3C8FD07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743E18E2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22" w:type="pct"/>
            <w:shd w:val="clear" w:color="auto" w:fill="auto"/>
          </w:tcPr>
          <w:p w14:paraId="0D4D8F44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4EB96768" w14:textId="77777777" w:rsidTr="007B233E">
        <w:tc>
          <w:tcPr>
            <w:tcW w:w="738" w:type="pct"/>
            <w:vMerge/>
            <w:shd w:val="clear" w:color="auto" w:fill="auto"/>
          </w:tcPr>
          <w:p w14:paraId="3C112444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8A911F3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8" w:type="pct"/>
            <w:shd w:val="clear" w:color="auto" w:fill="auto"/>
          </w:tcPr>
          <w:p w14:paraId="0922A1E6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10A9A962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57D3CA40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22" w:type="pct"/>
            <w:shd w:val="clear" w:color="auto" w:fill="auto"/>
          </w:tcPr>
          <w:p w14:paraId="7302D52F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367318BA" w14:textId="77777777" w:rsidTr="007B233E">
        <w:tc>
          <w:tcPr>
            <w:tcW w:w="5000" w:type="pct"/>
            <w:gridSpan w:val="6"/>
            <w:shd w:val="clear" w:color="auto" w:fill="auto"/>
          </w:tcPr>
          <w:p w14:paraId="39C0D9DF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1910F6" w:rsidRPr="001A4780" w14:paraId="47707071" w14:textId="77777777" w:rsidTr="007B233E">
        <w:tc>
          <w:tcPr>
            <w:tcW w:w="738" w:type="pct"/>
            <w:shd w:val="clear" w:color="auto" w:fill="auto"/>
          </w:tcPr>
          <w:p w14:paraId="788873CE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807" w:type="pct"/>
            <w:shd w:val="clear" w:color="auto" w:fill="auto"/>
          </w:tcPr>
          <w:p w14:paraId="25CF96AE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27D459D1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18868124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7B15103A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721C6C37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677DA469" w14:textId="77777777" w:rsidTr="007B233E">
        <w:tc>
          <w:tcPr>
            <w:tcW w:w="738" w:type="pct"/>
            <w:shd w:val="clear" w:color="auto" w:fill="auto"/>
          </w:tcPr>
          <w:p w14:paraId="3F967FA2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BAB48D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8" w:type="pct"/>
            <w:shd w:val="clear" w:color="auto" w:fill="auto"/>
          </w:tcPr>
          <w:p w14:paraId="4517060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1F4FEA4E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57DC740C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22" w:type="pct"/>
            <w:shd w:val="clear" w:color="auto" w:fill="auto"/>
          </w:tcPr>
          <w:p w14:paraId="3F5CD5AA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1599F59F" w14:textId="77777777" w:rsidTr="007B233E">
        <w:tc>
          <w:tcPr>
            <w:tcW w:w="5000" w:type="pct"/>
            <w:gridSpan w:val="6"/>
            <w:shd w:val="clear" w:color="auto" w:fill="auto"/>
          </w:tcPr>
          <w:p w14:paraId="5A193F3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1910F6" w:rsidRPr="001A4780" w14:paraId="60A3FD28" w14:textId="77777777" w:rsidTr="007B233E">
        <w:tc>
          <w:tcPr>
            <w:tcW w:w="738" w:type="pct"/>
            <w:shd w:val="clear" w:color="auto" w:fill="auto"/>
          </w:tcPr>
          <w:p w14:paraId="4E709ECA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807" w:type="pct"/>
            <w:shd w:val="clear" w:color="auto" w:fill="auto"/>
          </w:tcPr>
          <w:p w14:paraId="518896E7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00120ED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4FD0D9D3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1A414D92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564999F4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40217715" w14:textId="77777777" w:rsidTr="007B233E">
        <w:tc>
          <w:tcPr>
            <w:tcW w:w="738" w:type="pct"/>
            <w:vMerge w:val="restart"/>
            <w:shd w:val="clear" w:color="auto" w:fill="auto"/>
            <w:vAlign w:val="center"/>
          </w:tcPr>
          <w:p w14:paraId="0E33C75E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7" w:type="pct"/>
            <w:shd w:val="clear" w:color="auto" w:fill="auto"/>
          </w:tcPr>
          <w:p w14:paraId="737420D6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8" w:type="pct"/>
            <w:shd w:val="clear" w:color="auto" w:fill="auto"/>
          </w:tcPr>
          <w:p w14:paraId="491C9AB7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69684AC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610893A5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22" w:type="pct"/>
            <w:shd w:val="clear" w:color="auto" w:fill="auto"/>
          </w:tcPr>
          <w:p w14:paraId="2115105D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3FDFC1FB" w14:textId="77777777" w:rsidTr="007B233E">
        <w:tc>
          <w:tcPr>
            <w:tcW w:w="738" w:type="pct"/>
            <w:vMerge/>
            <w:shd w:val="clear" w:color="auto" w:fill="auto"/>
          </w:tcPr>
          <w:p w14:paraId="5EE23C6A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8349BE8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8" w:type="pct"/>
            <w:shd w:val="clear" w:color="auto" w:fill="auto"/>
          </w:tcPr>
          <w:p w14:paraId="054DCE41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14EE4538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13E23243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22" w:type="pct"/>
            <w:shd w:val="clear" w:color="auto" w:fill="auto"/>
          </w:tcPr>
          <w:p w14:paraId="67AF01AA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50CE20A3" w14:textId="77777777" w:rsidTr="007B233E">
        <w:tc>
          <w:tcPr>
            <w:tcW w:w="5000" w:type="pct"/>
            <w:gridSpan w:val="6"/>
            <w:shd w:val="clear" w:color="auto" w:fill="auto"/>
          </w:tcPr>
          <w:p w14:paraId="06219141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1910F6" w:rsidRPr="001A4780" w14:paraId="48B6B5C1" w14:textId="77777777" w:rsidTr="007B233E">
        <w:tc>
          <w:tcPr>
            <w:tcW w:w="738" w:type="pct"/>
            <w:shd w:val="clear" w:color="auto" w:fill="auto"/>
          </w:tcPr>
          <w:p w14:paraId="0EC6E5A2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807" w:type="pct"/>
            <w:shd w:val="clear" w:color="auto" w:fill="auto"/>
          </w:tcPr>
          <w:p w14:paraId="7F643836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42CD70F2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5E72BB0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727D971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571B2DBE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378AA363" w14:textId="77777777" w:rsidTr="007B233E">
        <w:tc>
          <w:tcPr>
            <w:tcW w:w="738" w:type="pct"/>
            <w:shd w:val="clear" w:color="auto" w:fill="auto"/>
          </w:tcPr>
          <w:p w14:paraId="24677DE3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1553FF6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8" w:type="pct"/>
            <w:shd w:val="clear" w:color="auto" w:fill="auto"/>
          </w:tcPr>
          <w:p w14:paraId="2E8399AF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09AB95D6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11" w:type="pct"/>
            <w:shd w:val="clear" w:color="auto" w:fill="auto"/>
          </w:tcPr>
          <w:p w14:paraId="169FDC41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22" w:type="pct"/>
            <w:shd w:val="clear" w:color="auto" w:fill="auto"/>
          </w:tcPr>
          <w:p w14:paraId="0DD17538" w14:textId="29911F40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1910F6" w:rsidRPr="001A4780" w14:paraId="1019C2CB" w14:textId="77777777" w:rsidTr="007B233E">
        <w:tc>
          <w:tcPr>
            <w:tcW w:w="738" w:type="pct"/>
            <w:shd w:val="clear" w:color="auto" w:fill="auto"/>
          </w:tcPr>
          <w:p w14:paraId="5CAACFB9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FEFE658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8" w:type="pct"/>
            <w:shd w:val="clear" w:color="auto" w:fill="auto"/>
          </w:tcPr>
          <w:p w14:paraId="5164744B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15CE2F2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11" w:type="pct"/>
            <w:shd w:val="clear" w:color="auto" w:fill="auto"/>
          </w:tcPr>
          <w:p w14:paraId="21F4813B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22" w:type="pct"/>
            <w:shd w:val="clear" w:color="auto" w:fill="auto"/>
          </w:tcPr>
          <w:p w14:paraId="3C0E6A88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1910F6" w:rsidRPr="001A4780" w14:paraId="067B20E3" w14:textId="77777777" w:rsidTr="007B233E">
        <w:tc>
          <w:tcPr>
            <w:tcW w:w="738" w:type="pct"/>
            <w:shd w:val="clear" w:color="auto" w:fill="auto"/>
          </w:tcPr>
          <w:p w14:paraId="4752A1FD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81D423F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8" w:type="pct"/>
            <w:shd w:val="clear" w:color="auto" w:fill="auto"/>
          </w:tcPr>
          <w:p w14:paraId="258354D6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3A5A697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11" w:type="pct"/>
            <w:shd w:val="clear" w:color="auto" w:fill="auto"/>
          </w:tcPr>
          <w:p w14:paraId="398BC368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22" w:type="pct"/>
            <w:shd w:val="clear" w:color="auto" w:fill="auto"/>
          </w:tcPr>
          <w:p w14:paraId="41D43ED4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1C70A895" w14:textId="77777777" w:rsidTr="007B233E">
        <w:tc>
          <w:tcPr>
            <w:tcW w:w="738" w:type="pct"/>
            <w:shd w:val="clear" w:color="auto" w:fill="auto"/>
          </w:tcPr>
          <w:p w14:paraId="300FCAF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8EABC2C" w14:textId="3C903C0F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8" w:type="pct"/>
            <w:shd w:val="clear" w:color="auto" w:fill="auto"/>
          </w:tcPr>
          <w:p w14:paraId="1041DEA5" w14:textId="045CDB4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4A0720AE" w14:textId="7953EAE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1" w:type="pct"/>
            <w:shd w:val="clear" w:color="auto" w:fill="auto"/>
          </w:tcPr>
          <w:p w14:paraId="0E7D8AA8" w14:textId="2366C8A1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22" w:type="pct"/>
            <w:shd w:val="clear" w:color="auto" w:fill="auto"/>
          </w:tcPr>
          <w:p w14:paraId="013D01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E7D4890" w14:textId="77777777" w:rsidTr="007B233E">
        <w:tc>
          <w:tcPr>
            <w:tcW w:w="738" w:type="pct"/>
            <w:shd w:val="clear" w:color="auto" w:fill="auto"/>
          </w:tcPr>
          <w:p w14:paraId="02163D5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A3BD560" w14:textId="392B8AF3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8" w:type="pct"/>
            <w:shd w:val="clear" w:color="auto" w:fill="auto"/>
          </w:tcPr>
          <w:p w14:paraId="54758224" w14:textId="567E6A8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3B0E8DBF" w14:textId="4AC9F6F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3860BD17" w14:textId="411347FA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22" w:type="pct"/>
            <w:shd w:val="clear" w:color="auto" w:fill="auto"/>
          </w:tcPr>
          <w:p w14:paraId="7242F9F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88B3F9E" w14:textId="77777777" w:rsidTr="007B233E">
        <w:tc>
          <w:tcPr>
            <w:tcW w:w="5000" w:type="pct"/>
            <w:gridSpan w:val="6"/>
            <w:shd w:val="clear" w:color="auto" w:fill="auto"/>
          </w:tcPr>
          <w:p w14:paraId="3CA95E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0649066B" w14:textId="77777777" w:rsidTr="007B233E">
        <w:tc>
          <w:tcPr>
            <w:tcW w:w="738" w:type="pct"/>
            <w:shd w:val="clear" w:color="auto" w:fill="auto"/>
          </w:tcPr>
          <w:p w14:paraId="2114712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807" w:type="pct"/>
            <w:shd w:val="clear" w:color="auto" w:fill="auto"/>
          </w:tcPr>
          <w:p w14:paraId="2844EBF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771C0DB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0A46C97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58AAFB7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327D26D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595DE0E" w14:textId="77777777" w:rsidTr="007B233E">
        <w:tc>
          <w:tcPr>
            <w:tcW w:w="738" w:type="pct"/>
            <w:shd w:val="clear" w:color="auto" w:fill="auto"/>
          </w:tcPr>
          <w:p w14:paraId="3A87DC5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91CA23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8" w:type="pct"/>
            <w:shd w:val="clear" w:color="auto" w:fill="auto"/>
          </w:tcPr>
          <w:p w14:paraId="2A86E83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1486C16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10B71E5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22" w:type="pct"/>
            <w:shd w:val="clear" w:color="auto" w:fill="auto"/>
          </w:tcPr>
          <w:p w14:paraId="5C1465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B88526E" w14:textId="77777777" w:rsidTr="007B233E">
        <w:tc>
          <w:tcPr>
            <w:tcW w:w="738" w:type="pct"/>
            <w:shd w:val="clear" w:color="auto" w:fill="auto"/>
          </w:tcPr>
          <w:p w14:paraId="31748D1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F55623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8" w:type="pct"/>
            <w:shd w:val="clear" w:color="auto" w:fill="auto"/>
          </w:tcPr>
          <w:p w14:paraId="69A53D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032AE03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1EE796E3" w14:textId="77777777" w:rsidR="004A5F56" w:rsidRPr="00152D0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22" w:type="pct"/>
            <w:shd w:val="clear" w:color="auto" w:fill="auto"/>
          </w:tcPr>
          <w:p w14:paraId="35944933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14C905FE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7EF79A4A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7BE711D9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6AA4B38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2448F50B" w14:textId="77777777" w:rsidTr="007B233E">
        <w:tc>
          <w:tcPr>
            <w:tcW w:w="738" w:type="pct"/>
            <w:shd w:val="clear" w:color="auto" w:fill="auto"/>
          </w:tcPr>
          <w:p w14:paraId="47CF20A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0236BB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8" w:type="pct"/>
            <w:shd w:val="clear" w:color="auto" w:fill="auto"/>
          </w:tcPr>
          <w:p w14:paraId="19E86AA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044F74D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11" w:type="pct"/>
            <w:shd w:val="clear" w:color="auto" w:fill="auto"/>
          </w:tcPr>
          <w:p w14:paraId="7742011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22" w:type="pct"/>
            <w:shd w:val="clear" w:color="auto" w:fill="auto"/>
          </w:tcPr>
          <w:p w14:paraId="3A31D1C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D21ED99" w14:textId="77777777" w:rsidTr="007B233E">
        <w:tc>
          <w:tcPr>
            <w:tcW w:w="738" w:type="pct"/>
            <w:shd w:val="clear" w:color="auto" w:fill="auto"/>
          </w:tcPr>
          <w:p w14:paraId="1DED5A4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5AC060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8" w:type="pct"/>
            <w:shd w:val="clear" w:color="auto" w:fill="auto"/>
          </w:tcPr>
          <w:p w14:paraId="236FAD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0E54975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5E3F546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22" w:type="pct"/>
            <w:shd w:val="clear" w:color="auto" w:fill="auto"/>
          </w:tcPr>
          <w:p w14:paraId="3E94CA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9F0F26F" w14:textId="77777777" w:rsidTr="007B233E">
        <w:tc>
          <w:tcPr>
            <w:tcW w:w="738" w:type="pct"/>
            <w:shd w:val="clear" w:color="auto" w:fill="auto"/>
          </w:tcPr>
          <w:p w14:paraId="49A4E99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6A1113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8" w:type="pct"/>
            <w:shd w:val="clear" w:color="auto" w:fill="auto"/>
          </w:tcPr>
          <w:p w14:paraId="7C1DD43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1F62A0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11" w:type="pct"/>
            <w:shd w:val="clear" w:color="auto" w:fill="auto"/>
          </w:tcPr>
          <w:p w14:paraId="25ADEE2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22" w:type="pct"/>
            <w:shd w:val="clear" w:color="auto" w:fill="auto"/>
          </w:tcPr>
          <w:p w14:paraId="1C96A2D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3990FF9" w14:textId="77777777" w:rsidTr="007B233E">
        <w:tc>
          <w:tcPr>
            <w:tcW w:w="5000" w:type="pct"/>
            <w:gridSpan w:val="6"/>
            <w:shd w:val="clear" w:color="auto" w:fill="auto"/>
          </w:tcPr>
          <w:p w14:paraId="0B91633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3BA980D8" w14:textId="77777777" w:rsidTr="007B233E">
        <w:tc>
          <w:tcPr>
            <w:tcW w:w="738" w:type="pct"/>
            <w:shd w:val="clear" w:color="auto" w:fill="auto"/>
          </w:tcPr>
          <w:p w14:paraId="0206A41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807" w:type="pct"/>
            <w:shd w:val="clear" w:color="auto" w:fill="auto"/>
          </w:tcPr>
          <w:p w14:paraId="53D2D28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59E2CD9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6CF6478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3F23549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4972295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5580862" w14:textId="77777777" w:rsidTr="007B233E">
        <w:tc>
          <w:tcPr>
            <w:tcW w:w="738" w:type="pct"/>
            <w:shd w:val="clear" w:color="auto" w:fill="auto"/>
          </w:tcPr>
          <w:p w14:paraId="70C0B0D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B4C0D4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8" w:type="pct"/>
            <w:shd w:val="clear" w:color="auto" w:fill="auto"/>
          </w:tcPr>
          <w:p w14:paraId="1FA738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6D3C38D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3A5E6F4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22" w:type="pct"/>
            <w:shd w:val="clear" w:color="auto" w:fill="auto"/>
          </w:tcPr>
          <w:p w14:paraId="53E0779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4AA7FBE" w14:textId="77777777" w:rsidTr="007B233E">
        <w:tc>
          <w:tcPr>
            <w:tcW w:w="738" w:type="pct"/>
            <w:shd w:val="clear" w:color="auto" w:fill="auto"/>
          </w:tcPr>
          <w:p w14:paraId="7D468A7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63AE28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8" w:type="pct"/>
            <w:shd w:val="clear" w:color="auto" w:fill="auto"/>
          </w:tcPr>
          <w:p w14:paraId="6C1133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6AE15E8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11" w:type="pct"/>
            <w:shd w:val="clear" w:color="auto" w:fill="auto"/>
          </w:tcPr>
          <w:p w14:paraId="62F4603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22" w:type="pct"/>
            <w:shd w:val="clear" w:color="auto" w:fill="auto"/>
          </w:tcPr>
          <w:p w14:paraId="541B417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F7BEF94" w14:textId="77777777" w:rsidTr="007B233E">
        <w:tc>
          <w:tcPr>
            <w:tcW w:w="738" w:type="pct"/>
            <w:shd w:val="clear" w:color="auto" w:fill="auto"/>
          </w:tcPr>
          <w:p w14:paraId="0BF360E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2D8952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8" w:type="pct"/>
            <w:shd w:val="clear" w:color="auto" w:fill="auto"/>
          </w:tcPr>
          <w:p w14:paraId="19DF6F0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2BB2782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78B7E3C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22" w:type="pct"/>
            <w:shd w:val="clear" w:color="auto" w:fill="auto"/>
          </w:tcPr>
          <w:p w14:paraId="41AB30C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842F32" w14:textId="77777777" w:rsidTr="007B233E">
        <w:tc>
          <w:tcPr>
            <w:tcW w:w="738" w:type="pct"/>
            <w:shd w:val="clear" w:color="auto" w:fill="auto"/>
          </w:tcPr>
          <w:p w14:paraId="30A2E91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4D4050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8" w:type="pct"/>
            <w:shd w:val="clear" w:color="auto" w:fill="auto"/>
          </w:tcPr>
          <w:p w14:paraId="04D174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726E0FC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11" w:type="pct"/>
            <w:shd w:val="clear" w:color="auto" w:fill="auto"/>
          </w:tcPr>
          <w:p w14:paraId="035F827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22" w:type="pct"/>
            <w:shd w:val="clear" w:color="auto" w:fill="auto"/>
          </w:tcPr>
          <w:p w14:paraId="021C9B7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FD55DE4" w14:textId="77777777" w:rsidTr="007B233E">
        <w:tc>
          <w:tcPr>
            <w:tcW w:w="5000" w:type="pct"/>
            <w:gridSpan w:val="6"/>
            <w:shd w:val="clear" w:color="auto" w:fill="auto"/>
            <w:vAlign w:val="center"/>
          </w:tcPr>
          <w:p w14:paraId="50134F4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 протокола</w:t>
            </w:r>
          </w:p>
        </w:tc>
      </w:tr>
      <w:tr w:rsidR="004A5F56" w:rsidRPr="001A4780" w14:paraId="4C6B2640" w14:textId="77777777" w:rsidTr="007B233E">
        <w:tc>
          <w:tcPr>
            <w:tcW w:w="738" w:type="pct"/>
            <w:shd w:val="clear" w:color="auto" w:fill="auto"/>
            <w:vAlign w:val="center"/>
          </w:tcPr>
          <w:p w14:paraId="077FBA6A" w14:textId="77777777" w:rsidR="004A5F56" w:rsidRPr="00C007BD" w:rsidRDefault="004A5F56" w:rsidP="004A5F56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</w:rPr>
              <w:t>protocolLot</w:t>
            </w:r>
          </w:p>
        </w:tc>
        <w:tc>
          <w:tcPr>
            <w:tcW w:w="807" w:type="pct"/>
            <w:shd w:val="clear" w:color="auto" w:fill="auto"/>
          </w:tcPr>
          <w:p w14:paraId="4A1F2C0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28E8F93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0CAE53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16D2CE7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3047C55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BE8D348" w14:textId="77777777" w:rsidTr="007B233E">
        <w:tc>
          <w:tcPr>
            <w:tcW w:w="738" w:type="pct"/>
            <w:shd w:val="clear" w:color="auto" w:fill="auto"/>
            <w:vAlign w:val="center"/>
          </w:tcPr>
          <w:p w14:paraId="45A7383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B23B2ED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8" w:type="pct"/>
            <w:shd w:val="clear" w:color="auto" w:fill="auto"/>
          </w:tcPr>
          <w:p w14:paraId="639402FD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40439C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7CD3AB8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22" w:type="pct"/>
            <w:shd w:val="clear" w:color="auto" w:fill="auto"/>
          </w:tcPr>
          <w:p w14:paraId="5F6835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5A5C0956" w14:textId="77777777" w:rsidTr="007B233E">
        <w:tc>
          <w:tcPr>
            <w:tcW w:w="738" w:type="pct"/>
            <w:shd w:val="clear" w:color="auto" w:fill="auto"/>
            <w:vAlign w:val="center"/>
          </w:tcPr>
          <w:p w14:paraId="6DFE4E5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011447D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AD77E5">
              <w:rPr>
                <w:sz w:val="20"/>
                <w:lang w:val="en-US"/>
              </w:rPr>
              <w:t>noLastOffers</w:t>
            </w:r>
          </w:p>
        </w:tc>
        <w:tc>
          <w:tcPr>
            <w:tcW w:w="208" w:type="pct"/>
            <w:shd w:val="clear" w:color="auto" w:fill="auto"/>
          </w:tcPr>
          <w:p w14:paraId="417D4F3E" w14:textId="77777777" w:rsidR="004A5F56" w:rsidRPr="0020597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7F55E3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11" w:type="pct"/>
            <w:shd w:val="clear" w:color="auto" w:fill="auto"/>
          </w:tcPr>
          <w:p w14:paraId="1D086761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Все участники отказались направить окончательные предложения. Все заявки, соответствующие требованиям признаны окончательными предложениями (согласно ч.14 ст. 83 Федерального закона 44-ФЗ)</w:t>
            </w:r>
          </w:p>
        </w:tc>
        <w:tc>
          <w:tcPr>
            <w:tcW w:w="1322" w:type="pct"/>
            <w:shd w:val="clear" w:color="auto" w:fill="auto"/>
          </w:tcPr>
          <w:p w14:paraId="6672BA2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A8F58A6" w14:textId="77777777" w:rsidTr="007B233E">
        <w:tc>
          <w:tcPr>
            <w:tcW w:w="738" w:type="pct"/>
            <w:shd w:val="clear" w:color="auto" w:fill="auto"/>
            <w:vAlign w:val="center"/>
          </w:tcPr>
          <w:p w14:paraId="17DF17A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49B8C0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applications</w:t>
            </w:r>
          </w:p>
        </w:tc>
        <w:tc>
          <w:tcPr>
            <w:tcW w:w="208" w:type="pct"/>
            <w:shd w:val="clear" w:color="auto" w:fill="auto"/>
          </w:tcPr>
          <w:p w14:paraId="3E58D0E0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7051E86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114DBF1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Допущеные заявки</w:t>
            </w:r>
          </w:p>
        </w:tc>
        <w:tc>
          <w:tcPr>
            <w:tcW w:w="1322" w:type="pct"/>
            <w:shd w:val="clear" w:color="auto" w:fill="auto"/>
          </w:tcPr>
          <w:p w14:paraId="6EA9939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911D774" w14:textId="77777777" w:rsidTr="007B233E">
        <w:tc>
          <w:tcPr>
            <w:tcW w:w="738" w:type="pct"/>
            <w:shd w:val="clear" w:color="auto" w:fill="auto"/>
            <w:vAlign w:val="center"/>
          </w:tcPr>
          <w:p w14:paraId="6848C7D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B28A1A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rejectedApplications</w:t>
            </w:r>
          </w:p>
        </w:tc>
        <w:tc>
          <w:tcPr>
            <w:tcW w:w="208" w:type="pct"/>
            <w:shd w:val="clear" w:color="auto" w:fill="auto"/>
          </w:tcPr>
          <w:p w14:paraId="70CF9116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65FDE3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57FAEB3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Отклоненные заявки  (для печатной формы)</w:t>
            </w:r>
          </w:p>
        </w:tc>
        <w:tc>
          <w:tcPr>
            <w:tcW w:w="1322" w:type="pct"/>
            <w:shd w:val="clear" w:color="auto" w:fill="auto"/>
          </w:tcPr>
          <w:p w14:paraId="501D8F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4985D900" w14:textId="77777777" w:rsidTr="007B233E">
        <w:tc>
          <w:tcPr>
            <w:tcW w:w="738" w:type="pct"/>
            <w:shd w:val="clear" w:color="auto" w:fill="auto"/>
            <w:vAlign w:val="center"/>
          </w:tcPr>
          <w:p w14:paraId="5C83297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EDBDB5C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8" w:type="pct"/>
            <w:shd w:val="clear" w:color="auto" w:fill="auto"/>
          </w:tcPr>
          <w:p w14:paraId="437B135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63A0DB6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2D0EA5A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 xml:space="preserve">Признание запроса предложений </w:t>
            </w:r>
            <w:proofErr w:type="gramStart"/>
            <w:r w:rsidRPr="00AD77E5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22" w:type="pct"/>
            <w:shd w:val="clear" w:color="auto" w:fill="auto"/>
          </w:tcPr>
          <w:p w14:paraId="25F52B2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C0660FF" w14:textId="77777777" w:rsidTr="007B233E">
        <w:tc>
          <w:tcPr>
            <w:tcW w:w="5000" w:type="pct"/>
            <w:gridSpan w:val="6"/>
            <w:shd w:val="clear" w:color="auto" w:fill="auto"/>
          </w:tcPr>
          <w:p w14:paraId="2EE2C0AC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AD77E5">
              <w:rPr>
                <w:b/>
                <w:sz w:val="20"/>
              </w:rPr>
              <w:t xml:space="preserve">Допущеные заявки </w:t>
            </w:r>
          </w:p>
        </w:tc>
      </w:tr>
      <w:tr w:rsidR="004A5F56" w:rsidRPr="001A4780" w14:paraId="263FA565" w14:textId="77777777" w:rsidTr="007B233E">
        <w:tc>
          <w:tcPr>
            <w:tcW w:w="738" w:type="pct"/>
            <w:shd w:val="clear" w:color="auto" w:fill="auto"/>
            <w:vAlign w:val="center"/>
          </w:tcPr>
          <w:p w14:paraId="2BC400A9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807" w:type="pct"/>
            <w:shd w:val="clear" w:color="auto" w:fill="auto"/>
          </w:tcPr>
          <w:p w14:paraId="195A2E0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33A5C70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79D1E9C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0502700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498FA1D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67C1BF2" w14:textId="77777777" w:rsidTr="007B233E">
        <w:tc>
          <w:tcPr>
            <w:tcW w:w="738" w:type="pct"/>
            <w:shd w:val="clear" w:color="auto" w:fill="auto"/>
            <w:vAlign w:val="center"/>
          </w:tcPr>
          <w:p w14:paraId="72B8DEB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94425AF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8" w:type="pct"/>
            <w:shd w:val="clear" w:color="auto" w:fill="auto"/>
          </w:tcPr>
          <w:p w14:paraId="06668E4F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276E171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45795FAB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22" w:type="pct"/>
            <w:shd w:val="clear" w:color="auto" w:fill="auto"/>
          </w:tcPr>
          <w:p w14:paraId="5C57FC6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FCC228D" w14:textId="77777777" w:rsidTr="007B233E">
        <w:tc>
          <w:tcPr>
            <w:tcW w:w="738" w:type="pct"/>
            <w:shd w:val="clear" w:color="auto" w:fill="auto"/>
            <w:vAlign w:val="center"/>
          </w:tcPr>
          <w:p w14:paraId="5248E2C9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807" w:type="pct"/>
            <w:shd w:val="clear" w:color="auto" w:fill="auto"/>
          </w:tcPr>
          <w:p w14:paraId="51312AF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664AE9F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62FDF8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442F5B3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67CA1D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3CA5AE6" w14:textId="77777777" w:rsidTr="007B233E">
        <w:tc>
          <w:tcPr>
            <w:tcW w:w="738" w:type="pct"/>
            <w:shd w:val="clear" w:color="auto" w:fill="auto"/>
            <w:vAlign w:val="center"/>
          </w:tcPr>
          <w:p w14:paraId="6556517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B801EB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8" w:type="pct"/>
            <w:shd w:val="clear" w:color="auto" w:fill="auto"/>
          </w:tcPr>
          <w:p w14:paraId="3D264BAF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01325B2F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11" w:type="pct"/>
            <w:shd w:val="clear" w:color="auto" w:fill="auto"/>
          </w:tcPr>
          <w:p w14:paraId="03E0CF0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22" w:type="pct"/>
            <w:shd w:val="clear" w:color="auto" w:fill="auto"/>
          </w:tcPr>
          <w:p w14:paraId="6273E94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D59F3CE" w14:textId="77777777" w:rsidTr="007B233E">
        <w:tc>
          <w:tcPr>
            <w:tcW w:w="738" w:type="pct"/>
            <w:shd w:val="clear" w:color="auto" w:fill="auto"/>
            <w:vAlign w:val="center"/>
          </w:tcPr>
          <w:p w14:paraId="550DE79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17A9B5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appDate</w:t>
            </w:r>
          </w:p>
        </w:tc>
        <w:tc>
          <w:tcPr>
            <w:tcW w:w="208" w:type="pct"/>
            <w:shd w:val="clear" w:color="auto" w:fill="auto"/>
          </w:tcPr>
          <w:p w14:paraId="27A652BE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32C0F959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302A994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Дата и время подачи заявки</w:t>
            </w:r>
          </w:p>
        </w:tc>
        <w:tc>
          <w:tcPr>
            <w:tcW w:w="1322" w:type="pct"/>
            <w:shd w:val="clear" w:color="auto" w:fill="auto"/>
          </w:tcPr>
          <w:p w14:paraId="6D464F3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565FB85" w14:textId="77777777" w:rsidTr="007B233E">
        <w:tc>
          <w:tcPr>
            <w:tcW w:w="738" w:type="pct"/>
            <w:shd w:val="clear" w:color="auto" w:fill="auto"/>
            <w:vAlign w:val="center"/>
          </w:tcPr>
          <w:p w14:paraId="3EEB053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93417F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appParticipant</w:t>
            </w:r>
          </w:p>
        </w:tc>
        <w:tc>
          <w:tcPr>
            <w:tcW w:w="208" w:type="pct"/>
            <w:shd w:val="clear" w:color="auto" w:fill="auto"/>
          </w:tcPr>
          <w:p w14:paraId="3E87A09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742990FB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79ABE73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Участник</w:t>
            </w:r>
            <w:r w:rsidRPr="003D62E4">
              <w:rPr>
                <w:sz w:val="20"/>
              </w:rPr>
              <w:t xml:space="preserve"> заявки</w:t>
            </w:r>
          </w:p>
        </w:tc>
        <w:tc>
          <w:tcPr>
            <w:tcW w:w="1322" w:type="pct"/>
            <w:shd w:val="clear" w:color="auto" w:fill="auto"/>
          </w:tcPr>
          <w:p w14:paraId="52D30B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B8A19C0" w14:textId="77777777" w:rsidTr="007B233E">
        <w:tc>
          <w:tcPr>
            <w:tcW w:w="738" w:type="pct"/>
            <w:shd w:val="clear" w:color="auto" w:fill="auto"/>
            <w:vAlign w:val="center"/>
          </w:tcPr>
          <w:p w14:paraId="346ECFA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A21AF5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price</w:t>
            </w:r>
          </w:p>
        </w:tc>
        <w:tc>
          <w:tcPr>
            <w:tcW w:w="208" w:type="pct"/>
            <w:shd w:val="clear" w:color="auto" w:fill="auto"/>
          </w:tcPr>
          <w:p w14:paraId="195126E7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594E3486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Т(1-21)</w:t>
            </w:r>
          </w:p>
        </w:tc>
        <w:tc>
          <w:tcPr>
            <w:tcW w:w="1411" w:type="pct"/>
            <w:shd w:val="clear" w:color="auto" w:fill="auto"/>
          </w:tcPr>
          <w:p w14:paraId="2841D2E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Предполагаемая цена</w:t>
            </w:r>
          </w:p>
        </w:tc>
        <w:tc>
          <w:tcPr>
            <w:tcW w:w="1322" w:type="pct"/>
            <w:shd w:val="clear" w:color="auto" w:fill="auto"/>
          </w:tcPr>
          <w:p w14:paraId="0044695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21554A">
              <w:rPr>
                <w:sz w:val="20"/>
              </w:rPr>
              <w:t>(-)?\d+(\.\d{1,2})?</w:t>
            </w:r>
          </w:p>
        </w:tc>
      </w:tr>
      <w:tr w:rsidR="004A5F56" w:rsidRPr="001A4780" w14:paraId="77B54407" w14:textId="77777777" w:rsidTr="007B233E">
        <w:tc>
          <w:tcPr>
            <w:tcW w:w="738" w:type="pct"/>
            <w:shd w:val="clear" w:color="auto" w:fill="auto"/>
            <w:vAlign w:val="center"/>
          </w:tcPr>
          <w:p w14:paraId="5C0AD13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608F383" w14:textId="77777777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  <w:lang w:val="en-US"/>
              </w:rPr>
              <w:t>spelledPrice</w:t>
            </w:r>
          </w:p>
        </w:tc>
        <w:tc>
          <w:tcPr>
            <w:tcW w:w="208" w:type="pct"/>
            <w:shd w:val="clear" w:color="auto" w:fill="auto"/>
          </w:tcPr>
          <w:p w14:paraId="4072BB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0C9CD3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1" w:type="pct"/>
            <w:shd w:val="clear" w:color="auto" w:fill="auto"/>
          </w:tcPr>
          <w:p w14:paraId="775804DC" w14:textId="77777777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11A33">
              <w:rPr>
                <w:sz w:val="20"/>
              </w:rPr>
              <w:t>Предложение участника (для печатной формы)</w:t>
            </w:r>
          </w:p>
        </w:tc>
        <w:tc>
          <w:tcPr>
            <w:tcW w:w="1322" w:type="pct"/>
            <w:shd w:val="clear" w:color="auto" w:fill="auto"/>
          </w:tcPr>
          <w:p w14:paraId="06BF65E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474B1AB3" w14:textId="77777777" w:rsidTr="007B233E">
        <w:tc>
          <w:tcPr>
            <w:tcW w:w="738" w:type="pct"/>
            <w:shd w:val="clear" w:color="auto" w:fill="auto"/>
            <w:vAlign w:val="center"/>
          </w:tcPr>
          <w:p w14:paraId="7FFFBD1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105576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lastOffer</w:t>
            </w:r>
          </w:p>
        </w:tc>
        <w:tc>
          <w:tcPr>
            <w:tcW w:w="208" w:type="pct"/>
            <w:shd w:val="clear" w:color="auto" w:fill="auto"/>
          </w:tcPr>
          <w:p w14:paraId="14F6A146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5495BD4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0F8AB47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Окончательное предложение</w:t>
            </w:r>
          </w:p>
        </w:tc>
        <w:tc>
          <w:tcPr>
            <w:tcW w:w="1322" w:type="pct"/>
            <w:shd w:val="clear" w:color="auto" w:fill="auto"/>
          </w:tcPr>
          <w:p w14:paraId="57392B9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FF91D54" w14:textId="77777777" w:rsidTr="007B233E">
        <w:tc>
          <w:tcPr>
            <w:tcW w:w="738" w:type="pct"/>
            <w:shd w:val="clear" w:color="auto" w:fill="auto"/>
            <w:vAlign w:val="center"/>
          </w:tcPr>
          <w:p w14:paraId="274C17C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D37E89C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AD77E5">
              <w:rPr>
                <w:sz w:val="20"/>
                <w:lang w:val="en-US"/>
              </w:rPr>
              <w:t>bestOffer</w:t>
            </w:r>
          </w:p>
        </w:tc>
        <w:tc>
          <w:tcPr>
            <w:tcW w:w="208" w:type="pct"/>
            <w:shd w:val="clear" w:color="auto" w:fill="auto"/>
          </w:tcPr>
          <w:p w14:paraId="54E36391" w14:textId="77777777" w:rsidR="004A5F56" w:rsidRPr="0020597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326F82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11" w:type="pct"/>
            <w:shd w:val="clear" w:color="auto" w:fill="auto"/>
          </w:tcPr>
          <w:p w14:paraId="7AF4E7E2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Заявка признана лучшей по результатам запроса предложений до подачи кончательных предложений</w:t>
            </w:r>
          </w:p>
        </w:tc>
        <w:tc>
          <w:tcPr>
            <w:tcW w:w="1322" w:type="pct"/>
            <w:shd w:val="clear" w:color="auto" w:fill="auto"/>
          </w:tcPr>
          <w:p w14:paraId="2070BC6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996762D" w14:textId="77777777" w:rsidTr="007B233E">
        <w:tc>
          <w:tcPr>
            <w:tcW w:w="738" w:type="pct"/>
            <w:shd w:val="clear" w:color="auto" w:fill="auto"/>
            <w:vAlign w:val="center"/>
          </w:tcPr>
          <w:p w14:paraId="32E6EBC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FF0A123" w14:textId="77777777" w:rsidR="004A5F56" w:rsidRPr="00AD77E5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AD77E5">
              <w:rPr>
                <w:sz w:val="20"/>
                <w:lang w:val="en-US"/>
              </w:rPr>
              <w:t>appRating</w:t>
            </w:r>
          </w:p>
        </w:tc>
        <w:tc>
          <w:tcPr>
            <w:tcW w:w="208" w:type="pct"/>
            <w:shd w:val="clear" w:color="auto" w:fill="auto"/>
          </w:tcPr>
          <w:p w14:paraId="2D62A61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3C8B7DAD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1" w:type="pct"/>
            <w:shd w:val="clear" w:color="auto" w:fill="auto"/>
          </w:tcPr>
          <w:p w14:paraId="4E613934" w14:textId="77777777" w:rsidR="004A5F56" w:rsidRPr="00AD77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Порядковый номер заявки по результатам оценки заявки</w:t>
            </w:r>
          </w:p>
        </w:tc>
        <w:tc>
          <w:tcPr>
            <w:tcW w:w="1322" w:type="pct"/>
            <w:shd w:val="clear" w:color="auto" w:fill="auto"/>
          </w:tcPr>
          <w:p w14:paraId="02DC543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BC0A1A3" w14:textId="77777777" w:rsidTr="007B233E">
        <w:tc>
          <w:tcPr>
            <w:tcW w:w="738" w:type="pct"/>
            <w:shd w:val="clear" w:color="auto" w:fill="auto"/>
            <w:vAlign w:val="center"/>
          </w:tcPr>
          <w:p w14:paraId="7C4073C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FA6FC4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D62E4">
              <w:rPr>
                <w:sz w:val="20"/>
              </w:rPr>
              <w:t>с</w:t>
            </w:r>
            <w:proofErr w:type="gramEnd"/>
            <w:r w:rsidRPr="003D62E4">
              <w:rPr>
                <w:sz w:val="20"/>
              </w:rPr>
              <w:t>orrespondencies</w:t>
            </w:r>
          </w:p>
        </w:tc>
        <w:tc>
          <w:tcPr>
            <w:tcW w:w="208" w:type="pct"/>
            <w:shd w:val="clear" w:color="auto" w:fill="auto"/>
          </w:tcPr>
          <w:p w14:paraId="5428046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1E3EE0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6D31C837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322" w:type="pct"/>
            <w:shd w:val="clear" w:color="auto" w:fill="auto"/>
          </w:tcPr>
          <w:p w14:paraId="29DAD8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2094DC4" w14:textId="77777777" w:rsidTr="007B233E">
        <w:tc>
          <w:tcPr>
            <w:tcW w:w="738" w:type="pct"/>
            <w:shd w:val="clear" w:color="auto" w:fill="auto"/>
            <w:vAlign w:val="center"/>
          </w:tcPr>
          <w:p w14:paraId="3805C42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041FEA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8" w:type="pct"/>
            <w:shd w:val="clear" w:color="auto" w:fill="auto"/>
          </w:tcPr>
          <w:p w14:paraId="0ED23BC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324B501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11" w:type="pct"/>
            <w:shd w:val="clear" w:color="auto" w:fill="auto"/>
          </w:tcPr>
          <w:p w14:paraId="0E4BD78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</w:t>
            </w:r>
            <w:proofErr w:type="gramStart"/>
            <w:r w:rsidRPr="001C54AD">
              <w:rPr>
                <w:sz w:val="20"/>
              </w:rPr>
              <w:t>а</w:t>
            </w:r>
            <w:r w:rsidRPr="00211A33">
              <w:rPr>
                <w:sz w:val="20"/>
              </w:rPr>
              <w:t>(</w:t>
            </w:r>
            <w:proofErr w:type="gramEnd"/>
            <w:r w:rsidRPr="00211A33">
              <w:rPr>
                <w:sz w:val="20"/>
              </w:rPr>
              <w:t>для печатной формы)</w:t>
            </w:r>
          </w:p>
        </w:tc>
        <w:tc>
          <w:tcPr>
            <w:tcW w:w="1322" w:type="pct"/>
            <w:shd w:val="clear" w:color="auto" w:fill="auto"/>
          </w:tcPr>
          <w:p w14:paraId="0E9700E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7A51C706" w14:textId="77777777" w:rsidTr="007B233E">
        <w:tc>
          <w:tcPr>
            <w:tcW w:w="5000" w:type="pct"/>
            <w:gridSpan w:val="6"/>
            <w:shd w:val="clear" w:color="auto" w:fill="auto"/>
            <w:vAlign w:val="center"/>
          </w:tcPr>
          <w:p w14:paraId="49F9417A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Участник</w:t>
            </w:r>
            <w:r w:rsidRPr="00351964">
              <w:rPr>
                <w:b/>
                <w:sz w:val="20"/>
              </w:rPr>
              <w:t xml:space="preserve"> заявки</w:t>
            </w:r>
          </w:p>
        </w:tc>
      </w:tr>
      <w:tr w:rsidR="004A5F56" w:rsidRPr="001A4780" w14:paraId="423D1C7E" w14:textId="77777777" w:rsidTr="007B233E">
        <w:tc>
          <w:tcPr>
            <w:tcW w:w="738" w:type="pct"/>
            <w:shd w:val="clear" w:color="auto" w:fill="auto"/>
            <w:vAlign w:val="center"/>
          </w:tcPr>
          <w:p w14:paraId="2E4D2BF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FB2D87">
              <w:rPr>
                <w:b/>
                <w:sz w:val="20"/>
              </w:rPr>
              <w:t>appParticipant</w:t>
            </w:r>
          </w:p>
        </w:tc>
        <w:tc>
          <w:tcPr>
            <w:tcW w:w="807" w:type="pct"/>
            <w:shd w:val="clear" w:color="auto" w:fill="auto"/>
          </w:tcPr>
          <w:p w14:paraId="619D57A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6C38C48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58D99D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2F87CB6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07938AB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D3373F4" w14:textId="77777777" w:rsidTr="007B233E">
        <w:tc>
          <w:tcPr>
            <w:tcW w:w="738" w:type="pct"/>
            <w:shd w:val="clear" w:color="auto" w:fill="auto"/>
          </w:tcPr>
          <w:p w14:paraId="3D7AE65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2EE365E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8" w:type="pct"/>
            <w:shd w:val="clear" w:color="auto" w:fill="auto"/>
          </w:tcPr>
          <w:p w14:paraId="64C9480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18DC163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11" w:type="pct"/>
            <w:shd w:val="clear" w:color="auto" w:fill="auto"/>
          </w:tcPr>
          <w:p w14:paraId="4E4D439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22" w:type="pct"/>
            <w:shd w:val="clear" w:color="auto" w:fill="auto"/>
          </w:tcPr>
          <w:p w14:paraId="05273BF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3D5B2B1" w14:textId="77777777" w:rsidTr="007B233E">
        <w:tc>
          <w:tcPr>
            <w:tcW w:w="738" w:type="pct"/>
            <w:shd w:val="clear" w:color="auto" w:fill="auto"/>
          </w:tcPr>
          <w:p w14:paraId="49F4249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362CA39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8" w:type="pct"/>
            <w:shd w:val="clear" w:color="auto" w:fill="auto"/>
          </w:tcPr>
          <w:p w14:paraId="698D10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63B568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41687DA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22" w:type="pct"/>
            <w:shd w:val="clear" w:color="auto" w:fill="auto"/>
          </w:tcPr>
          <w:p w14:paraId="60A923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CEBF679" w14:textId="77777777" w:rsidTr="007B233E">
        <w:tc>
          <w:tcPr>
            <w:tcW w:w="738" w:type="pct"/>
            <w:shd w:val="clear" w:color="auto" w:fill="auto"/>
          </w:tcPr>
          <w:p w14:paraId="483502B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34B6458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8" w:type="pct"/>
            <w:shd w:val="clear" w:color="auto" w:fill="auto"/>
          </w:tcPr>
          <w:p w14:paraId="4F9723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744B8A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1102C89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22" w:type="pct"/>
            <w:shd w:val="clear" w:color="auto" w:fill="auto"/>
          </w:tcPr>
          <w:p w14:paraId="32D4E89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0AEB5BE" w14:textId="77777777" w:rsidTr="007B233E">
        <w:tc>
          <w:tcPr>
            <w:tcW w:w="738" w:type="pct"/>
            <w:shd w:val="clear" w:color="auto" w:fill="auto"/>
          </w:tcPr>
          <w:p w14:paraId="735B3EF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0E8BA71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8" w:type="pct"/>
            <w:shd w:val="clear" w:color="auto" w:fill="auto"/>
          </w:tcPr>
          <w:p w14:paraId="1E95953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6B8933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099C842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22" w:type="pct"/>
            <w:shd w:val="clear" w:color="auto" w:fill="auto"/>
          </w:tcPr>
          <w:p w14:paraId="5486566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967DE98" w14:textId="77777777" w:rsidTr="007B233E">
        <w:tc>
          <w:tcPr>
            <w:tcW w:w="738" w:type="pct"/>
            <w:shd w:val="clear" w:color="auto" w:fill="auto"/>
          </w:tcPr>
          <w:p w14:paraId="097F169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6B91524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8" w:type="pct"/>
            <w:shd w:val="clear" w:color="auto" w:fill="auto"/>
          </w:tcPr>
          <w:p w14:paraId="410F327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7F0F8E4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11" w:type="pct"/>
            <w:shd w:val="clear" w:color="auto" w:fill="auto"/>
          </w:tcPr>
          <w:p w14:paraId="12D29A4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22" w:type="pct"/>
            <w:shd w:val="clear" w:color="auto" w:fill="auto"/>
          </w:tcPr>
          <w:p w14:paraId="3475772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494F2DD" w14:textId="77777777" w:rsidTr="007B233E">
        <w:tc>
          <w:tcPr>
            <w:tcW w:w="738" w:type="pct"/>
            <w:shd w:val="clear" w:color="auto" w:fill="auto"/>
          </w:tcPr>
          <w:p w14:paraId="40D32A2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00044E0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8" w:type="pct"/>
            <w:shd w:val="clear" w:color="auto" w:fill="auto"/>
          </w:tcPr>
          <w:p w14:paraId="4032C0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761D68A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11" w:type="pct"/>
            <w:shd w:val="clear" w:color="auto" w:fill="auto"/>
          </w:tcPr>
          <w:p w14:paraId="6143AC5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22" w:type="pct"/>
            <w:shd w:val="clear" w:color="auto" w:fill="auto"/>
          </w:tcPr>
          <w:p w14:paraId="7C38A81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B065C78" w14:textId="77777777" w:rsidTr="007B233E">
        <w:tc>
          <w:tcPr>
            <w:tcW w:w="738" w:type="pct"/>
            <w:shd w:val="clear" w:color="auto" w:fill="auto"/>
          </w:tcPr>
          <w:p w14:paraId="0135DBD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0A3F422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8" w:type="pct"/>
            <w:shd w:val="clear" w:color="auto" w:fill="auto"/>
          </w:tcPr>
          <w:p w14:paraId="37D9F9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403960B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743F5C0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22" w:type="pct"/>
            <w:shd w:val="clear" w:color="auto" w:fill="auto"/>
          </w:tcPr>
          <w:p w14:paraId="3DB9C6A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B07271A" w14:textId="77777777" w:rsidTr="007B233E">
        <w:tc>
          <w:tcPr>
            <w:tcW w:w="738" w:type="pct"/>
            <w:shd w:val="clear" w:color="auto" w:fill="auto"/>
          </w:tcPr>
          <w:p w14:paraId="5E1627B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12FF1D5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8" w:type="pct"/>
            <w:shd w:val="clear" w:color="auto" w:fill="auto"/>
          </w:tcPr>
          <w:p w14:paraId="6015FF8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46F8C5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50B2D3C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22" w:type="pct"/>
            <w:shd w:val="clear" w:color="auto" w:fill="auto"/>
          </w:tcPr>
          <w:p w14:paraId="777267D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57C6288" w14:textId="77777777" w:rsidTr="007B233E">
        <w:tc>
          <w:tcPr>
            <w:tcW w:w="738" w:type="pct"/>
            <w:shd w:val="clear" w:color="auto" w:fill="auto"/>
          </w:tcPr>
          <w:p w14:paraId="5C741BE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6D5EAEA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8" w:type="pct"/>
            <w:shd w:val="clear" w:color="auto" w:fill="auto"/>
          </w:tcPr>
          <w:p w14:paraId="645F18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2F42A72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2B1331C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22" w:type="pct"/>
            <w:shd w:val="clear" w:color="auto" w:fill="auto"/>
          </w:tcPr>
          <w:p w14:paraId="1A69520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AFF9CB2" w14:textId="77777777" w:rsidTr="007B233E">
        <w:tc>
          <w:tcPr>
            <w:tcW w:w="738" w:type="pct"/>
            <w:shd w:val="clear" w:color="auto" w:fill="auto"/>
          </w:tcPr>
          <w:p w14:paraId="1FDCD7A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76499F6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8" w:type="pct"/>
            <w:shd w:val="clear" w:color="auto" w:fill="auto"/>
          </w:tcPr>
          <w:p w14:paraId="0175BA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1C8DA4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11" w:type="pct"/>
            <w:shd w:val="clear" w:color="auto" w:fill="auto"/>
          </w:tcPr>
          <w:p w14:paraId="00E88BD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22" w:type="pct"/>
            <w:shd w:val="clear" w:color="auto" w:fill="auto"/>
          </w:tcPr>
          <w:p w14:paraId="744876B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3CE96A7" w14:textId="77777777" w:rsidTr="007B233E">
        <w:tc>
          <w:tcPr>
            <w:tcW w:w="738" w:type="pct"/>
            <w:shd w:val="clear" w:color="auto" w:fill="auto"/>
          </w:tcPr>
          <w:p w14:paraId="5B2B1B2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1FBC78E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8" w:type="pct"/>
            <w:shd w:val="clear" w:color="auto" w:fill="auto"/>
          </w:tcPr>
          <w:p w14:paraId="1C76634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04CB40D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11" w:type="pct"/>
            <w:shd w:val="clear" w:color="auto" w:fill="auto"/>
          </w:tcPr>
          <w:p w14:paraId="0483F5E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22" w:type="pct"/>
            <w:shd w:val="clear" w:color="auto" w:fill="auto"/>
          </w:tcPr>
          <w:p w14:paraId="557CE79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262A80A" w14:textId="77777777" w:rsidTr="007B233E">
        <w:tc>
          <w:tcPr>
            <w:tcW w:w="738" w:type="pct"/>
            <w:shd w:val="clear" w:color="auto" w:fill="auto"/>
          </w:tcPr>
          <w:p w14:paraId="177660F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33734EA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8" w:type="pct"/>
            <w:shd w:val="clear" w:color="auto" w:fill="auto"/>
          </w:tcPr>
          <w:p w14:paraId="699C615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2F4EFA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03F9880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22" w:type="pct"/>
            <w:shd w:val="clear" w:color="auto" w:fill="auto"/>
          </w:tcPr>
          <w:p w14:paraId="16E38B4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2E62662" w14:textId="77777777" w:rsidTr="007B233E">
        <w:tc>
          <w:tcPr>
            <w:tcW w:w="738" w:type="pct"/>
            <w:shd w:val="clear" w:color="auto" w:fill="auto"/>
          </w:tcPr>
          <w:p w14:paraId="0DD5568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4C65838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8" w:type="pct"/>
            <w:shd w:val="clear" w:color="auto" w:fill="auto"/>
          </w:tcPr>
          <w:p w14:paraId="6D7305D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70B3ED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11" w:type="pct"/>
            <w:shd w:val="clear" w:color="auto" w:fill="auto"/>
          </w:tcPr>
          <w:p w14:paraId="41A5BD9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22" w:type="pct"/>
            <w:shd w:val="clear" w:color="auto" w:fill="auto"/>
          </w:tcPr>
          <w:p w14:paraId="0E67E5C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5C54FBF" w14:textId="77777777" w:rsidTr="007B233E">
        <w:tc>
          <w:tcPr>
            <w:tcW w:w="738" w:type="pct"/>
            <w:shd w:val="clear" w:color="auto" w:fill="auto"/>
          </w:tcPr>
          <w:p w14:paraId="125B4E7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53DD6B3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8" w:type="pct"/>
            <w:shd w:val="clear" w:color="auto" w:fill="auto"/>
          </w:tcPr>
          <w:p w14:paraId="7067FEB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60A3A07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005034A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22" w:type="pct"/>
            <w:shd w:val="clear" w:color="auto" w:fill="auto"/>
          </w:tcPr>
          <w:p w14:paraId="200187D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1FD1BDD" w14:textId="77777777" w:rsidTr="007B233E">
        <w:tc>
          <w:tcPr>
            <w:tcW w:w="738" w:type="pct"/>
            <w:shd w:val="clear" w:color="auto" w:fill="auto"/>
          </w:tcPr>
          <w:p w14:paraId="2D91384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372949E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8" w:type="pct"/>
            <w:shd w:val="clear" w:color="auto" w:fill="auto"/>
          </w:tcPr>
          <w:p w14:paraId="4605B0C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635CD9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11" w:type="pct"/>
            <w:shd w:val="clear" w:color="auto" w:fill="auto"/>
          </w:tcPr>
          <w:p w14:paraId="7C0C3274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7AF892A2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2D1E52DB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7F5D54BA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3A88541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22" w:type="pct"/>
            <w:shd w:val="clear" w:color="auto" w:fill="auto"/>
          </w:tcPr>
          <w:p w14:paraId="1B0FAFA2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43D19E30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5BAE6416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4C42993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0F1E49B9" w14:textId="77777777" w:rsidTr="007B233E">
        <w:tc>
          <w:tcPr>
            <w:tcW w:w="5000" w:type="pct"/>
            <w:gridSpan w:val="6"/>
            <w:shd w:val="clear" w:color="auto" w:fill="auto"/>
          </w:tcPr>
          <w:p w14:paraId="5622C64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000F2B47" w14:textId="77777777" w:rsidTr="007B233E">
        <w:tc>
          <w:tcPr>
            <w:tcW w:w="738" w:type="pct"/>
            <w:shd w:val="clear" w:color="auto" w:fill="auto"/>
          </w:tcPr>
          <w:p w14:paraId="17FEF83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807" w:type="pct"/>
            <w:shd w:val="clear" w:color="auto" w:fill="auto"/>
          </w:tcPr>
          <w:p w14:paraId="2B84ACF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8" w:type="pct"/>
            <w:shd w:val="clear" w:color="auto" w:fill="auto"/>
          </w:tcPr>
          <w:p w14:paraId="1BED7E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15" w:type="pct"/>
            <w:shd w:val="clear" w:color="auto" w:fill="auto"/>
          </w:tcPr>
          <w:p w14:paraId="0124EDA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11" w:type="pct"/>
            <w:shd w:val="clear" w:color="auto" w:fill="auto"/>
          </w:tcPr>
          <w:p w14:paraId="00BE38A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2" w:type="pct"/>
            <w:shd w:val="clear" w:color="auto" w:fill="auto"/>
          </w:tcPr>
          <w:p w14:paraId="1C90F4E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993F70C" w14:textId="77777777" w:rsidTr="007B233E">
        <w:tc>
          <w:tcPr>
            <w:tcW w:w="738" w:type="pct"/>
            <w:shd w:val="clear" w:color="auto" w:fill="auto"/>
          </w:tcPr>
          <w:p w14:paraId="60FBEB3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3B7B89D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8" w:type="pct"/>
            <w:shd w:val="clear" w:color="auto" w:fill="auto"/>
          </w:tcPr>
          <w:p w14:paraId="0D62E4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25F2557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5CC4862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22" w:type="pct"/>
            <w:shd w:val="clear" w:color="auto" w:fill="auto"/>
          </w:tcPr>
          <w:p w14:paraId="7A5B3F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A44AA3B" w14:textId="77777777" w:rsidTr="007B233E">
        <w:tc>
          <w:tcPr>
            <w:tcW w:w="738" w:type="pct"/>
            <w:shd w:val="clear" w:color="auto" w:fill="auto"/>
          </w:tcPr>
          <w:p w14:paraId="5C793C5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320C72D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8" w:type="pct"/>
            <w:shd w:val="clear" w:color="auto" w:fill="auto"/>
          </w:tcPr>
          <w:p w14:paraId="229E02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22DAD5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11" w:type="pct"/>
            <w:shd w:val="clear" w:color="auto" w:fill="auto"/>
          </w:tcPr>
          <w:p w14:paraId="404A44C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22" w:type="pct"/>
            <w:shd w:val="clear" w:color="auto" w:fill="auto"/>
          </w:tcPr>
          <w:p w14:paraId="7C3DCF3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59828D7" w14:textId="77777777" w:rsidTr="007B233E">
        <w:tc>
          <w:tcPr>
            <w:tcW w:w="5000" w:type="pct"/>
            <w:gridSpan w:val="6"/>
            <w:shd w:val="clear" w:color="auto" w:fill="auto"/>
          </w:tcPr>
          <w:p w14:paraId="67438D7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251180B1" w14:textId="77777777" w:rsidTr="007B233E">
        <w:tc>
          <w:tcPr>
            <w:tcW w:w="738" w:type="pct"/>
            <w:shd w:val="clear" w:color="auto" w:fill="auto"/>
          </w:tcPr>
          <w:p w14:paraId="596382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807" w:type="pct"/>
            <w:shd w:val="clear" w:color="auto" w:fill="auto"/>
          </w:tcPr>
          <w:p w14:paraId="5994D2E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8" w:type="pct"/>
            <w:shd w:val="clear" w:color="auto" w:fill="auto"/>
          </w:tcPr>
          <w:p w14:paraId="3D6D07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15" w:type="pct"/>
            <w:shd w:val="clear" w:color="auto" w:fill="auto"/>
          </w:tcPr>
          <w:p w14:paraId="1AD88E1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11" w:type="pct"/>
            <w:shd w:val="clear" w:color="auto" w:fill="auto"/>
          </w:tcPr>
          <w:p w14:paraId="00CEE02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2" w:type="pct"/>
            <w:shd w:val="clear" w:color="auto" w:fill="auto"/>
          </w:tcPr>
          <w:p w14:paraId="1B79A73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27300197" w14:textId="77777777" w:rsidTr="007B233E">
        <w:tc>
          <w:tcPr>
            <w:tcW w:w="738" w:type="pct"/>
            <w:shd w:val="clear" w:color="auto" w:fill="auto"/>
          </w:tcPr>
          <w:p w14:paraId="2B82C7C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5335F0D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8" w:type="pct"/>
            <w:shd w:val="clear" w:color="auto" w:fill="auto"/>
          </w:tcPr>
          <w:p w14:paraId="576579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6AFBC2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11" w:type="pct"/>
            <w:shd w:val="clear" w:color="auto" w:fill="auto"/>
          </w:tcPr>
          <w:p w14:paraId="575B616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22" w:type="pct"/>
            <w:shd w:val="clear" w:color="auto" w:fill="auto"/>
          </w:tcPr>
          <w:p w14:paraId="67B5093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D1DFA89" w14:textId="77777777" w:rsidTr="007B233E">
        <w:tc>
          <w:tcPr>
            <w:tcW w:w="738" w:type="pct"/>
            <w:shd w:val="clear" w:color="auto" w:fill="auto"/>
          </w:tcPr>
          <w:p w14:paraId="77B9B99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2B110D5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8" w:type="pct"/>
            <w:shd w:val="clear" w:color="auto" w:fill="auto"/>
          </w:tcPr>
          <w:p w14:paraId="483909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4F31909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11" w:type="pct"/>
            <w:shd w:val="clear" w:color="auto" w:fill="auto"/>
          </w:tcPr>
          <w:p w14:paraId="3B83D2A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22" w:type="pct"/>
            <w:shd w:val="clear" w:color="auto" w:fill="auto"/>
          </w:tcPr>
          <w:p w14:paraId="4B364C6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0EAC0A4" w14:textId="77777777" w:rsidTr="007B233E">
        <w:tc>
          <w:tcPr>
            <w:tcW w:w="5000" w:type="pct"/>
            <w:gridSpan w:val="6"/>
            <w:shd w:val="clear" w:color="auto" w:fill="auto"/>
          </w:tcPr>
          <w:p w14:paraId="022141E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1DA58933" w14:textId="77777777" w:rsidTr="007B233E">
        <w:trPr>
          <w:trHeight w:val="193"/>
        </w:trPr>
        <w:tc>
          <w:tcPr>
            <w:tcW w:w="738" w:type="pct"/>
            <w:shd w:val="clear" w:color="auto" w:fill="auto"/>
          </w:tcPr>
          <w:p w14:paraId="58ED3F7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807" w:type="pct"/>
            <w:shd w:val="clear" w:color="auto" w:fill="auto"/>
          </w:tcPr>
          <w:p w14:paraId="20A90B6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8" w:type="pct"/>
            <w:shd w:val="clear" w:color="auto" w:fill="auto"/>
          </w:tcPr>
          <w:p w14:paraId="10265C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15" w:type="pct"/>
            <w:shd w:val="clear" w:color="auto" w:fill="auto"/>
          </w:tcPr>
          <w:p w14:paraId="2AC433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11" w:type="pct"/>
            <w:shd w:val="clear" w:color="auto" w:fill="auto"/>
          </w:tcPr>
          <w:p w14:paraId="440B5E3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2" w:type="pct"/>
            <w:shd w:val="clear" w:color="auto" w:fill="auto"/>
          </w:tcPr>
          <w:p w14:paraId="032AD7C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021BC4F" w14:textId="77777777" w:rsidTr="007B233E">
        <w:tc>
          <w:tcPr>
            <w:tcW w:w="738" w:type="pct"/>
            <w:shd w:val="clear" w:color="auto" w:fill="auto"/>
          </w:tcPr>
          <w:p w14:paraId="728D261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2BFA686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8" w:type="pct"/>
            <w:shd w:val="clear" w:color="auto" w:fill="auto"/>
          </w:tcPr>
          <w:p w14:paraId="408394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12ED799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11" w:type="pct"/>
            <w:shd w:val="clear" w:color="auto" w:fill="auto"/>
          </w:tcPr>
          <w:p w14:paraId="3B5E5D6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22" w:type="pct"/>
            <w:shd w:val="clear" w:color="auto" w:fill="auto"/>
          </w:tcPr>
          <w:p w14:paraId="2E3270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433AA97" w14:textId="77777777" w:rsidTr="007B233E">
        <w:tc>
          <w:tcPr>
            <w:tcW w:w="738" w:type="pct"/>
            <w:shd w:val="clear" w:color="auto" w:fill="auto"/>
          </w:tcPr>
          <w:p w14:paraId="0942089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4550D6F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8" w:type="pct"/>
            <w:shd w:val="clear" w:color="auto" w:fill="auto"/>
          </w:tcPr>
          <w:p w14:paraId="49544F9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427F6AF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11" w:type="pct"/>
            <w:shd w:val="clear" w:color="auto" w:fill="auto"/>
          </w:tcPr>
          <w:p w14:paraId="2D3673C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22" w:type="pct"/>
            <w:shd w:val="clear" w:color="auto" w:fill="auto"/>
          </w:tcPr>
          <w:p w14:paraId="1D042CB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EB212DA" w14:textId="77777777" w:rsidTr="007B233E">
        <w:tc>
          <w:tcPr>
            <w:tcW w:w="738" w:type="pct"/>
            <w:shd w:val="clear" w:color="auto" w:fill="auto"/>
          </w:tcPr>
          <w:p w14:paraId="0D243B5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42058CA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8" w:type="pct"/>
            <w:shd w:val="clear" w:color="auto" w:fill="auto"/>
          </w:tcPr>
          <w:p w14:paraId="69F22C9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0AA5D76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11" w:type="pct"/>
            <w:shd w:val="clear" w:color="auto" w:fill="auto"/>
          </w:tcPr>
          <w:p w14:paraId="1746556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22" w:type="pct"/>
            <w:shd w:val="clear" w:color="auto" w:fill="auto"/>
          </w:tcPr>
          <w:p w14:paraId="0046297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6650665" w14:textId="77777777" w:rsidTr="007B233E">
        <w:tc>
          <w:tcPr>
            <w:tcW w:w="5000" w:type="pct"/>
            <w:gridSpan w:val="6"/>
            <w:shd w:val="clear" w:color="auto" w:fill="auto"/>
          </w:tcPr>
          <w:p w14:paraId="3089ED65" w14:textId="77777777" w:rsidR="004A5F56" w:rsidRPr="006C7613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6C7613">
              <w:rPr>
                <w:b/>
                <w:sz w:val="20"/>
              </w:rPr>
              <w:t>Окончательное предложение</w:t>
            </w:r>
          </w:p>
        </w:tc>
      </w:tr>
      <w:tr w:rsidR="004A5F56" w:rsidRPr="001A4780" w14:paraId="5381772B" w14:textId="77777777" w:rsidTr="007B233E">
        <w:tc>
          <w:tcPr>
            <w:tcW w:w="738" w:type="pct"/>
            <w:shd w:val="clear" w:color="auto" w:fill="auto"/>
          </w:tcPr>
          <w:p w14:paraId="5CB32E33" w14:textId="77777777" w:rsidR="004A5F56" w:rsidRPr="006C7613" w:rsidRDefault="004A5F56" w:rsidP="004A5F56">
            <w:pPr>
              <w:spacing w:before="0" w:after="0"/>
              <w:rPr>
                <w:b/>
                <w:sz w:val="20"/>
              </w:rPr>
            </w:pPr>
            <w:r w:rsidRPr="006C7613">
              <w:rPr>
                <w:b/>
                <w:sz w:val="20"/>
              </w:rPr>
              <w:t>lastOffer</w:t>
            </w:r>
          </w:p>
        </w:tc>
        <w:tc>
          <w:tcPr>
            <w:tcW w:w="807" w:type="pct"/>
            <w:shd w:val="clear" w:color="auto" w:fill="auto"/>
          </w:tcPr>
          <w:p w14:paraId="61004EBD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63D99E4C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2E9AAA31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1" w:type="pct"/>
            <w:shd w:val="clear" w:color="auto" w:fill="auto"/>
          </w:tcPr>
          <w:p w14:paraId="7E7FF8CE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0E79035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79B757C" w14:textId="77777777" w:rsidTr="007B233E">
        <w:tc>
          <w:tcPr>
            <w:tcW w:w="738" w:type="pct"/>
            <w:shd w:val="clear" w:color="auto" w:fill="auto"/>
            <w:vAlign w:val="center"/>
          </w:tcPr>
          <w:p w14:paraId="28C59BA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FF1A9F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price</w:t>
            </w:r>
          </w:p>
        </w:tc>
        <w:tc>
          <w:tcPr>
            <w:tcW w:w="208" w:type="pct"/>
            <w:shd w:val="clear" w:color="auto" w:fill="auto"/>
          </w:tcPr>
          <w:p w14:paraId="35114C95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73B3B549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Т(1-21)</w:t>
            </w:r>
          </w:p>
        </w:tc>
        <w:tc>
          <w:tcPr>
            <w:tcW w:w="1411" w:type="pct"/>
            <w:shd w:val="clear" w:color="auto" w:fill="auto"/>
          </w:tcPr>
          <w:p w14:paraId="503EA47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Предполагаемая цена</w:t>
            </w:r>
          </w:p>
        </w:tc>
        <w:tc>
          <w:tcPr>
            <w:tcW w:w="1322" w:type="pct"/>
            <w:shd w:val="clear" w:color="auto" w:fill="auto"/>
          </w:tcPr>
          <w:p w14:paraId="0E380EC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21554A">
              <w:rPr>
                <w:sz w:val="20"/>
              </w:rPr>
              <w:t>(-)?\d+(\.\d{1,2})?</w:t>
            </w:r>
          </w:p>
        </w:tc>
      </w:tr>
      <w:tr w:rsidR="004A5F56" w:rsidRPr="001A4780" w14:paraId="69FB93DC" w14:textId="77777777" w:rsidTr="007B233E">
        <w:tc>
          <w:tcPr>
            <w:tcW w:w="738" w:type="pct"/>
            <w:shd w:val="clear" w:color="auto" w:fill="auto"/>
            <w:vAlign w:val="center"/>
          </w:tcPr>
          <w:p w14:paraId="41F6C85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36FED6C" w14:textId="77777777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  <w:lang w:val="en-US"/>
              </w:rPr>
              <w:t>spelledPrice</w:t>
            </w:r>
          </w:p>
        </w:tc>
        <w:tc>
          <w:tcPr>
            <w:tcW w:w="208" w:type="pct"/>
            <w:shd w:val="clear" w:color="auto" w:fill="auto"/>
          </w:tcPr>
          <w:p w14:paraId="67F416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1A1CD7F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1" w:type="pct"/>
            <w:shd w:val="clear" w:color="auto" w:fill="auto"/>
          </w:tcPr>
          <w:p w14:paraId="5F964931" w14:textId="77777777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11A33">
              <w:rPr>
                <w:sz w:val="20"/>
              </w:rPr>
              <w:t>Предложение участника (для печатной формы)</w:t>
            </w:r>
          </w:p>
        </w:tc>
        <w:tc>
          <w:tcPr>
            <w:tcW w:w="1322" w:type="pct"/>
            <w:shd w:val="clear" w:color="auto" w:fill="auto"/>
          </w:tcPr>
          <w:p w14:paraId="2382BF8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422DAAE0" w14:textId="77777777" w:rsidTr="007B233E">
        <w:tc>
          <w:tcPr>
            <w:tcW w:w="738" w:type="pct"/>
            <w:shd w:val="clear" w:color="auto" w:fill="auto"/>
            <w:vAlign w:val="center"/>
          </w:tcPr>
          <w:p w14:paraId="736440A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81034EE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C7613">
              <w:rPr>
                <w:sz w:val="20"/>
              </w:rPr>
              <w:t>date</w:t>
            </w:r>
          </w:p>
        </w:tc>
        <w:tc>
          <w:tcPr>
            <w:tcW w:w="208" w:type="pct"/>
            <w:shd w:val="clear" w:color="auto" w:fill="auto"/>
          </w:tcPr>
          <w:p w14:paraId="50CB8393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2A837492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101BDA8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C7613">
              <w:rPr>
                <w:sz w:val="20"/>
              </w:rPr>
              <w:t>Дата и время подачи окончательного предложения</w:t>
            </w:r>
          </w:p>
        </w:tc>
        <w:tc>
          <w:tcPr>
            <w:tcW w:w="1322" w:type="pct"/>
            <w:shd w:val="clear" w:color="auto" w:fill="auto"/>
          </w:tcPr>
          <w:p w14:paraId="179B76E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1F0FFFC" w14:textId="77777777" w:rsidTr="007B233E">
        <w:tc>
          <w:tcPr>
            <w:tcW w:w="5000" w:type="pct"/>
            <w:gridSpan w:val="6"/>
            <w:shd w:val="clear" w:color="auto" w:fill="auto"/>
            <w:vAlign w:val="center"/>
          </w:tcPr>
          <w:p w14:paraId="6D01323B" w14:textId="77777777" w:rsidR="004A5F56" w:rsidRPr="003804B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4A5F56" w:rsidRPr="001A4780" w14:paraId="367280A0" w14:textId="77777777" w:rsidTr="007B233E">
        <w:tc>
          <w:tcPr>
            <w:tcW w:w="738" w:type="pct"/>
            <w:shd w:val="clear" w:color="auto" w:fill="auto"/>
            <w:vAlign w:val="center"/>
          </w:tcPr>
          <w:p w14:paraId="75995EC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proofErr w:type="gramStart"/>
            <w:r w:rsidRPr="00351964">
              <w:rPr>
                <w:b/>
                <w:sz w:val="20"/>
              </w:rPr>
              <w:t>с</w:t>
            </w:r>
            <w:proofErr w:type="gramEnd"/>
            <w:r w:rsidRPr="00351964">
              <w:rPr>
                <w:b/>
                <w:sz w:val="20"/>
              </w:rPr>
              <w:t>orrespondencies</w:t>
            </w:r>
          </w:p>
        </w:tc>
        <w:tc>
          <w:tcPr>
            <w:tcW w:w="807" w:type="pct"/>
            <w:shd w:val="clear" w:color="auto" w:fill="auto"/>
          </w:tcPr>
          <w:p w14:paraId="17D6F322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2C3A21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4D1907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544F445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7FFD60AB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2C1C510" w14:textId="77777777" w:rsidTr="007B233E">
        <w:tc>
          <w:tcPr>
            <w:tcW w:w="738" w:type="pct"/>
            <w:shd w:val="clear" w:color="auto" w:fill="auto"/>
            <w:vAlign w:val="center"/>
          </w:tcPr>
          <w:p w14:paraId="61BD416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4821C7A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208" w:type="pct"/>
            <w:shd w:val="clear" w:color="auto" w:fill="auto"/>
          </w:tcPr>
          <w:p w14:paraId="7E8B3FE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3F2025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4F3D98D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22" w:type="pct"/>
            <w:shd w:val="clear" w:color="auto" w:fill="auto"/>
            <w:vAlign w:val="center"/>
          </w:tcPr>
          <w:p w14:paraId="091D43E1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2D97BFFF" w14:textId="77777777" w:rsidTr="007B233E">
        <w:tc>
          <w:tcPr>
            <w:tcW w:w="738" w:type="pct"/>
            <w:shd w:val="clear" w:color="auto" w:fill="auto"/>
            <w:vAlign w:val="center"/>
          </w:tcPr>
          <w:p w14:paraId="1EB1C4B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807" w:type="pct"/>
            <w:shd w:val="clear" w:color="auto" w:fill="auto"/>
          </w:tcPr>
          <w:p w14:paraId="24D55CE8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2859E66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1BE7F6A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2CED14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1E33357D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D52E27F" w14:textId="77777777" w:rsidTr="007B233E">
        <w:tc>
          <w:tcPr>
            <w:tcW w:w="738" w:type="pct"/>
            <w:shd w:val="clear" w:color="auto" w:fill="auto"/>
            <w:vAlign w:val="center"/>
          </w:tcPr>
          <w:p w14:paraId="31AD6D5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5482B98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208" w:type="pct"/>
            <w:shd w:val="clear" w:color="auto" w:fill="auto"/>
          </w:tcPr>
          <w:p w14:paraId="1CBD5EA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27E41C5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11" w:type="pct"/>
            <w:shd w:val="clear" w:color="auto" w:fill="auto"/>
          </w:tcPr>
          <w:p w14:paraId="7520AF0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22" w:type="pct"/>
            <w:shd w:val="clear" w:color="auto" w:fill="auto"/>
          </w:tcPr>
          <w:p w14:paraId="01E806A0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6C5183E" w14:textId="77777777" w:rsidTr="007B233E">
        <w:tc>
          <w:tcPr>
            <w:tcW w:w="738" w:type="pct"/>
            <w:vMerge w:val="restart"/>
            <w:shd w:val="clear" w:color="auto" w:fill="auto"/>
            <w:vAlign w:val="center"/>
          </w:tcPr>
          <w:p w14:paraId="2FC7E8B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7" w:type="pct"/>
            <w:shd w:val="clear" w:color="auto" w:fill="auto"/>
          </w:tcPr>
          <w:p w14:paraId="2337CFBC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208" w:type="pct"/>
            <w:shd w:val="clear" w:color="auto" w:fill="auto"/>
          </w:tcPr>
          <w:p w14:paraId="2F29209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57D2EF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5246943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22" w:type="pct"/>
            <w:shd w:val="clear" w:color="auto" w:fill="auto"/>
          </w:tcPr>
          <w:p w14:paraId="78B0EEC6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7A40E7F" w14:textId="77777777" w:rsidTr="007B233E">
        <w:tc>
          <w:tcPr>
            <w:tcW w:w="738" w:type="pct"/>
            <w:vMerge/>
            <w:shd w:val="clear" w:color="auto" w:fill="auto"/>
            <w:vAlign w:val="center"/>
          </w:tcPr>
          <w:p w14:paraId="423FD52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5E1B9E0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208" w:type="pct"/>
            <w:shd w:val="clear" w:color="auto" w:fill="auto"/>
          </w:tcPr>
          <w:p w14:paraId="5FA4856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459E1DF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5DEFDE3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22" w:type="pct"/>
            <w:shd w:val="clear" w:color="auto" w:fill="auto"/>
          </w:tcPr>
          <w:p w14:paraId="562C2C15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6A1A652" w14:textId="77777777" w:rsidTr="007B233E">
        <w:tc>
          <w:tcPr>
            <w:tcW w:w="5000" w:type="pct"/>
            <w:gridSpan w:val="6"/>
            <w:shd w:val="clear" w:color="auto" w:fill="auto"/>
            <w:vAlign w:val="center"/>
          </w:tcPr>
          <w:p w14:paraId="6BCD1B6A" w14:textId="77777777" w:rsidR="004A5F56" w:rsidRPr="003804B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77E5">
              <w:rPr>
                <w:b/>
                <w:sz w:val="20"/>
              </w:rPr>
              <w:t xml:space="preserve">Признание запроса предложений </w:t>
            </w:r>
            <w:proofErr w:type="gramStart"/>
            <w:r w:rsidRPr="00AD77E5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25D3DF0D" w14:textId="77777777" w:rsidTr="007B233E">
        <w:tc>
          <w:tcPr>
            <w:tcW w:w="738" w:type="pct"/>
            <w:shd w:val="clear" w:color="auto" w:fill="auto"/>
            <w:vAlign w:val="center"/>
          </w:tcPr>
          <w:p w14:paraId="7276788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807" w:type="pct"/>
            <w:shd w:val="clear" w:color="auto" w:fill="auto"/>
          </w:tcPr>
          <w:p w14:paraId="45FA7343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3424AF3A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7E630E65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1" w:type="pct"/>
            <w:shd w:val="clear" w:color="auto" w:fill="auto"/>
          </w:tcPr>
          <w:p w14:paraId="392C4016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  <w:vAlign w:val="center"/>
          </w:tcPr>
          <w:p w14:paraId="71A36E85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FDEA7ED" w14:textId="77777777" w:rsidTr="007B233E">
        <w:tc>
          <w:tcPr>
            <w:tcW w:w="738" w:type="pct"/>
            <w:shd w:val="clear" w:color="auto" w:fill="auto"/>
            <w:vAlign w:val="center"/>
          </w:tcPr>
          <w:p w14:paraId="4C20BD6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F0FF849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8" w:type="pct"/>
            <w:shd w:val="clear" w:color="auto" w:fill="auto"/>
          </w:tcPr>
          <w:p w14:paraId="42B4BB65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2A85F858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11" w:type="pct"/>
            <w:shd w:val="clear" w:color="auto" w:fill="auto"/>
          </w:tcPr>
          <w:p w14:paraId="70951BF6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22" w:type="pct"/>
            <w:shd w:val="clear" w:color="auto" w:fill="auto"/>
          </w:tcPr>
          <w:p w14:paraId="235E9DF6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2C2F71AB" w14:textId="77777777" w:rsidTr="007B233E">
        <w:tc>
          <w:tcPr>
            <w:tcW w:w="738" w:type="pct"/>
            <w:shd w:val="clear" w:color="auto" w:fill="auto"/>
            <w:vAlign w:val="center"/>
          </w:tcPr>
          <w:p w14:paraId="1BDD2CD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F0D92EA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8" w:type="pct"/>
            <w:shd w:val="clear" w:color="auto" w:fill="auto"/>
          </w:tcPr>
          <w:p w14:paraId="16C9E2F1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5A13F969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11" w:type="pct"/>
            <w:shd w:val="clear" w:color="auto" w:fill="auto"/>
          </w:tcPr>
          <w:p w14:paraId="4B542462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22" w:type="pct"/>
            <w:shd w:val="clear" w:color="auto" w:fill="auto"/>
          </w:tcPr>
          <w:p w14:paraId="7604AB60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A9116E3" w14:textId="77777777" w:rsidTr="007B233E">
        <w:tc>
          <w:tcPr>
            <w:tcW w:w="738" w:type="pct"/>
            <w:shd w:val="clear" w:color="auto" w:fill="auto"/>
            <w:vAlign w:val="center"/>
          </w:tcPr>
          <w:p w14:paraId="3328874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4D9DC86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8" w:type="pct"/>
            <w:shd w:val="clear" w:color="auto" w:fill="auto"/>
          </w:tcPr>
          <w:p w14:paraId="24EDC996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515B4F37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11" w:type="pct"/>
            <w:shd w:val="clear" w:color="auto" w:fill="auto"/>
          </w:tcPr>
          <w:p w14:paraId="36FAD503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22" w:type="pct"/>
            <w:shd w:val="clear" w:color="auto" w:fill="auto"/>
          </w:tcPr>
          <w:p w14:paraId="4FCA9A5F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DAD8A31" w14:textId="77777777" w:rsidTr="007B233E">
        <w:tc>
          <w:tcPr>
            <w:tcW w:w="738" w:type="pct"/>
            <w:shd w:val="clear" w:color="auto" w:fill="auto"/>
            <w:vAlign w:val="center"/>
          </w:tcPr>
          <w:p w14:paraId="1B27DD4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360CC53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8" w:type="pct"/>
            <w:shd w:val="clear" w:color="auto" w:fill="auto"/>
          </w:tcPr>
          <w:p w14:paraId="138B7CB3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693B8BC2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2C6D7C2D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22" w:type="pct"/>
            <w:shd w:val="clear" w:color="auto" w:fill="auto"/>
          </w:tcPr>
          <w:p w14:paraId="7F4196FF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124AADE0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55FD19CE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69D3CCD9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7D6698F0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640635E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5D4EF5BF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393692E1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059B6C72" w14:textId="77777777" w:rsidR="001910F6" w:rsidRDefault="001910F6" w:rsidP="009D1964">
      <w:pPr>
        <w:pStyle w:val="20"/>
        <w:numPr>
          <w:ilvl w:val="0"/>
          <w:numId w:val="54"/>
        </w:numPr>
      </w:pPr>
      <w:r w:rsidRPr="00FD3725">
        <w:t>Итоговый протокол в ЗП</w:t>
      </w:r>
      <w:r>
        <w:t xml:space="preserve"> (запросе предложений)</w:t>
      </w:r>
    </w:p>
    <w:tbl>
      <w:tblPr>
        <w:tblpPr w:leftFromText="180" w:rightFromText="180" w:vertAnchor="text" w:tblpY="1"/>
        <w:tblOverlap w:val="never"/>
        <w:tblW w:w="491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2"/>
        <w:gridCol w:w="1621"/>
        <w:gridCol w:w="418"/>
        <w:gridCol w:w="1034"/>
        <w:gridCol w:w="2834"/>
        <w:gridCol w:w="2653"/>
      </w:tblGrid>
      <w:tr w:rsidR="001910F6" w:rsidRPr="001A4780" w14:paraId="61C51B46" w14:textId="77777777" w:rsidTr="004A5F56">
        <w:trPr>
          <w:tblHeader/>
        </w:trPr>
        <w:tc>
          <w:tcPr>
            <w:tcW w:w="738" w:type="pct"/>
            <w:shd w:val="clear" w:color="auto" w:fill="D9D9D9"/>
            <w:hideMark/>
          </w:tcPr>
          <w:p w14:paraId="369C0172" w14:textId="77777777" w:rsidR="001910F6" w:rsidRPr="00724833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807" w:type="pct"/>
            <w:shd w:val="clear" w:color="auto" w:fill="D9D9D9"/>
            <w:hideMark/>
          </w:tcPr>
          <w:p w14:paraId="19F03674" w14:textId="77777777" w:rsidR="001910F6" w:rsidRPr="00724833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8" w:type="pct"/>
            <w:shd w:val="clear" w:color="auto" w:fill="D9D9D9"/>
            <w:hideMark/>
          </w:tcPr>
          <w:p w14:paraId="2F65B0EC" w14:textId="77777777" w:rsidR="001910F6" w:rsidRPr="00724833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515" w:type="pct"/>
            <w:shd w:val="clear" w:color="auto" w:fill="D9D9D9"/>
            <w:hideMark/>
          </w:tcPr>
          <w:p w14:paraId="6B410AB9" w14:textId="77777777" w:rsidR="001910F6" w:rsidRPr="00724833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11" w:type="pct"/>
            <w:shd w:val="clear" w:color="auto" w:fill="D9D9D9"/>
            <w:hideMark/>
          </w:tcPr>
          <w:p w14:paraId="394555DE" w14:textId="77777777" w:rsidR="001910F6" w:rsidRPr="00724833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21" w:type="pct"/>
            <w:shd w:val="clear" w:color="auto" w:fill="D9D9D9"/>
            <w:hideMark/>
          </w:tcPr>
          <w:p w14:paraId="33FBE676" w14:textId="77777777" w:rsidR="001910F6" w:rsidRPr="00724833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1910F6" w:rsidRPr="001A4780" w14:paraId="5C293D51" w14:textId="77777777" w:rsidTr="004A5F56">
        <w:tc>
          <w:tcPr>
            <w:tcW w:w="5000" w:type="pct"/>
            <w:gridSpan w:val="6"/>
            <w:shd w:val="clear" w:color="auto" w:fill="auto"/>
          </w:tcPr>
          <w:p w14:paraId="61B44789" w14:textId="77777777" w:rsidR="001910F6" w:rsidRPr="00FD3725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  <w:r w:rsidRPr="00FD3725">
              <w:rPr>
                <w:b/>
              </w:rPr>
              <w:t>Итоговый протокол в ЗП</w:t>
            </w:r>
          </w:p>
        </w:tc>
      </w:tr>
      <w:tr w:rsidR="001910F6" w:rsidRPr="001A4780" w14:paraId="427CEFD1" w14:textId="77777777" w:rsidTr="004A5F56">
        <w:tc>
          <w:tcPr>
            <w:tcW w:w="1545" w:type="pct"/>
            <w:gridSpan w:val="2"/>
            <w:shd w:val="clear" w:color="auto" w:fill="auto"/>
            <w:hideMark/>
          </w:tcPr>
          <w:p w14:paraId="35223181" w14:textId="77777777" w:rsidR="001910F6" w:rsidRPr="00FD3725" w:rsidRDefault="001910F6" w:rsidP="004A5F56">
            <w:pPr>
              <w:spacing w:before="0" w:after="0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protocolZPFinal</w:t>
            </w:r>
          </w:p>
        </w:tc>
        <w:tc>
          <w:tcPr>
            <w:tcW w:w="208" w:type="pct"/>
            <w:shd w:val="clear" w:color="auto" w:fill="auto"/>
            <w:hideMark/>
          </w:tcPr>
          <w:p w14:paraId="7BD1FCF9" w14:textId="77777777" w:rsidR="001910F6" w:rsidRPr="00724833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515" w:type="pct"/>
            <w:shd w:val="clear" w:color="auto" w:fill="auto"/>
            <w:hideMark/>
          </w:tcPr>
          <w:p w14:paraId="41E2D7DD" w14:textId="77777777" w:rsidR="001910F6" w:rsidRPr="00724833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11" w:type="pct"/>
            <w:shd w:val="clear" w:color="auto" w:fill="auto"/>
            <w:hideMark/>
          </w:tcPr>
          <w:p w14:paraId="3680196B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21" w:type="pct"/>
            <w:shd w:val="clear" w:color="auto" w:fill="auto"/>
            <w:hideMark/>
          </w:tcPr>
          <w:p w14:paraId="6B5BF96E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1910F6" w:rsidRPr="00435CBC" w14:paraId="1D304DB8" w14:textId="77777777" w:rsidTr="004A5F56">
        <w:tc>
          <w:tcPr>
            <w:tcW w:w="738" w:type="pct"/>
            <w:shd w:val="clear" w:color="auto" w:fill="auto"/>
          </w:tcPr>
          <w:p w14:paraId="4E08EC55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75F56B0" w14:textId="77777777" w:rsidR="001910F6" w:rsidRPr="00351BEA" w:rsidRDefault="001910F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8" w:type="pct"/>
            <w:shd w:val="clear" w:color="auto" w:fill="auto"/>
          </w:tcPr>
          <w:p w14:paraId="2F8D87AA" w14:textId="77777777" w:rsidR="001910F6" w:rsidRPr="00351BEA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639A438C" w14:textId="77777777" w:rsidR="001910F6" w:rsidRPr="001A4780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11" w:type="pct"/>
            <w:shd w:val="clear" w:color="auto" w:fill="auto"/>
          </w:tcPr>
          <w:p w14:paraId="301E33F1" w14:textId="77777777" w:rsidR="001910F6" w:rsidRPr="001A4780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21" w:type="pct"/>
            <w:shd w:val="clear" w:color="auto" w:fill="auto"/>
          </w:tcPr>
          <w:p w14:paraId="4875FA70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71156B9B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5DCE201A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47B27CF5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257091FB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6A9D0EE4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53FC9D6D" w14:textId="35A58752" w:rsidR="001910F6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</w:t>
            </w:r>
            <w:r w:rsidR="005C6213">
              <w:rPr>
                <w:sz w:val="20"/>
              </w:rPr>
              <w:t>,6.1,6.2</w:t>
            </w:r>
          </w:p>
        </w:tc>
      </w:tr>
      <w:tr w:rsidR="001910F6" w:rsidRPr="00724833" w14:paraId="0F6DE0D7" w14:textId="77777777" w:rsidTr="004A5F56">
        <w:tc>
          <w:tcPr>
            <w:tcW w:w="738" w:type="pct"/>
            <w:shd w:val="clear" w:color="auto" w:fill="auto"/>
          </w:tcPr>
          <w:p w14:paraId="61224DA1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C0905C2" w14:textId="77777777" w:rsidR="001910F6" w:rsidRPr="001176A0" w:rsidRDefault="001910F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8" w:type="pct"/>
            <w:shd w:val="clear" w:color="auto" w:fill="auto"/>
          </w:tcPr>
          <w:p w14:paraId="012ECF61" w14:textId="77777777" w:rsidR="001910F6" w:rsidRPr="00C85B91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7BD65EED" w14:textId="77777777" w:rsidR="001910F6" w:rsidRPr="00C85B91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1" w:type="pct"/>
            <w:shd w:val="clear" w:color="auto" w:fill="auto"/>
          </w:tcPr>
          <w:p w14:paraId="6A04AE1F" w14:textId="67750B6D" w:rsidR="001910F6" w:rsidRPr="00724833" w:rsidRDefault="001910F6" w:rsidP="004A5F56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21" w:type="pct"/>
            <w:shd w:val="clear" w:color="auto" w:fill="auto"/>
          </w:tcPr>
          <w:p w14:paraId="5098C296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343E2D63" w14:textId="77777777" w:rsidTr="004A5F56">
        <w:tc>
          <w:tcPr>
            <w:tcW w:w="738" w:type="pct"/>
            <w:shd w:val="clear" w:color="auto" w:fill="auto"/>
          </w:tcPr>
          <w:p w14:paraId="0557649C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4BB799C" w14:textId="77777777" w:rsidR="001910F6" w:rsidRPr="00400017" w:rsidRDefault="001910F6" w:rsidP="004A5F56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8" w:type="pct"/>
            <w:shd w:val="clear" w:color="auto" w:fill="auto"/>
          </w:tcPr>
          <w:p w14:paraId="27350D58" w14:textId="77777777" w:rsidR="001910F6" w:rsidRPr="00400017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394DC13C" w14:textId="77777777" w:rsidR="001910F6" w:rsidRPr="00400017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11" w:type="pct"/>
            <w:shd w:val="clear" w:color="auto" w:fill="auto"/>
          </w:tcPr>
          <w:p w14:paraId="76FAF395" w14:textId="77777777" w:rsidR="001910F6" w:rsidRPr="00400017" w:rsidRDefault="001910F6" w:rsidP="004A5F56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21" w:type="pct"/>
            <w:shd w:val="clear" w:color="auto" w:fill="auto"/>
          </w:tcPr>
          <w:p w14:paraId="145FA4B3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1A24619D" w14:textId="77777777" w:rsidTr="004A5F56">
        <w:tc>
          <w:tcPr>
            <w:tcW w:w="738" w:type="pct"/>
            <w:shd w:val="clear" w:color="auto" w:fill="auto"/>
          </w:tcPr>
          <w:p w14:paraId="505FF7F2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CB7D59C" w14:textId="77777777" w:rsidR="001910F6" w:rsidRPr="00400017" w:rsidRDefault="001910F6" w:rsidP="004A5F56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8" w:type="pct"/>
            <w:shd w:val="clear" w:color="auto" w:fill="auto"/>
          </w:tcPr>
          <w:p w14:paraId="038A7B39" w14:textId="77777777" w:rsidR="001910F6" w:rsidRPr="00400017" w:rsidRDefault="001910F6" w:rsidP="004A5F56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72A5DA00" w14:textId="77777777" w:rsidR="001910F6" w:rsidRPr="00400017" w:rsidRDefault="001910F6" w:rsidP="004A5F56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11" w:type="pct"/>
            <w:shd w:val="clear" w:color="auto" w:fill="auto"/>
          </w:tcPr>
          <w:p w14:paraId="5FA916DA" w14:textId="77777777" w:rsidR="001910F6" w:rsidRPr="00400017" w:rsidRDefault="001910F6" w:rsidP="004A5F56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21" w:type="pct"/>
            <w:shd w:val="clear" w:color="auto" w:fill="auto"/>
          </w:tcPr>
          <w:p w14:paraId="74DE95C3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1910F6" w:rsidRPr="00C85B91" w14:paraId="0DC97A9D" w14:textId="77777777" w:rsidTr="004A5F56">
        <w:tc>
          <w:tcPr>
            <w:tcW w:w="738" w:type="pct"/>
            <w:shd w:val="clear" w:color="auto" w:fill="auto"/>
          </w:tcPr>
          <w:p w14:paraId="00C17C9C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9D62578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8" w:type="pct"/>
            <w:shd w:val="clear" w:color="auto" w:fill="auto"/>
          </w:tcPr>
          <w:p w14:paraId="47683A4C" w14:textId="77777777" w:rsidR="001910F6" w:rsidRPr="00724833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04914274" w14:textId="77777777" w:rsidR="001910F6" w:rsidRPr="008D298C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53AF06EC" w14:textId="77777777" w:rsidR="001910F6" w:rsidRPr="00C85B91" w:rsidRDefault="001910F6" w:rsidP="004A5F56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21" w:type="pct"/>
            <w:shd w:val="clear" w:color="auto" w:fill="auto"/>
          </w:tcPr>
          <w:p w14:paraId="7CA98112" w14:textId="77777777" w:rsidR="001910F6" w:rsidRPr="00C85B91" w:rsidRDefault="001910F6" w:rsidP="004A5F56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910F6" w:rsidRPr="00C85B91" w14:paraId="4AF12E09" w14:textId="77777777" w:rsidTr="004A5F56">
        <w:tc>
          <w:tcPr>
            <w:tcW w:w="738" w:type="pct"/>
            <w:shd w:val="clear" w:color="auto" w:fill="auto"/>
          </w:tcPr>
          <w:p w14:paraId="0571A23E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369E9C1" w14:textId="77777777" w:rsidR="001910F6" w:rsidRPr="002A7A10" w:rsidRDefault="001910F6" w:rsidP="004A5F5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8" w:type="pct"/>
            <w:shd w:val="clear" w:color="auto" w:fill="auto"/>
          </w:tcPr>
          <w:p w14:paraId="41398B06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57972D09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5DA79386" w14:textId="77777777" w:rsidR="001910F6" w:rsidRPr="00997F9C" w:rsidRDefault="001910F6" w:rsidP="004A5F56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21" w:type="pct"/>
            <w:shd w:val="clear" w:color="auto" w:fill="auto"/>
          </w:tcPr>
          <w:p w14:paraId="00D3730B" w14:textId="77777777" w:rsidR="001910F6" w:rsidRPr="00C85B91" w:rsidRDefault="001910F6" w:rsidP="004A5F56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910F6" w:rsidRPr="002A7A10" w14:paraId="4BB6D7FD" w14:textId="77777777" w:rsidTr="004A5F56">
        <w:tc>
          <w:tcPr>
            <w:tcW w:w="738" w:type="pct"/>
            <w:shd w:val="clear" w:color="auto" w:fill="auto"/>
          </w:tcPr>
          <w:p w14:paraId="217FDC39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1304A8D" w14:textId="77777777" w:rsidR="001910F6" w:rsidRPr="002A7A10" w:rsidRDefault="001910F6" w:rsidP="004A5F5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8" w:type="pct"/>
            <w:shd w:val="clear" w:color="auto" w:fill="auto"/>
          </w:tcPr>
          <w:p w14:paraId="74A8E6E0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0EAE0F8C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46971E30" w14:textId="77777777" w:rsidR="001910F6" w:rsidRPr="00997F9C" w:rsidRDefault="001910F6" w:rsidP="004A5F5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21" w:type="pct"/>
            <w:shd w:val="clear" w:color="auto" w:fill="auto"/>
          </w:tcPr>
          <w:p w14:paraId="2E6DF759" w14:textId="77777777" w:rsidR="001910F6" w:rsidRPr="002A7A10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1910F6" w14:paraId="14D71FB4" w14:textId="77777777" w:rsidTr="004A5F56">
        <w:tc>
          <w:tcPr>
            <w:tcW w:w="738" w:type="pct"/>
            <w:shd w:val="clear" w:color="auto" w:fill="auto"/>
          </w:tcPr>
          <w:p w14:paraId="4088E9C4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F7CCA69" w14:textId="77777777" w:rsidR="001910F6" w:rsidRPr="002A7A10" w:rsidRDefault="001910F6" w:rsidP="004A5F5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8" w:type="pct"/>
            <w:shd w:val="clear" w:color="auto" w:fill="auto"/>
          </w:tcPr>
          <w:p w14:paraId="516DFF8D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03F1A329" w14:textId="77777777" w:rsidR="001910F6" w:rsidRPr="002A7A10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1" w:type="pct"/>
            <w:shd w:val="clear" w:color="auto" w:fill="auto"/>
          </w:tcPr>
          <w:p w14:paraId="680D14B0" w14:textId="77777777" w:rsidR="001910F6" w:rsidRPr="002A7A10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21" w:type="pct"/>
            <w:shd w:val="clear" w:color="auto" w:fill="auto"/>
          </w:tcPr>
          <w:p w14:paraId="58DF9800" w14:textId="77777777" w:rsidR="001910F6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06E9F3D2" w14:textId="77777777" w:rsidTr="004A5F56">
        <w:tc>
          <w:tcPr>
            <w:tcW w:w="738" w:type="pct"/>
            <w:shd w:val="clear" w:color="auto" w:fill="auto"/>
          </w:tcPr>
          <w:p w14:paraId="1BE7FEDB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E28CF75" w14:textId="77777777" w:rsidR="001910F6" w:rsidRPr="000E70BD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8" w:type="pct"/>
            <w:shd w:val="clear" w:color="auto" w:fill="auto"/>
          </w:tcPr>
          <w:p w14:paraId="6EAB824F" w14:textId="77777777" w:rsidR="001910F6" w:rsidRPr="00724833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44B3037D" w14:textId="77777777" w:rsidR="001910F6" w:rsidRPr="00C85B91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2299B6BE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21" w:type="pct"/>
            <w:shd w:val="clear" w:color="auto" w:fill="auto"/>
          </w:tcPr>
          <w:p w14:paraId="7E0452D0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42C252D7" w14:textId="77777777" w:rsidTr="004A5F56">
        <w:tc>
          <w:tcPr>
            <w:tcW w:w="738" w:type="pct"/>
            <w:shd w:val="clear" w:color="auto" w:fill="auto"/>
          </w:tcPr>
          <w:p w14:paraId="583B7550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C105679" w14:textId="77777777" w:rsidR="001910F6" w:rsidRPr="001176A0" w:rsidRDefault="001910F6" w:rsidP="004A5F5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8" w:type="pct"/>
            <w:shd w:val="clear" w:color="auto" w:fill="auto"/>
          </w:tcPr>
          <w:p w14:paraId="19D26D0D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38AE4066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0FE95722" w14:textId="77777777" w:rsidR="001910F6" w:rsidRPr="00C85B91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21" w:type="pct"/>
            <w:shd w:val="clear" w:color="auto" w:fill="auto"/>
          </w:tcPr>
          <w:p w14:paraId="05C0712C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70962FDA" w14:textId="77777777" w:rsidTr="004A5F56">
        <w:tc>
          <w:tcPr>
            <w:tcW w:w="738" w:type="pct"/>
            <w:shd w:val="clear" w:color="auto" w:fill="auto"/>
          </w:tcPr>
          <w:p w14:paraId="33F0E23D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B2419B9" w14:textId="77777777" w:rsidR="001910F6" w:rsidRPr="002A7A10" w:rsidRDefault="001910F6" w:rsidP="004A5F5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8" w:type="pct"/>
            <w:shd w:val="clear" w:color="auto" w:fill="auto"/>
          </w:tcPr>
          <w:p w14:paraId="72FBA6B2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3B36E85C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447CE844" w14:textId="77777777" w:rsidR="001910F6" w:rsidRDefault="001910F6" w:rsidP="004A5F56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21" w:type="pct"/>
            <w:shd w:val="clear" w:color="auto" w:fill="auto"/>
          </w:tcPr>
          <w:p w14:paraId="06E74030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29960960" w14:textId="77777777" w:rsidTr="004A5F56">
        <w:tc>
          <w:tcPr>
            <w:tcW w:w="738" w:type="pct"/>
            <w:shd w:val="clear" w:color="auto" w:fill="auto"/>
          </w:tcPr>
          <w:p w14:paraId="4CB6A3CC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5B6AEA4" w14:textId="77777777" w:rsidR="001910F6" w:rsidRPr="002A7A10" w:rsidRDefault="001910F6" w:rsidP="004A5F5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8" w:type="pct"/>
            <w:shd w:val="clear" w:color="auto" w:fill="auto"/>
          </w:tcPr>
          <w:p w14:paraId="1C5681C7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3DBD6B9C" w14:textId="77777777" w:rsidR="001910F6" w:rsidRPr="002A7A10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26D621FB" w14:textId="77777777" w:rsidR="001910F6" w:rsidRPr="00C85B91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21" w:type="pct"/>
            <w:shd w:val="clear" w:color="auto" w:fill="auto"/>
          </w:tcPr>
          <w:p w14:paraId="7FE259A5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7DB4D35C" w14:textId="77777777" w:rsidTr="004A5F56">
        <w:tc>
          <w:tcPr>
            <w:tcW w:w="738" w:type="pct"/>
            <w:shd w:val="clear" w:color="auto" w:fill="auto"/>
          </w:tcPr>
          <w:p w14:paraId="7BF27A11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041E859" w14:textId="77777777" w:rsidR="001910F6" w:rsidRPr="00C85B91" w:rsidRDefault="001910F6" w:rsidP="004A5F56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8" w:type="pct"/>
            <w:shd w:val="clear" w:color="auto" w:fill="auto"/>
          </w:tcPr>
          <w:p w14:paraId="1B7B4FB6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64ADC77E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11" w:type="pct"/>
            <w:shd w:val="clear" w:color="auto" w:fill="auto"/>
          </w:tcPr>
          <w:p w14:paraId="79CB0676" w14:textId="77777777" w:rsidR="001910F6" w:rsidRPr="00C85B91" w:rsidRDefault="001910F6" w:rsidP="004A5F56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21" w:type="pct"/>
            <w:shd w:val="clear" w:color="auto" w:fill="auto"/>
          </w:tcPr>
          <w:p w14:paraId="7CC3C6F6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4FB69B56" w14:textId="77777777" w:rsidTr="004A5F56">
        <w:tc>
          <w:tcPr>
            <w:tcW w:w="738" w:type="pct"/>
            <w:shd w:val="clear" w:color="auto" w:fill="auto"/>
          </w:tcPr>
          <w:p w14:paraId="1D1D6457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B9F1116" w14:textId="77777777" w:rsidR="001910F6" w:rsidRPr="001176A0" w:rsidRDefault="001910F6" w:rsidP="004A5F56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8" w:type="pct"/>
            <w:shd w:val="clear" w:color="auto" w:fill="auto"/>
          </w:tcPr>
          <w:p w14:paraId="705F244C" w14:textId="77777777" w:rsidR="001910F6" w:rsidRPr="00C85B91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0D00775E" w14:textId="77777777" w:rsidR="001910F6" w:rsidRPr="00C85B91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65EFF915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21" w:type="pct"/>
            <w:shd w:val="clear" w:color="auto" w:fill="auto"/>
          </w:tcPr>
          <w:p w14:paraId="423393B7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3928C5" w:rsidRPr="00724833" w14:paraId="4247F77D" w14:textId="77777777" w:rsidTr="001F184B">
        <w:tc>
          <w:tcPr>
            <w:tcW w:w="738" w:type="pct"/>
            <w:shd w:val="clear" w:color="auto" w:fill="auto"/>
          </w:tcPr>
          <w:p w14:paraId="47D11EF1" w14:textId="77777777" w:rsidR="003928C5" w:rsidRPr="00724833" w:rsidRDefault="003928C5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  <w:vAlign w:val="center"/>
          </w:tcPr>
          <w:p w14:paraId="3C9CE4BC" w14:textId="30FDEDA8" w:rsidR="003928C5" w:rsidRPr="002A7A10" w:rsidRDefault="003928C5" w:rsidP="004A5F56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69FFCA53" w14:textId="1893147C" w:rsidR="003928C5" w:rsidRDefault="003928C5" w:rsidP="004A5F56">
            <w:pPr>
              <w:spacing w:before="0" w:after="0"/>
              <w:jc w:val="center"/>
              <w:rPr>
                <w:sz w:val="20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1501BDAD" w14:textId="5D859357" w:rsidR="003928C5" w:rsidRDefault="003928C5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7ED6626C" w14:textId="4AF07A84" w:rsidR="003928C5" w:rsidRPr="002A7A10" w:rsidRDefault="00FA7A68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21" w:type="pct"/>
            <w:shd w:val="clear" w:color="auto" w:fill="auto"/>
            <w:vAlign w:val="center"/>
          </w:tcPr>
          <w:p w14:paraId="05707424" w14:textId="2C9B6182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018ABB81" w14:textId="46242CAB" w:rsidR="003928C5" w:rsidRPr="00724833" w:rsidRDefault="003928C5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1910F6" w:rsidRPr="00724833" w14:paraId="2FB6A117" w14:textId="77777777" w:rsidTr="004A5F56">
        <w:tc>
          <w:tcPr>
            <w:tcW w:w="738" w:type="pct"/>
            <w:shd w:val="clear" w:color="auto" w:fill="auto"/>
          </w:tcPr>
          <w:p w14:paraId="2B721380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262E67F" w14:textId="77777777" w:rsidR="001910F6" w:rsidRPr="001176A0" w:rsidRDefault="001910F6" w:rsidP="004A5F5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8" w:type="pct"/>
            <w:shd w:val="clear" w:color="auto" w:fill="auto"/>
          </w:tcPr>
          <w:p w14:paraId="37317D8A" w14:textId="77777777" w:rsidR="001910F6" w:rsidRPr="00C85B91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00A9E417" w14:textId="77777777" w:rsidR="001910F6" w:rsidRPr="00C85B91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109FE860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21" w:type="pct"/>
            <w:shd w:val="clear" w:color="auto" w:fill="auto"/>
          </w:tcPr>
          <w:p w14:paraId="61A2702F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2DDC55B0" w14:textId="77777777" w:rsidTr="004A5F56">
        <w:tc>
          <w:tcPr>
            <w:tcW w:w="738" w:type="pct"/>
            <w:shd w:val="clear" w:color="auto" w:fill="auto"/>
          </w:tcPr>
          <w:p w14:paraId="0C4EC1B5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469E1C5" w14:textId="77777777" w:rsidR="001910F6" w:rsidRPr="00C85B91" w:rsidRDefault="001910F6" w:rsidP="004A5F56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8" w:type="pct"/>
            <w:shd w:val="clear" w:color="auto" w:fill="auto"/>
          </w:tcPr>
          <w:p w14:paraId="2D071211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034CE54E" w14:textId="77777777" w:rsidR="001910F6" w:rsidRPr="002A7A10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38058D9F" w14:textId="77777777" w:rsidR="001910F6" w:rsidRPr="00C85B91" w:rsidRDefault="001910F6" w:rsidP="004A5F56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21" w:type="pct"/>
            <w:shd w:val="clear" w:color="auto" w:fill="auto"/>
          </w:tcPr>
          <w:p w14:paraId="4816CDA7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1910F6" w:rsidRPr="009B4637" w14:paraId="3B832FFE" w14:textId="77777777" w:rsidTr="004A5F56">
        <w:tc>
          <w:tcPr>
            <w:tcW w:w="738" w:type="pct"/>
            <w:shd w:val="clear" w:color="auto" w:fill="auto"/>
          </w:tcPr>
          <w:p w14:paraId="78D0087E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FE2B585" w14:textId="77777777" w:rsidR="001910F6" w:rsidRPr="00C85B91" w:rsidRDefault="001910F6" w:rsidP="004A5F56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8" w:type="pct"/>
            <w:shd w:val="clear" w:color="auto" w:fill="auto"/>
          </w:tcPr>
          <w:p w14:paraId="175A90CD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0871C804" w14:textId="77777777" w:rsidR="001910F6" w:rsidRPr="002A7A10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1012F622" w14:textId="77777777" w:rsidR="001910F6" w:rsidRPr="00C85B91" w:rsidRDefault="001910F6" w:rsidP="004A5F56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21" w:type="pct"/>
            <w:shd w:val="clear" w:color="auto" w:fill="auto"/>
          </w:tcPr>
          <w:p w14:paraId="42791E10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3D44047E" w14:textId="77777777" w:rsidTr="004A5F56">
        <w:tc>
          <w:tcPr>
            <w:tcW w:w="738" w:type="pct"/>
            <w:shd w:val="clear" w:color="auto" w:fill="auto"/>
          </w:tcPr>
          <w:p w14:paraId="32D4F77E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F277CE8" w14:textId="77777777" w:rsidR="001910F6" w:rsidRPr="00BB6995" w:rsidRDefault="001910F6" w:rsidP="004A5F56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8" w:type="pct"/>
            <w:shd w:val="clear" w:color="auto" w:fill="auto"/>
          </w:tcPr>
          <w:p w14:paraId="18EFABD9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3DA055F6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4B0E85B3" w14:textId="77777777" w:rsidR="001910F6" w:rsidRPr="00BB6995" w:rsidRDefault="001910F6" w:rsidP="004A5F56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21" w:type="pct"/>
            <w:shd w:val="clear" w:color="auto" w:fill="auto"/>
          </w:tcPr>
          <w:p w14:paraId="072BFADF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67DF2554" w14:textId="77777777" w:rsidTr="004A5F56">
        <w:tc>
          <w:tcPr>
            <w:tcW w:w="738" w:type="pct"/>
            <w:shd w:val="clear" w:color="auto" w:fill="auto"/>
          </w:tcPr>
          <w:p w14:paraId="756D3A8D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A6C18D2" w14:textId="77777777" w:rsidR="001910F6" w:rsidRPr="00C007BD" w:rsidRDefault="001910F6" w:rsidP="004A5F56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</w:p>
        </w:tc>
        <w:tc>
          <w:tcPr>
            <w:tcW w:w="208" w:type="pct"/>
            <w:shd w:val="clear" w:color="auto" w:fill="auto"/>
          </w:tcPr>
          <w:p w14:paraId="20013C2F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6A6E8F58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2E7E0C9E" w14:textId="77777777" w:rsidR="001910F6" w:rsidRPr="00C85B91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 протокола</w:t>
            </w:r>
          </w:p>
        </w:tc>
        <w:tc>
          <w:tcPr>
            <w:tcW w:w="1321" w:type="pct"/>
            <w:shd w:val="clear" w:color="auto" w:fill="auto"/>
          </w:tcPr>
          <w:p w14:paraId="34B6E796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D43778" w14:paraId="25D87F8E" w14:textId="77777777" w:rsidTr="004A5F56">
        <w:tc>
          <w:tcPr>
            <w:tcW w:w="5000" w:type="pct"/>
            <w:gridSpan w:val="6"/>
            <w:shd w:val="clear" w:color="auto" w:fill="auto"/>
          </w:tcPr>
          <w:p w14:paraId="76A7FE6C" w14:textId="77777777" w:rsidR="001910F6" w:rsidRPr="00D43778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1910F6" w:rsidRPr="009B4637" w14:paraId="7E33A736" w14:textId="77777777" w:rsidTr="004A5F56">
        <w:tc>
          <w:tcPr>
            <w:tcW w:w="738" w:type="pct"/>
            <w:shd w:val="clear" w:color="auto" w:fill="auto"/>
          </w:tcPr>
          <w:p w14:paraId="7DA229E6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ission</w:t>
            </w:r>
          </w:p>
        </w:tc>
        <w:tc>
          <w:tcPr>
            <w:tcW w:w="807" w:type="pct"/>
            <w:shd w:val="clear" w:color="auto" w:fill="auto"/>
          </w:tcPr>
          <w:p w14:paraId="512E490D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77B55228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021DD1F4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4D0C3610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6882D509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35E37A14" w14:textId="77777777" w:rsidTr="004A5F56">
        <w:tc>
          <w:tcPr>
            <w:tcW w:w="738" w:type="pct"/>
            <w:shd w:val="clear" w:color="auto" w:fill="auto"/>
          </w:tcPr>
          <w:p w14:paraId="1EA2C6DE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5B3FD0D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8" w:type="pct"/>
            <w:shd w:val="clear" w:color="auto" w:fill="auto"/>
          </w:tcPr>
          <w:p w14:paraId="44FFC3B9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23046E8B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7C119845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21" w:type="pct"/>
            <w:shd w:val="clear" w:color="auto" w:fill="auto"/>
          </w:tcPr>
          <w:p w14:paraId="4A0B7DBC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76F58E6A" w14:textId="77777777" w:rsidTr="004A5F56">
        <w:tc>
          <w:tcPr>
            <w:tcW w:w="738" w:type="pct"/>
            <w:shd w:val="clear" w:color="auto" w:fill="auto"/>
          </w:tcPr>
          <w:p w14:paraId="72CF1081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CB90A65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8" w:type="pct"/>
            <w:shd w:val="clear" w:color="auto" w:fill="auto"/>
          </w:tcPr>
          <w:p w14:paraId="31D07CF7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2656D305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6BEA1EA3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21" w:type="pct"/>
            <w:shd w:val="clear" w:color="auto" w:fill="auto"/>
          </w:tcPr>
          <w:p w14:paraId="0FA6396C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0D06D316" w14:textId="77777777" w:rsidTr="004A5F56">
        <w:tc>
          <w:tcPr>
            <w:tcW w:w="738" w:type="pct"/>
            <w:shd w:val="clear" w:color="auto" w:fill="auto"/>
          </w:tcPr>
          <w:p w14:paraId="456582D3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258BE54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8" w:type="pct"/>
            <w:shd w:val="clear" w:color="auto" w:fill="auto"/>
          </w:tcPr>
          <w:p w14:paraId="018A8904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3AB71287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11" w:type="pct"/>
            <w:shd w:val="clear" w:color="auto" w:fill="auto"/>
          </w:tcPr>
          <w:p w14:paraId="1C4EA81A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21" w:type="pct"/>
            <w:shd w:val="clear" w:color="auto" w:fill="auto"/>
          </w:tcPr>
          <w:p w14:paraId="1093B155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36751876" w14:textId="77777777" w:rsidTr="004A5F56">
        <w:tc>
          <w:tcPr>
            <w:tcW w:w="738" w:type="pct"/>
            <w:shd w:val="clear" w:color="auto" w:fill="auto"/>
          </w:tcPr>
          <w:p w14:paraId="59DCB83A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3945C9F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8" w:type="pct"/>
            <w:shd w:val="clear" w:color="auto" w:fill="auto"/>
          </w:tcPr>
          <w:p w14:paraId="6DB1E12D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5C187C00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3259E132" w14:textId="77777777" w:rsidR="001910F6" w:rsidRPr="00D43778" w:rsidRDefault="001910F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21" w:type="pct"/>
            <w:shd w:val="clear" w:color="auto" w:fill="auto"/>
          </w:tcPr>
          <w:p w14:paraId="3D2102CC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D43778" w14:paraId="1A9E4B5A" w14:textId="77777777" w:rsidTr="004A5F56">
        <w:tc>
          <w:tcPr>
            <w:tcW w:w="5000" w:type="pct"/>
            <w:gridSpan w:val="6"/>
            <w:shd w:val="clear" w:color="auto" w:fill="auto"/>
          </w:tcPr>
          <w:p w14:paraId="4538443A" w14:textId="77777777" w:rsidR="001910F6" w:rsidRPr="00D43778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1910F6" w:rsidRPr="009B4637" w14:paraId="4FFF5EC1" w14:textId="77777777" w:rsidTr="004A5F56">
        <w:tc>
          <w:tcPr>
            <w:tcW w:w="738" w:type="pct"/>
            <w:shd w:val="clear" w:color="auto" w:fill="auto"/>
          </w:tcPr>
          <w:p w14:paraId="45BD6CD9" w14:textId="77777777" w:rsidR="001910F6" w:rsidRPr="00D43778" w:rsidRDefault="001910F6" w:rsidP="004A5F56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807" w:type="pct"/>
            <w:shd w:val="clear" w:color="auto" w:fill="auto"/>
          </w:tcPr>
          <w:p w14:paraId="0F05A0AB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65F17FCF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7CC1112C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11" w:type="pct"/>
            <w:shd w:val="clear" w:color="auto" w:fill="auto"/>
          </w:tcPr>
          <w:p w14:paraId="15BCB12F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02E616A5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59D31674" w14:textId="77777777" w:rsidTr="004A5F56">
        <w:tc>
          <w:tcPr>
            <w:tcW w:w="738" w:type="pct"/>
            <w:shd w:val="clear" w:color="auto" w:fill="auto"/>
          </w:tcPr>
          <w:p w14:paraId="12E2EF68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707125E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8" w:type="pct"/>
            <w:shd w:val="clear" w:color="auto" w:fill="auto"/>
          </w:tcPr>
          <w:p w14:paraId="555872B8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3D35DD21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5670FE1F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21" w:type="pct"/>
            <w:shd w:val="clear" w:color="auto" w:fill="auto"/>
          </w:tcPr>
          <w:p w14:paraId="47D1E1E0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1910F6" w:rsidRPr="009B4637" w14:paraId="4EA85C24" w14:textId="77777777" w:rsidTr="004A5F56">
        <w:tc>
          <w:tcPr>
            <w:tcW w:w="738" w:type="pct"/>
            <w:shd w:val="clear" w:color="auto" w:fill="auto"/>
          </w:tcPr>
          <w:p w14:paraId="1211564E" w14:textId="77777777" w:rsidR="001910F6" w:rsidRPr="00D43778" w:rsidRDefault="001910F6" w:rsidP="004A5F56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807" w:type="pct"/>
            <w:shd w:val="clear" w:color="auto" w:fill="auto"/>
          </w:tcPr>
          <w:p w14:paraId="3E28B2F8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3A66BC9F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125EE227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11" w:type="pct"/>
            <w:shd w:val="clear" w:color="auto" w:fill="auto"/>
          </w:tcPr>
          <w:p w14:paraId="5D16A318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487BC103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682D0613" w14:textId="77777777" w:rsidTr="004A5F56">
        <w:tc>
          <w:tcPr>
            <w:tcW w:w="738" w:type="pct"/>
            <w:shd w:val="clear" w:color="auto" w:fill="auto"/>
          </w:tcPr>
          <w:p w14:paraId="2BE3B8EE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A3A52DC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8" w:type="pct"/>
            <w:shd w:val="clear" w:color="auto" w:fill="auto"/>
          </w:tcPr>
          <w:p w14:paraId="0A8997F1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5B96C01B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1" w:type="pct"/>
            <w:shd w:val="clear" w:color="auto" w:fill="auto"/>
          </w:tcPr>
          <w:p w14:paraId="4154B78E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21" w:type="pct"/>
            <w:shd w:val="clear" w:color="auto" w:fill="auto"/>
          </w:tcPr>
          <w:p w14:paraId="6A12A411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21A3AC5B" w14:textId="77777777" w:rsidTr="004A5F56">
        <w:tc>
          <w:tcPr>
            <w:tcW w:w="738" w:type="pct"/>
            <w:shd w:val="clear" w:color="auto" w:fill="auto"/>
          </w:tcPr>
          <w:p w14:paraId="224F084E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CFE6669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8" w:type="pct"/>
            <w:shd w:val="clear" w:color="auto" w:fill="auto"/>
          </w:tcPr>
          <w:p w14:paraId="56ABAE53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134B7A60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11" w:type="pct"/>
            <w:shd w:val="clear" w:color="auto" w:fill="auto"/>
          </w:tcPr>
          <w:p w14:paraId="51A26EA5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21" w:type="pct"/>
            <w:shd w:val="clear" w:color="auto" w:fill="auto"/>
          </w:tcPr>
          <w:p w14:paraId="5F7B8B81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05DDD08F" w14:textId="77777777" w:rsidTr="004A5F56">
        <w:tc>
          <w:tcPr>
            <w:tcW w:w="738" w:type="pct"/>
            <w:shd w:val="clear" w:color="auto" w:fill="auto"/>
          </w:tcPr>
          <w:p w14:paraId="1F17E665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2EE612B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8" w:type="pct"/>
            <w:shd w:val="clear" w:color="auto" w:fill="auto"/>
          </w:tcPr>
          <w:p w14:paraId="3E129C77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6B096602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11" w:type="pct"/>
            <w:shd w:val="clear" w:color="auto" w:fill="auto"/>
          </w:tcPr>
          <w:p w14:paraId="629B4054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21" w:type="pct"/>
            <w:shd w:val="clear" w:color="auto" w:fill="auto"/>
          </w:tcPr>
          <w:p w14:paraId="78FFBC0A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70E47E1D" w14:textId="77777777" w:rsidTr="004A5F56">
        <w:tc>
          <w:tcPr>
            <w:tcW w:w="738" w:type="pct"/>
            <w:shd w:val="clear" w:color="auto" w:fill="auto"/>
          </w:tcPr>
          <w:p w14:paraId="2996BA45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674A503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8" w:type="pct"/>
            <w:shd w:val="clear" w:color="auto" w:fill="auto"/>
          </w:tcPr>
          <w:p w14:paraId="13EB238F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3EBFD2A8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11" w:type="pct"/>
            <w:shd w:val="clear" w:color="auto" w:fill="auto"/>
          </w:tcPr>
          <w:p w14:paraId="6001493A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21" w:type="pct"/>
            <w:shd w:val="clear" w:color="auto" w:fill="auto"/>
          </w:tcPr>
          <w:p w14:paraId="2C6319E0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434F2AF6" w14:textId="77777777" w:rsidTr="004A5F56">
        <w:tc>
          <w:tcPr>
            <w:tcW w:w="738" w:type="pct"/>
            <w:shd w:val="clear" w:color="auto" w:fill="auto"/>
          </w:tcPr>
          <w:p w14:paraId="08C71347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83B3E1E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8" w:type="pct"/>
            <w:shd w:val="clear" w:color="auto" w:fill="auto"/>
          </w:tcPr>
          <w:p w14:paraId="73CAEEFE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4B3F8E45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6041BA9E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21" w:type="pct"/>
            <w:shd w:val="clear" w:color="auto" w:fill="auto"/>
          </w:tcPr>
          <w:p w14:paraId="54A11929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D43778" w14:paraId="7F051196" w14:textId="77777777" w:rsidTr="004A5F56">
        <w:tc>
          <w:tcPr>
            <w:tcW w:w="5000" w:type="pct"/>
            <w:gridSpan w:val="6"/>
            <w:shd w:val="clear" w:color="auto" w:fill="auto"/>
          </w:tcPr>
          <w:p w14:paraId="4F2FFCE1" w14:textId="77777777" w:rsidR="001910F6" w:rsidRPr="00D43778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1910F6" w:rsidRPr="009B4637" w14:paraId="664C21DF" w14:textId="77777777" w:rsidTr="004A5F56">
        <w:tc>
          <w:tcPr>
            <w:tcW w:w="738" w:type="pct"/>
            <w:shd w:val="clear" w:color="auto" w:fill="auto"/>
          </w:tcPr>
          <w:p w14:paraId="00809D22" w14:textId="77777777" w:rsidR="001910F6" w:rsidRPr="00D43778" w:rsidRDefault="001910F6" w:rsidP="004A5F56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807" w:type="pct"/>
            <w:shd w:val="clear" w:color="auto" w:fill="auto"/>
          </w:tcPr>
          <w:p w14:paraId="6118DB92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11AC4F0D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1A6170F4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27370234" w14:textId="77777777" w:rsidR="001910F6" w:rsidRDefault="001910F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045C5C43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742EC9F9" w14:textId="77777777" w:rsidTr="004A5F56">
        <w:tc>
          <w:tcPr>
            <w:tcW w:w="738" w:type="pct"/>
            <w:shd w:val="clear" w:color="auto" w:fill="auto"/>
          </w:tcPr>
          <w:p w14:paraId="11BC564F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147D691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8" w:type="pct"/>
            <w:shd w:val="clear" w:color="auto" w:fill="auto"/>
          </w:tcPr>
          <w:p w14:paraId="3BFF1F31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455C5C37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1" w:type="pct"/>
            <w:shd w:val="clear" w:color="auto" w:fill="auto"/>
          </w:tcPr>
          <w:p w14:paraId="034A7EE1" w14:textId="77777777" w:rsidR="001910F6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21" w:type="pct"/>
            <w:shd w:val="clear" w:color="auto" w:fill="auto"/>
          </w:tcPr>
          <w:p w14:paraId="5BF2297F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74E95D29" w14:textId="77777777" w:rsidTr="004A5F56">
        <w:tc>
          <w:tcPr>
            <w:tcW w:w="738" w:type="pct"/>
            <w:shd w:val="clear" w:color="auto" w:fill="auto"/>
          </w:tcPr>
          <w:p w14:paraId="42074853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C6E5D2A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8" w:type="pct"/>
            <w:shd w:val="clear" w:color="auto" w:fill="auto"/>
          </w:tcPr>
          <w:p w14:paraId="20F8D2E6" w14:textId="77777777" w:rsidR="001910F6" w:rsidRPr="00655FB3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04BF95B4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11" w:type="pct"/>
            <w:shd w:val="clear" w:color="auto" w:fill="auto"/>
          </w:tcPr>
          <w:p w14:paraId="44DECD31" w14:textId="77777777" w:rsidR="001910F6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21" w:type="pct"/>
            <w:shd w:val="clear" w:color="auto" w:fill="auto"/>
          </w:tcPr>
          <w:p w14:paraId="3272B07C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3A212698" w14:textId="77777777" w:rsidTr="004A5F56">
        <w:tc>
          <w:tcPr>
            <w:tcW w:w="738" w:type="pct"/>
            <w:shd w:val="clear" w:color="auto" w:fill="auto"/>
          </w:tcPr>
          <w:p w14:paraId="37A7DF1D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E2720B2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8" w:type="pct"/>
            <w:shd w:val="clear" w:color="auto" w:fill="auto"/>
          </w:tcPr>
          <w:p w14:paraId="7E1E193D" w14:textId="77777777" w:rsidR="001910F6" w:rsidRPr="00655FB3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63BB2B6D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11" w:type="pct"/>
            <w:shd w:val="clear" w:color="auto" w:fill="auto"/>
          </w:tcPr>
          <w:p w14:paraId="1E7DCE97" w14:textId="77777777" w:rsidR="001910F6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21" w:type="pct"/>
            <w:shd w:val="clear" w:color="auto" w:fill="auto"/>
          </w:tcPr>
          <w:p w14:paraId="5B6B3019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254573" w14:paraId="365A96E0" w14:textId="77777777" w:rsidTr="004A5F56">
        <w:tc>
          <w:tcPr>
            <w:tcW w:w="5000" w:type="pct"/>
            <w:gridSpan w:val="6"/>
            <w:shd w:val="clear" w:color="auto" w:fill="auto"/>
          </w:tcPr>
          <w:p w14:paraId="24D26432" w14:textId="77777777" w:rsidR="001910F6" w:rsidRPr="00254573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1910F6" w:rsidRPr="00724833" w14:paraId="32F68611" w14:textId="77777777" w:rsidTr="004A5F56">
        <w:tc>
          <w:tcPr>
            <w:tcW w:w="738" w:type="pct"/>
            <w:shd w:val="clear" w:color="auto" w:fill="auto"/>
            <w:vAlign w:val="center"/>
          </w:tcPr>
          <w:p w14:paraId="4C5AD881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5430B17E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6B160670" w14:textId="77777777" w:rsidR="001910F6" w:rsidRPr="00724833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4701E475" w14:textId="77777777" w:rsidR="001910F6" w:rsidRPr="00724833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11" w:type="pct"/>
            <w:shd w:val="clear" w:color="auto" w:fill="auto"/>
            <w:vAlign w:val="center"/>
          </w:tcPr>
          <w:p w14:paraId="2EA63A64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21" w:type="pct"/>
            <w:shd w:val="clear" w:color="auto" w:fill="auto"/>
            <w:vAlign w:val="center"/>
          </w:tcPr>
          <w:p w14:paraId="3A1AD8A8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</w:tr>
      <w:tr w:rsidR="001910F6" w:rsidRPr="00E45768" w14:paraId="65B03F51" w14:textId="77777777" w:rsidTr="004A5F56">
        <w:tc>
          <w:tcPr>
            <w:tcW w:w="738" w:type="pct"/>
            <w:shd w:val="clear" w:color="auto" w:fill="auto"/>
            <w:vAlign w:val="center"/>
          </w:tcPr>
          <w:p w14:paraId="3681F645" w14:textId="77777777" w:rsidR="001910F6" w:rsidRPr="00E45768" w:rsidRDefault="001910F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2D18278" w14:textId="77777777" w:rsidR="001910F6" w:rsidRPr="00E45768" w:rsidRDefault="001910F6" w:rsidP="004A5F56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8" w:type="pct"/>
            <w:shd w:val="clear" w:color="auto" w:fill="auto"/>
          </w:tcPr>
          <w:p w14:paraId="2A87016C" w14:textId="77777777" w:rsidR="001910F6" w:rsidRPr="00E45768" w:rsidRDefault="001910F6" w:rsidP="004A5F56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184E5F2F" w14:textId="77777777" w:rsidR="001910F6" w:rsidRPr="00E45768" w:rsidRDefault="001910F6" w:rsidP="004A5F56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11A6447A" w14:textId="77777777" w:rsidR="001910F6" w:rsidRPr="00E45768" w:rsidRDefault="001910F6" w:rsidP="004A5F56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21" w:type="pct"/>
            <w:shd w:val="clear" w:color="auto" w:fill="auto"/>
            <w:vAlign w:val="center"/>
          </w:tcPr>
          <w:p w14:paraId="329DAADA" w14:textId="77777777" w:rsidR="001910F6" w:rsidRPr="00E45768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E45768" w14:paraId="59833510" w14:textId="77777777" w:rsidTr="004A5F56">
        <w:tc>
          <w:tcPr>
            <w:tcW w:w="738" w:type="pct"/>
            <w:shd w:val="clear" w:color="auto" w:fill="auto"/>
            <w:vAlign w:val="center"/>
          </w:tcPr>
          <w:p w14:paraId="3579E343" w14:textId="77777777" w:rsidR="001910F6" w:rsidRPr="00E45768" w:rsidRDefault="001910F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0105D34" w14:textId="77777777" w:rsidR="001910F6" w:rsidRPr="00E45768" w:rsidRDefault="001910F6" w:rsidP="004A5F56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8" w:type="pct"/>
            <w:shd w:val="clear" w:color="auto" w:fill="auto"/>
          </w:tcPr>
          <w:p w14:paraId="2ED461E4" w14:textId="77777777" w:rsidR="001910F6" w:rsidRPr="00E45768" w:rsidRDefault="001910F6" w:rsidP="004A5F56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24BC450A" w14:textId="77777777" w:rsidR="001910F6" w:rsidRPr="00E45768" w:rsidRDefault="001910F6" w:rsidP="004A5F56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65B168F9" w14:textId="0C986B9A" w:rsidR="001910F6" w:rsidRPr="00E45768" w:rsidRDefault="002D1F44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1910F6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21" w:type="pct"/>
            <w:shd w:val="clear" w:color="auto" w:fill="auto"/>
            <w:vAlign w:val="center"/>
          </w:tcPr>
          <w:p w14:paraId="6214F837" w14:textId="77777777" w:rsidR="001910F6" w:rsidRPr="00E45768" w:rsidRDefault="001910F6" w:rsidP="004A5F56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1910F6" w:rsidRPr="00254573" w14:paraId="6712171A" w14:textId="77777777" w:rsidTr="004A5F56">
        <w:tc>
          <w:tcPr>
            <w:tcW w:w="5000" w:type="pct"/>
            <w:gridSpan w:val="6"/>
            <w:shd w:val="clear" w:color="auto" w:fill="auto"/>
          </w:tcPr>
          <w:p w14:paraId="199793E9" w14:textId="4E64A093" w:rsidR="001910F6" w:rsidRPr="00254573" w:rsidRDefault="002D1F44" w:rsidP="004A5F56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1910F6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1910F6" w:rsidRPr="006C6D44" w14:paraId="4331477E" w14:textId="77777777" w:rsidTr="004A5F56">
        <w:tc>
          <w:tcPr>
            <w:tcW w:w="738" w:type="pct"/>
            <w:shd w:val="clear" w:color="auto" w:fill="auto"/>
            <w:vAlign w:val="center"/>
          </w:tcPr>
          <w:p w14:paraId="3C0D28E5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5FE6BAF9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319FBDDF" w14:textId="77777777" w:rsidR="001910F6" w:rsidRPr="006C6D44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5843DE90" w14:textId="77777777" w:rsidR="001910F6" w:rsidRPr="006C6D44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11" w:type="pct"/>
            <w:shd w:val="clear" w:color="auto" w:fill="auto"/>
            <w:vAlign w:val="center"/>
          </w:tcPr>
          <w:p w14:paraId="3EBE3040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21" w:type="pct"/>
            <w:shd w:val="clear" w:color="auto" w:fill="auto"/>
            <w:vAlign w:val="center"/>
          </w:tcPr>
          <w:p w14:paraId="214DDD58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</w:tr>
      <w:tr w:rsidR="001910F6" w:rsidRPr="003804BF" w14:paraId="5DCAD9FF" w14:textId="77777777" w:rsidTr="004A5F56">
        <w:tc>
          <w:tcPr>
            <w:tcW w:w="738" w:type="pct"/>
            <w:shd w:val="clear" w:color="auto" w:fill="auto"/>
            <w:vAlign w:val="center"/>
          </w:tcPr>
          <w:p w14:paraId="54909466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999EEE9" w14:textId="77777777" w:rsidR="001910F6" w:rsidRPr="003804BF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8" w:type="pct"/>
            <w:shd w:val="clear" w:color="auto" w:fill="auto"/>
          </w:tcPr>
          <w:p w14:paraId="316F4307" w14:textId="77777777" w:rsidR="001910F6" w:rsidRPr="003804BF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146B29FB" w14:textId="77777777" w:rsidR="001910F6" w:rsidRPr="003804BF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6E362BC4" w14:textId="057118FF" w:rsidR="001910F6" w:rsidRPr="003804BF" w:rsidRDefault="002D1F44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21" w:type="pct"/>
            <w:shd w:val="clear" w:color="auto" w:fill="auto"/>
          </w:tcPr>
          <w:p w14:paraId="2F39F724" w14:textId="77777777" w:rsidR="001910F6" w:rsidRPr="003804BF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1910F6" w:rsidRPr="00655FB3" w14:paraId="60DE0FF6" w14:textId="77777777" w:rsidTr="004A5F56">
        <w:tc>
          <w:tcPr>
            <w:tcW w:w="5000" w:type="pct"/>
            <w:gridSpan w:val="6"/>
            <w:shd w:val="clear" w:color="auto" w:fill="auto"/>
          </w:tcPr>
          <w:p w14:paraId="4A19F523" w14:textId="77777777" w:rsidR="001910F6" w:rsidRPr="00655FB3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1910F6" w:rsidRPr="003804BF" w14:paraId="5334A1E5" w14:textId="77777777" w:rsidTr="004A5F56">
        <w:tc>
          <w:tcPr>
            <w:tcW w:w="738" w:type="pct"/>
            <w:shd w:val="clear" w:color="auto" w:fill="auto"/>
            <w:vAlign w:val="center"/>
          </w:tcPr>
          <w:p w14:paraId="42173ED0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807" w:type="pct"/>
            <w:shd w:val="clear" w:color="auto" w:fill="auto"/>
          </w:tcPr>
          <w:p w14:paraId="10D1815D" w14:textId="77777777" w:rsidR="001910F6" w:rsidRPr="003804BF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505C916B" w14:textId="77777777" w:rsidR="001910F6" w:rsidRPr="003804BF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0A439E66" w14:textId="77777777" w:rsidR="001910F6" w:rsidRPr="003804BF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1" w:type="pct"/>
            <w:shd w:val="clear" w:color="auto" w:fill="auto"/>
          </w:tcPr>
          <w:p w14:paraId="5F207171" w14:textId="77777777" w:rsidR="001910F6" w:rsidRPr="003804BF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7AACD357" w14:textId="77777777" w:rsidR="001910F6" w:rsidRPr="003804BF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3804BF" w14:paraId="252323B1" w14:textId="77777777" w:rsidTr="004A5F56">
        <w:tc>
          <w:tcPr>
            <w:tcW w:w="738" w:type="pct"/>
            <w:shd w:val="clear" w:color="auto" w:fill="auto"/>
            <w:vAlign w:val="center"/>
          </w:tcPr>
          <w:p w14:paraId="2533C09C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D70E229" w14:textId="77777777" w:rsidR="001910F6" w:rsidRPr="003804BF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8" w:type="pct"/>
            <w:shd w:val="clear" w:color="auto" w:fill="auto"/>
          </w:tcPr>
          <w:p w14:paraId="7EA10F4A" w14:textId="77777777" w:rsidR="001910F6" w:rsidRPr="00B07477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03D48645" w14:textId="77777777" w:rsidR="001910F6" w:rsidRPr="00B07477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0B2FA643" w14:textId="77777777" w:rsidR="001910F6" w:rsidRPr="003804BF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21" w:type="pct"/>
            <w:shd w:val="clear" w:color="auto" w:fill="auto"/>
          </w:tcPr>
          <w:p w14:paraId="3E0A1DB9" w14:textId="77777777" w:rsidR="001910F6" w:rsidRPr="003804BF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655FB3" w14:paraId="16C1B04E" w14:textId="77777777" w:rsidTr="004A5F56">
        <w:tc>
          <w:tcPr>
            <w:tcW w:w="738" w:type="pct"/>
            <w:shd w:val="clear" w:color="auto" w:fill="auto"/>
            <w:vAlign w:val="center"/>
          </w:tcPr>
          <w:p w14:paraId="501CFCD7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31C9F26" w14:textId="77777777" w:rsidR="001910F6" w:rsidRPr="00B07477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8" w:type="pct"/>
            <w:shd w:val="clear" w:color="auto" w:fill="auto"/>
          </w:tcPr>
          <w:p w14:paraId="7C121C83" w14:textId="77777777" w:rsidR="001910F6" w:rsidRPr="002B372D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5DDCD822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7C5C7B92" w14:textId="77777777" w:rsidR="001910F6" w:rsidRPr="00B07477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21" w:type="pct"/>
            <w:shd w:val="clear" w:color="auto" w:fill="auto"/>
          </w:tcPr>
          <w:p w14:paraId="4BDA74DA" w14:textId="718FF59F" w:rsidR="001910F6" w:rsidRPr="00655FB3" w:rsidRDefault="00EA3050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1910F6" w:rsidRPr="009968C5" w14:paraId="41130956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1F956366" w14:textId="77777777" w:rsidR="001910F6" w:rsidRPr="009968C5" w:rsidRDefault="001910F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1910F6" w14:paraId="6876B02F" w14:textId="77777777" w:rsidTr="004A5F56">
        <w:tc>
          <w:tcPr>
            <w:tcW w:w="738" w:type="pct"/>
            <w:shd w:val="clear" w:color="auto" w:fill="auto"/>
          </w:tcPr>
          <w:p w14:paraId="1259F473" w14:textId="77777777" w:rsidR="001910F6" w:rsidRPr="009968C5" w:rsidRDefault="001910F6" w:rsidP="004A5F56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807" w:type="pct"/>
            <w:shd w:val="clear" w:color="auto" w:fill="auto"/>
          </w:tcPr>
          <w:p w14:paraId="200388D7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42A56843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5E9DA91B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616D57AF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3AC9BD79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2BD55287" w14:textId="77777777" w:rsidTr="004A5F56">
        <w:tc>
          <w:tcPr>
            <w:tcW w:w="738" w:type="pct"/>
            <w:shd w:val="clear" w:color="auto" w:fill="auto"/>
            <w:vAlign w:val="center"/>
          </w:tcPr>
          <w:p w14:paraId="2C51E420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CA96C6D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8" w:type="pct"/>
            <w:shd w:val="clear" w:color="auto" w:fill="auto"/>
          </w:tcPr>
          <w:p w14:paraId="6AB17267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347ECD55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7F980FA4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21" w:type="pct"/>
            <w:shd w:val="clear" w:color="auto" w:fill="auto"/>
          </w:tcPr>
          <w:p w14:paraId="079CF7A6" w14:textId="77777777" w:rsidR="001910F6" w:rsidRDefault="001910F6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E11524" w14:paraId="20BF356F" w14:textId="77777777" w:rsidTr="005E416A">
        <w:tc>
          <w:tcPr>
            <w:tcW w:w="738" w:type="pct"/>
            <w:shd w:val="clear" w:color="auto" w:fill="auto"/>
            <w:vAlign w:val="center"/>
          </w:tcPr>
          <w:p w14:paraId="173F7079" w14:textId="77777777" w:rsidR="00E11524" w:rsidRPr="006C6D44" w:rsidRDefault="00E11524" w:rsidP="00E1152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7CA7CE3" w14:textId="7D753076" w:rsidR="00E11524" w:rsidRPr="00655FB3" w:rsidRDefault="00E11524" w:rsidP="00E1152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8" w:type="pct"/>
            <w:shd w:val="clear" w:color="auto" w:fill="auto"/>
          </w:tcPr>
          <w:p w14:paraId="2E2613BE" w14:textId="58850894" w:rsidR="00E11524" w:rsidRDefault="00E11524" w:rsidP="00E1152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05D01C7F" w14:textId="5AAA2ED0" w:rsidR="00E11524" w:rsidRDefault="00E11524" w:rsidP="00E1152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1BE1D7A8" w14:textId="2BA541FA" w:rsidR="00E11524" w:rsidRPr="00655FB3" w:rsidRDefault="00E11524" w:rsidP="00E1152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21" w:type="pct"/>
            <w:shd w:val="clear" w:color="auto" w:fill="auto"/>
          </w:tcPr>
          <w:p w14:paraId="3897433D" w14:textId="77777777" w:rsidR="00E11524" w:rsidRDefault="00E11524" w:rsidP="005E416A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1DFB5FF1" w14:textId="77777777" w:rsidR="00E11524" w:rsidRDefault="00E11524" w:rsidP="005E416A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421AFF41" w14:textId="4F9C5FCA" w:rsidR="00E11524" w:rsidRDefault="00E11524" w:rsidP="00E11524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1910F6" w14:paraId="5ACF21F7" w14:textId="77777777" w:rsidTr="004A5F56">
        <w:tc>
          <w:tcPr>
            <w:tcW w:w="738" w:type="pct"/>
            <w:shd w:val="clear" w:color="auto" w:fill="auto"/>
            <w:vAlign w:val="center"/>
          </w:tcPr>
          <w:p w14:paraId="31CBD9DD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471BE6F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8" w:type="pct"/>
            <w:shd w:val="clear" w:color="auto" w:fill="auto"/>
          </w:tcPr>
          <w:p w14:paraId="4AA3AFA5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0496286F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0F99D57C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21" w:type="pct"/>
            <w:shd w:val="clear" w:color="auto" w:fill="auto"/>
          </w:tcPr>
          <w:p w14:paraId="1B9FC181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910F6" w14:paraId="223590E0" w14:textId="77777777" w:rsidTr="004A5F56">
        <w:tc>
          <w:tcPr>
            <w:tcW w:w="738" w:type="pct"/>
            <w:shd w:val="clear" w:color="auto" w:fill="auto"/>
            <w:vAlign w:val="center"/>
          </w:tcPr>
          <w:p w14:paraId="5756F219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D927C1A" w14:textId="77777777" w:rsidR="001910F6" w:rsidRPr="001A4780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8" w:type="pct"/>
            <w:shd w:val="clear" w:color="auto" w:fill="auto"/>
          </w:tcPr>
          <w:p w14:paraId="37AFD52D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6F91F01E" w14:textId="77777777" w:rsidR="001910F6" w:rsidRPr="001A4780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4CB5A7C2" w14:textId="77777777" w:rsidR="001910F6" w:rsidRPr="001A4780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21" w:type="pct"/>
            <w:shd w:val="clear" w:color="auto" w:fill="auto"/>
          </w:tcPr>
          <w:p w14:paraId="6FF196DD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04A2E395" w14:textId="77777777" w:rsidTr="004A5F56">
        <w:tc>
          <w:tcPr>
            <w:tcW w:w="738" w:type="pct"/>
            <w:shd w:val="clear" w:color="auto" w:fill="auto"/>
            <w:vAlign w:val="center"/>
          </w:tcPr>
          <w:p w14:paraId="7C03AD20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41596F7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8" w:type="pct"/>
            <w:shd w:val="clear" w:color="auto" w:fill="auto"/>
          </w:tcPr>
          <w:p w14:paraId="3B4D629D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22CCF58E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2BF51E3B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21" w:type="pct"/>
            <w:shd w:val="clear" w:color="auto" w:fill="auto"/>
          </w:tcPr>
          <w:p w14:paraId="75958882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1910F6" w14:paraId="68FC31A1" w14:textId="77777777" w:rsidTr="004A5F56">
        <w:tc>
          <w:tcPr>
            <w:tcW w:w="738" w:type="pct"/>
            <w:shd w:val="clear" w:color="auto" w:fill="auto"/>
            <w:vAlign w:val="center"/>
          </w:tcPr>
          <w:p w14:paraId="78018472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D4307E4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8" w:type="pct"/>
            <w:shd w:val="clear" w:color="auto" w:fill="auto"/>
          </w:tcPr>
          <w:p w14:paraId="3F92A70C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781F3C84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11" w:type="pct"/>
            <w:shd w:val="clear" w:color="auto" w:fill="auto"/>
          </w:tcPr>
          <w:p w14:paraId="616186E4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21" w:type="pct"/>
            <w:shd w:val="clear" w:color="auto" w:fill="auto"/>
          </w:tcPr>
          <w:p w14:paraId="7580CB17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1910F6" w14:paraId="628A7D28" w14:textId="77777777" w:rsidTr="004A5F56">
        <w:tc>
          <w:tcPr>
            <w:tcW w:w="738" w:type="pct"/>
            <w:shd w:val="clear" w:color="auto" w:fill="auto"/>
            <w:vAlign w:val="center"/>
          </w:tcPr>
          <w:p w14:paraId="2E08EC7E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765730B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8" w:type="pct"/>
            <w:shd w:val="clear" w:color="auto" w:fill="auto"/>
          </w:tcPr>
          <w:p w14:paraId="79FB3B98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362A24D0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09D31D4D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21" w:type="pct"/>
            <w:shd w:val="clear" w:color="auto" w:fill="auto"/>
          </w:tcPr>
          <w:p w14:paraId="0317CF5E" w14:textId="77777777" w:rsidR="001910F6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437B0C0F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1910F6" w14:paraId="411BDB09" w14:textId="77777777" w:rsidTr="004A5F56">
        <w:tc>
          <w:tcPr>
            <w:tcW w:w="738" w:type="pct"/>
            <w:shd w:val="clear" w:color="auto" w:fill="auto"/>
            <w:vAlign w:val="center"/>
          </w:tcPr>
          <w:p w14:paraId="75F052FA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FAC2CCB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8" w:type="pct"/>
            <w:shd w:val="clear" w:color="auto" w:fill="auto"/>
          </w:tcPr>
          <w:p w14:paraId="2B3F37D9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334E39FA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5B1303DC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21" w:type="pct"/>
            <w:shd w:val="clear" w:color="auto" w:fill="auto"/>
          </w:tcPr>
          <w:p w14:paraId="0387F92D" w14:textId="77777777" w:rsidR="001910F6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126ED631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1910F6" w14:paraId="1E6808B6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64AEBBD0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1910F6" w14:paraId="14FB1105" w14:textId="77777777" w:rsidTr="004A5F56">
        <w:tc>
          <w:tcPr>
            <w:tcW w:w="738" w:type="pct"/>
            <w:shd w:val="clear" w:color="auto" w:fill="auto"/>
            <w:vAlign w:val="center"/>
          </w:tcPr>
          <w:p w14:paraId="1822E20C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0D46951E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  <w:vAlign w:val="center"/>
          </w:tcPr>
          <w:p w14:paraId="67D3608F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  <w:vAlign w:val="center"/>
          </w:tcPr>
          <w:p w14:paraId="332C44C9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  <w:vAlign w:val="center"/>
          </w:tcPr>
          <w:p w14:paraId="4457B001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  <w:vAlign w:val="center"/>
          </w:tcPr>
          <w:p w14:paraId="73080029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0A74F86D" w14:textId="77777777" w:rsidTr="004A5F56">
        <w:tc>
          <w:tcPr>
            <w:tcW w:w="738" w:type="pct"/>
            <w:shd w:val="clear" w:color="auto" w:fill="auto"/>
            <w:vAlign w:val="center"/>
          </w:tcPr>
          <w:p w14:paraId="7EC8A47C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  <w:vAlign w:val="center"/>
          </w:tcPr>
          <w:p w14:paraId="725B27AC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2E0DF0A4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67D5807E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04AF5577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  <w:vAlign w:val="center"/>
          </w:tcPr>
          <w:p w14:paraId="556E7B17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1910F6" w14:paraId="10CC184D" w14:textId="77777777" w:rsidTr="004A5F56">
        <w:tc>
          <w:tcPr>
            <w:tcW w:w="738" w:type="pct"/>
            <w:shd w:val="clear" w:color="auto" w:fill="auto"/>
            <w:vAlign w:val="center"/>
          </w:tcPr>
          <w:p w14:paraId="446B239F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5D42632D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  <w:vAlign w:val="center"/>
          </w:tcPr>
          <w:p w14:paraId="56E39C13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  <w:vAlign w:val="center"/>
          </w:tcPr>
          <w:p w14:paraId="74E75FDD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  <w:vAlign w:val="center"/>
          </w:tcPr>
          <w:p w14:paraId="6B558EC1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  <w:vAlign w:val="center"/>
          </w:tcPr>
          <w:p w14:paraId="4C526A7D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2952399B" w14:textId="77777777" w:rsidTr="004A5F56">
        <w:tc>
          <w:tcPr>
            <w:tcW w:w="738" w:type="pct"/>
            <w:shd w:val="clear" w:color="auto" w:fill="auto"/>
            <w:vAlign w:val="center"/>
          </w:tcPr>
          <w:p w14:paraId="00CD021E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3D6D898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744012B0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5919DC94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502FF028" w14:textId="5926001A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21" w:type="pct"/>
            <w:shd w:val="clear" w:color="auto" w:fill="auto"/>
            <w:vAlign w:val="center"/>
          </w:tcPr>
          <w:p w14:paraId="5A1D18EE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0B96917E" w14:textId="77777777" w:rsidTr="004A5F56">
        <w:tc>
          <w:tcPr>
            <w:tcW w:w="738" w:type="pct"/>
            <w:shd w:val="clear" w:color="auto" w:fill="auto"/>
            <w:vAlign w:val="center"/>
          </w:tcPr>
          <w:p w14:paraId="5278AC4D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A76DA44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3CA049CE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6C3C3B46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5DBAEBA8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21" w:type="pct"/>
            <w:shd w:val="clear" w:color="auto" w:fill="auto"/>
            <w:vAlign w:val="center"/>
          </w:tcPr>
          <w:p w14:paraId="66EF7634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53338D78" w14:textId="77777777" w:rsidTr="004A5F56">
        <w:tc>
          <w:tcPr>
            <w:tcW w:w="738" w:type="pct"/>
            <w:shd w:val="clear" w:color="auto" w:fill="auto"/>
            <w:vAlign w:val="center"/>
          </w:tcPr>
          <w:p w14:paraId="2A585821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A39BD29" w14:textId="77777777" w:rsidR="001910F6" w:rsidRPr="00E87917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341A9933" w14:textId="77777777" w:rsidR="001910F6" w:rsidRPr="00E87917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7B74020E" w14:textId="77777777" w:rsidR="001910F6" w:rsidRPr="00E87917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2C7FCCB2" w14:textId="77777777" w:rsidR="001910F6" w:rsidRPr="00E87917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21" w:type="pct"/>
            <w:shd w:val="clear" w:color="auto" w:fill="auto"/>
            <w:vAlign w:val="center"/>
          </w:tcPr>
          <w:p w14:paraId="3DDC9B03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18790BC6" w14:textId="77777777" w:rsidTr="004A5F56">
        <w:tc>
          <w:tcPr>
            <w:tcW w:w="738" w:type="pct"/>
            <w:shd w:val="clear" w:color="auto" w:fill="auto"/>
            <w:vAlign w:val="center"/>
          </w:tcPr>
          <w:p w14:paraId="7BC70417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CF4DBD8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78A2C01D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16B0FFCA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1F51A766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21" w:type="pct"/>
            <w:shd w:val="clear" w:color="auto" w:fill="auto"/>
            <w:vAlign w:val="center"/>
          </w:tcPr>
          <w:p w14:paraId="1A8FC4AE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19CFE7AF" w14:textId="77777777" w:rsidTr="004A5F56">
        <w:tc>
          <w:tcPr>
            <w:tcW w:w="738" w:type="pct"/>
            <w:vMerge w:val="restart"/>
            <w:shd w:val="clear" w:color="auto" w:fill="auto"/>
            <w:vAlign w:val="center"/>
          </w:tcPr>
          <w:p w14:paraId="76C5661F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7" w:type="pct"/>
            <w:shd w:val="clear" w:color="auto" w:fill="auto"/>
          </w:tcPr>
          <w:p w14:paraId="0DEBA023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236B0F58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5D387863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5A6F4A80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21" w:type="pct"/>
            <w:shd w:val="clear" w:color="auto" w:fill="auto"/>
            <w:vAlign w:val="center"/>
          </w:tcPr>
          <w:p w14:paraId="7A89F6D9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3D6E3588" w14:textId="77777777" w:rsidTr="004A5F56">
        <w:tc>
          <w:tcPr>
            <w:tcW w:w="738" w:type="pct"/>
            <w:vMerge/>
            <w:shd w:val="clear" w:color="auto" w:fill="auto"/>
            <w:vAlign w:val="center"/>
          </w:tcPr>
          <w:p w14:paraId="57F7D9FF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A72F908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07C8893E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3345C121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160ECBE8" w14:textId="7D7C15BA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21" w:type="pct"/>
            <w:shd w:val="clear" w:color="auto" w:fill="auto"/>
            <w:vAlign w:val="center"/>
          </w:tcPr>
          <w:p w14:paraId="50B1509B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105594C3" w14:textId="77777777" w:rsidTr="004A5F56">
        <w:tc>
          <w:tcPr>
            <w:tcW w:w="738" w:type="pct"/>
            <w:vMerge/>
            <w:shd w:val="clear" w:color="auto" w:fill="auto"/>
            <w:vAlign w:val="center"/>
          </w:tcPr>
          <w:p w14:paraId="48087979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828F359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8" w:type="pct"/>
            <w:shd w:val="clear" w:color="auto" w:fill="auto"/>
          </w:tcPr>
          <w:p w14:paraId="260C4F63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414E4954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735FF67A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21" w:type="pct"/>
            <w:shd w:val="clear" w:color="auto" w:fill="auto"/>
          </w:tcPr>
          <w:p w14:paraId="437F93CA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1910F6" w14:paraId="34C0D22A" w14:textId="77777777" w:rsidTr="004A5F56">
        <w:tc>
          <w:tcPr>
            <w:tcW w:w="738" w:type="pct"/>
            <w:shd w:val="clear" w:color="auto" w:fill="auto"/>
            <w:vAlign w:val="center"/>
          </w:tcPr>
          <w:p w14:paraId="3E38B14A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FF6436B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45852A0D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20AB07D2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5C57C79F" w14:textId="5ED8B033" w:rsidR="001910F6" w:rsidRPr="00655FB3" w:rsidRDefault="002D1F44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1910F6">
              <w:rPr>
                <w:sz w:val="20"/>
              </w:rPr>
              <w:t xml:space="preserve"> документа</w:t>
            </w:r>
          </w:p>
        </w:tc>
        <w:tc>
          <w:tcPr>
            <w:tcW w:w="1321" w:type="pct"/>
            <w:shd w:val="clear" w:color="auto" w:fill="auto"/>
            <w:vAlign w:val="center"/>
          </w:tcPr>
          <w:p w14:paraId="2E9211C7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3C56AABD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644B6B0C" w14:textId="39EC6BE5" w:rsidR="001910F6" w:rsidRDefault="002D1F44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1910F6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1910F6" w14:paraId="2A514211" w14:textId="77777777" w:rsidTr="004A5F56">
        <w:tc>
          <w:tcPr>
            <w:tcW w:w="738" w:type="pct"/>
            <w:shd w:val="clear" w:color="auto" w:fill="auto"/>
            <w:vAlign w:val="center"/>
          </w:tcPr>
          <w:p w14:paraId="63E0E668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45F40424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  <w:vAlign w:val="center"/>
          </w:tcPr>
          <w:p w14:paraId="3D4FA32F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  <w:vAlign w:val="center"/>
          </w:tcPr>
          <w:p w14:paraId="33340E34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  <w:vAlign w:val="center"/>
          </w:tcPr>
          <w:p w14:paraId="6F11A958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  <w:vAlign w:val="center"/>
          </w:tcPr>
          <w:p w14:paraId="139A879D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1503A595" w14:textId="77777777" w:rsidTr="004A5F56">
        <w:tc>
          <w:tcPr>
            <w:tcW w:w="738" w:type="pct"/>
            <w:shd w:val="clear" w:color="auto" w:fill="auto"/>
            <w:vAlign w:val="center"/>
          </w:tcPr>
          <w:p w14:paraId="0A604A37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  <w:vAlign w:val="center"/>
          </w:tcPr>
          <w:p w14:paraId="2B0BD0C3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7F5485D4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689F10AC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394F7DA9" w14:textId="3DF40217" w:rsidR="001910F6" w:rsidRPr="00655FB3" w:rsidRDefault="002D1F44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21" w:type="pct"/>
            <w:shd w:val="clear" w:color="auto" w:fill="auto"/>
            <w:vAlign w:val="center"/>
          </w:tcPr>
          <w:p w14:paraId="39949ACE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1910F6" w14:paraId="503EA1D3" w14:textId="77777777" w:rsidTr="004A5F56">
        <w:tc>
          <w:tcPr>
            <w:tcW w:w="738" w:type="pct"/>
            <w:shd w:val="clear" w:color="auto" w:fill="auto"/>
            <w:vAlign w:val="center"/>
          </w:tcPr>
          <w:p w14:paraId="47F40950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78162723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  <w:vAlign w:val="center"/>
          </w:tcPr>
          <w:p w14:paraId="04E86B32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  <w:vAlign w:val="center"/>
          </w:tcPr>
          <w:p w14:paraId="63650BD8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  <w:vAlign w:val="center"/>
          </w:tcPr>
          <w:p w14:paraId="36843D87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  <w:vAlign w:val="center"/>
          </w:tcPr>
          <w:p w14:paraId="0A3938A4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63B8D9E9" w14:textId="77777777" w:rsidTr="004A5F56">
        <w:tc>
          <w:tcPr>
            <w:tcW w:w="738" w:type="pct"/>
            <w:shd w:val="clear" w:color="auto" w:fill="auto"/>
            <w:vAlign w:val="center"/>
          </w:tcPr>
          <w:p w14:paraId="0DD308FA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40C12D1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0E3ADE61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0371EBDC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44720860" w14:textId="7AC67843" w:rsidR="001910F6" w:rsidRPr="00655FB3" w:rsidRDefault="002D1F44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21" w:type="pct"/>
            <w:shd w:val="clear" w:color="auto" w:fill="auto"/>
          </w:tcPr>
          <w:p w14:paraId="65B82037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1910F6" w14:paraId="40671F02" w14:textId="77777777" w:rsidTr="004A5F56">
        <w:tc>
          <w:tcPr>
            <w:tcW w:w="5000" w:type="pct"/>
            <w:gridSpan w:val="6"/>
            <w:shd w:val="clear" w:color="auto" w:fill="auto"/>
          </w:tcPr>
          <w:p w14:paraId="458CAA1E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1910F6" w14:paraId="4DA33287" w14:textId="77777777" w:rsidTr="004A5F56">
        <w:tc>
          <w:tcPr>
            <w:tcW w:w="738" w:type="pct"/>
            <w:shd w:val="clear" w:color="auto" w:fill="auto"/>
          </w:tcPr>
          <w:p w14:paraId="4F1D6EF6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807" w:type="pct"/>
            <w:shd w:val="clear" w:color="auto" w:fill="auto"/>
          </w:tcPr>
          <w:p w14:paraId="3736A809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8" w:type="pct"/>
            <w:shd w:val="clear" w:color="auto" w:fill="auto"/>
          </w:tcPr>
          <w:p w14:paraId="46D944D9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15" w:type="pct"/>
            <w:shd w:val="clear" w:color="auto" w:fill="auto"/>
          </w:tcPr>
          <w:p w14:paraId="18332209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11" w:type="pct"/>
            <w:shd w:val="clear" w:color="auto" w:fill="auto"/>
          </w:tcPr>
          <w:p w14:paraId="7CAD67A4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1" w:type="pct"/>
            <w:shd w:val="clear" w:color="auto" w:fill="auto"/>
          </w:tcPr>
          <w:p w14:paraId="236DFD82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910F6" w14:paraId="328D7DA5" w14:textId="77777777" w:rsidTr="004A5F56">
        <w:tc>
          <w:tcPr>
            <w:tcW w:w="738" w:type="pct"/>
            <w:shd w:val="clear" w:color="auto" w:fill="auto"/>
          </w:tcPr>
          <w:p w14:paraId="08D637C4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D262210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8" w:type="pct"/>
            <w:shd w:val="clear" w:color="auto" w:fill="auto"/>
          </w:tcPr>
          <w:p w14:paraId="5AF57AB4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167142C1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1" w:type="pct"/>
            <w:shd w:val="clear" w:color="auto" w:fill="auto"/>
          </w:tcPr>
          <w:p w14:paraId="121AA727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21" w:type="pct"/>
            <w:shd w:val="clear" w:color="auto" w:fill="auto"/>
          </w:tcPr>
          <w:p w14:paraId="238B501F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17BDDDA9" w14:textId="77777777" w:rsidTr="004A5F56">
        <w:tc>
          <w:tcPr>
            <w:tcW w:w="738" w:type="pct"/>
            <w:shd w:val="clear" w:color="auto" w:fill="auto"/>
          </w:tcPr>
          <w:p w14:paraId="7919E83F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71EFB9C3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8" w:type="pct"/>
            <w:shd w:val="clear" w:color="auto" w:fill="auto"/>
          </w:tcPr>
          <w:p w14:paraId="14B657DE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32559406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181C82BF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21" w:type="pct"/>
            <w:shd w:val="clear" w:color="auto" w:fill="auto"/>
          </w:tcPr>
          <w:p w14:paraId="18D0A7B1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910F6" w14:paraId="4DCC2F09" w14:textId="77777777" w:rsidTr="004A5F56">
        <w:tc>
          <w:tcPr>
            <w:tcW w:w="738" w:type="pct"/>
            <w:shd w:val="clear" w:color="auto" w:fill="auto"/>
          </w:tcPr>
          <w:p w14:paraId="69ED6440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32BCC82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8" w:type="pct"/>
            <w:shd w:val="clear" w:color="auto" w:fill="auto"/>
          </w:tcPr>
          <w:p w14:paraId="52516839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18183A1C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747A111F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21" w:type="pct"/>
            <w:shd w:val="clear" w:color="auto" w:fill="auto"/>
          </w:tcPr>
          <w:p w14:paraId="09EFC102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6F44625E" w14:textId="77777777" w:rsidTr="004A5F56">
        <w:tc>
          <w:tcPr>
            <w:tcW w:w="738" w:type="pct"/>
            <w:shd w:val="clear" w:color="auto" w:fill="auto"/>
          </w:tcPr>
          <w:p w14:paraId="2D3546C9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FE950AD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8" w:type="pct"/>
            <w:shd w:val="clear" w:color="auto" w:fill="auto"/>
          </w:tcPr>
          <w:p w14:paraId="64C8FDDF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0DC04BFA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252F61E1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21" w:type="pct"/>
            <w:shd w:val="clear" w:color="auto" w:fill="auto"/>
          </w:tcPr>
          <w:p w14:paraId="25CAC716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6EB39049" w14:textId="77777777" w:rsidTr="004A5F56">
        <w:tc>
          <w:tcPr>
            <w:tcW w:w="5000" w:type="pct"/>
            <w:gridSpan w:val="6"/>
            <w:shd w:val="clear" w:color="auto" w:fill="auto"/>
          </w:tcPr>
          <w:p w14:paraId="2D7EA603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1910F6" w14:paraId="57B6916B" w14:textId="77777777" w:rsidTr="004A5F56">
        <w:tc>
          <w:tcPr>
            <w:tcW w:w="738" w:type="pct"/>
            <w:shd w:val="clear" w:color="auto" w:fill="auto"/>
          </w:tcPr>
          <w:p w14:paraId="79B3407E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807" w:type="pct"/>
            <w:shd w:val="clear" w:color="auto" w:fill="auto"/>
          </w:tcPr>
          <w:p w14:paraId="6CBE2B44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568EB588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3BD6F68D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40BD5863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3AF4ADA6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246A2136" w14:textId="77777777" w:rsidTr="004A5F56">
        <w:tc>
          <w:tcPr>
            <w:tcW w:w="738" w:type="pct"/>
            <w:vMerge w:val="restart"/>
            <w:shd w:val="clear" w:color="auto" w:fill="auto"/>
            <w:vAlign w:val="center"/>
          </w:tcPr>
          <w:p w14:paraId="11F5A717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7" w:type="pct"/>
            <w:shd w:val="clear" w:color="auto" w:fill="auto"/>
          </w:tcPr>
          <w:p w14:paraId="1817E271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8" w:type="pct"/>
            <w:shd w:val="clear" w:color="auto" w:fill="auto"/>
          </w:tcPr>
          <w:p w14:paraId="6756CEA8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0842F96C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0C67576A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21" w:type="pct"/>
            <w:shd w:val="clear" w:color="auto" w:fill="auto"/>
          </w:tcPr>
          <w:p w14:paraId="7391334E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179FC6CC" w14:textId="77777777" w:rsidTr="004A5F56">
        <w:tc>
          <w:tcPr>
            <w:tcW w:w="738" w:type="pct"/>
            <w:vMerge/>
            <w:shd w:val="clear" w:color="auto" w:fill="auto"/>
          </w:tcPr>
          <w:p w14:paraId="1688E16C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C3CA6AE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8" w:type="pct"/>
            <w:shd w:val="clear" w:color="auto" w:fill="auto"/>
          </w:tcPr>
          <w:p w14:paraId="5DD32EC3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09B5C89C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1DDDAD04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21" w:type="pct"/>
            <w:shd w:val="clear" w:color="auto" w:fill="auto"/>
          </w:tcPr>
          <w:p w14:paraId="5C432999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47CC6B33" w14:textId="77777777" w:rsidTr="004A5F56">
        <w:tc>
          <w:tcPr>
            <w:tcW w:w="738" w:type="pct"/>
            <w:vMerge/>
            <w:shd w:val="clear" w:color="auto" w:fill="auto"/>
          </w:tcPr>
          <w:p w14:paraId="679A4F62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5E44330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8" w:type="pct"/>
            <w:shd w:val="clear" w:color="auto" w:fill="auto"/>
          </w:tcPr>
          <w:p w14:paraId="40F24115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28B7A8C2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28D1E40F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21" w:type="pct"/>
            <w:shd w:val="clear" w:color="auto" w:fill="auto"/>
          </w:tcPr>
          <w:p w14:paraId="1726D52A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1952CCC2" w14:textId="77777777" w:rsidTr="004A5F56">
        <w:tc>
          <w:tcPr>
            <w:tcW w:w="5000" w:type="pct"/>
            <w:gridSpan w:val="6"/>
            <w:shd w:val="clear" w:color="auto" w:fill="auto"/>
          </w:tcPr>
          <w:p w14:paraId="08394D30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1910F6" w14:paraId="4A31E836" w14:textId="77777777" w:rsidTr="004A5F56">
        <w:tc>
          <w:tcPr>
            <w:tcW w:w="738" w:type="pct"/>
            <w:shd w:val="clear" w:color="auto" w:fill="auto"/>
          </w:tcPr>
          <w:p w14:paraId="1885E94C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807" w:type="pct"/>
            <w:shd w:val="clear" w:color="auto" w:fill="auto"/>
          </w:tcPr>
          <w:p w14:paraId="6453D2A3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7EC4A2BC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58A3F93C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259D6511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223AF0BB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3235C29F" w14:textId="77777777" w:rsidTr="004A5F56">
        <w:tc>
          <w:tcPr>
            <w:tcW w:w="738" w:type="pct"/>
            <w:shd w:val="clear" w:color="auto" w:fill="auto"/>
          </w:tcPr>
          <w:p w14:paraId="77A634E2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E47B711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8" w:type="pct"/>
            <w:shd w:val="clear" w:color="auto" w:fill="auto"/>
          </w:tcPr>
          <w:p w14:paraId="6046CF7B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17928664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6B3A6299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21" w:type="pct"/>
            <w:shd w:val="clear" w:color="auto" w:fill="auto"/>
          </w:tcPr>
          <w:p w14:paraId="39E5713B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3FAE9D7E" w14:textId="77777777" w:rsidTr="004A5F56">
        <w:tc>
          <w:tcPr>
            <w:tcW w:w="5000" w:type="pct"/>
            <w:gridSpan w:val="6"/>
            <w:shd w:val="clear" w:color="auto" w:fill="auto"/>
          </w:tcPr>
          <w:p w14:paraId="53780D9A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1910F6" w14:paraId="32A4206E" w14:textId="77777777" w:rsidTr="004A5F56">
        <w:tc>
          <w:tcPr>
            <w:tcW w:w="738" w:type="pct"/>
            <w:shd w:val="clear" w:color="auto" w:fill="auto"/>
          </w:tcPr>
          <w:p w14:paraId="28DCCEBB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807" w:type="pct"/>
            <w:shd w:val="clear" w:color="auto" w:fill="auto"/>
          </w:tcPr>
          <w:p w14:paraId="39F39B40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5197AC62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42BD060A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689D90B0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7FC48EB8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6407913B" w14:textId="77777777" w:rsidTr="004A5F56">
        <w:tc>
          <w:tcPr>
            <w:tcW w:w="738" w:type="pct"/>
            <w:vMerge w:val="restart"/>
            <w:shd w:val="clear" w:color="auto" w:fill="auto"/>
            <w:vAlign w:val="center"/>
          </w:tcPr>
          <w:p w14:paraId="5D7CF1E7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7" w:type="pct"/>
            <w:shd w:val="clear" w:color="auto" w:fill="auto"/>
          </w:tcPr>
          <w:p w14:paraId="1D5911DF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8" w:type="pct"/>
            <w:shd w:val="clear" w:color="auto" w:fill="auto"/>
          </w:tcPr>
          <w:p w14:paraId="7D0F6183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521CE60F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39B2B6E0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21" w:type="pct"/>
            <w:shd w:val="clear" w:color="auto" w:fill="auto"/>
          </w:tcPr>
          <w:p w14:paraId="181E78A8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31F216B2" w14:textId="77777777" w:rsidTr="004A5F56">
        <w:tc>
          <w:tcPr>
            <w:tcW w:w="738" w:type="pct"/>
            <w:vMerge/>
            <w:shd w:val="clear" w:color="auto" w:fill="auto"/>
          </w:tcPr>
          <w:p w14:paraId="115B7A39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D6CA4DC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8" w:type="pct"/>
            <w:shd w:val="clear" w:color="auto" w:fill="auto"/>
          </w:tcPr>
          <w:p w14:paraId="4BFD890D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587F9E99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32F43C7C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21" w:type="pct"/>
            <w:shd w:val="clear" w:color="auto" w:fill="auto"/>
          </w:tcPr>
          <w:p w14:paraId="5EC11FE9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2FBCF10A" w14:textId="77777777" w:rsidTr="004A5F56">
        <w:tc>
          <w:tcPr>
            <w:tcW w:w="5000" w:type="pct"/>
            <w:gridSpan w:val="6"/>
            <w:shd w:val="clear" w:color="auto" w:fill="auto"/>
          </w:tcPr>
          <w:p w14:paraId="2F5D7778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1910F6" w14:paraId="405FA09A" w14:textId="77777777" w:rsidTr="004A5F56">
        <w:tc>
          <w:tcPr>
            <w:tcW w:w="738" w:type="pct"/>
            <w:shd w:val="clear" w:color="auto" w:fill="auto"/>
          </w:tcPr>
          <w:p w14:paraId="7E77DA2E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807" w:type="pct"/>
            <w:shd w:val="clear" w:color="auto" w:fill="auto"/>
          </w:tcPr>
          <w:p w14:paraId="56FA16D6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534B00CF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7F6AE2B5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42882DF8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7D585270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3E50330A" w14:textId="77777777" w:rsidTr="004A5F56">
        <w:tc>
          <w:tcPr>
            <w:tcW w:w="738" w:type="pct"/>
            <w:shd w:val="clear" w:color="auto" w:fill="auto"/>
          </w:tcPr>
          <w:p w14:paraId="2FA10ED6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0C2E7E1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8" w:type="pct"/>
            <w:shd w:val="clear" w:color="auto" w:fill="auto"/>
          </w:tcPr>
          <w:p w14:paraId="60468F28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0DEEEB5E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11" w:type="pct"/>
            <w:shd w:val="clear" w:color="auto" w:fill="auto"/>
          </w:tcPr>
          <w:p w14:paraId="21C835F7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21" w:type="pct"/>
            <w:shd w:val="clear" w:color="auto" w:fill="auto"/>
          </w:tcPr>
          <w:p w14:paraId="18CAFCC8" w14:textId="5489FA71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1910F6" w14:paraId="4AAD576C" w14:textId="77777777" w:rsidTr="004A5F56">
        <w:tc>
          <w:tcPr>
            <w:tcW w:w="738" w:type="pct"/>
            <w:shd w:val="clear" w:color="auto" w:fill="auto"/>
          </w:tcPr>
          <w:p w14:paraId="25C2CAD2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CEB9901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8" w:type="pct"/>
            <w:shd w:val="clear" w:color="auto" w:fill="auto"/>
          </w:tcPr>
          <w:p w14:paraId="3559967A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48EE9B5D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11" w:type="pct"/>
            <w:shd w:val="clear" w:color="auto" w:fill="auto"/>
          </w:tcPr>
          <w:p w14:paraId="04CB1ED9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21" w:type="pct"/>
            <w:shd w:val="clear" w:color="auto" w:fill="auto"/>
          </w:tcPr>
          <w:p w14:paraId="7F6B190F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1910F6" w14:paraId="630BA642" w14:textId="77777777" w:rsidTr="004A5F56">
        <w:tc>
          <w:tcPr>
            <w:tcW w:w="738" w:type="pct"/>
            <w:shd w:val="clear" w:color="auto" w:fill="auto"/>
          </w:tcPr>
          <w:p w14:paraId="76FFB78D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B319CF3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8" w:type="pct"/>
            <w:shd w:val="clear" w:color="auto" w:fill="auto"/>
          </w:tcPr>
          <w:p w14:paraId="495EF25D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5A84BCB0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11" w:type="pct"/>
            <w:shd w:val="clear" w:color="auto" w:fill="auto"/>
          </w:tcPr>
          <w:p w14:paraId="3147A326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21" w:type="pct"/>
            <w:shd w:val="clear" w:color="auto" w:fill="auto"/>
          </w:tcPr>
          <w:p w14:paraId="244AC245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14:paraId="5E5586BA" w14:textId="77777777" w:rsidTr="004A5F56">
        <w:tc>
          <w:tcPr>
            <w:tcW w:w="738" w:type="pct"/>
            <w:shd w:val="clear" w:color="auto" w:fill="auto"/>
          </w:tcPr>
          <w:p w14:paraId="2217504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36F972F" w14:textId="604D89BD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8" w:type="pct"/>
            <w:shd w:val="clear" w:color="auto" w:fill="auto"/>
          </w:tcPr>
          <w:p w14:paraId="1B07D109" w14:textId="19A9FB0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15EB182B" w14:textId="290F9CC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1" w:type="pct"/>
            <w:shd w:val="clear" w:color="auto" w:fill="auto"/>
          </w:tcPr>
          <w:p w14:paraId="770AF18D" w14:textId="56FD327D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21" w:type="pct"/>
            <w:shd w:val="clear" w:color="auto" w:fill="auto"/>
          </w:tcPr>
          <w:p w14:paraId="79E1967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3B6E099E" w14:textId="77777777" w:rsidTr="004A5F56">
        <w:tc>
          <w:tcPr>
            <w:tcW w:w="738" w:type="pct"/>
            <w:shd w:val="clear" w:color="auto" w:fill="auto"/>
          </w:tcPr>
          <w:p w14:paraId="61EA215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E0F2A80" w14:textId="4A86BCDA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8" w:type="pct"/>
            <w:shd w:val="clear" w:color="auto" w:fill="auto"/>
          </w:tcPr>
          <w:p w14:paraId="56DE6D68" w14:textId="2E07D01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2E1800D4" w14:textId="7CC5B99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69E49AE2" w14:textId="486EF15D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21" w:type="pct"/>
            <w:shd w:val="clear" w:color="auto" w:fill="auto"/>
          </w:tcPr>
          <w:p w14:paraId="0216B01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0D355FD0" w14:textId="77777777" w:rsidTr="004A5F56">
        <w:tc>
          <w:tcPr>
            <w:tcW w:w="5000" w:type="pct"/>
            <w:gridSpan w:val="6"/>
            <w:shd w:val="clear" w:color="auto" w:fill="auto"/>
          </w:tcPr>
          <w:p w14:paraId="50F61FF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14:paraId="7707027B" w14:textId="77777777" w:rsidTr="004A5F56">
        <w:tc>
          <w:tcPr>
            <w:tcW w:w="738" w:type="pct"/>
            <w:shd w:val="clear" w:color="auto" w:fill="auto"/>
          </w:tcPr>
          <w:p w14:paraId="53A9658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807" w:type="pct"/>
            <w:shd w:val="clear" w:color="auto" w:fill="auto"/>
          </w:tcPr>
          <w:p w14:paraId="24AA053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2997599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2E54AF5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01D6E93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2CBD58D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617EAD9C" w14:textId="77777777" w:rsidTr="004A5F56">
        <w:tc>
          <w:tcPr>
            <w:tcW w:w="738" w:type="pct"/>
            <w:shd w:val="clear" w:color="auto" w:fill="auto"/>
          </w:tcPr>
          <w:p w14:paraId="62F7249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E44858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8" w:type="pct"/>
            <w:shd w:val="clear" w:color="auto" w:fill="auto"/>
          </w:tcPr>
          <w:p w14:paraId="65C2AA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780D847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39A010F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21" w:type="pct"/>
            <w:shd w:val="clear" w:color="auto" w:fill="auto"/>
          </w:tcPr>
          <w:p w14:paraId="4CB89D7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31E5E775" w14:textId="77777777" w:rsidTr="004A5F56">
        <w:tc>
          <w:tcPr>
            <w:tcW w:w="738" w:type="pct"/>
            <w:shd w:val="clear" w:color="auto" w:fill="auto"/>
          </w:tcPr>
          <w:p w14:paraId="53D7146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D36D8B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8" w:type="pct"/>
            <w:shd w:val="clear" w:color="auto" w:fill="auto"/>
          </w:tcPr>
          <w:p w14:paraId="3C248C6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612BB7A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6531E9F2" w14:textId="77777777" w:rsidR="004A5F56" w:rsidRPr="00152D0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21" w:type="pct"/>
            <w:shd w:val="clear" w:color="auto" w:fill="auto"/>
          </w:tcPr>
          <w:p w14:paraId="46E8C60D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6B02B218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61772699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33109A5E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1EFED96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14:paraId="2B848BAE" w14:textId="77777777" w:rsidTr="004A5F56">
        <w:tc>
          <w:tcPr>
            <w:tcW w:w="738" w:type="pct"/>
            <w:shd w:val="clear" w:color="auto" w:fill="auto"/>
          </w:tcPr>
          <w:p w14:paraId="5BED341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5F4463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8" w:type="pct"/>
            <w:shd w:val="clear" w:color="auto" w:fill="auto"/>
          </w:tcPr>
          <w:p w14:paraId="7736D9D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0E4EE9F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11" w:type="pct"/>
            <w:shd w:val="clear" w:color="auto" w:fill="auto"/>
          </w:tcPr>
          <w:p w14:paraId="0473584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21" w:type="pct"/>
            <w:shd w:val="clear" w:color="auto" w:fill="auto"/>
          </w:tcPr>
          <w:p w14:paraId="580DFBD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4E4D2BBA" w14:textId="77777777" w:rsidTr="004A5F56">
        <w:tc>
          <w:tcPr>
            <w:tcW w:w="738" w:type="pct"/>
            <w:shd w:val="clear" w:color="auto" w:fill="auto"/>
          </w:tcPr>
          <w:p w14:paraId="16EF5AB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778FE4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8" w:type="pct"/>
            <w:shd w:val="clear" w:color="auto" w:fill="auto"/>
          </w:tcPr>
          <w:p w14:paraId="77BF6F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061F21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73426A2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21" w:type="pct"/>
            <w:shd w:val="clear" w:color="auto" w:fill="auto"/>
          </w:tcPr>
          <w:p w14:paraId="55EF098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648F4966" w14:textId="77777777" w:rsidTr="004A5F56">
        <w:tc>
          <w:tcPr>
            <w:tcW w:w="738" w:type="pct"/>
            <w:shd w:val="clear" w:color="auto" w:fill="auto"/>
          </w:tcPr>
          <w:p w14:paraId="0193547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C1B2CA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8" w:type="pct"/>
            <w:shd w:val="clear" w:color="auto" w:fill="auto"/>
          </w:tcPr>
          <w:p w14:paraId="098D901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16DE6E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11" w:type="pct"/>
            <w:shd w:val="clear" w:color="auto" w:fill="auto"/>
          </w:tcPr>
          <w:p w14:paraId="6E3E610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21" w:type="pct"/>
            <w:shd w:val="clear" w:color="auto" w:fill="auto"/>
          </w:tcPr>
          <w:p w14:paraId="6A1C8E6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58C14C5E" w14:textId="77777777" w:rsidTr="004A5F56">
        <w:tc>
          <w:tcPr>
            <w:tcW w:w="5000" w:type="pct"/>
            <w:gridSpan w:val="6"/>
            <w:shd w:val="clear" w:color="auto" w:fill="auto"/>
          </w:tcPr>
          <w:p w14:paraId="67FFBB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14:paraId="4CCDDD4B" w14:textId="77777777" w:rsidTr="004A5F56">
        <w:tc>
          <w:tcPr>
            <w:tcW w:w="738" w:type="pct"/>
            <w:shd w:val="clear" w:color="auto" w:fill="auto"/>
          </w:tcPr>
          <w:p w14:paraId="0A9B925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807" w:type="pct"/>
            <w:shd w:val="clear" w:color="auto" w:fill="auto"/>
          </w:tcPr>
          <w:p w14:paraId="0D4A8F9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007368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667240C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482BE59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57149CB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1ED414E1" w14:textId="77777777" w:rsidTr="004A5F56">
        <w:tc>
          <w:tcPr>
            <w:tcW w:w="738" w:type="pct"/>
            <w:shd w:val="clear" w:color="auto" w:fill="auto"/>
          </w:tcPr>
          <w:p w14:paraId="10AF6FE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564826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8" w:type="pct"/>
            <w:shd w:val="clear" w:color="auto" w:fill="auto"/>
          </w:tcPr>
          <w:p w14:paraId="6BEA83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1EB366D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637C1D9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21" w:type="pct"/>
            <w:shd w:val="clear" w:color="auto" w:fill="auto"/>
          </w:tcPr>
          <w:p w14:paraId="2B88168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4BAA96A0" w14:textId="77777777" w:rsidTr="004A5F56">
        <w:tc>
          <w:tcPr>
            <w:tcW w:w="738" w:type="pct"/>
            <w:shd w:val="clear" w:color="auto" w:fill="auto"/>
          </w:tcPr>
          <w:p w14:paraId="4931B03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24100F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8" w:type="pct"/>
            <w:shd w:val="clear" w:color="auto" w:fill="auto"/>
          </w:tcPr>
          <w:p w14:paraId="62CF1AA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3E3DB2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11" w:type="pct"/>
            <w:shd w:val="clear" w:color="auto" w:fill="auto"/>
          </w:tcPr>
          <w:p w14:paraId="5FEE6B6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21" w:type="pct"/>
            <w:shd w:val="clear" w:color="auto" w:fill="auto"/>
          </w:tcPr>
          <w:p w14:paraId="589AF4B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14DF3107" w14:textId="77777777" w:rsidTr="004A5F56">
        <w:tc>
          <w:tcPr>
            <w:tcW w:w="738" w:type="pct"/>
            <w:shd w:val="clear" w:color="auto" w:fill="auto"/>
          </w:tcPr>
          <w:p w14:paraId="6A614DE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1F7096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8" w:type="pct"/>
            <w:shd w:val="clear" w:color="auto" w:fill="auto"/>
          </w:tcPr>
          <w:p w14:paraId="6D2FEC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6298E27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1E352C6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21" w:type="pct"/>
            <w:shd w:val="clear" w:color="auto" w:fill="auto"/>
          </w:tcPr>
          <w:p w14:paraId="78F61DB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701F1103" w14:textId="77777777" w:rsidTr="004A5F56">
        <w:tc>
          <w:tcPr>
            <w:tcW w:w="738" w:type="pct"/>
            <w:shd w:val="clear" w:color="auto" w:fill="auto"/>
          </w:tcPr>
          <w:p w14:paraId="5168A5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6B11F8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8" w:type="pct"/>
            <w:shd w:val="clear" w:color="auto" w:fill="auto"/>
          </w:tcPr>
          <w:p w14:paraId="44144A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597AE8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11" w:type="pct"/>
            <w:shd w:val="clear" w:color="auto" w:fill="auto"/>
          </w:tcPr>
          <w:p w14:paraId="5B23C14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21" w:type="pct"/>
            <w:shd w:val="clear" w:color="auto" w:fill="auto"/>
          </w:tcPr>
          <w:p w14:paraId="05BAF39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11FEB173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72DC8C4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 протокола</w:t>
            </w:r>
          </w:p>
        </w:tc>
      </w:tr>
      <w:tr w:rsidR="004A5F56" w14:paraId="334EEFBA" w14:textId="77777777" w:rsidTr="004A5F56">
        <w:tc>
          <w:tcPr>
            <w:tcW w:w="738" w:type="pct"/>
            <w:shd w:val="clear" w:color="auto" w:fill="auto"/>
            <w:vAlign w:val="center"/>
          </w:tcPr>
          <w:p w14:paraId="72EA5607" w14:textId="77777777" w:rsidR="004A5F56" w:rsidRPr="00C007BD" w:rsidRDefault="004A5F56" w:rsidP="004A5F56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</w:rPr>
              <w:t>protocolLot</w:t>
            </w:r>
          </w:p>
        </w:tc>
        <w:tc>
          <w:tcPr>
            <w:tcW w:w="807" w:type="pct"/>
            <w:shd w:val="clear" w:color="auto" w:fill="auto"/>
          </w:tcPr>
          <w:p w14:paraId="22F32EC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665723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37F1F69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588F0DB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030D610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16A7E855" w14:textId="77777777" w:rsidTr="004A5F56">
        <w:tc>
          <w:tcPr>
            <w:tcW w:w="738" w:type="pct"/>
            <w:shd w:val="clear" w:color="auto" w:fill="auto"/>
            <w:vAlign w:val="center"/>
          </w:tcPr>
          <w:p w14:paraId="764F8B4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49F62C2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8" w:type="pct"/>
            <w:shd w:val="clear" w:color="auto" w:fill="auto"/>
          </w:tcPr>
          <w:p w14:paraId="519C9440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7EF04B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637BBF2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21" w:type="pct"/>
            <w:shd w:val="clear" w:color="auto" w:fill="auto"/>
          </w:tcPr>
          <w:p w14:paraId="1D6068F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14:paraId="5C57AADE" w14:textId="77777777" w:rsidTr="004A5F56">
        <w:tc>
          <w:tcPr>
            <w:tcW w:w="738" w:type="pct"/>
            <w:shd w:val="clear" w:color="auto" w:fill="auto"/>
            <w:vAlign w:val="center"/>
          </w:tcPr>
          <w:p w14:paraId="4288D07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5B2E317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AD77E5">
              <w:rPr>
                <w:sz w:val="20"/>
                <w:lang w:val="en-US"/>
              </w:rPr>
              <w:t>noLastOffers</w:t>
            </w:r>
          </w:p>
        </w:tc>
        <w:tc>
          <w:tcPr>
            <w:tcW w:w="208" w:type="pct"/>
            <w:shd w:val="clear" w:color="auto" w:fill="auto"/>
          </w:tcPr>
          <w:p w14:paraId="0ABEAC1F" w14:textId="77777777" w:rsidR="004A5F56" w:rsidRPr="0020597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4FDDCEA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11" w:type="pct"/>
            <w:shd w:val="clear" w:color="auto" w:fill="auto"/>
          </w:tcPr>
          <w:p w14:paraId="0B4E52D0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Все участники отказались направить окончательные предложения. Все заявки, соответствующие требованиям признаны окончательными предложениями (согласно ч.14 ст. 83 Федерального закона 44-ФЗ)</w:t>
            </w:r>
          </w:p>
        </w:tc>
        <w:tc>
          <w:tcPr>
            <w:tcW w:w="1321" w:type="pct"/>
            <w:shd w:val="clear" w:color="auto" w:fill="auto"/>
          </w:tcPr>
          <w:p w14:paraId="56CB9D2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3387C9EF" w14:textId="77777777" w:rsidTr="004A5F56">
        <w:tc>
          <w:tcPr>
            <w:tcW w:w="738" w:type="pct"/>
            <w:shd w:val="clear" w:color="auto" w:fill="auto"/>
            <w:vAlign w:val="center"/>
          </w:tcPr>
          <w:p w14:paraId="2A42E31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30F888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applications</w:t>
            </w:r>
          </w:p>
        </w:tc>
        <w:tc>
          <w:tcPr>
            <w:tcW w:w="208" w:type="pct"/>
            <w:shd w:val="clear" w:color="auto" w:fill="auto"/>
          </w:tcPr>
          <w:p w14:paraId="65F69231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3F533D2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775D51A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</w:t>
            </w:r>
            <w:r w:rsidRPr="00AD77E5">
              <w:rPr>
                <w:sz w:val="20"/>
              </w:rPr>
              <w:t>аявки</w:t>
            </w:r>
          </w:p>
        </w:tc>
        <w:tc>
          <w:tcPr>
            <w:tcW w:w="1321" w:type="pct"/>
            <w:shd w:val="clear" w:color="auto" w:fill="auto"/>
          </w:tcPr>
          <w:p w14:paraId="5212BA7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5E76E584" w14:textId="77777777" w:rsidTr="004A5F56">
        <w:tc>
          <w:tcPr>
            <w:tcW w:w="738" w:type="pct"/>
            <w:shd w:val="clear" w:color="auto" w:fill="auto"/>
            <w:vAlign w:val="center"/>
          </w:tcPr>
          <w:p w14:paraId="7B5AAED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0F23FDA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8" w:type="pct"/>
            <w:shd w:val="clear" w:color="auto" w:fill="auto"/>
          </w:tcPr>
          <w:p w14:paraId="48886EA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3508E79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31A8475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 xml:space="preserve">Признание запроса предложений </w:t>
            </w:r>
            <w:proofErr w:type="gramStart"/>
            <w:r w:rsidRPr="00AD77E5">
              <w:rPr>
                <w:sz w:val="20"/>
              </w:rPr>
              <w:t>несостоявшимся</w:t>
            </w:r>
            <w:proofErr w:type="gramEnd"/>
            <w:r>
              <w:t xml:space="preserve"> </w:t>
            </w:r>
            <w:r w:rsidRPr="001858CA">
              <w:rPr>
                <w:sz w:val="20"/>
              </w:rPr>
              <w:t>(для печатной формы)</w:t>
            </w:r>
          </w:p>
        </w:tc>
        <w:tc>
          <w:tcPr>
            <w:tcW w:w="1321" w:type="pct"/>
            <w:shd w:val="clear" w:color="auto" w:fill="auto"/>
          </w:tcPr>
          <w:p w14:paraId="1FC4DD9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AD77E5" w14:paraId="1D7B8EB8" w14:textId="77777777" w:rsidTr="004A5F56">
        <w:tc>
          <w:tcPr>
            <w:tcW w:w="5000" w:type="pct"/>
            <w:gridSpan w:val="6"/>
            <w:shd w:val="clear" w:color="auto" w:fill="auto"/>
          </w:tcPr>
          <w:p w14:paraId="124FE11B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З</w:t>
            </w:r>
            <w:r w:rsidRPr="00AD77E5">
              <w:rPr>
                <w:b/>
                <w:sz w:val="20"/>
              </w:rPr>
              <w:t xml:space="preserve">аявки </w:t>
            </w:r>
          </w:p>
        </w:tc>
      </w:tr>
      <w:tr w:rsidR="004A5F56" w14:paraId="56FC118D" w14:textId="77777777" w:rsidTr="004A5F56">
        <w:tc>
          <w:tcPr>
            <w:tcW w:w="738" w:type="pct"/>
            <w:shd w:val="clear" w:color="auto" w:fill="auto"/>
            <w:vAlign w:val="center"/>
          </w:tcPr>
          <w:p w14:paraId="281EEE61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807" w:type="pct"/>
            <w:shd w:val="clear" w:color="auto" w:fill="auto"/>
          </w:tcPr>
          <w:p w14:paraId="45ABC84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6A2FC2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45551A1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6CD5EB9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65BB21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541E53A2" w14:textId="77777777" w:rsidTr="004A5F56">
        <w:tc>
          <w:tcPr>
            <w:tcW w:w="738" w:type="pct"/>
            <w:shd w:val="clear" w:color="auto" w:fill="auto"/>
            <w:vAlign w:val="center"/>
          </w:tcPr>
          <w:p w14:paraId="1F3A387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795432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8" w:type="pct"/>
            <w:shd w:val="clear" w:color="auto" w:fill="auto"/>
          </w:tcPr>
          <w:p w14:paraId="543E677E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7915205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3A85B19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21" w:type="pct"/>
            <w:shd w:val="clear" w:color="auto" w:fill="auto"/>
          </w:tcPr>
          <w:p w14:paraId="35FA085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14:paraId="6555F3B7" w14:textId="77777777" w:rsidTr="004A5F56">
        <w:tc>
          <w:tcPr>
            <w:tcW w:w="738" w:type="pct"/>
            <w:shd w:val="clear" w:color="auto" w:fill="auto"/>
            <w:vAlign w:val="center"/>
          </w:tcPr>
          <w:p w14:paraId="2A7B54E1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807" w:type="pct"/>
            <w:shd w:val="clear" w:color="auto" w:fill="auto"/>
          </w:tcPr>
          <w:p w14:paraId="58740C3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7705509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21F20DB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5E061E2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2BBF4F6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78DB3B95" w14:textId="77777777" w:rsidTr="004A5F56">
        <w:tc>
          <w:tcPr>
            <w:tcW w:w="738" w:type="pct"/>
            <w:shd w:val="clear" w:color="auto" w:fill="auto"/>
            <w:vAlign w:val="center"/>
          </w:tcPr>
          <w:p w14:paraId="2D73906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5772F2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8" w:type="pct"/>
            <w:shd w:val="clear" w:color="auto" w:fill="auto"/>
          </w:tcPr>
          <w:p w14:paraId="085901C7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59A5E68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11" w:type="pct"/>
            <w:shd w:val="clear" w:color="auto" w:fill="auto"/>
          </w:tcPr>
          <w:p w14:paraId="4C892AC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21" w:type="pct"/>
            <w:shd w:val="clear" w:color="auto" w:fill="auto"/>
          </w:tcPr>
          <w:p w14:paraId="453AB91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0053F1DB" w14:textId="77777777" w:rsidTr="004A5F56">
        <w:tc>
          <w:tcPr>
            <w:tcW w:w="738" w:type="pct"/>
            <w:shd w:val="clear" w:color="auto" w:fill="auto"/>
            <w:vAlign w:val="center"/>
          </w:tcPr>
          <w:p w14:paraId="0D89C4F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956A2C7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appDate</w:t>
            </w:r>
          </w:p>
        </w:tc>
        <w:tc>
          <w:tcPr>
            <w:tcW w:w="208" w:type="pct"/>
            <w:shd w:val="clear" w:color="auto" w:fill="auto"/>
          </w:tcPr>
          <w:p w14:paraId="0BAFA515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6C5CC29C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3DA2CC6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Дата и время подачи заявки</w:t>
            </w:r>
          </w:p>
        </w:tc>
        <w:tc>
          <w:tcPr>
            <w:tcW w:w="1321" w:type="pct"/>
            <w:shd w:val="clear" w:color="auto" w:fill="auto"/>
          </w:tcPr>
          <w:p w14:paraId="2988CE0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58277303" w14:textId="77777777" w:rsidTr="004A5F56">
        <w:tc>
          <w:tcPr>
            <w:tcW w:w="738" w:type="pct"/>
            <w:shd w:val="clear" w:color="auto" w:fill="auto"/>
            <w:vAlign w:val="center"/>
          </w:tcPr>
          <w:p w14:paraId="2F720AD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516C15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appParticipant</w:t>
            </w:r>
          </w:p>
        </w:tc>
        <w:tc>
          <w:tcPr>
            <w:tcW w:w="208" w:type="pct"/>
            <w:shd w:val="clear" w:color="auto" w:fill="auto"/>
          </w:tcPr>
          <w:p w14:paraId="1504B3D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7073717A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17D54EA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Участник</w:t>
            </w:r>
            <w:r w:rsidRPr="003D62E4">
              <w:rPr>
                <w:sz w:val="20"/>
              </w:rPr>
              <w:t xml:space="preserve"> заявки</w:t>
            </w:r>
          </w:p>
        </w:tc>
        <w:tc>
          <w:tcPr>
            <w:tcW w:w="1321" w:type="pct"/>
            <w:shd w:val="clear" w:color="auto" w:fill="auto"/>
          </w:tcPr>
          <w:p w14:paraId="6D36535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58B2112A" w14:textId="77777777" w:rsidTr="004A5F56">
        <w:tc>
          <w:tcPr>
            <w:tcW w:w="738" w:type="pct"/>
            <w:shd w:val="clear" w:color="auto" w:fill="auto"/>
            <w:vAlign w:val="center"/>
          </w:tcPr>
          <w:p w14:paraId="7C742E7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026F55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price</w:t>
            </w:r>
          </w:p>
        </w:tc>
        <w:tc>
          <w:tcPr>
            <w:tcW w:w="208" w:type="pct"/>
            <w:shd w:val="clear" w:color="auto" w:fill="auto"/>
          </w:tcPr>
          <w:p w14:paraId="419F5609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18B47708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Т(1-21)</w:t>
            </w:r>
          </w:p>
        </w:tc>
        <w:tc>
          <w:tcPr>
            <w:tcW w:w="1411" w:type="pct"/>
            <w:shd w:val="clear" w:color="auto" w:fill="auto"/>
          </w:tcPr>
          <w:p w14:paraId="5E4726A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Предполагаемая цена</w:t>
            </w:r>
          </w:p>
        </w:tc>
        <w:tc>
          <w:tcPr>
            <w:tcW w:w="1321" w:type="pct"/>
            <w:shd w:val="clear" w:color="auto" w:fill="auto"/>
          </w:tcPr>
          <w:p w14:paraId="6AA1B53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21554A">
              <w:rPr>
                <w:sz w:val="20"/>
              </w:rPr>
              <w:t>(-)?\d+(\.\d{1,2})?</w:t>
            </w:r>
          </w:p>
        </w:tc>
      </w:tr>
      <w:tr w:rsidR="004A5F56" w14:paraId="0B7BBAE2" w14:textId="77777777" w:rsidTr="004A5F56">
        <w:tc>
          <w:tcPr>
            <w:tcW w:w="738" w:type="pct"/>
            <w:shd w:val="clear" w:color="auto" w:fill="auto"/>
            <w:vAlign w:val="center"/>
          </w:tcPr>
          <w:p w14:paraId="424960B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40FE18A" w14:textId="77777777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  <w:lang w:val="en-US"/>
              </w:rPr>
              <w:t>spelledPrice</w:t>
            </w:r>
          </w:p>
        </w:tc>
        <w:tc>
          <w:tcPr>
            <w:tcW w:w="208" w:type="pct"/>
            <w:shd w:val="clear" w:color="auto" w:fill="auto"/>
          </w:tcPr>
          <w:p w14:paraId="404C20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437B75A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1" w:type="pct"/>
            <w:shd w:val="clear" w:color="auto" w:fill="auto"/>
          </w:tcPr>
          <w:p w14:paraId="725C710F" w14:textId="77777777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11A33">
              <w:rPr>
                <w:sz w:val="20"/>
              </w:rPr>
              <w:t>Предложение участника (для печатной формы)</w:t>
            </w:r>
          </w:p>
        </w:tc>
        <w:tc>
          <w:tcPr>
            <w:tcW w:w="1321" w:type="pct"/>
            <w:shd w:val="clear" w:color="auto" w:fill="auto"/>
          </w:tcPr>
          <w:p w14:paraId="5F6A48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14:paraId="088BAC7D" w14:textId="77777777" w:rsidTr="004A5F56">
        <w:tc>
          <w:tcPr>
            <w:tcW w:w="738" w:type="pct"/>
            <w:shd w:val="clear" w:color="auto" w:fill="auto"/>
            <w:vAlign w:val="center"/>
          </w:tcPr>
          <w:p w14:paraId="24BD385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A26F29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lastOffer</w:t>
            </w:r>
          </w:p>
        </w:tc>
        <w:tc>
          <w:tcPr>
            <w:tcW w:w="208" w:type="pct"/>
            <w:shd w:val="clear" w:color="auto" w:fill="auto"/>
          </w:tcPr>
          <w:p w14:paraId="133653CB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263955A9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0097EFB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Окончательное предложение</w:t>
            </w:r>
          </w:p>
        </w:tc>
        <w:tc>
          <w:tcPr>
            <w:tcW w:w="1321" w:type="pct"/>
            <w:shd w:val="clear" w:color="auto" w:fill="auto"/>
          </w:tcPr>
          <w:p w14:paraId="5FD4FA1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79FA817A" w14:textId="77777777" w:rsidTr="004A5F56">
        <w:tc>
          <w:tcPr>
            <w:tcW w:w="738" w:type="pct"/>
            <w:shd w:val="clear" w:color="auto" w:fill="auto"/>
            <w:vAlign w:val="center"/>
          </w:tcPr>
          <w:p w14:paraId="7164EBB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7B376B7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AD77E5">
              <w:rPr>
                <w:sz w:val="20"/>
                <w:lang w:val="en-US"/>
              </w:rPr>
              <w:t>bestOffer</w:t>
            </w:r>
          </w:p>
        </w:tc>
        <w:tc>
          <w:tcPr>
            <w:tcW w:w="208" w:type="pct"/>
            <w:shd w:val="clear" w:color="auto" w:fill="auto"/>
          </w:tcPr>
          <w:p w14:paraId="4ADE1CFA" w14:textId="77777777" w:rsidR="004A5F56" w:rsidRPr="0020597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460A7C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11" w:type="pct"/>
            <w:shd w:val="clear" w:color="auto" w:fill="auto"/>
          </w:tcPr>
          <w:p w14:paraId="1B4911F9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Заявка признана лучшей по результатам запроса предложений до подачи кончательных предложений</w:t>
            </w:r>
          </w:p>
        </w:tc>
        <w:tc>
          <w:tcPr>
            <w:tcW w:w="1321" w:type="pct"/>
            <w:shd w:val="clear" w:color="auto" w:fill="auto"/>
          </w:tcPr>
          <w:p w14:paraId="5D434D5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4C35682F" w14:textId="77777777" w:rsidTr="004A5F56">
        <w:tc>
          <w:tcPr>
            <w:tcW w:w="738" w:type="pct"/>
            <w:shd w:val="clear" w:color="auto" w:fill="auto"/>
            <w:vAlign w:val="center"/>
          </w:tcPr>
          <w:p w14:paraId="1A46301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1AFA51F" w14:textId="77777777" w:rsidR="004A5F56" w:rsidRPr="00AD77E5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AD77E5">
              <w:rPr>
                <w:sz w:val="20"/>
                <w:lang w:val="en-US"/>
              </w:rPr>
              <w:t>appRating</w:t>
            </w:r>
          </w:p>
        </w:tc>
        <w:tc>
          <w:tcPr>
            <w:tcW w:w="208" w:type="pct"/>
            <w:shd w:val="clear" w:color="auto" w:fill="auto"/>
          </w:tcPr>
          <w:p w14:paraId="1A5E43A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2D56D3CF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1" w:type="pct"/>
            <w:shd w:val="clear" w:color="auto" w:fill="auto"/>
          </w:tcPr>
          <w:p w14:paraId="77087A1F" w14:textId="77777777" w:rsidR="004A5F56" w:rsidRPr="00AD77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Порядковый номер заявки по результатам оценки заявки</w:t>
            </w:r>
          </w:p>
        </w:tc>
        <w:tc>
          <w:tcPr>
            <w:tcW w:w="1321" w:type="pct"/>
            <w:shd w:val="clear" w:color="auto" w:fill="auto"/>
          </w:tcPr>
          <w:p w14:paraId="1B41F3D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69C9DD30" w14:textId="77777777" w:rsidTr="004A5F56">
        <w:tc>
          <w:tcPr>
            <w:tcW w:w="738" w:type="pct"/>
            <w:shd w:val="clear" w:color="auto" w:fill="auto"/>
            <w:vAlign w:val="center"/>
          </w:tcPr>
          <w:p w14:paraId="37EAB96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2D8691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D62E4">
              <w:rPr>
                <w:sz w:val="20"/>
              </w:rPr>
              <w:t>с</w:t>
            </w:r>
            <w:proofErr w:type="gramEnd"/>
            <w:r w:rsidRPr="003D62E4">
              <w:rPr>
                <w:sz w:val="20"/>
              </w:rPr>
              <w:t>orrespondencies</w:t>
            </w:r>
          </w:p>
        </w:tc>
        <w:tc>
          <w:tcPr>
            <w:tcW w:w="208" w:type="pct"/>
            <w:shd w:val="clear" w:color="auto" w:fill="auto"/>
          </w:tcPr>
          <w:p w14:paraId="0344265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687FBE0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07AA1E5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Соответствие участника преимуществам, требованиям к участника</w:t>
            </w:r>
            <w:proofErr w:type="gramStart"/>
            <w:r w:rsidRPr="003D62E4">
              <w:rPr>
                <w:sz w:val="20"/>
              </w:rPr>
              <w:t>м</w:t>
            </w:r>
            <w:r w:rsidRPr="006C7613">
              <w:rPr>
                <w:sz w:val="20"/>
              </w:rPr>
              <w:t>(</w:t>
            </w:r>
            <w:proofErr w:type="gramEnd"/>
            <w:r w:rsidRPr="006C7613">
              <w:rPr>
                <w:sz w:val="20"/>
              </w:rPr>
              <w:t>для печатной формы)</w:t>
            </w:r>
          </w:p>
        </w:tc>
        <w:tc>
          <w:tcPr>
            <w:tcW w:w="1321" w:type="pct"/>
            <w:shd w:val="clear" w:color="auto" w:fill="auto"/>
          </w:tcPr>
          <w:p w14:paraId="245B9E0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14:paraId="32786C91" w14:textId="77777777" w:rsidTr="004A5F56">
        <w:tc>
          <w:tcPr>
            <w:tcW w:w="738" w:type="pct"/>
            <w:shd w:val="clear" w:color="auto" w:fill="auto"/>
            <w:vAlign w:val="center"/>
          </w:tcPr>
          <w:p w14:paraId="00375D3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6FF0A1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8" w:type="pct"/>
            <w:shd w:val="clear" w:color="auto" w:fill="auto"/>
          </w:tcPr>
          <w:p w14:paraId="61325C9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6417AF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11" w:type="pct"/>
            <w:shd w:val="clear" w:color="auto" w:fill="auto"/>
          </w:tcPr>
          <w:p w14:paraId="7BB4B1B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</w:t>
            </w:r>
            <w:proofErr w:type="gramStart"/>
            <w:r w:rsidRPr="001C54AD">
              <w:rPr>
                <w:sz w:val="20"/>
              </w:rPr>
              <w:t>а</w:t>
            </w:r>
            <w:r w:rsidRPr="00211A33">
              <w:rPr>
                <w:sz w:val="20"/>
              </w:rPr>
              <w:t>(</w:t>
            </w:r>
            <w:proofErr w:type="gramEnd"/>
            <w:r w:rsidRPr="00211A33">
              <w:rPr>
                <w:sz w:val="20"/>
              </w:rPr>
              <w:t>для печатной формы)</w:t>
            </w:r>
          </w:p>
        </w:tc>
        <w:tc>
          <w:tcPr>
            <w:tcW w:w="1321" w:type="pct"/>
            <w:shd w:val="clear" w:color="auto" w:fill="auto"/>
          </w:tcPr>
          <w:p w14:paraId="5E13A39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351964" w14:paraId="33C916F2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50E9C8CC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Участник</w:t>
            </w:r>
            <w:r w:rsidRPr="00351964">
              <w:rPr>
                <w:b/>
                <w:sz w:val="20"/>
              </w:rPr>
              <w:t xml:space="preserve"> заявки</w:t>
            </w:r>
          </w:p>
        </w:tc>
      </w:tr>
      <w:tr w:rsidR="004A5F56" w14:paraId="4589D243" w14:textId="77777777" w:rsidTr="004A5F56">
        <w:tc>
          <w:tcPr>
            <w:tcW w:w="738" w:type="pct"/>
            <w:shd w:val="clear" w:color="auto" w:fill="auto"/>
            <w:vAlign w:val="center"/>
          </w:tcPr>
          <w:p w14:paraId="44821DC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FB2D87">
              <w:rPr>
                <w:b/>
                <w:sz w:val="20"/>
              </w:rPr>
              <w:t>appParticipant</w:t>
            </w:r>
          </w:p>
        </w:tc>
        <w:tc>
          <w:tcPr>
            <w:tcW w:w="807" w:type="pct"/>
            <w:shd w:val="clear" w:color="auto" w:fill="auto"/>
          </w:tcPr>
          <w:p w14:paraId="4EBD294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49E5FF7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178603D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0B4E553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5728712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3DEB0FCF" w14:textId="77777777" w:rsidTr="004A5F56">
        <w:tc>
          <w:tcPr>
            <w:tcW w:w="738" w:type="pct"/>
            <w:shd w:val="clear" w:color="auto" w:fill="auto"/>
          </w:tcPr>
          <w:p w14:paraId="5354402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622E4D5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8" w:type="pct"/>
            <w:shd w:val="clear" w:color="auto" w:fill="auto"/>
          </w:tcPr>
          <w:p w14:paraId="255A0AC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0A5B432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11" w:type="pct"/>
            <w:shd w:val="clear" w:color="auto" w:fill="auto"/>
          </w:tcPr>
          <w:p w14:paraId="6A2C6CC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21" w:type="pct"/>
            <w:shd w:val="clear" w:color="auto" w:fill="auto"/>
          </w:tcPr>
          <w:p w14:paraId="4557372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14:paraId="5BD58B36" w14:textId="77777777" w:rsidTr="004A5F56">
        <w:tc>
          <w:tcPr>
            <w:tcW w:w="738" w:type="pct"/>
            <w:shd w:val="clear" w:color="auto" w:fill="auto"/>
          </w:tcPr>
          <w:p w14:paraId="7DCA46B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54080ED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8" w:type="pct"/>
            <w:shd w:val="clear" w:color="auto" w:fill="auto"/>
          </w:tcPr>
          <w:p w14:paraId="542DE34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7F76370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752AB00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21" w:type="pct"/>
            <w:shd w:val="clear" w:color="auto" w:fill="auto"/>
          </w:tcPr>
          <w:p w14:paraId="01B019A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14:paraId="542547B5" w14:textId="77777777" w:rsidTr="004A5F56">
        <w:tc>
          <w:tcPr>
            <w:tcW w:w="738" w:type="pct"/>
            <w:shd w:val="clear" w:color="auto" w:fill="auto"/>
          </w:tcPr>
          <w:p w14:paraId="2A4A8B8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08D6D27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8" w:type="pct"/>
            <w:shd w:val="clear" w:color="auto" w:fill="auto"/>
          </w:tcPr>
          <w:p w14:paraId="3456049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62F9EB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28CD13A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21" w:type="pct"/>
            <w:shd w:val="clear" w:color="auto" w:fill="auto"/>
          </w:tcPr>
          <w:p w14:paraId="5E789CD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14:paraId="73068799" w14:textId="77777777" w:rsidTr="004A5F56">
        <w:tc>
          <w:tcPr>
            <w:tcW w:w="738" w:type="pct"/>
            <w:shd w:val="clear" w:color="auto" w:fill="auto"/>
          </w:tcPr>
          <w:p w14:paraId="353CCAA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7837A26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8" w:type="pct"/>
            <w:shd w:val="clear" w:color="auto" w:fill="auto"/>
          </w:tcPr>
          <w:p w14:paraId="095EA15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0E6132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41EE1BA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21" w:type="pct"/>
            <w:shd w:val="clear" w:color="auto" w:fill="auto"/>
          </w:tcPr>
          <w:p w14:paraId="66A8C12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116C4DC3" w14:textId="77777777" w:rsidTr="004A5F56">
        <w:tc>
          <w:tcPr>
            <w:tcW w:w="738" w:type="pct"/>
            <w:shd w:val="clear" w:color="auto" w:fill="auto"/>
          </w:tcPr>
          <w:p w14:paraId="5C8CECA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255F5DB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8" w:type="pct"/>
            <w:shd w:val="clear" w:color="auto" w:fill="auto"/>
          </w:tcPr>
          <w:p w14:paraId="569B254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18F1C8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11" w:type="pct"/>
            <w:shd w:val="clear" w:color="auto" w:fill="auto"/>
          </w:tcPr>
          <w:p w14:paraId="0EA8503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21" w:type="pct"/>
            <w:shd w:val="clear" w:color="auto" w:fill="auto"/>
          </w:tcPr>
          <w:p w14:paraId="6A1A639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69A3F8B5" w14:textId="77777777" w:rsidTr="004A5F56">
        <w:tc>
          <w:tcPr>
            <w:tcW w:w="738" w:type="pct"/>
            <w:shd w:val="clear" w:color="auto" w:fill="auto"/>
          </w:tcPr>
          <w:p w14:paraId="02EFEF8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49C4148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8" w:type="pct"/>
            <w:shd w:val="clear" w:color="auto" w:fill="auto"/>
          </w:tcPr>
          <w:p w14:paraId="0253A79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5E51B0C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11" w:type="pct"/>
            <w:shd w:val="clear" w:color="auto" w:fill="auto"/>
          </w:tcPr>
          <w:p w14:paraId="7EF6FF4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21" w:type="pct"/>
            <w:shd w:val="clear" w:color="auto" w:fill="auto"/>
          </w:tcPr>
          <w:p w14:paraId="64AD5BB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1E10A1AE" w14:textId="77777777" w:rsidTr="004A5F56">
        <w:tc>
          <w:tcPr>
            <w:tcW w:w="738" w:type="pct"/>
            <w:shd w:val="clear" w:color="auto" w:fill="auto"/>
          </w:tcPr>
          <w:p w14:paraId="52891C4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710FD36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8" w:type="pct"/>
            <w:shd w:val="clear" w:color="auto" w:fill="auto"/>
          </w:tcPr>
          <w:p w14:paraId="072DBB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008220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1B28218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21" w:type="pct"/>
            <w:shd w:val="clear" w:color="auto" w:fill="auto"/>
          </w:tcPr>
          <w:p w14:paraId="6D9C3E5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67D1D49F" w14:textId="77777777" w:rsidTr="004A5F56">
        <w:tc>
          <w:tcPr>
            <w:tcW w:w="738" w:type="pct"/>
            <w:shd w:val="clear" w:color="auto" w:fill="auto"/>
          </w:tcPr>
          <w:p w14:paraId="7F175B1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3E0D604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8" w:type="pct"/>
            <w:shd w:val="clear" w:color="auto" w:fill="auto"/>
          </w:tcPr>
          <w:p w14:paraId="2232AFF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0D94CD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2094DC8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21" w:type="pct"/>
            <w:shd w:val="clear" w:color="auto" w:fill="auto"/>
          </w:tcPr>
          <w:p w14:paraId="09DC69C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5A0B4BB4" w14:textId="77777777" w:rsidTr="004A5F56">
        <w:tc>
          <w:tcPr>
            <w:tcW w:w="738" w:type="pct"/>
            <w:shd w:val="clear" w:color="auto" w:fill="auto"/>
          </w:tcPr>
          <w:p w14:paraId="77D6CAD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0630E70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8" w:type="pct"/>
            <w:shd w:val="clear" w:color="auto" w:fill="auto"/>
          </w:tcPr>
          <w:p w14:paraId="1D1C16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598577C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705230A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21" w:type="pct"/>
            <w:shd w:val="clear" w:color="auto" w:fill="auto"/>
          </w:tcPr>
          <w:p w14:paraId="1C21DC4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79850A80" w14:textId="77777777" w:rsidTr="004A5F56">
        <w:tc>
          <w:tcPr>
            <w:tcW w:w="738" w:type="pct"/>
            <w:shd w:val="clear" w:color="auto" w:fill="auto"/>
          </w:tcPr>
          <w:p w14:paraId="7E642B0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63D3A84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8" w:type="pct"/>
            <w:shd w:val="clear" w:color="auto" w:fill="auto"/>
          </w:tcPr>
          <w:p w14:paraId="49EC56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0AAF41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11" w:type="pct"/>
            <w:shd w:val="clear" w:color="auto" w:fill="auto"/>
          </w:tcPr>
          <w:p w14:paraId="0079CEE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21" w:type="pct"/>
            <w:shd w:val="clear" w:color="auto" w:fill="auto"/>
          </w:tcPr>
          <w:p w14:paraId="5C02FBD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75F92C4F" w14:textId="77777777" w:rsidTr="004A5F56">
        <w:tc>
          <w:tcPr>
            <w:tcW w:w="738" w:type="pct"/>
            <w:shd w:val="clear" w:color="auto" w:fill="auto"/>
          </w:tcPr>
          <w:p w14:paraId="7FF0C52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52C8AF0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8" w:type="pct"/>
            <w:shd w:val="clear" w:color="auto" w:fill="auto"/>
          </w:tcPr>
          <w:p w14:paraId="77F07AF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5FAAF9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11" w:type="pct"/>
            <w:shd w:val="clear" w:color="auto" w:fill="auto"/>
          </w:tcPr>
          <w:p w14:paraId="3D3848E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21" w:type="pct"/>
            <w:shd w:val="clear" w:color="auto" w:fill="auto"/>
          </w:tcPr>
          <w:p w14:paraId="335243A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43DDECA7" w14:textId="77777777" w:rsidTr="004A5F56">
        <w:tc>
          <w:tcPr>
            <w:tcW w:w="738" w:type="pct"/>
            <w:shd w:val="clear" w:color="auto" w:fill="auto"/>
          </w:tcPr>
          <w:p w14:paraId="7325D51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0D6C15D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8" w:type="pct"/>
            <w:shd w:val="clear" w:color="auto" w:fill="auto"/>
          </w:tcPr>
          <w:p w14:paraId="068EAE2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2ABBC7D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00EF3DE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21" w:type="pct"/>
            <w:shd w:val="clear" w:color="auto" w:fill="auto"/>
          </w:tcPr>
          <w:p w14:paraId="7525BD5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4E7A09A7" w14:textId="77777777" w:rsidTr="004A5F56">
        <w:tc>
          <w:tcPr>
            <w:tcW w:w="738" w:type="pct"/>
            <w:shd w:val="clear" w:color="auto" w:fill="auto"/>
          </w:tcPr>
          <w:p w14:paraId="33CCA87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4D68E43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8" w:type="pct"/>
            <w:shd w:val="clear" w:color="auto" w:fill="auto"/>
          </w:tcPr>
          <w:p w14:paraId="4C07977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5A49FA9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11" w:type="pct"/>
            <w:shd w:val="clear" w:color="auto" w:fill="auto"/>
          </w:tcPr>
          <w:p w14:paraId="631EFDD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21" w:type="pct"/>
            <w:shd w:val="clear" w:color="auto" w:fill="auto"/>
          </w:tcPr>
          <w:p w14:paraId="36FE226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14:paraId="30209D5A" w14:textId="77777777" w:rsidTr="004A5F56">
        <w:tc>
          <w:tcPr>
            <w:tcW w:w="738" w:type="pct"/>
            <w:shd w:val="clear" w:color="auto" w:fill="auto"/>
          </w:tcPr>
          <w:p w14:paraId="3AD135C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070881D7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8" w:type="pct"/>
            <w:shd w:val="clear" w:color="auto" w:fill="auto"/>
          </w:tcPr>
          <w:p w14:paraId="6C69BC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2F66832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0AC1CAF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21" w:type="pct"/>
            <w:shd w:val="clear" w:color="auto" w:fill="auto"/>
          </w:tcPr>
          <w:p w14:paraId="4794BCE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268E168C" w14:textId="77777777" w:rsidTr="004A5F56">
        <w:tc>
          <w:tcPr>
            <w:tcW w:w="738" w:type="pct"/>
            <w:shd w:val="clear" w:color="auto" w:fill="auto"/>
          </w:tcPr>
          <w:p w14:paraId="6E41439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58CAACA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8" w:type="pct"/>
            <w:shd w:val="clear" w:color="auto" w:fill="auto"/>
          </w:tcPr>
          <w:p w14:paraId="724F6B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6BD4258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11" w:type="pct"/>
            <w:shd w:val="clear" w:color="auto" w:fill="auto"/>
          </w:tcPr>
          <w:p w14:paraId="44B009CD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3074D703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0D696A41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201E0320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3A6AAF5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21" w:type="pct"/>
            <w:shd w:val="clear" w:color="auto" w:fill="auto"/>
          </w:tcPr>
          <w:p w14:paraId="29D5E989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0E6CFE72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066A0E72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2DB8D34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14:paraId="0FA326A1" w14:textId="77777777" w:rsidTr="004A5F56">
        <w:tc>
          <w:tcPr>
            <w:tcW w:w="5000" w:type="pct"/>
            <w:gridSpan w:val="6"/>
            <w:shd w:val="clear" w:color="auto" w:fill="auto"/>
          </w:tcPr>
          <w:p w14:paraId="3403C4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14:paraId="63468E09" w14:textId="77777777" w:rsidTr="004A5F56">
        <w:tc>
          <w:tcPr>
            <w:tcW w:w="738" w:type="pct"/>
            <w:shd w:val="clear" w:color="auto" w:fill="auto"/>
          </w:tcPr>
          <w:p w14:paraId="010D9CA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807" w:type="pct"/>
            <w:shd w:val="clear" w:color="auto" w:fill="auto"/>
          </w:tcPr>
          <w:p w14:paraId="023F3B97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8" w:type="pct"/>
            <w:shd w:val="clear" w:color="auto" w:fill="auto"/>
          </w:tcPr>
          <w:p w14:paraId="4EDDB4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15" w:type="pct"/>
            <w:shd w:val="clear" w:color="auto" w:fill="auto"/>
          </w:tcPr>
          <w:p w14:paraId="2A652A8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11" w:type="pct"/>
            <w:shd w:val="clear" w:color="auto" w:fill="auto"/>
          </w:tcPr>
          <w:p w14:paraId="061D5457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1" w:type="pct"/>
            <w:shd w:val="clear" w:color="auto" w:fill="auto"/>
          </w:tcPr>
          <w:p w14:paraId="2E39322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0A0CC8DE" w14:textId="77777777" w:rsidTr="004A5F56">
        <w:tc>
          <w:tcPr>
            <w:tcW w:w="738" w:type="pct"/>
            <w:shd w:val="clear" w:color="auto" w:fill="auto"/>
          </w:tcPr>
          <w:p w14:paraId="24C3D71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082090A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8" w:type="pct"/>
            <w:shd w:val="clear" w:color="auto" w:fill="auto"/>
          </w:tcPr>
          <w:p w14:paraId="645A79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7DF09F1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1313149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21" w:type="pct"/>
            <w:shd w:val="clear" w:color="auto" w:fill="auto"/>
          </w:tcPr>
          <w:p w14:paraId="5E08936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0B9AADD8" w14:textId="77777777" w:rsidTr="004A5F56">
        <w:tc>
          <w:tcPr>
            <w:tcW w:w="738" w:type="pct"/>
            <w:shd w:val="clear" w:color="auto" w:fill="auto"/>
          </w:tcPr>
          <w:p w14:paraId="2782A15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5973BB3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8" w:type="pct"/>
            <w:shd w:val="clear" w:color="auto" w:fill="auto"/>
          </w:tcPr>
          <w:p w14:paraId="47E284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57F85F7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11" w:type="pct"/>
            <w:shd w:val="clear" w:color="auto" w:fill="auto"/>
          </w:tcPr>
          <w:p w14:paraId="6E735EB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21" w:type="pct"/>
            <w:shd w:val="clear" w:color="auto" w:fill="auto"/>
          </w:tcPr>
          <w:p w14:paraId="5B05E12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0F3AD551" w14:textId="77777777" w:rsidTr="004A5F56">
        <w:tc>
          <w:tcPr>
            <w:tcW w:w="5000" w:type="pct"/>
            <w:gridSpan w:val="6"/>
            <w:shd w:val="clear" w:color="auto" w:fill="auto"/>
          </w:tcPr>
          <w:p w14:paraId="480BFEC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14:paraId="0011970C" w14:textId="77777777" w:rsidTr="004A5F56">
        <w:tc>
          <w:tcPr>
            <w:tcW w:w="738" w:type="pct"/>
            <w:shd w:val="clear" w:color="auto" w:fill="auto"/>
          </w:tcPr>
          <w:p w14:paraId="5F164BE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807" w:type="pct"/>
            <w:shd w:val="clear" w:color="auto" w:fill="auto"/>
          </w:tcPr>
          <w:p w14:paraId="756AE80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8" w:type="pct"/>
            <w:shd w:val="clear" w:color="auto" w:fill="auto"/>
          </w:tcPr>
          <w:p w14:paraId="21556D0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15" w:type="pct"/>
            <w:shd w:val="clear" w:color="auto" w:fill="auto"/>
          </w:tcPr>
          <w:p w14:paraId="654571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11" w:type="pct"/>
            <w:shd w:val="clear" w:color="auto" w:fill="auto"/>
          </w:tcPr>
          <w:p w14:paraId="341682D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1" w:type="pct"/>
            <w:shd w:val="clear" w:color="auto" w:fill="auto"/>
          </w:tcPr>
          <w:p w14:paraId="5EA521E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14:paraId="1CA4FD04" w14:textId="77777777" w:rsidTr="004A5F56">
        <w:tc>
          <w:tcPr>
            <w:tcW w:w="738" w:type="pct"/>
            <w:shd w:val="clear" w:color="auto" w:fill="auto"/>
          </w:tcPr>
          <w:p w14:paraId="3DDC66D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4B6180B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8" w:type="pct"/>
            <w:shd w:val="clear" w:color="auto" w:fill="auto"/>
          </w:tcPr>
          <w:p w14:paraId="769419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2A917AB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11" w:type="pct"/>
            <w:shd w:val="clear" w:color="auto" w:fill="auto"/>
          </w:tcPr>
          <w:p w14:paraId="2A1C748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21" w:type="pct"/>
            <w:shd w:val="clear" w:color="auto" w:fill="auto"/>
          </w:tcPr>
          <w:p w14:paraId="20B00B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669860C4" w14:textId="77777777" w:rsidTr="004A5F56">
        <w:tc>
          <w:tcPr>
            <w:tcW w:w="738" w:type="pct"/>
            <w:shd w:val="clear" w:color="auto" w:fill="auto"/>
          </w:tcPr>
          <w:p w14:paraId="008B4FA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7B7AB0C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8" w:type="pct"/>
            <w:shd w:val="clear" w:color="auto" w:fill="auto"/>
          </w:tcPr>
          <w:p w14:paraId="2CDC7B3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2170BA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11" w:type="pct"/>
            <w:shd w:val="clear" w:color="auto" w:fill="auto"/>
          </w:tcPr>
          <w:p w14:paraId="7CA953A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21" w:type="pct"/>
            <w:shd w:val="clear" w:color="auto" w:fill="auto"/>
          </w:tcPr>
          <w:p w14:paraId="06FB026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6D190D3D" w14:textId="77777777" w:rsidTr="004A5F56">
        <w:tc>
          <w:tcPr>
            <w:tcW w:w="5000" w:type="pct"/>
            <w:gridSpan w:val="6"/>
            <w:shd w:val="clear" w:color="auto" w:fill="auto"/>
          </w:tcPr>
          <w:p w14:paraId="7EC52B3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14:paraId="6940A783" w14:textId="77777777" w:rsidTr="004A5F56">
        <w:trPr>
          <w:trHeight w:val="193"/>
        </w:trPr>
        <w:tc>
          <w:tcPr>
            <w:tcW w:w="738" w:type="pct"/>
            <w:shd w:val="clear" w:color="auto" w:fill="auto"/>
          </w:tcPr>
          <w:p w14:paraId="751DD90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807" w:type="pct"/>
            <w:shd w:val="clear" w:color="auto" w:fill="auto"/>
          </w:tcPr>
          <w:p w14:paraId="151B520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8" w:type="pct"/>
            <w:shd w:val="clear" w:color="auto" w:fill="auto"/>
          </w:tcPr>
          <w:p w14:paraId="5426E62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15" w:type="pct"/>
            <w:shd w:val="clear" w:color="auto" w:fill="auto"/>
          </w:tcPr>
          <w:p w14:paraId="735954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11" w:type="pct"/>
            <w:shd w:val="clear" w:color="auto" w:fill="auto"/>
          </w:tcPr>
          <w:p w14:paraId="4508615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1" w:type="pct"/>
            <w:shd w:val="clear" w:color="auto" w:fill="auto"/>
          </w:tcPr>
          <w:p w14:paraId="6D8A2F2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5B11EF1C" w14:textId="77777777" w:rsidTr="004A5F56">
        <w:tc>
          <w:tcPr>
            <w:tcW w:w="738" w:type="pct"/>
            <w:shd w:val="clear" w:color="auto" w:fill="auto"/>
          </w:tcPr>
          <w:p w14:paraId="7067487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455320E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8" w:type="pct"/>
            <w:shd w:val="clear" w:color="auto" w:fill="auto"/>
          </w:tcPr>
          <w:p w14:paraId="2122B9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4C3727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11" w:type="pct"/>
            <w:shd w:val="clear" w:color="auto" w:fill="auto"/>
          </w:tcPr>
          <w:p w14:paraId="7AFEE20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21" w:type="pct"/>
            <w:shd w:val="clear" w:color="auto" w:fill="auto"/>
          </w:tcPr>
          <w:p w14:paraId="1F31F8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0E0DA5B1" w14:textId="77777777" w:rsidTr="004A5F56">
        <w:tc>
          <w:tcPr>
            <w:tcW w:w="738" w:type="pct"/>
            <w:shd w:val="clear" w:color="auto" w:fill="auto"/>
          </w:tcPr>
          <w:p w14:paraId="5A0EF18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0A5447D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8" w:type="pct"/>
            <w:shd w:val="clear" w:color="auto" w:fill="auto"/>
          </w:tcPr>
          <w:p w14:paraId="5E54083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58CC50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11" w:type="pct"/>
            <w:shd w:val="clear" w:color="auto" w:fill="auto"/>
          </w:tcPr>
          <w:p w14:paraId="3142614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21" w:type="pct"/>
            <w:shd w:val="clear" w:color="auto" w:fill="auto"/>
          </w:tcPr>
          <w:p w14:paraId="5A9B2CA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4F730C9A" w14:textId="77777777" w:rsidTr="004A5F56">
        <w:tc>
          <w:tcPr>
            <w:tcW w:w="738" w:type="pct"/>
            <w:shd w:val="clear" w:color="auto" w:fill="auto"/>
          </w:tcPr>
          <w:p w14:paraId="3C9A3DA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043C456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8" w:type="pct"/>
            <w:shd w:val="clear" w:color="auto" w:fill="auto"/>
          </w:tcPr>
          <w:p w14:paraId="173E4A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4BBF7C9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11" w:type="pct"/>
            <w:shd w:val="clear" w:color="auto" w:fill="auto"/>
          </w:tcPr>
          <w:p w14:paraId="0C1B4D27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21" w:type="pct"/>
            <w:shd w:val="clear" w:color="auto" w:fill="auto"/>
          </w:tcPr>
          <w:p w14:paraId="0E6B8FA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6C7613" w14:paraId="12B8C8A2" w14:textId="77777777" w:rsidTr="004A5F56">
        <w:tc>
          <w:tcPr>
            <w:tcW w:w="5000" w:type="pct"/>
            <w:gridSpan w:val="6"/>
            <w:shd w:val="clear" w:color="auto" w:fill="auto"/>
          </w:tcPr>
          <w:p w14:paraId="0BB7515B" w14:textId="77777777" w:rsidR="004A5F56" w:rsidRPr="006C7613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6C7613">
              <w:rPr>
                <w:b/>
                <w:sz w:val="20"/>
              </w:rPr>
              <w:t>Окончательное предложение</w:t>
            </w:r>
          </w:p>
        </w:tc>
      </w:tr>
      <w:tr w:rsidR="004A5F56" w14:paraId="108BE5B7" w14:textId="77777777" w:rsidTr="004A5F56">
        <w:tc>
          <w:tcPr>
            <w:tcW w:w="738" w:type="pct"/>
            <w:shd w:val="clear" w:color="auto" w:fill="auto"/>
          </w:tcPr>
          <w:p w14:paraId="55F5A7A5" w14:textId="77777777" w:rsidR="004A5F56" w:rsidRPr="006C7613" w:rsidRDefault="004A5F56" w:rsidP="004A5F56">
            <w:pPr>
              <w:spacing w:before="0" w:after="0"/>
              <w:rPr>
                <w:b/>
                <w:sz w:val="20"/>
              </w:rPr>
            </w:pPr>
            <w:r w:rsidRPr="006C7613">
              <w:rPr>
                <w:b/>
                <w:sz w:val="20"/>
              </w:rPr>
              <w:t>lastOffer</w:t>
            </w:r>
          </w:p>
        </w:tc>
        <w:tc>
          <w:tcPr>
            <w:tcW w:w="807" w:type="pct"/>
            <w:shd w:val="clear" w:color="auto" w:fill="auto"/>
          </w:tcPr>
          <w:p w14:paraId="4C2D5901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02BC6311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103145A4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1" w:type="pct"/>
            <w:shd w:val="clear" w:color="auto" w:fill="auto"/>
          </w:tcPr>
          <w:p w14:paraId="4D495C7A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126D922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63605791" w14:textId="77777777" w:rsidTr="004A5F56">
        <w:tc>
          <w:tcPr>
            <w:tcW w:w="738" w:type="pct"/>
            <w:shd w:val="clear" w:color="auto" w:fill="auto"/>
            <w:vAlign w:val="center"/>
          </w:tcPr>
          <w:p w14:paraId="61F85C4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FF8A527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price</w:t>
            </w:r>
          </w:p>
        </w:tc>
        <w:tc>
          <w:tcPr>
            <w:tcW w:w="208" w:type="pct"/>
            <w:shd w:val="clear" w:color="auto" w:fill="auto"/>
          </w:tcPr>
          <w:p w14:paraId="50E473BA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67388700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Т(1-21)</w:t>
            </w:r>
          </w:p>
        </w:tc>
        <w:tc>
          <w:tcPr>
            <w:tcW w:w="1411" w:type="pct"/>
            <w:shd w:val="clear" w:color="auto" w:fill="auto"/>
          </w:tcPr>
          <w:p w14:paraId="7EA0026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Предполагаемая цена</w:t>
            </w:r>
          </w:p>
        </w:tc>
        <w:tc>
          <w:tcPr>
            <w:tcW w:w="1321" w:type="pct"/>
            <w:shd w:val="clear" w:color="auto" w:fill="auto"/>
          </w:tcPr>
          <w:p w14:paraId="5B8A4AB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21554A">
              <w:rPr>
                <w:sz w:val="20"/>
              </w:rPr>
              <w:t>(-)?\d+(\.\d{1,2})?</w:t>
            </w:r>
          </w:p>
        </w:tc>
      </w:tr>
      <w:tr w:rsidR="004A5F56" w14:paraId="5B46149D" w14:textId="77777777" w:rsidTr="004A5F56">
        <w:tc>
          <w:tcPr>
            <w:tcW w:w="738" w:type="pct"/>
            <w:shd w:val="clear" w:color="auto" w:fill="auto"/>
            <w:vAlign w:val="center"/>
          </w:tcPr>
          <w:p w14:paraId="020C4BC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CC35BDF" w14:textId="77777777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  <w:lang w:val="en-US"/>
              </w:rPr>
              <w:t>spelledPrice</w:t>
            </w:r>
          </w:p>
        </w:tc>
        <w:tc>
          <w:tcPr>
            <w:tcW w:w="208" w:type="pct"/>
            <w:shd w:val="clear" w:color="auto" w:fill="auto"/>
          </w:tcPr>
          <w:p w14:paraId="5DA840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1AB77CA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1" w:type="pct"/>
            <w:shd w:val="clear" w:color="auto" w:fill="auto"/>
          </w:tcPr>
          <w:p w14:paraId="0C34D7E0" w14:textId="77777777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11A33">
              <w:rPr>
                <w:sz w:val="20"/>
              </w:rPr>
              <w:t>Предложение участника (для печатной формы)</w:t>
            </w:r>
          </w:p>
        </w:tc>
        <w:tc>
          <w:tcPr>
            <w:tcW w:w="1321" w:type="pct"/>
            <w:shd w:val="clear" w:color="auto" w:fill="auto"/>
          </w:tcPr>
          <w:p w14:paraId="624A66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14:paraId="000D14F1" w14:textId="77777777" w:rsidTr="004A5F56">
        <w:tc>
          <w:tcPr>
            <w:tcW w:w="738" w:type="pct"/>
            <w:shd w:val="clear" w:color="auto" w:fill="auto"/>
            <w:vAlign w:val="center"/>
          </w:tcPr>
          <w:p w14:paraId="2A91BD8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420AC80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C7613">
              <w:rPr>
                <w:sz w:val="20"/>
              </w:rPr>
              <w:t>date</w:t>
            </w:r>
          </w:p>
        </w:tc>
        <w:tc>
          <w:tcPr>
            <w:tcW w:w="208" w:type="pct"/>
            <w:shd w:val="clear" w:color="auto" w:fill="auto"/>
          </w:tcPr>
          <w:p w14:paraId="648676C6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158786B0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0B46D1F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C7613">
              <w:rPr>
                <w:sz w:val="20"/>
              </w:rPr>
              <w:t>Дата и время подачи окончательного предложения</w:t>
            </w:r>
          </w:p>
        </w:tc>
        <w:tc>
          <w:tcPr>
            <w:tcW w:w="1321" w:type="pct"/>
            <w:shd w:val="clear" w:color="auto" w:fill="auto"/>
          </w:tcPr>
          <w:p w14:paraId="36F2149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</w:tbl>
    <w:p w14:paraId="10E90F7C" w14:textId="0773D323" w:rsidR="001910F6" w:rsidRDefault="004A5F56" w:rsidP="001910F6">
      <w:r>
        <w:br w:type="textWrapping" w:clear="all"/>
      </w:r>
    </w:p>
    <w:p w14:paraId="5803C8C9" w14:textId="4EA07C3E" w:rsidR="001910F6" w:rsidRDefault="001910F6" w:rsidP="009D1964">
      <w:pPr>
        <w:pStyle w:val="20"/>
        <w:numPr>
          <w:ilvl w:val="0"/>
          <w:numId w:val="54"/>
        </w:numPr>
      </w:pPr>
      <w:r w:rsidRPr="00536922">
        <w:t>Протокол выписки из протокола проведения запроса предложений в ЗП</w:t>
      </w:r>
      <w:r w:rsidR="00FB32E0">
        <w:t xml:space="preserve"> (запросе предложений)</w:t>
      </w:r>
    </w:p>
    <w:tbl>
      <w:tblPr>
        <w:tblW w:w="4929" w:type="pct"/>
        <w:tblInd w:w="-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"/>
        <w:gridCol w:w="1400"/>
        <w:gridCol w:w="81"/>
        <w:gridCol w:w="1625"/>
        <w:gridCol w:w="421"/>
        <w:gridCol w:w="44"/>
        <w:gridCol w:w="927"/>
        <w:gridCol w:w="64"/>
        <w:gridCol w:w="2836"/>
        <w:gridCol w:w="6"/>
        <w:gridCol w:w="30"/>
        <w:gridCol w:w="2618"/>
        <w:gridCol w:w="10"/>
      </w:tblGrid>
      <w:tr w:rsidR="001910F6" w:rsidRPr="001A4780" w14:paraId="255FB44A" w14:textId="77777777" w:rsidTr="00E11524">
        <w:trPr>
          <w:tblHeader/>
        </w:trPr>
        <w:tc>
          <w:tcPr>
            <w:tcW w:w="739" w:type="pct"/>
            <w:gridSpan w:val="3"/>
            <w:shd w:val="clear" w:color="auto" w:fill="D9D9D9"/>
            <w:hideMark/>
          </w:tcPr>
          <w:p w14:paraId="243AAC1E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807" w:type="pct"/>
            <w:shd w:val="clear" w:color="auto" w:fill="D9D9D9"/>
            <w:hideMark/>
          </w:tcPr>
          <w:p w14:paraId="79E9CE24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8" w:type="pct"/>
            <w:shd w:val="clear" w:color="auto" w:fill="D9D9D9"/>
            <w:hideMark/>
          </w:tcPr>
          <w:p w14:paraId="199633B7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514" w:type="pct"/>
            <w:gridSpan w:val="3"/>
            <w:shd w:val="clear" w:color="auto" w:fill="D9D9D9"/>
            <w:hideMark/>
          </w:tcPr>
          <w:p w14:paraId="324AB7E4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11" w:type="pct"/>
            <w:gridSpan w:val="2"/>
            <w:shd w:val="clear" w:color="auto" w:fill="D9D9D9"/>
            <w:hideMark/>
          </w:tcPr>
          <w:p w14:paraId="777D7972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21" w:type="pct"/>
            <w:gridSpan w:val="3"/>
            <w:shd w:val="clear" w:color="auto" w:fill="D9D9D9"/>
            <w:hideMark/>
          </w:tcPr>
          <w:p w14:paraId="23A8FF87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1910F6" w:rsidRPr="001A4780" w14:paraId="4727EC91" w14:textId="77777777" w:rsidTr="00E11524">
        <w:tc>
          <w:tcPr>
            <w:tcW w:w="5000" w:type="pct"/>
            <w:gridSpan w:val="13"/>
            <w:shd w:val="clear" w:color="auto" w:fill="auto"/>
          </w:tcPr>
          <w:p w14:paraId="639430FB" w14:textId="77777777" w:rsidR="001910F6" w:rsidRPr="003368C2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536922">
              <w:rPr>
                <w:b/>
                <w:sz w:val="20"/>
              </w:rPr>
              <w:t>Протокол выписки из протокола проведения запроса предложений в ЗП</w:t>
            </w:r>
          </w:p>
        </w:tc>
      </w:tr>
      <w:tr w:rsidR="001910F6" w:rsidRPr="001A4780" w14:paraId="6C8B0342" w14:textId="77777777" w:rsidTr="00E11524">
        <w:tc>
          <w:tcPr>
            <w:tcW w:w="1546" w:type="pct"/>
            <w:gridSpan w:val="4"/>
            <w:shd w:val="clear" w:color="auto" w:fill="auto"/>
            <w:hideMark/>
          </w:tcPr>
          <w:p w14:paraId="61AB5948" w14:textId="77777777" w:rsidR="001910F6" w:rsidRPr="00536922" w:rsidRDefault="001910F6" w:rsidP="005E17AD">
            <w:pPr>
              <w:spacing w:before="0" w:after="0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protocolZPExtract</w:t>
            </w:r>
          </w:p>
        </w:tc>
        <w:tc>
          <w:tcPr>
            <w:tcW w:w="208" w:type="pct"/>
            <w:shd w:val="clear" w:color="auto" w:fill="auto"/>
            <w:hideMark/>
          </w:tcPr>
          <w:p w14:paraId="058CFA7F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514" w:type="pct"/>
            <w:gridSpan w:val="3"/>
            <w:shd w:val="clear" w:color="auto" w:fill="auto"/>
            <w:hideMark/>
          </w:tcPr>
          <w:p w14:paraId="0C729DBA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11" w:type="pct"/>
            <w:gridSpan w:val="2"/>
            <w:shd w:val="clear" w:color="auto" w:fill="auto"/>
            <w:hideMark/>
          </w:tcPr>
          <w:p w14:paraId="241995E7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21" w:type="pct"/>
            <w:gridSpan w:val="3"/>
            <w:shd w:val="clear" w:color="auto" w:fill="auto"/>
            <w:hideMark/>
          </w:tcPr>
          <w:p w14:paraId="049894A4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1910F6" w:rsidRPr="00435CBC" w14:paraId="2D0FC9A9" w14:textId="77777777" w:rsidTr="00E11524">
        <w:tc>
          <w:tcPr>
            <w:tcW w:w="739" w:type="pct"/>
            <w:gridSpan w:val="3"/>
            <w:shd w:val="clear" w:color="auto" w:fill="auto"/>
          </w:tcPr>
          <w:p w14:paraId="2C08F736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F008C3C" w14:textId="77777777" w:rsidR="001910F6" w:rsidRPr="00351BEA" w:rsidRDefault="001910F6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8" w:type="pct"/>
            <w:shd w:val="clear" w:color="auto" w:fill="auto"/>
          </w:tcPr>
          <w:p w14:paraId="0310CDCA" w14:textId="77777777" w:rsidR="001910F6" w:rsidRPr="00351BEA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36B378C1" w14:textId="77777777" w:rsidR="001910F6" w:rsidRPr="001A4780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1E2C4AB3" w14:textId="77777777" w:rsidR="001910F6" w:rsidRPr="001A4780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41A75E9B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4CE53AD2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110E7451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7290FBB9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3F15E02B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4545A41E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757F3B38" w14:textId="3A938E3D" w:rsidR="001910F6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</w:t>
            </w:r>
            <w:r w:rsidR="005C6213">
              <w:rPr>
                <w:sz w:val="20"/>
              </w:rPr>
              <w:t>,6.1,6.2</w:t>
            </w:r>
          </w:p>
        </w:tc>
      </w:tr>
      <w:tr w:rsidR="001910F6" w:rsidRPr="00724833" w14:paraId="06520176" w14:textId="77777777" w:rsidTr="00E11524">
        <w:tc>
          <w:tcPr>
            <w:tcW w:w="739" w:type="pct"/>
            <w:gridSpan w:val="3"/>
            <w:shd w:val="clear" w:color="auto" w:fill="auto"/>
          </w:tcPr>
          <w:p w14:paraId="51B81B9B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F07E087" w14:textId="77777777" w:rsidR="001910F6" w:rsidRPr="001176A0" w:rsidRDefault="001910F6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8" w:type="pct"/>
            <w:shd w:val="clear" w:color="auto" w:fill="auto"/>
          </w:tcPr>
          <w:p w14:paraId="0C3D5F02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2972798A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27AD643F" w14:textId="355CFF99" w:rsidR="001910F6" w:rsidRPr="00724833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41EB98CE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61259D5F" w14:textId="77777777" w:rsidTr="00E11524">
        <w:tc>
          <w:tcPr>
            <w:tcW w:w="739" w:type="pct"/>
            <w:gridSpan w:val="3"/>
            <w:shd w:val="clear" w:color="auto" w:fill="auto"/>
          </w:tcPr>
          <w:p w14:paraId="130ED18E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A89E537" w14:textId="77777777" w:rsidR="001910F6" w:rsidRPr="00400017" w:rsidRDefault="001910F6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8" w:type="pct"/>
            <w:shd w:val="clear" w:color="auto" w:fill="auto"/>
          </w:tcPr>
          <w:p w14:paraId="572B4466" w14:textId="77777777" w:rsidR="001910F6" w:rsidRPr="00400017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31EBD998" w14:textId="77777777" w:rsidR="001910F6" w:rsidRPr="00400017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40075C35" w14:textId="77777777" w:rsidR="001910F6" w:rsidRPr="00400017" w:rsidRDefault="001910F6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75693BBC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018A51FD" w14:textId="77777777" w:rsidTr="00E11524">
        <w:tc>
          <w:tcPr>
            <w:tcW w:w="739" w:type="pct"/>
            <w:gridSpan w:val="3"/>
            <w:shd w:val="clear" w:color="auto" w:fill="auto"/>
          </w:tcPr>
          <w:p w14:paraId="7B132BEF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9897BA4" w14:textId="77777777" w:rsidR="001910F6" w:rsidRPr="00400017" w:rsidRDefault="001910F6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8" w:type="pct"/>
            <w:shd w:val="clear" w:color="auto" w:fill="auto"/>
          </w:tcPr>
          <w:p w14:paraId="1A591A2C" w14:textId="77777777" w:rsidR="001910F6" w:rsidRPr="00400017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674DCA6C" w14:textId="77777777" w:rsidR="001910F6" w:rsidRPr="00400017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2E5B732B" w14:textId="77777777" w:rsidR="001910F6" w:rsidRPr="00400017" w:rsidRDefault="001910F6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055DFB9C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1910F6" w:rsidRPr="00C85B91" w14:paraId="1737738B" w14:textId="77777777" w:rsidTr="00E11524">
        <w:tc>
          <w:tcPr>
            <w:tcW w:w="739" w:type="pct"/>
            <w:gridSpan w:val="3"/>
            <w:shd w:val="clear" w:color="auto" w:fill="auto"/>
          </w:tcPr>
          <w:p w14:paraId="327800DF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0C63A10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8" w:type="pct"/>
            <w:shd w:val="clear" w:color="auto" w:fill="auto"/>
          </w:tcPr>
          <w:p w14:paraId="0FAE4EFF" w14:textId="77777777" w:rsidR="001910F6" w:rsidRPr="00724833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2D1939F8" w14:textId="77777777" w:rsidR="001910F6" w:rsidRPr="008D298C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3BD1B4D0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7712619B" w14:textId="77777777" w:rsidR="001910F6" w:rsidRPr="00C85B91" w:rsidRDefault="001910F6" w:rsidP="005E17AD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910F6" w:rsidRPr="00C85B91" w14:paraId="119FA999" w14:textId="77777777" w:rsidTr="00E11524">
        <w:tc>
          <w:tcPr>
            <w:tcW w:w="739" w:type="pct"/>
            <w:gridSpan w:val="3"/>
            <w:shd w:val="clear" w:color="auto" w:fill="auto"/>
          </w:tcPr>
          <w:p w14:paraId="4558551E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8C62D86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8" w:type="pct"/>
            <w:shd w:val="clear" w:color="auto" w:fill="auto"/>
          </w:tcPr>
          <w:p w14:paraId="15CD4E6A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0045FF18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1857F33E" w14:textId="77777777" w:rsidR="001910F6" w:rsidRPr="00997F9C" w:rsidRDefault="001910F6" w:rsidP="005E17AD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011B5BDC" w14:textId="77777777" w:rsidR="001910F6" w:rsidRPr="00C85B91" w:rsidRDefault="001910F6" w:rsidP="005E17AD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910F6" w:rsidRPr="002A7A10" w14:paraId="613140B1" w14:textId="77777777" w:rsidTr="00E11524">
        <w:tc>
          <w:tcPr>
            <w:tcW w:w="739" w:type="pct"/>
            <w:gridSpan w:val="3"/>
            <w:shd w:val="clear" w:color="auto" w:fill="auto"/>
          </w:tcPr>
          <w:p w14:paraId="353A11BB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FC6FE7C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8" w:type="pct"/>
            <w:shd w:val="clear" w:color="auto" w:fill="auto"/>
          </w:tcPr>
          <w:p w14:paraId="601D8A4A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684F13A8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3CB2034D" w14:textId="77777777" w:rsidR="001910F6" w:rsidRPr="00997F9C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143570B3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1910F6" w14:paraId="4C9F5288" w14:textId="77777777" w:rsidTr="00E11524">
        <w:tc>
          <w:tcPr>
            <w:tcW w:w="739" w:type="pct"/>
            <w:gridSpan w:val="3"/>
            <w:shd w:val="clear" w:color="auto" w:fill="auto"/>
          </w:tcPr>
          <w:p w14:paraId="398BB2F3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F5CD64A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8" w:type="pct"/>
            <w:shd w:val="clear" w:color="auto" w:fill="auto"/>
          </w:tcPr>
          <w:p w14:paraId="6795AFB2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74821F32" w14:textId="77777777" w:rsidR="001910F6" w:rsidRPr="002A7A10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3EF3B1B5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25F53FDA" w14:textId="77777777" w:rsidR="001910F6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230BA037" w14:textId="77777777" w:rsidTr="00E11524">
        <w:tc>
          <w:tcPr>
            <w:tcW w:w="739" w:type="pct"/>
            <w:gridSpan w:val="3"/>
            <w:shd w:val="clear" w:color="auto" w:fill="auto"/>
          </w:tcPr>
          <w:p w14:paraId="172DF810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9922A52" w14:textId="77777777" w:rsidR="001910F6" w:rsidRPr="000E70BD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8" w:type="pct"/>
            <w:shd w:val="clear" w:color="auto" w:fill="auto"/>
          </w:tcPr>
          <w:p w14:paraId="576E6195" w14:textId="77777777" w:rsidR="001910F6" w:rsidRPr="00724833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40A26A25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31CEDF30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685514CB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26D5BF7D" w14:textId="77777777" w:rsidTr="00E11524">
        <w:tc>
          <w:tcPr>
            <w:tcW w:w="739" w:type="pct"/>
            <w:gridSpan w:val="3"/>
            <w:shd w:val="clear" w:color="auto" w:fill="auto"/>
          </w:tcPr>
          <w:p w14:paraId="100E2A1C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A723CA2" w14:textId="77777777" w:rsidR="001910F6" w:rsidRPr="001176A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8" w:type="pct"/>
            <w:shd w:val="clear" w:color="auto" w:fill="auto"/>
          </w:tcPr>
          <w:p w14:paraId="5B8CB8C4" w14:textId="49B148F6" w:rsidR="001910F6" w:rsidRDefault="005C45BB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40990D99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4AAB6A9E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2D26068B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1A330B45" w14:textId="77777777" w:rsidTr="00E11524">
        <w:tc>
          <w:tcPr>
            <w:tcW w:w="739" w:type="pct"/>
            <w:gridSpan w:val="3"/>
            <w:shd w:val="clear" w:color="auto" w:fill="auto"/>
          </w:tcPr>
          <w:p w14:paraId="711FF2B4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1AECA7D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8" w:type="pct"/>
            <w:shd w:val="clear" w:color="auto" w:fill="auto"/>
          </w:tcPr>
          <w:p w14:paraId="599B1B37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2E6FE5EC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15D45984" w14:textId="77777777" w:rsidR="001910F6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0E7ADB12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74EA20E5" w14:textId="77777777" w:rsidTr="00E11524">
        <w:tc>
          <w:tcPr>
            <w:tcW w:w="739" w:type="pct"/>
            <w:gridSpan w:val="3"/>
            <w:shd w:val="clear" w:color="auto" w:fill="auto"/>
          </w:tcPr>
          <w:p w14:paraId="334425B7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867BA8A" w14:textId="77777777" w:rsidR="001910F6" w:rsidRPr="004340AC" w:rsidRDefault="001910F6" w:rsidP="005E17AD">
            <w:pPr>
              <w:spacing w:before="0" w:after="0"/>
              <w:rPr>
                <w:sz w:val="20"/>
                <w:lang w:val="en-US"/>
              </w:rPr>
            </w:pPr>
            <w:r w:rsidRPr="002A7A10">
              <w:rPr>
                <w:sz w:val="20"/>
              </w:rPr>
              <w:t>co</w:t>
            </w:r>
            <w:r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208" w:type="pct"/>
            <w:shd w:val="clear" w:color="auto" w:fill="auto"/>
          </w:tcPr>
          <w:p w14:paraId="1E6C30E7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379CCF8E" w14:textId="77777777" w:rsidR="001910F6" w:rsidRPr="002A7A10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15D358EC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4340AC">
              <w:rPr>
                <w:sz w:val="20"/>
              </w:rPr>
              <w:t>Наименование комиссии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68072382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2DD32EDC" w14:textId="77777777" w:rsidTr="00E11524">
        <w:tc>
          <w:tcPr>
            <w:tcW w:w="739" w:type="pct"/>
            <w:gridSpan w:val="3"/>
            <w:shd w:val="clear" w:color="auto" w:fill="auto"/>
          </w:tcPr>
          <w:p w14:paraId="54FCD5E5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2A690D4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8" w:type="pct"/>
            <w:shd w:val="clear" w:color="auto" w:fill="auto"/>
          </w:tcPr>
          <w:p w14:paraId="4B0ED84D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138CE02A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1E805BBD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3D4C2924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2BC84375" w14:textId="77777777" w:rsidTr="00E11524">
        <w:tc>
          <w:tcPr>
            <w:tcW w:w="739" w:type="pct"/>
            <w:gridSpan w:val="3"/>
            <w:shd w:val="clear" w:color="auto" w:fill="auto"/>
          </w:tcPr>
          <w:p w14:paraId="19B96D2A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99DA36B" w14:textId="77777777" w:rsidR="001910F6" w:rsidRPr="001176A0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8" w:type="pct"/>
            <w:shd w:val="clear" w:color="auto" w:fill="auto"/>
          </w:tcPr>
          <w:p w14:paraId="2F9344CC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3FC3026D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3740F1E8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518D10BF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3928C5" w:rsidRPr="00724833" w14:paraId="72DD67AF" w14:textId="77777777" w:rsidTr="00E11524">
        <w:tc>
          <w:tcPr>
            <w:tcW w:w="739" w:type="pct"/>
            <w:gridSpan w:val="3"/>
            <w:shd w:val="clear" w:color="auto" w:fill="auto"/>
          </w:tcPr>
          <w:p w14:paraId="7259E142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  <w:vAlign w:val="center"/>
          </w:tcPr>
          <w:p w14:paraId="7D23A66C" w14:textId="2A738192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5BB46A67" w14:textId="78C29F7E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  <w:vAlign w:val="center"/>
          </w:tcPr>
          <w:p w14:paraId="3362E449" w14:textId="51D4E2C6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gridSpan w:val="2"/>
            <w:shd w:val="clear" w:color="auto" w:fill="auto"/>
            <w:vAlign w:val="center"/>
          </w:tcPr>
          <w:p w14:paraId="73DC8973" w14:textId="37544752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21" w:type="pct"/>
            <w:gridSpan w:val="3"/>
            <w:shd w:val="clear" w:color="auto" w:fill="auto"/>
            <w:vAlign w:val="center"/>
          </w:tcPr>
          <w:p w14:paraId="559C835D" w14:textId="24449241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6E92052C" w14:textId="7068742E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1910F6" w:rsidRPr="00724833" w14:paraId="13401216" w14:textId="77777777" w:rsidTr="00E11524">
        <w:tc>
          <w:tcPr>
            <w:tcW w:w="739" w:type="pct"/>
            <w:gridSpan w:val="3"/>
            <w:shd w:val="clear" w:color="auto" w:fill="auto"/>
          </w:tcPr>
          <w:p w14:paraId="3CD0B1B3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D3E03D5" w14:textId="77777777" w:rsidR="001910F6" w:rsidRPr="001176A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8" w:type="pct"/>
            <w:shd w:val="clear" w:color="auto" w:fill="auto"/>
          </w:tcPr>
          <w:p w14:paraId="3F25DA1F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2A2DA5A3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343837E8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6BC58304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53512AB7" w14:textId="77777777" w:rsidTr="00E11524">
        <w:tc>
          <w:tcPr>
            <w:tcW w:w="739" w:type="pct"/>
            <w:gridSpan w:val="3"/>
            <w:shd w:val="clear" w:color="auto" w:fill="auto"/>
          </w:tcPr>
          <w:p w14:paraId="1C02A38C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C48E543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8" w:type="pct"/>
            <w:shd w:val="clear" w:color="auto" w:fill="auto"/>
          </w:tcPr>
          <w:p w14:paraId="0390060C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4744B182" w14:textId="77777777" w:rsidR="001910F6" w:rsidRPr="002A7A10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315A9614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7B3C4C89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1910F6" w:rsidRPr="009B4637" w14:paraId="75CC62EF" w14:textId="77777777" w:rsidTr="00E11524">
        <w:tc>
          <w:tcPr>
            <w:tcW w:w="739" w:type="pct"/>
            <w:gridSpan w:val="3"/>
            <w:shd w:val="clear" w:color="auto" w:fill="auto"/>
          </w:tcPr>
          <w:p w14:paraId="6BE08D90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0A3BA69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8" w:type="pct"/>
            <w:shd w:val="clear" w:color="auto" w:fill="auto"/>
          </w:tcPr>
          <w:p w14:paraId="4433139A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7683E364" w14:textId="77777777" w:rsidR="001910F6" w:rsidRPr="002A7A10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3CB77B79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6608AC71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5EE8512E" w14:textId="77777777" w:rsidTr="00E11524">
        <w:tc>
          <w:tcPr>
            <w:tcW w:w="739" w:type="pct"/>
            <w:gridSpan w:val="3"/>
            <w:shd w:val="clear" w:color="auto" w:fill="auto"/>
          </w:tcPr>
          <w:p w14:paraId="3CFC5CA4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87AD61F" w14:textId="77777777" w:rsidR="001910F6" w:rsidRPr="00BB6995" w:rsidRDefault="001910F6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8" w:type="pct"/>
            <w:shd w:val="clear" w:color="auto" w:fill="auto"/>
          </w:tcPr>
          <w:p w14:paraId="5B75353B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3A880DB2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108249C5" w14:textId="77777777" w:rsidR="001910F6" w:rsidRPr="00BB6995" w:rsidRDefault="001910F6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7154D7D1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58575BCB" w14:textId="77777777" w:rsidTr="00E11524">
        <w:tc>
          <w:tcPr>
            <w:tcW w:w="739" w:type="pct"/>
            <w:gridSpan w:val="3"/>
            <w:shd w:val="clear" w:color="auto" w:fill="auto"/>
          </w:tcPr>
          <w:p w14:paraId="117F2CE7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6EA4F91" w14:textId="77777777" w:rsidR="001910F6" w:rsidRPr="00C007BD" w:rsidRDefault="001910F6" w:rsidP="005E17AD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</w:p>
        </w:tc>
        <w:tc>
          <w:tcPr>
            <w:tcW w:w="208" w:type="pct"/>
            <w:shd w:val="clear" w:color="auto" w:fill="auto"/>
          </w:tcPr>
          <w:p w14:paraId="75FB499C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4443E101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7B1BBC73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 протокола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721986DA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254573" w14:paraId="29542855" w14:textId="77777777" w:rsidTr="00E11524">
        <w:tc>
          <w:tcPr>
            <w:tcW w:w="5000" w:type="pct"/>
            <w:gridSpan w:val="13"/>
            <w:shd w:val="clear" w:color="auto" w:fill="auto"/>
          </w:tcPr>
          <w:p w14:paraId="2A696BAA" w14:textId="77777777" w:rsidR="001910F6" w:rsidRPr="0025457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1910F6" w:rsidRPr="00724833" w14:paraId="5B92007D" w14:textId="77777777" w:rsidTr="00E11524">
        <w:tc>
          <w:tcPr>
            <w:tcW w:w="739" w:type="pct"/>
            <w:gridSpan w:val="3"/>
            <w:shd w:val="clear" w:color="auto" w:fill="auto"/>
            <w:vAlign w:val="center"/>
          </w:tcPr>
          <w:p w14:paraId="1C9C1AF9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2BC390FC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089DD4D0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514" w:type="pct"/>
            <w:gridSpan w:val="3"/>
            <w:shd w:val="clear" w:color="auto" w:fill="auto"/>
          </w:tcPr>
          <w:p w14:paraId="29F9EB0F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11" w:type="pct"/>
            <w:gridSpan w:val="2"/>
            <w:shd w:val="clear" w:color="auto" w:fill="auto"/>
            <w:vAlign w:val="center"/>
          </w:tcPr>
          <w:p w14:paraId="73BB5A77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21" w:type="pct"/>
            <w:gridSpan w:val="3"/>
            <w:shd w:val="clear" w:color="auto" w:fill="auto"/>
            <w:vAlign w:val="center"/>
          </w:tcPr>
          <w:p w14:paraId="758A7406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</w:tr>
      <w:tr w:rsidR="001910F6" w:rsidRPr="00E45768" w14:paraId="181EDBC1" w14:textId="77777777" w:rsidTr="00E11524">
        <w:tc>
          <w:tcPr>
            <w:tcW w:w="739" w:type="pct"/>
            <w:gridSpan w:val="3"/>
            <w:shd w:val="clear" w:color="auto" w:fill="auto"/>
            <w:vAlign w:val="center"/>
          </w:tcPr>
          <w:p w14:paraId="0B29B46C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9FB541F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8" w:type="pct"/>
            <w:shd w:val="clear" w:color="auto" w:fill="auto"/>
          </w:tcPr>
          <w:p w14:paraId="19D70EA4" w14:textId="77777777" w:rsidR="001910F6" w:rsidRPr="00E45768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6A597A33" w14:textId="77777777" w:rsidR="001910F6" w:rsidRPr="00E45768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11" w:type="pct"/>
            <w:gridSpan w:val="2"/>
            <w:shd w:val="clear" w:color="auto" w:fill="auto"/>
            <w:vAlign w:val="center"/>
          </w:tcPr>
          <w:p w14:paraId="05B1E174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21" w:type="pct"/>
            <w:gridSpan w:val="3"/>
            <w:shd w:val="clear" w:color="auto" w:fill="auto"/>
            <w:vAlign w:val="center"/>
          </w:tcPr>
          <w:p w14:paraId="1422DA56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E45768" w14:paraId="2898B636" w14:textId="77777777" w:rsidTr="00E11524">
        <w:tc>
          <w:tcPr>
            <w:tcW w:w="739" w:type="pct"/>
            <w:gridSpan w:val="3"/>
            <w:shd w:val="clear" w:color="auto" w:fill="auto"/>
            <w:vAlign w:val="center"/>
          </w:tcPr>
          <w:p w14:paraId="72E12BAA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3550D92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8" w:type="pct"/>
            <w:shd w:val="clear" w:color="auto" w:fill="auto"/>
          </w:tcPr>
          <w:p w14:paraId="30F67AC6" w14:textId="77777777" w:rsidR="001910F6" w:rsidRPr="00E45768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7AD0C482" w14:textId="77777777" w:rsidR="001910F6" w:rsidRPr="00E45768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11" w:type="pct"/>
            <w:gridSpan w:val="2"/>
            <w:shd w:val="clear" w:color="auto" w:fill="auto"/>
            <w:vAlign w:val="center"/>
          </w:tcPr>
          <w:p w14:paraId="360FB37A" w14:textId="2B008A1E" w:rsidR="001910F6" w:rsidRPr="00E45768" w:rsidRDefault="002D1F4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1910F6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21" w:type="pct"/>
            <w:gridSpan w:val="3"/>
            <w:shd w:val="clear" w:color="auto" w:fill="auto"/>
            <w:vAlign w:val="center"/>
          </w:tcPr>
          <w:p w14:paraId="136519BA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1910F6" w:rsidRPr="00254573" w14:paraId="70B187A1" w14:textId="77777777" w:rsidTr="00E11524">
        <w:tc>
          <w:tcPr>
            <w:tcW w:w="5000" w:type="pct"/>
            <w:gridSpan w:val="13"/>
            <w:shd w:val="clear" w:color="auto" w:fill="auto"/>
          </w:tcPr>
          <w:p w14:paraId="0592ED98" w14:textId="4EBF6A67" w:rsidR="001910F6" w:rsidRPr="00254573" w:rsidRDefault="002D1F44" w:rsidP="005E17AD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1910F6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1910F6" w:rsidRPr="006C6D44" w14:paraId="539FBB4B" w14:textId="77777777" w:rsidTr="00E11524">
        <w:tc>
          <w:tcPr>
            <w:tcW w:w="739" w:type="pct"/>
            <w:gridSpan w:val="3"/>
            <w:shd w:val="clear" w:color="auto" w:fill="auto"/>
            <w:vAlign w:val="center"/>
          </w:tcPr>
          <w:p w14:paraId="65AD1A28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3CD1554F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45C29D4D" w14:textId="77777777" w:rsidR="001910F6" w:rsidRPr="006C6D44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514" w:type="pct"/>
            <w:gridSpan w:val="3"/>
            <w:shd w:val="clear" w:color="auto" w:fill="auto"/>
          </w:tcPr>
          <w:p w14:paraId="56197880" w14:textId="77777777" w:rsidR="001910F6" w:rsidRPr="006C6D44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11" w:type="pct"/>
            <w:gridSpan w:val="2"/>
            <w:shd w:val="clear" w:color="auto" w:fill="auto"/>
            <w:vAlign w:val="center"/>
          </w:tcPr>
          <w:p w14:paraId="2A30A510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21" w:type="pct"/>
            <w:gridSpan w:val="3"/>
            <w:shd w:val="clear" w:color="auto" w:fill="auto"/>
            <w:vAlign w:val="center"/>
          </w:tcPr>
          <w:p w14:paraId="27391322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</w:tr>
      <w:tr w:rsidR="001910F6" w:rsidRPr="003804BF" w14:paraId="7E24991B" w14:textId="77777777" w:rsidTr="00E11524">
        <w:tc>
          <w:tcPr>
            <w:tcW w:w="739" w:type="pct"/>
            <w:gridSpan w:val="3"/>
            <w:shd w:val="clear" w:color="auto" w:fill="auto"/>
            <w:vAlign w:val="center"/>
          </w:tcPr>
          <w:p w14:paraId="31E11213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27F36F9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8" w:type="pct"/>
            <w:shd w:val="clear" w:color="auto" w:fill="auto"/>
          </w:tcPr>
          <w:p w14:paraId="056CC0A8" w14:textId="77777777" w:rsidR="001910F6" w:rsidRPr="003804BF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3827AA79" w14:textId="77777777" w:rsidR="001910F6" w:rsidRPr="003804BF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64C3BBB2" w14:textId="2061D287" w:rsidR="001910F6" w:rsidRPr="003804BF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44049067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1910F6" w:rsidRPr="00655FB3" w14:paraId="2B67C7EA" w14:textId="77777777" w:rsidTr="00E11524">
        <w:tc>
          <w:tcPr>
            <w:tcW w:w="5000" w:type="pct"/>
            <w:gridSpan w:val="13"/>
            <w:shd w:val="clear" w:color="auto" w:fill="auto"/>
          </w:tcPr>
          <w:p w14:paraId="5D128AE8" w14:textId="77777777" w:rsidR="001910F6" w:rsidRPr="00655FB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1910F6" w:rsidRPr="003804BF" w14:paraId="729AC0F3" w14:textId="77777777" w:rsidTr="00E11524">
        <w:tc>
          <w:tcPr>
            <w:tcW w:w="739" w:type="pct"/>
            <w:gridSpan w:val="3"/>
            <w:shd w:val="clear" w:color="auto" w:fill="auto"/>
            <w:vAlign w:val="center"/>
          </w:tcPr>
          <w:p w14:paraId="476D297C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807" w:type="pct"/>
            <w:shd w:val="clear" w:color="auto" w:fill="auto"/>
          </w:tcPr>
          <w:p w14:paraId="41DD4CD8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61D9C94B" w14:textId="77777777" w:rsidR="001910F6" w:rsidRPr="003804BF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14" w:type="pct"/>
            <w:gridSpan w:val="3"/>
            <w:shd w:val="clear" w:color="auto" w:fill="auto"/>
          </w:tcPr>
          <w:p w14:paraId="7B0C1F61" w14:textId="77777777" w:rsidR="001910F6" w:rsidRPr="003804BF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1" w:type="pct"/>
            <w:gridSpan w:val="2"/>
            <w:shd w:val="clear" w:color="auto" w:fill="auto"/>
          </w:tcPr>
          <w:p w14:paraId="1B1CC3FA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gridSpan w:val="3"/>
            <w:shd w:val="clear" w:color="auto" w:fill="auto"/>
          </w:tcPr>
          <w:p w14:paraId="39970B56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3804BF" w14:paraId="3F8D4109" w14:textId="77777777" w:rsidTr="00E11524">
        <w:tc>
          <w:tcPr>
            <w:tcW w:w="739" w:type="pct"/>
            <w:gridSpan w:val="3"/>
            <w:shd w:val="clear" w:color="auto" w:fill="auto"/>
            <w:vAlign w:val="center"/>
          </w:tcPr>
          <w:p w14:paraId="35E91AE5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AB99D54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8" w:type="pct"/>
            <w:shd w:val="clear" w:color="auto" w:fill="auto"/>
          </w:tcPr>
          <w:p w14:paraId="4DD58D0F" w14:textId="77777777" w:rsidR="001910F6" w:rsidRPr="00B07477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149167B9" w14:textId="77777777" w:rsidR="001910F6" w:rsidRPr="00B07477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2944CD92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4F8F17B4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655FB3" w14:paraId="4E2886F9" w14:textId="77777777" w:rsidTr="00E11524">
        <w:tc>
          <w:tcPr>
            <w:tcW w:w="739" w:type="pct"/>
            <w:gridSpan w:val="3"/>
            <w:shd w:val="clear" w:color="auto" w:fill="auto"/>
            <w:vAlign w:val="center"/>
          </w:tcPr>
          <w:p w14:paraId="2904DEA5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ADE3AC1" w14:textId="77777777" w:rsidR="001910F6" w:rsidRPr="00B07477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8" w:type="pct"/>
            <w:shd w:val="clear" w:color="auto" w:fill="auto"/>
          </w:tcPr>
          <w:p w14:paraId="7A80DDA5" w14:textId="77777777" w:rsidR="001910F6" w:rsidRPr="002B372D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3CC3F37C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4460AF24" w14:textId="77777777" w:rsidR="001910F6" w:rsidRPr="00B07477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33FB6398" w14:textId="2893DE85" w:rsidR="001910F6" w:rsidRPr="00655FB3" w:rsidRDefault="00EA3050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1910F6" w:rsidRPr="009968C5" w14:paraId="3371B495" w14:textId="77777777" w:rsidTr="00E11524">
        <w:tc>
          <w:tcPr>
            <w:tcW w:w="5000" w:type="pct"/>
            <w:gridSpan w:val="13"/>
            <w:shd w:val="clear" w:color="auto" w:fill="auto"/>
            <w:vAlign w:val="center"/>
          </w:tcPr>
          <w:p w14:paraId="03CEE69D" w14:textId="77777777" w:rsidR="001910F6" w:rsidRPr="009968C5" w:rsidRDefault="001910F6" w:rsidP="005E17AD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1910F6" w14:paraId="6D5C5F9B" w14:textId="77777777" w:rsidTr="00E11524">
        <w:tc>
          <w:tcPr>
            <w:tcW w:w="739" w:type="pct"/>
            <w:gridSpan w:val="3"/>
            <w:shd w:val="clear" w:color="auto" w:fill="auto"/>
          </w:tcPr>
          <w:p w14:paraId="2C297DAA" w14:textId="77777777" w:rsidR="001910F6" w:rsidRPr="009968C5" w:rsidRDefault="001910F6" w:rsidP="005E17AD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807" w:type="pct"/>
            <w:shd w:val="clear" w:color="auto" w:fill="auto"/>
          </w:tcPr>
          <w:p w14:paraId="4EC6ABD0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36BA2839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4" w:type="pct"/>
            <w:gridSpan w:val="3"/>
            <w:shd w:val="clear" w:color="auto" w:fill="auto"/>
          </w:tcPr>
          <w:p w14:paraId="1EA5EE7F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gridSpan w:val="2"/>
            <w:shd w:val="clear" w:color="auto" w:fill="auto"/>
          </w:tcPr>
          <w:p w14:paraId="5EBB452B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gridSpan w:val="3"/>
            <w:shd w:val="clear" w:color="auto" w:fill="auto"/>
          </w:tcPr>
          <w:p w14:paraId="515963F4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11524" w14:paraId="7C3C59D9" w14:textId="77777777" w:rsidTr="00E11524">
        <w:tc>
          <w:tcPr>
            <w:tcW w:w="739" w:type="pct"/>
            <w:gridSpan w:val="3"/>
            <w:shd w:val="clear" w:color="auto" w:fill="auto"/>
            <w:vAlign w:val="center"/>
          </w:tcPr>
          <w:p w14:paraId="174C0CBB" w14:textId="77777777" w:rsidR="00E11524" w:rsidRPr="006C6D44" w:rsidRDefault="00E11524" w:rsidP="005E416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B912751" w14:textId="77777777" w:rsidR="00E11524" w:rsidRPr="00655FB3" w:rsidRDefault="00E11524" w:rsidP="005E416A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8" w:type="pct"/>
            <w:shd w:val="clear" w:color="auto" w:fill="auto"/>
          </w:tcPr>
          <w:p w14:paraId="6A9E2FE8" w14:textId="77777777" w:rsidR="00E11524" w:rsidRDefault="00E11524" w:rsidP="005E416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51A0BD2F" w14:textId="77777777" w:rsidR="00E11524" w:rsidRDefault="00E11524" w:rsidP="005E416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1E868F1D" w14:textId="77777777" w:rsidR="00E11524" w:rsidRPr="00655FB3" w:rsidRDefault="00E11524" w:rsidP="005E416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2B2D199D" w14:textId="77777777" w:rsidR="00E11524" w:rsidRDefault="00E11524" w:rsidP="005E416A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E11524" w14:paraId="273DEB38" w14:textId="77777777" w:rsidTr="00E11524">
        <w:tc>
          <w:tcPr>
            <w:tcW w:w="739" w:type="pct"/>
            <w:gridSpan w:val="3"/>
            <w:shd w:val="clear" w:color="auto" w:fill="auto"/>
            <w:vAlign w:val="center"/>
          </w:tcPr>
          <w:p w14:paraId="0BCCA098" w14:textId="77777777" w:rsidR="00E11524" w:rsidRPr="006C6D44" w:rsidRDefault="00E11524" w:rsidP="00E1152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4398E42" w14:textId="7F1F2B0A" w:rsidR="00E11524" w:rsidRPr="00655FB3" w:rsidRDefault="00E11524" w:rsidP="00E1152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8" w:type="pct"/>
            <w:shd w:val="clear" w:color="auto" w:fill="auto"/>
          </w:tcPr>
          <w:p w14:paraId="6F1345CD" w14:textId="7C7A5562" w:rsidR="00E11524" w:rsidRDefault="00E11524" w:rsidP="00E1152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5169C2C8" w14:textId="084F9D05" w:rsidR="00E11524" w:rsidRDefault="00E11524" w:rsidP="00E1152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61624F7E" w14:textId="5EFC54F8" w:rsidR="00E11524" w:rsidRPr="00655FB3" w:rsidRDefault="00E11524" w:rsidP="00E1152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7334AA64" w14:textId="77777777" w:rsidR="00E11524" w:rsidRDefault="00E11524" w:rsidP="00E11524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4679A7E7" w14:textId="77777777" w:rsidR="00E11524" w:rsidRDefault="00E11524" w:rsidP="00E11524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139070A3" w14:textId="442B2036" w:rsidR="00E11524" w:rsidRDefault="00E11524" w:rsidP="00E1152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1910F6" w14:paraId="229609C8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0D757A32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6EDD8224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9" w:type="pct"/>
            <w:shd w:val="clear" w:color="auto" w:fill="auto"/>
          </w:tcPr>
          <w:p w14:paraId="42D67ED6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39CCB6D4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08" w:type="pct"/>
            <w:shd w:val="clear" w:color="auto" w:fill="auto"/>
          </w:tcPr>
          <w:p w14:paraId="7D8EA9BF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6512F035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910F6" w14:paraId="5EA7BAE0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7102000A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74C87D49" w14:textId="77777777" w:rsidR="001910F6" w:rsidRPr="001A4780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9" w:type="pct"/>
            <w:shd w:val="clear" w:color="auto" w:fill="auto"/>
          </w:tcPr>
          <w:p w14:paraId="4A7B4AE3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76F4B98F" w14:textId="77777777" w:rsidR="001910F6" w:rsidRPr="001A4780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08" w:type="pct"/>
            <w:shd w:val="clear" w:color="auto" w:fill="auto"/>
          </w:tcPr>
          <w:p w14:paraId="257F8DA6" w14:textId="77777777" w:rsidR="001910F6" w:rsidRPr="001A4780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2969E5F5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21D2EA47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63B8F92B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4A3BBFA3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9" w:type="pct"/>
            <w:shd w:val="clear" w:color="auto" w:fill="auto"/>
          </w:tcPr>
          <w:p w14:paraId="7133A1F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64D93AB9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8" w:type="pct"/>
            <w:shd w:val="clear" w:color="auto" w:fill="auto"/>
          </w:tcPr>
          <w:p w14:paraId="7CAEBBAC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5662A7F9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1910F6" w14:paraId="1B334330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33727212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488EF2EE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9" w:type="pct"/>
            <w:shd w:val="clear" w:color="auto" w:fill="auto"/>
          </w:tcPr>
          <w:p w14:paraId="2F0A7EDC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40B1951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08" w:type="pct"/>
            <w:shd w:val="clear" w:color="auto" w:fill="auto"/>
          </w:tcPr>
          <w:p w14:paraId="77B06A2A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45E5C7EA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1910F6" w14:paraId="2EB781E9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18A5407D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16A7A9CB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9" w:type="pct"/>
            <w:shd w:val="clear" w:color="auto" w:fill="auto"/>
          </w:tcPr>
          <w:p w14:paraId="392994EE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0B43538B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8" w:type="pct"/>
            <w:shd w:val="clear" w:color="auto" w:fill="auto"/>
          </w:tcPr>
          <w:p w14:paraId="30E8B03F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69BE35EE" w14:textId="77777777" w:rsidR="001910F6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4127CB85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1910F6" w14:paraId="743A2CFC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50FFA441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7A4D3EEE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9" w:type="pct"/>
            <w:shd w:val="clear" w:color="auto" w:fill="auto"/>
          </w:tcPr>
          <w:p w14:paraId="00743131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048FDA87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8" w:type="pct"/>
            <w:shd w:val="clear" w:color="auto" w:fill="auto"/>
          </w:tcPr>
          <w:p w14:paraId="1DBF2997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49AB3BD7" w14:textId="77777777" w:rsidR="001910F6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49238F38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1910F6" w14:paraId="0B7EB3E7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  <w:vAlign w:val="center"/>
          </w:tcPr>
          <w:p w14:paraId="76DCB0FC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1910F6" w14:paraId="16014629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16C85E3E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805" w:type="pct"/>
            <w:shd w:val="clear" w:color="auto" w:fill="auto"/>
            <w:vAlign w:val="center"/>
          </w:tcPr>
          <w:p w14:paraId="1FD42247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  <w:vAlign w:val="center"/>
          </w:tcPr>
          <w:p w14:paraId="2833C8A6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65A54D63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  <w:vAlign w:val="center"/>
          </w:tcPr>
          <w:p w14:paraId="1196BAF1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5E8E5936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580A67D0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49ED48B1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  <w:vAlign w:val="center"/>
          </w:tcPr>
          <w:p w14:paraId="2F0A982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9" w:type="pct"/>
            <w:shd w:val="clear" w:color="auto" w:fill="auto"/>
            <w:vAlign w:val="center"/>
          </w:tcPr>
          <w:p w14:paraId="447CC313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015489BF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08" w:type="pct"/>
            <w:shd w:val="clear" w:color="auto" w:fill="auto"/>
            <w:vAlign w:val="center"/>
          </w:tcPr>
          <w:p w14:paraId="23350FB3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45A7F90E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1910F6" w14:paraId="414FB38A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223D7101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805" w:type="pct"/>
            <w:shd w:val="clear" w:color="auto" w:fill="auto"/>
            <w:vAlign w:val="center"/>
          </w:tcPr>
          <w:p w14:paraId="2A24F00F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  <w:vAlign w:val="center"/>
          </w:tcPr>
          <w:p w14:paraId="661A27DE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1478673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  <w:vAlign w:val="center"/>
          </w:tcPr>
          <w:p w14:paraId="6A1D3EB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7EFCBF9C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32A8DDB3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29A79651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1D3E6B75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9" w:type="pct"/>
            <w:shd w:val="clear" w:color="auto" w:fill="auto"/>
            <w:vAlign w:val="center"/>
          </w:tcPr>
          <w:p w14:paraId="7EAD2CA9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5497425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8" w:type="pct"/>
            <w:shd w:val="clear" w:color="auto" w:fill="auto"/>
            <w:vAlign w:val="center"/>
          </w:tcPr>
          <w:p w14:paraId="49D8A925" w14:textId="4F364C2C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17DDCA5C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3698A181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134DF14C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302EBF36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9" w:type="pct"/>
            <w:shd w:val="clear" w:color="auto" w:fill="auto"/>
            <w:vAlign w:val="center"/>
          </w:tcPr>
          <w:p w14:paraId="0C6A42DA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63935C91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08" w:type="pct"/>
            <w:shd w:val="clear" w:color="auto" w:fill="auto"/>
            <w:vAlign w:val="center"/>
          </w:tcPr>
          <w:p w14:paraId="2753096F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379DAA3C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21CC01B4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1878A64F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6790F35F" w14:textId="77777777" w:rsidR="001910F6" w:rsidRPr="00E87917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9" w:type="pct"/>
            <w:shd w:val="clear" w:color="auto" w:fill="auto"/>
            <w:vAlign w:val="center"/>
          </w:tcPr>
          <w:p w14:paraId="3ED57913" w14:textId="77777777" w:rsidR="001910F6" w:rsidRPr="00E87917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1E92A785" w14:textId="77777777" w:rsidR="001910F6" w:rsidRPr="00E87917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08" w:type="pct"/>
            <w:shd w:val="clear" w:color="auto" w:fill="auto"/>
            <w:vAlign w:val="center"/>
          </w:tcPr>
          <w:p w14:paraId="7B315614" w14:textId="77777777" w:rsidR="001910F6" w:rsidRPr="00E87917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2EC04962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7F7FD0A3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2A6A2CB6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4641FF2F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9" w:type="pct"/>
            <w:shd w:val="clear" w:color="auto" w:fill="auto"/>
            <w:vAlign w:val="center"/>
          </w:tcPr>
          <w:p w14:paraId="6CE78956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098C8B3A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08" w:type="pct"/>
            <w:shd w:val="clear" w:color="auto" w:fill="auto"/>
            <w:vAlign w:val="center"/>
          </w:tcPr>
          <w:p w14:paraId="6FC5E198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156C86E6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388ACBAD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vMerge w:val="restart"/>
            <w:shd w:val="clear" w:color="auto" w:fill="auto"/>
            <w:vAlign w:val="center"/>
          </w:tcPr>
          <w:p w14:paraId="6573E810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5" w:type="pct"/>
            <w:shd w:val="clear" w:color="auto" w:fill="auto"/>
          </w:tcPr>
          <w:p w14:paraId="2A9A8867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9" w:type="pct"/>
            <w:shd w:val="clear" w:color="auto" w:fill="auto"/>
            <w:vAlign w:val="center"/>
          </w:tcPr>
          <w:p w14:paraId="056FA20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26A87CE7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08" w:type="pct"/>
            <w:shd w:val="clear" w:color="auto" w:fill="auto"/>
            <w:vAlign w:val="center"/>
          </w:tcPr>
          <w:p w14:paraId="28CC7BE4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47B9A8BA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7FE4FC7B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vMerge/>
            <w:shd w:val="clear" w:color="auto" w:fill="auto"/>
            <w:vAlign w:val="center"/>
          </w:tcPr>
          <w:p w14:paraId="3FB47919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09969857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9" w:type="pct"/>
            <w:shd w:val="clear" w:color="auto" w:fill="auto"/>
            <w:vAlign w:val="center"/>
          </w:tcPr>
          <w:p w14:paraId="715EF66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6320B5F9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8" w:type="pct"/>
            <w:shd w:val="clear" w:color="auto" w:fill="auto"/>
            <w:vAlign w:val="center"/>
          </w:tcPr>
          <w:p w14:paraId="78F1ED64" w14:textId="517515AA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742D10A8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10BCB93C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vMerge/>
            <w:shd w:val="clear" w:color="auto" w:fill="auto"/>
            <w:vAlign w:val="center"/>
          </w:tcPr>
          <w:p w14:paraId="0EB6F9D7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1C9B6A06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9" w:type="pct"/>
            <w:shd w:val="clear" w:color="auto" w:fill="auto"/>
          </w:tcPr>
          <w:p w14:paraId="113F3582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40F48116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8" w:type="pct"/>
            <w:shd w:val="clear" w:color="auto" w:fill="auto"/>
          </w:tcPr>
          <w:p w14:paraId="7F09000E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17541BD7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1910F6" w14:paraId="57654E03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331AFA21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2CFA9AD5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9" w:type="pct"/>
            <w:shd w:val="clear" w:color="auto" w:fill="auto"/>
            <w:vAlign w:val="center"/>
          </w:tcPr>
          <w:p w14:paraId="2512A4D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574B70B3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08" w:type="pct"/>
            <w:shd w:val="clear" w:color="auto" w:fill="auto"/>
            <w:vAlign w:val="center"/>
          </w:tcPr>
          <w:p w14:paraId="042F68A2" w14:textId="63D6481A" w:rsidR="001910F6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1910F6">
              <w:rPr>
                <w:sz w:val="20"/>
              </w:rPr>
              <w:t xml:space="preserve"> документа</w:t>
            </w: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29CDCE05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04C086E0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  <w:vAlign w:val="center"/>
          </w:tcPr>
          <w:p w14:paraId="646EABC5" w14:textId="2E98FD17" w:rsidR="001910F6" w:rsidRDefault="002D1F4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1910F6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1910F6" w14:paraId="22A7F840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6902FED6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805" w:type="pct"/>
            <w:shd w:val="clear" w:color="auto" w:fill="auto"/>
            <w:vAlign w:val="center"/>
          </w:tcPr>
          <w:p w14:paraId="32F7522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  <w:vAlign w:val="center"/>
          </w:tcPr>
          <w:p w14:paraId="55185A8B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22566A4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  <w:vAlign w:val="center"/>
          </w:tcPr>
          <w:p w14:paraId="6838E3B6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6984B1DA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7A3FAE00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20EB72FD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  <w:vAlign w:val="center"/>
          </w:tcPr>
          <w:p w14:paraId="03A70F2F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9" w:type="pct"/>
            <w:shd w:val="clear" w:color="auto" w:fill="auto"/>
            <w:vAlign w:val="center"/>
          </w:tcPr>
          <w:p w14:paraId="3AFE253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42E5753C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08" w:type="pct"/>
            <w:shd w:val="clear" w:color="auto" w:fill="auto"/>
            <w:vAlign w:val="center"/>
          </w:tcPr>
          <w:p w14:paraId="77CF4D9E" w14:textId="3E32278F" w:rsidR="001910F6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66E1A9E5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1910F6" w14:paraId="19B87EAD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780320D8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805" w:type="pct"/>
            <w:shd w:val="clear" w:color="auto" w:fill="auto"/>
            <w:vAlign w:val="center"/>
          </w:tcPr>
          <w:p w14:paraId="2B0FFF6C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  <w:vAlign w:val="center"/>
          </w:tcPr>
          <w:p w14:paraId="1FC69CF1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217F80B3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  <w:vAlign w:val="center"/>
          </w:tcPr>
          <w:p w14:paraId="337920E1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48EF2703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5B974102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55E06B7E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1D88A6E7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9" w:type="pct"/>
            <w:shd w:val="clear" w:color="auto" w:fill="auto"/>
            <w:vAlign w:val="center"/>
          </w:tcPr>
          <w:p w14:paraId="1E77B58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717AB136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08" w:type="pct"/>
            <w:shd w:val="clear" w:color="auto" w:fill="auto"/>
          </w:tcPr>
          <w:p w14:paraId="0AED49EC" w14:textId="1EAC50AD" w:rsidR="001910F6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4C39AC63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1910F6" w14:paraId="776616AC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</w:tcPr>
          <w:p w14:paraId="54A5CAE8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1910F6" w14:paraId="2FAC55B6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2280B002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805" w:type="pct"/>
            <w:shd w:val="clear" w:color="auto" w:fill="auto"/>
          </w:tcPr>
          <w:p w14:paraId="3DED0961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9" w:type="pct"/>
            <w:shd w:val="clear" w:color="auto" w:fill="auto"/>
          </w:tcPr>
          <w:p w14:paraId="498DA11C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596A84F7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8" w:type="pct"/>
            <w:shd w:val="clear" w:color="auto" w:fill="auto"/>
          </w:tcPr>
          <w:p w14:paraId="667BD0BE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37040122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910F6" w14:paraId="5BF27ED5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0160F13A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7F12E3D5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9" w:type="pct"/>
            <w:shd w:val="clear" w:color="auto" w:fill="auto"/>
          </w:tcPr>
          <w:p w14:paraId="12BB5134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3726E94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8" w:type="pct"/>
            <w:shd w:val="clear" w:color="auto" w:fill="auto"/>
          </w:tcPr>
          <w:p w14:paraId="6ACFCA70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40962ABE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58E4CE09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00F899FC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5C37FB89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9" w:type="pct"/>
            <w:shd w:val="clear" w:color="auto" w:fill="auto"/>
          </w:tcPr>
          <w:p w14:paraId="6AB9B04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70AD771A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8" w:type="pct"/>
            <w:shd w:val="clear" w:color="auto" w:fill="auto"/>
          </w:tcPr>
          <w:p w14:paraId="49BF0752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4088BDC4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910F6" w14:paraId="48EB130B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5CC11432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7630B5B3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9" w:type="pct"/>
            <w:shd w:val="clear" w:color="auto" w:fill="auto"/>
          </w:tcPr>
          <w:p w14:paraId="45B797A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2F42A73C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8" w:type="pct"/>
            <w:shd w:val="clear" w:color="auto" w:fill="auto"/>
          </w:tcPr>
          <w:p w14:paraId="2B16650A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152F0BF9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23C9667B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7D4660B0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0FF83C06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9" w:type="pct"/>
            <w:shd w:val="clear" w:color="auto" w:fill="auto"/>
          </w:tcPr>
          <w:p w14:paraId="41235DD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04D4BD28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70696126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15C0E2CC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7ABA6596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</w:tcPr>
          <w:p w14:paraId="006D434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1910F6" w14:paraId="48ED3623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5BD81C2F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805" w:type="pct"/>
            <w:shd w:val="clear" w:color="auto" w:fill="auto"/>
          </w:tcPr>
          <w:p w14:paraId="0CBE23A6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</w:tcPr>
          <w:p w14:paraId="756A5258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</w:tcPr>
          <w:p w14:paraId="0AE5FF4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</w:tcPr>
          <w:p w14:paraId="347EB2F0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</w:tcPr>
          <w:p w14:paraId="7BA375DA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2822DBEF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vMerge w:val="restart"/>
            <w:shd w:val="clear" w:color="auto" w:fill="auto"/>
            <w:vAlign w:val="center"/>
          </w:tcPr>
          <w:p w14:paraId="4F42C5FD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5" w:type="pct"/>
            <w:shd w:val="clear" w:color="auto" w:fill="auto"/>
          </w:tcPr>
          <w:p w14:paraId="4FB25C9E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9" w:type="pct"/>
            <w:shd w:val="clear" w:color="auto" w:fill="auto"/>
          </w:tcPr>
          <w:p w14:paraId="0897EDD9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478C462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6B6BC8A3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20FD1532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5563D366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vMerge/>
            <w:shd w:val="clear" w:color="auto" w:fill="auto"/>
          </w:tcPr>
          <w:p w14:paraId="5C5C1F36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55264E15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9" w:type="pct"/>
            <w:shd w:val="clear" w:color="auto" w:fill="auto"/>
          </w:tcPr>
          <w:p w14:paraId="398E51F2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23EA9459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7949CF3A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1F9FED6B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7E806C12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vMerge/>
            <w:shd w:val="clear" w:color="auto" w:fill="auto"/>
          </w:tcPr>
          <w:p w14:paraId="71B1CC5D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4CFA0398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9" w:type="pct"/>
            <w:shd w:val="clear" w:color="auto" w:fill="auto"/>
          </w:tcPr>
          <w:p w14:paraId="2E68C92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04F94BA4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6AD772B8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6658FA1F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7BDF54EC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</w:tcPr>
          <w:p w14:paraId="1FBEF59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1910F6" w14:paraId="29A2E985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41C9EA1B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805" w:type="pct"/>
            <w:shd w:val="clear" w:color="auto" w:fill="auto"/>
          </w:tcPr>
          <w:p w14:paraId="7A26D7C2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</w:tcPr>
          <w:p w14:paraId="3F30386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</w:tcPr>
          <w:p w14:paraId="37F04B64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</w:tcPr>
          <w:p w14:paraId="188906DC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</w:tcPr>
          <w:p w14:paraId="5BD8DCFE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28BAA3DF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69E566B6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20A23454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9" w:type="pct"/>
            <w:shd w:val="clear" w:color="auto" w:fill="auto"/>
          </w:tcPr>
          <w:p w14:paraId="09BE36B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6144ABF1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8" w:type="pct"/>
            <w:shd w:val="clear" w:color="auto" w:fill="auto"/>
          </w:tcPr>
          <w:p w14:paraId="22852A9F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69C0E914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3720F7F8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</w:tcPr>
          <w:p w14:paraId="1B2D624E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1910F6" w14:paraId="67317F77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06D5B053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805" w:type="pct"/>
            <w:shd w:val="clear" w:color="auto" w:fill="auto"/>
          </w:tcPr>
          <w:p w14:paraId="4EDA21B7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</w:tcPr>
          <w:p w14:paraId="214C40D9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</w:tcPr>
          <w:p w14:paraId="056096BC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</w:tcPr>
          <w:p w14:paraId="65834BD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</w:tcPr>
          <w:p w14:paraId="79024582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36BEC8BC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vMerge w:val="restart"/>
            <w:shd w:val="clear" w:color="auto" w:fill="auto"/>
            <w:vAlign w:val="center"/>
          </w:tcPr>
          <w:p w14:paraId="70F3E001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5" w:type="pct"/>
            <w:shd w:val="clear" w:color="auto" w:fill="auto"/>
          </w:tcPr>
          <w:p w14:paraId="56E57628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9" w:type="pct"/>
            <w:shd w:val="clear" w:color="auto" w:fill="auto"/>
          </w:tcPr>
          <w:p w14:paraId="3BF2B6AC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6956ABAA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3D048807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18" w:type="pct"/>
            <w:gridSpan w:val="3"/>
            <w:shd w:val="clear" w:color="auto" w:fill="auto"/>
          </w:tcPr>
          <w:p w14:paraId="71E34444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184B5182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vMerge/>
            <w:shd w:val="clear" w:color="auto" w:fill="auto"/>
          </w:tcPr>
          <w:p w14:paraId="50279AA7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1A64E804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9" w:type="pct"/>
            <w:shd w:val="clear" w:color="auto" w:fill="auto"/>
          </w:tcPr>
          <w:p w14:paraId="2C2591C9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38568591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6A4ED255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6CE7EBBB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5AC14CDF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</w:tcPr>
          <w:p w14:paraId="1C82A359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1910F6" w14:paraId="32262002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44AEE20D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805" w:type="pct"/>
            <w:shd w:val="clear" w:color="auto" w:fill="auto"/>
          </w:tcPr>
          <w:p w14:paraId="0422DAC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</w:tcPr>
          <w:p w14:paraId="4830A84A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</w:tcPr>
          <w:p w14:paraId="0DB4F31B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</w:tcPr>
          <w:p w14:paraId="71DF0C93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</w:tcPr>
          <w:p w14:paraId="14F26555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3B62ADA0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7BA6B40E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45567A4B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9" w:type="pct"/>
            <w:shd w:val="clear" w:color="auto" w:fill="auto"/>
          </w:tcPr>
          <w:p w14:paraId="219E56CE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5274E238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08" w:type="pct"/>
            <w:shd w:val="clear" w:color="auto" w:fill="auto"/>
          </w:tcPr>
          <w:p w14:paraId="69175FD3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40C4078E" w14:textId="3C9BF78B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1910F6" w14:paraId="08B8C41F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53ABA133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7A5405B4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9" w:type="pct"/>
            <w:shd w:val="clear" w:color="auto" w:fill="auto"/>
          </w:tcPr>
          <w:p w14:paraId="046BC4FA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35706497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08" w:type="pct"/>
            <w:shd w:val="clear" w:color="auto" w:fill="auto"/>
          </w:tcPr>
          <w:p w14:paraId="33CFD06B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467B715D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1910F6" w14:paraId="3E6F3EAD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334889BE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00D90582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9" w:type="pct"/>
            <w:shd w:val="clear" w:color="auto" w:fill="auto"/>
          </w:tcPr>
          <w:p w14:paraId="20B50AA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5C661B2E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08" w:type="pct"/>
            <w:shd w:val="clear" w:color="auto" w:fill="auto"/>
          </w:tcPr>
          <w:p w14:paraId="542DA4B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7615D3E7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2D0145" w14:paraId="65857308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46B23A90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3E7D74EA" w14:textId="627F54DB" w:rsidR="002D0145" w:rsidRPr="006D76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9" w:type="pct"/>
            <w:shd w:val="clear" w:color="auto" w:fill="auto"/>
          </w:tcPr>
          <w:p w14:paraId="6DFAFD3C" w14:textId="49E745A7" w:rsidR="002D0145" w:rsidRP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50D1EAE5" w14:textId="4867E751" w:rsidR="002D0145" w:rsidRP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08" w:type="pct"/>
            <w:shd w:val="clear" w:color="auto" w:fill="auto"/>
          </w:tcPr>
          <w:p w14:paraId="202D3606" w14:textId="5521EB7C" w:rsidR="002D0145" w:rsidRPr="006D76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EA33D8">
              <w:rPr>
                <w:sz w:val="20"/>
              </w:rPr>
              <w:t xml:space="preserve"> (для печатной формы)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017E4E10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1F012B85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6B31867C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6601210B" w14:textId="1153E4D1" w:rsidR="002D0145" w:rsidRPr="006D76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9" w:type="pct"/>
            <w:shd w:val="clear" w:color="auto" w:fill="auto"/>
          </w:tcPr>
          <w:p w14:paraId="545D8B12" w14:textId="5A7DE790" w:rsidR="002D0145" w:rsidRP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23AD16D8" w14:textId="2B295DA6" w:rsidR="002D0145" w:rsidRP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8" w:type="pct"/>
            <w:shd w:val="clear" w:color="auto" w:fill="auto"/>
          </w:tcPr>
          <w:p w14:paraId="42522620" w14:textId="6CFA7714" w:rsidR="002D0145" w:rsidRPr="006D76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648D624E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22B6027D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</w:tcPr>
          <w:p w14:paraId="4CC4532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2D0145" w14:paraId="7E98B1B9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3B8A45A9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805" w:type="pct"/>
            <w:shd w:val="clear" w:color="auto" w:fill="auto"/>
          </w:tcPr>
          <w:p w14:paraId="429F2C7A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</w:tcPr>
          <w:p w14:paraId="6F7A141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</w:tcPr>
          <w:p w14:paraId="3962ADE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</w:tcPr>
          <w:p w14:paraId="19B612B8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</w:tcPr>
          <w:p w14:paraId="78F8DF3A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6EC506B6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42E6F793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31B49580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9" w:type="pct"/>
            <w:shd w:val="clear" w:color="auto" w:fill="auto"/>
          </w:tcPr>
          <w:p w14:paraId="77D813D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377DC56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8" w:type="pct"/>
            <w:shd w:val="clear" w:color="auto" w:fill="auto"/>
          </w:tcPr>
          <w:p w14:paraId="6F0A86A2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01DBF7FB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6CA66CBE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179F6C9B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5A1643B5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9" w:type="pct"/>
            <w:shd w:val="clear" w:color="auto" w:fill="auto"/>
          </w:tcPr>
          <w:p w14:paraId="233068F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1336DED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8" w:type="pct"/>
            <w:shd w:val="clear" w:color="auto" w:fill="auto"/>
          </w:tcPr>
          <w:p w14:paraId="3B107AAF" w14:textId="77777777" w:rsidR="002D0145" w:rsidRPr="00152D0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023F6079" w14:textId="77777777" w:rsidR="002D0145" w:rsidRDefault="002D0145" w:rsidP="002D014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5464ADB7" w14:textId="77777777" w:rsidR="002D0145" w:rsidRPr="00047DB7" w:rsidRDefault="002D0145" w:rsidP="002D0145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35692252" w14:textId="77777777" w:rsidR="002D0145" w:rsidRPr="00047DB7" w:rsidRDefault="002D0145" w:rsidP="002D0145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1D56704B" w14:textId="77777777" w:rsidR="002D0145" w:rsidRPr="00047DB7" w:rsidRDefault="002D0145" w:rsidP="002D0145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181EB22F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2D0145" w14:paraId="530E818E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47A6B3A7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6146E675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9" w:type="pct"/>
            <w:shd w:val="clear" w:color="auto" w:fill="auto"/>
          </w:tcPr>
          <w:p w14:paraId="7803F9B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4B8F817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08" w:type="pct"/>
            <w:shd w:val="clear" w:color="auto" w:fill="auto"/>
          </w:tcPr>
          <w:p w14:paraId="5B66EE60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16D3B68A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13BA3093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6E8D11FB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34F7AB84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9" w:type="pct"/>
            <w:shd w:val="clear" w:color="auto" w:fill="auto"/>
          </w:tcPr>
          <w:p w14:paraId="1C7BBEF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525B008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8" w:type="pct"/>
            <w:shd w:val="clear" w:color="auto" w:fill="auto"/>
          </w:tcPr>
          <w:p w14:paraId="082FDDE3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2F6012B3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4B007213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68E63F2E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6412C85C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9" w:type="pct"/>
            <w:shd w:val="clear" w:color="auto" w:fill="auto"/>
          </w:tcPr>
          <w:p w14:paraId="3F9D6CE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1567C0F3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08" w:type="pct"/>
            <w:shd w:val="clear" w:color="auto" w:fill="auto"/>
          </w:tcPr>
          <w:p w14:paraId="4861D463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6C1DB6F3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0C89D725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</w:tcPr>
          <w:p w14:paraId="6B252F0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2D0145" w14:paraId="593B2E96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1F0F5161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805" w:type="pct"/>
            <w:shd w:val="clear" w:color="auto" w:fill="auto"/>
          </w:tcPr>
          <w:p w14:paraId="29B1ACCA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</w:tcPr>
          <w:p w14:paraId="203E7DD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</w:tcPr>
          <w:p w14:paraId="186EDE14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</w:tcPr>
          <w:p w14:paraId="704A5C7C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</w:tcPr>
          <w:p w14:paraId="6FCAFC3A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4FC92960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4E771186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48E82423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9" w:type="pct"/>
            <w:shd w:val="clear" w:color="auto" w:fill="auto"/>
          </w:tcPr>
          <w:p w14:paraId="0CBF201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1B3FEAB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8" w:type="pct"/>
            <w:shd w:val="clear" w:color="auto" w:fill="auto"/>
          </w:tcPr>
          <w:p w14:paraId="7E1CB483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2E4608B7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72528A93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734519FE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3D032879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9" w:type="pct"/>
            <w:shd w:val="clear" w:color="auto" w:fill="auto"/>
          </w:tcPr>
          <w:p w14:paraId="3D3485E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2301772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08" w:type="pct"/>
            <w:shd w:val="clear" w:color="auto" w:fill="auto"/>
          </w:tcPr>
          <w:p w14:paraId="0A4538FD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1CA7F444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09B128B9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639B1A3E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504AAB7E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9" w:type="pct"/>
            <w:shd w:val="clear" w:color="auto" w:fill="auto"/>
          </w:tcPr>
          <w:p w14:paraId="5BA1DAFC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6B5AEA0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8" w:type="pct"/>
            <w:shd w:val="clear" w:color="auto" w:fill="auto"/>
          </w:tcPr>
          <w:p w14:paraId="19D22C99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2F05B9AF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02ED19A2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6C73F2E2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3739B25A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9" w:type="pct"/>
            <w:shd w:val="clear" w:color="auto" w:fill="auto"/>
          </w:tcPr>
          <w:p w14:paraId="3B7BEFE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1CAF362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08" w:type="pct"/>
            <w:shd w:val="clear" w:color="auto" w:fill="auto"/>
          </w:tcPr>
          <w:p w14:paraId="08BD49B7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60C1B943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728CC356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  <w:vAlign w:val="center"/>
          </w:tcPr>
          <w:p w14:paraId="5CFD0A9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 протокола</w:t>
            </w:r>
          </w:p>
        </w:tc>
      </w:tr>
      <w:tr w:rsidR="002D0145" w14:paraId="4006D734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1D2EA1B8" w14:textId="77777777" w:rsidR="002D0145" w:rsidRPr="00C007BD" w:rsidRDefault="002D0145" w:rsidP="002D0145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</w:rPr>
              <w:t>protocolLot</w:t>
            </w:r>
          </w:p>
        </w:tc>
        <w:tc>
          <w:tcPr>
            <w:tcW w:w="805" w:type="pct"/>
            <w:shd w:val="clear" w:color="auto" w:fill="auto"/>
          </w:tcPr>
          <w:p w14:paraId="20FEE3D7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</w:tcPr>
          <w:p w14:paraId="6D777A5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</w:tcPr>
          <w:p w14:paraId="1B9CF6C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</w:tcPr>
          <w:p w14:paraId="6FB51446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</w:tcPr>
          <w:p w14:paraId="10D7C0A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43B68FEF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617ACE7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3F508121" w14:textId="77777777" w:rsidR="002D0145" w:rsidRPr="00C007BD" w:rsidRDefault="002D0145" w:rsidP="002D0145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9" w:type="pct"/>
            <w:shd w:val="clear" w:color="auto" w:fill="auto"/>
          </w:tcPr>
          <w:p w14:paraId="0E76A229" w14:textId="77777777" w:rsidR="002D0145" w:rsidRPr="00C007BD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7837CA3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0F54CF10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439845B2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2D0145" w14:paraId="0CFC30C2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4DBCAE99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5A82F733" w14:textId="77777777" w:rsidR="002D0145" w:rsidRDefault="002D0145" w:rsidP="002D0145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AD77E5">
              <w:rPr>
                <w:sz w:val="20"/>
                <w:lang w:val="en-US"/>
              </w:rPr>
              <w:t>noLastOffers</w:t>
            </w:r>
          </w:p>
        </w:tc>
        <w:tc>
          <w:tcPr>
            <w:tcW w:w="209" w:type="pct"/>
            <w:shd w:val="clear" w:color="auto" w:fill="auto"/>
          </w:tcPr>
          <w:p w14:paraId="6D5254A3" w14:textId="77777777" w:rsidR="002D0145" w:rsidRPr="00205976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0A85EDC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08" w:type="pct"/>
            <w:shd w:val="clear" w:color="auto" w:fill="auto"/>
          </w:tcPr>
          <w:p w14:paraId="4EFE8DE1" w14:textId="77777777" w:rsidR="002D0145" w:rsidRPr="00C007BD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Все участники отказались направить окончательные предложения. Все заявки, соответствующие требованиям признаны окончательными предложениями (согласно ч.14 ст. 83 Федерального закона 44-ФЗ)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1695D43F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256FD76D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41E73AF9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5ECE3AA5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applications</w:t>
            </w:r>
          </w:p>
        </w:tc>
        <w:tc>
          <w:tcPr>
            <w:tcW w:w="209" w:type="pct"/>
            <w:shd w:val="clear" w:color="auto" w:fill="auto"/>
          </w:tcPr>
          <w:p w14:paraId="28ACC421" w14:textId="77777777" w:rsidR="002D0145" w:rsidRPr="00C007BD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06ECE6F4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4964E4A0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536922">
              <w:rPr>
                <w:sz w:val="20"/>
              </w:rPr>
              <w:t>Отклоненные заявки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3EA39AA1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45F706C0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4EA82845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241DB755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536922">
              <w:rPr>
                <w:sz w:val="20"/>
              </w:rPr>
              <w:t>bestPrice</w:t>
            </w:r>
          </w:p>
        </w:tc>
        <w:tc>
          <w:tcPr>
            <w:tcW w:w="209" w:type="pct"/>
            <w:shd w:val="clear" w:color="auto" w:fill="auto"/>
          </w:tcPr>
          <w:p w14:paraId="230F10AC" w14:textId="77777777" w:rsidR="002D0145" w:rsidRPr="00536922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13FF5354" w14:textId="77777777" w:rsidR="002D0145" w:rsidRPr="00AD77E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Т(1-21)</w:t>
            </w:r>
          </w:p>
        </w:tc>
        <w:tc>
          <w:tcPr>
            <w:tcW w:w="1408" w:type="pct"/>
            <w:shd w:val="clear" w:color="auto" w:fill="auto"/>
          </w:tcPr>
          <w:p w14:paraId="452C83E0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536922">
              <w:rPr>
                <w:sz w:val="20"/>
              </w:rPr>
              <w:t>Предлагаемая цена лучшей или единственной заявки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57CBF15B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21554A">
              <w:rPr>
                <w:sz w:val="20"/>
              </w:rPr>
              <w:t>(-)?\d+(\.\d{1,2})?</w:t>
            </w:r>
          </w:p>
        </w:tc>
      </w:tr>
      <w:tr w:rsidR="002D0145" w14:paraId="4BAF9881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30CAD3A9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7026C10D" w14:textId="77777777" w:rsidR="002D0145" w:rsidRPr="003039E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9" w:type="pct"/>
            <w:shd w:val="clear" w:color="auto" w:fill="auto"/>
          </w:tcPr>
          <w:p w14:paraId="19C8F494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4D5B97F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4DE20CDD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 xml:space="preserve">Признание запроса предложений </w:t>
            </w:r>
            <w:proofErr w:type="gramStart"/>
            <w:r w:rsidRPr="00AD77E5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18" w:type="pct"/>
            <w:gridSpan w:val="3"/>
            <w:shd w:val="clear" w:color="auto" w:fill="auto"/>
          </w:tcPr>
          <w:p w14:paraId="74145937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536922" w14:paraId="32F12E04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</w:tcPr>
          <w:p w14:paraId="2A7A5A91" w14:textId="77777777" w:rsidR="002D0145" w:rsidRPr="00536922" w:rsidRDefault="002D0145" w:rsidP="002D0145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536922">
              <w:rPr>
                <w:b/>
                <w:sz w:val="20"/>
              </w:rPr>
              <w:t xml:space="preserve">Отклоненные заявки </w:t>
            </w:r>
          </w:p>
        </w:tc>
      </w:tr>
      <w:tr w:rsidR="002D0145" w14:paraId="0177D062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697F11EA" w14:textId="77777777" w:rsidR="002D0145" w:rsidRPr="001542C8" w:rsidRDefault="002D0145" w:rsidP="002D0145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805" w:type="pct"/>
            <w:shd w:val="clear" w:color="auto" w:fill="auto"/>
          </w:tcPr>
          <w:p w14:paraId="4ADF1C44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</w:tcPr>
          <w:p w14:paraId="6C4C49D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</w:tcPr>
          <w:p w14:paraId="45BAE2C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</w:tcPr>
          <w:p w14:paraId="2D9BB6CE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</w:tcPr>
          <w:p w14:paraId="49C0B8A1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673581C0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6C81F58C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50B5F3AC" w14:textId="77777777" w:rsidR="002D0145" w:rsidRPr="001542C8" w:rsidRDefault="002D0145" w:rsidP="002D0145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9" w:type="pct"/>
            <w:shd w:val="clear" w:color="auto" w:fill="auto"/>
          </w:tcPr>
          <w:p w14:paraId="6F51DD6E" w14:textId="77777777" w:rsidR="002D0145" w:rsidRPr="001542C8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32A8BDE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0E89DA7A" w14:textId="77777777" w:rsidR="002D0145" w:rsidRPr="001542C8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598F3D74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2D0145" w14:paraId="16EDE5E5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0ABF9133" w14:textId="77777777" w:rsidR="002D0145" w:rsidRPr="001542C8" w:rsidRDefault="002D0145" w:rsidP="002D0145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805" w:type="pct"/>
            <w:shd w:val="clear" w:color="auto" w:fill="auto"/>
          </w:tcPr>
          <w:p w14:paraId="7231FAF6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</w:tcPr>
          <w:p w14:paraId="02759A5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</w:tcPr>
          <w:p w14:paraId="74AFCA4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</w:tcPr>
          <w:p w14:paraId="16F12174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</w:tcPr>
          <w:p w14:paraId="3B9D26FF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62BDACE4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3F995330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78193FD6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9" w:type="pct"/>
            <w:shd w:val="clear" w:color="auto" w:fill="auto"/>
          </w:tcPr>
          <w:p w14:paraId="7BB2E80E" w14:textId="77777777" w:rsidR="002D0145" w:rsidRPr="001542C8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197D4FE8" w14:textId="77777777" w:rsidR="002D0145" w:rsidRPr="001542C8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08" w:type="pct"/>
            <w:shd w:val="clear" w:color="auto" w:fill="auto"/>
          </w:tcPr>
          <w:p w14:paraId="776F43A1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02827B37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6E4ECF83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219EA4B6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5E21AA97" w14:textId="77777777" w:rsidR="002D0145" w:rsidRPr="001542C8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appDate</w:t>
            </w:r>
          </w:p>
        </w:tc>
        <w:tc>
          <w:tcPr>
            <w:tcW w:w="209" w:type="pct"/>
            <w:shd w:val="clear" w:color="auto" w:fill="auto"/>
          </w:tcPr>
          <w:p w14:paraId="4C9A3FD7" w14:textId="77777777" w:rsidR="002D0145" w:rsidRPr="003D62E4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549004E7" w14:textId="77777777" w:rsidR="002D0145" w:rsidRPr="003D62E4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8" w:type="pct"/>
            <w:shd w:val="clear" w:color="auto" w:fill="auto"/>
          </w:tcPr>
          <w:p w14:paraId="3418FE0A" w14:textId="77777777" w:rsidR="002D0145" w:rsidRPr="001542C8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Дата и время подачи заявки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3DD6A398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3C998667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607BD7D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0A151C1F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appParticipant</w:t>
            </w:r>
          </w:p>
        </w:tc>
        <w:tc>
          <w:tcPr>
            <w:tcW w:w="209" w:type="pct"/>
            <w:shd w:val="clear" w:color="auto" w:fill="auto"/>
          </w:tcPr>
          <w:p w14:paraId="66E474C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6560D3E0" w14:textId="77777777" w:rsidR="002D0145" w:rsidRPr="003D62E4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4EAD338E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Участник</w:t>
            </w:r>
            <w:r w:rsidRPr="003D62E4">
              <w:rPr>
                <w:sz w:val="20"/>
              </w:rPr>
              <w:t xml:space="preserve"> заявки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659FC01A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61205116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68C5F8E7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0DEAADCE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price</w:t>
            </w:r>
          </w:p>
        </w:tc>
        <w:tc>
          <w:tcPr>
            <w:tcW w:w="209" w:type="pct"/>
            <w:shd w:val="clear" w:color="auto" w:fill="auto"/>
          </w:tcPr>
          <w:p w14:paraId="7F1A8349" w14:textId="77777777" w:rsidR="002D0145" w:rsidRPr="00536922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372B845A" w14:textId="77777777" w:rsidR="002D0145" w:rsidRPr="00AD77E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Т(1-21)</w:t>
            </w:r>
          </w:p>
        </w:tc>
        <w:tc>
          <w:tcPr>
            <w:tcW w:w="1408" w:type="pct"/>
            <w:shd w:val="clear" w:color="auto" w:fill="auto"/>
          </w:tcPr>
          <w:p w14:paraId="1B813BB3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Предполагаемая цена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47DC150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21554A">
              <w:rPr>
                <w:sz w:val="20"/>
              </w:rPr>
              <w:t>(-)?\d+(\.\d{1,2})?</w:t>
            </w:r>
          </w:p>
        </w:tc>
      </w:tr>
      <w:tr w:rsidR="002D0145" w14:paraId="4023EB70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2FD3B021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6718B47B" w14:textId="77777777" w:rsidR="002D0145" w:rsidRPr="001C54AD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  <w:lang w:val="en-US"/>
              </w:rPr>
              <w:t>spelledPrice</w:t>
            </w:r>
          </w:p>
        </w:tc>
        <w:tc>
          <w:tcPr>
            <w:tcW w:w="209" w:type="pct"/>
            <w:shd w:val="clear" w:color="auto" w:fill="auto"/>
          </w:tcPr>
          <w:p w14:paraId="39D0D25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1B23010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08" w:type="pct"/>
            <w:shd w:val="clear" w:color="auto" w:fill="auto"/>
          </w:tcPr>
          <w:p w14:paraId="28EBD2DF" w14:textId="77777777" w:rsidR="002D0145" w:rsidRPr="001C54AD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211A33">
              <w:rPr>
                <w:sz w:val="20"/>
              </w:rPr>
              <w:t>Предложение участника (для печатной формы)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7A05809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2D0145" w14:paraId="56E8FDF0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3D0C10D0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12EDCF56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536922">
              <w:rPr>
                <w:sz w:val="20"/>
              </w:rPr>
              <w:t>appRejectedReason</w:t>
            </w:r>
          </w:p>
        </w:tc>
        <w:tc>
          <w:tcPr>
            <w:tcW w:w="209" w:type="pct"/>
            <w:shd w:val="clear" w:color="auto" w:fill="auto"/>
          </w:tcPr>
          <w:p w14:paraId="4837CC91" w14:textId="77777777" w:rsidR="002D0145" w:rsidRPr="00536922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1FAFA49A" w14:textId="77777777" w:rsidR="002D0145" w:rsidRPr="001542C8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304A7E30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536922">
              <w:rPr>
                <w:sz w:val="20"/>
              </w:rPr>
              <w:t>Причины отказа в допуске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34D7D3E6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2D0145" w:rsidRPr="00351964" w14:paraId="3ED7C116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  <w:vAlign w:val="center"/>
          </w:tcPr>
          <w:p w14:paraId="4362C2CB" w14:textId="77777777" w:rsidR="002D0145" w:rsidRPr="00351964" w:rsidRDefault="002D0145" w:rsidP="002D0145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Участник</w:t>
            </w:r>
            <w:r w:rsidRPr="00351964">
              <w:rPr>
                <w:b/>
                <w:sz w:val="20"/>
              </w:rPr>
              <w:t xml:space="preserve"> заявки</w:t>
            </w:r>
          </w:p>
        </w:tc>
      </w:tr>
      <w:tr w:rsidR="002D0145" w14:paraId="4DE8D8BE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76172C93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FB2D87">
              <w:rPr>
                <w:b/>
                <w:sz w:val="20"/>
              </w:rPr>
              <w:t>appParticipant</w:t>
            </w:r>
          </w:p>
        </w:tc>
        <w:tc>
          <w:tcPr>
            <w:tcW w:w="805" w:type="pct"/>
            <w:shd w:val="clear" w:color="auto" w:fill="auto"/>
          </w:tcPr>
          <w:p w14:paraId="7215FD75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</w:tcPr>
          <w:p w14:paraId="50A96DA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</w:tcPr>
          <w:p w14:paraId="0EE0C57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</w:tcPr>
          <w:p w14:paraId="6004FEC3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</w:tcPr>
          <w:p w14:paraId="3AAE5B14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629E1362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78CFDFF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59D0ED7C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9" w:type="pct"/>
            <w:shd w:val="clear" w:color="auto" w:fill="auto"/>
          </w:tcPr>
          <w:p w14:paraId="3F33A29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3AF0331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08" w:type="pct"/>
            <w:shd w:val="clear" w:color="auto" w:fill="auto"/>
          </w:tcPr>
          <w:p w14:paraId="2BE5162F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0E90C33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2D0145" w14:paraId="4E79351B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655A80D9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5C0DF466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9" w:type="pct"/>
            <w:shd w:val="clear" w:color="auto" w:fill="auto"/>
          </w:tcPr>
          <w:p w14:paraId="1E65D8A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4435523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8" w:type="pct"/>
            <w:shd w:val="clear" w:color="auto" w:fill="auto"/>
          </w:tcPr>
          <w:p w14:paraId="4C9FCFC3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29F24621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2D0145" w14:paraId="17DEC9A5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1AF733D6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188C6938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9" w:type="pct"/>
            <w:shd w:val="clear" w:color="auto" w:fill="auto"/>
          </w:tcPr>
          <w:p w14:paraId="5DAD3FF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5A7BD08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8" w:type="pct"/>
            <w:shd w:val="clear" w:color="auto" w:fill="auto"/>
          </w:tcPr>
          <w:p w14:paraId="5AFBB72A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05AEA43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2D0145" w14:paraId="4398EB07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58EA757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35AA1F3E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9" w:type="pct"/>
            <w:shd w:val="clear" w:color="auto" w:fill="auto"/>
          </w:tcPr>
          <w:p w14:paraId="5A7D576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158EE80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2667432F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62892D3A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3420F237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5C7D4707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4D1ACF6E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9" w:type="pct"/>
            <w:shd w:val="clear" w:color="auto" w:fill="auto"/>
          </w:tcPr>
          <w:p w14:paraId="18947A6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13290AF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08" w:type="pct"/>
            <w:shd w:val="clear" w:color="auto" w:fill="auto"/>
          </w:tcPr>
          <w:p w14:paraId="2896E3D3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3FAEE8A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778ADA6E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6EF8F8C0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606BD69C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9" w:type="pct"/>
            <w:shd w:val="clear" w:color="auto" w:fill="auto"/>
          </w:tcPr>
          <w:p w14:paraId="2414F81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537D4C0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08" w:type="pct"/>
            <w:shd w:val="clear" w:color="auto" w:fill="auto"/>
          </w:tcPr>
          <w:p w14:paraId="08DAE764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50EB8CF1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4550EAE2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24EAA8D8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595C3C1C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9" w:type="pct"/>
            <w:shd w:val="clear" w:color="auto" w:fill="auto"/>
          </w:tcPr>
          <w:p w14:paraId="427AEF9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0147340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8" w:type="pct"/>
            <w:shd w:val="clear" w:color="auto" w:fill="auto"/>
          </w:tcPr>
          <w:p w14:paraId="23A3A9CA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58B57B88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35A5AFA6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4C4FB37F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28A5EF59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9" w:type="pct"/>
            <w:shd w:val="clear" w:color="auto" w:fill="auto"/>
          </w:tcPr>
          <w:p w14:paraId="00DBE58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0F0033D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8" w:type="pct"/>
            <w:shd w:val="clear" w:color="auto" w:fill="auto"/>
          </w:tcPr>
          <w:p w14:paraId="15D2B9B9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502BA6AA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226A2D1E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3050340B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0FE96171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9" w:type="pct"/>
            <w:shd w:val="clear" w:color="auto" w:fill="auto"/>
          </w:tcPr>
          <w:p w14:paraId="074BDE8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04A5B16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6393584A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26AEFE9A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61410FD4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5E51A333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7CEECA6B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9" w:type="pct"/>
            <w:shd w:val="clear" w:color="auto" w:fill="auto"/>
          </w:tcPr>
          <w:p w14:paraId="6FD8647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5B93950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08" w:type="pct"/>
            <w:shd w:val="clear" w:color="auto" w:fill="auto"/>
          </w:tcPr>
          <w:p w14:paraId="47C91F5C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09C4E2E5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171EB7BD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18093167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33B8F9C9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9" w:type="pct"/>
            <w:shd w:val="clear" w:color="auto" w:fill="auto"/>
          </w:tcPr>
          <w:p w14:paraId="5A5364C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4C4E923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08" w:type="pct"/>
            <w:shd w:val="clear" w:color="auto" w:fill="auto"/>
          </w:tcPr>
          <w:p w14:paraId="7D4D2DD6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14E4585E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792145AE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107B79DF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6BFF19EE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9" w:type="pct"/>
            <w:shd w:val="clear" w:color="auto" w:fill="auto"/>
          </w:tcPr>
          <w:p w14:paraId="3492A8F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7968B59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410C367B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0C92DC7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2F4AC8B2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0C7B0CB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67A4711F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9" w:type="pct"/>
            <w:shd w:val="clear" w:color="auto" w:fill="auto"/>
          </w:tcPr>
          <w:p w14:paraId="2A94908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20792B7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08" w:type="pct"/>
            <w:shd w:val="clear" w:color="auto" w:fill="auto"/>
          </w:tcPr>
          <w:p w14:paraId="638626D6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2C8CC413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2D0145" w14:paraId="11BBDED5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63022C8E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65741FE5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9" w:type="pct"/>
            <w:shd w:val="clear" w:color="auto" w:fill="auto"/>
          </w:tcPr>
          <w:p w14:paraId="32F88C0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041FC6D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8" w:type="pct"/>
            <w:shd w:val="clear" w:color="auto" w:fill="auto"/>
          </w:tcPr>
          <w:p w14:paraId="521C4D6B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22D2F2DD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4DA5C794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6F603CFC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5A1084CF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9" w:type="pct"/>
            <w:shd w:val="clear" w:color="auto" w:fill="auto"/>
          </w:tcPr>
          <w:p w14:paraId="46C3DD6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6310A67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08" w:type="pct"/>
            <w:shd w:val="clear" w:color="auto" w:fill="auto"/>
          </w:tcPr>
          <w:p w14:paraId="10CEB6A4" w14:textId="77777777" w:rsidR="002D0145" w:rsidRPr="001736D6" w:rsidRDefault="002D0145" w:rsidP="002D0145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654166C6" w14:textId="77777777" w:rsidR="002D0145" w:rsidRPr="001736D6" w:rsidRDefault="002D0145" w:rsidP="002D0145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1910B8C9" w14:textId="77777777" w:rsidR="002D0145" w:rsidRPr="001736D6" w:rsidRDefault="002D0145" w:rsidP="002D0145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318DBE5A" w14:textId="77777777" w:rsidR="002D0145" w:rsidRPr="001736D6" w:rsidRDefault="002D0145" w:rsidP="002D0145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25CC598A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2B93CA9E" w14:textId="77777777" w:rsidR="002D0145" w:rsidRDefault="002D0145" w:rsidP="002D0145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5FD0CDD0" w14:textId="77777777" w:rsidR="002D0145" w:rsidRDefault="002D0145" w:rsidP="002D014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68748A2A" w14:textId="77777777" w:rsidR="002D0145" w:rsidRDefault="002D0145" w:rsidP="002D0145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59E552C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2D0145" w14:paraId="7F4F06B7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</w:tcPr>
          <w:p w14:paraId="6BE65B7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2D0145" w14:paraId="1FB2AEF5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15C1A6A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805" w:type="pct"/>
            <w:shd w:val="clear" w:color="auto" w:fill="auto"/>
          </w:tcPr>
          <w:p w14:paraId="4123E8A1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9" w:type="pct"/>
            <w:shd w:val="clear" w:color="auto" w:fill="auto"/>
          </w:tcPr>
          <w:p w14:paraId="19A041A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3403835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8" w:type="pct"/>
            <w:shd w:val="clear" w:color="auto" w:fill="auto"/>
          </w:tcPr>
          <w:p w14:paraId="05D2EBD1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07AD556B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6A5599D6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24EEB29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7447010E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9" w:type="pct"/>
            <w:shd w:val="clear" w:color="auto" w:fill="auto"/>
          </w:tcPr>
          <w:p w14:paraId="630075F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23BB472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8" w:type="pct"/>
            <w:shd w:val="clear" w:color="auto" w:fill="auto"/>
          </w:tcPr>
          <w:p w14:paraId="62A54748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79AC841F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30B297E1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70FB9B41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7F7FF7C2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9" w:type="pct"/>
            <w:shd w:val="clear" w:color="auto" w:fill="auto"/>
          </w:tcPr>
          <w:p w14:paraId="6B50C3F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1479AEC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08" w:type="pct"/>
            <w:shd w:val="clear" w:color="auto" w:fill="auto"/>
          </w:tcPr>
          <w:p w14:paraId="1B329AA7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7F63BF66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1FBAE44F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</w:tcPr>
          <w:p w14:paraId="4E7954E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2D0145" w14:paraId="54CD4563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5FD55BA0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805" w:type="pct"/>
            <w:shd w:val="clear" w:color="auto" w:fill="auto"/>
          </w:tcPr>
          <w:p w14:paraId="1728FA6B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9" w:type="pct"/>
            <w:shd w:val="clear" w:color="auto" w:fill="auto"/>
          </w:tcPr>
          <w:p w14:paraId="1A1BA6E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31DF939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8" w:type="pct"/>
            <w:shd w:val="clear" w:color="auto" w:fill="auto"/>
          </w:tcPr>
          <w:p w14:paraId="692DB1E3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190E4DD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2D0145" w14:paraId="03E5A15B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61EBD2B6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2EFF719A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9" w:type="pct"/>
            <w:shd w:val="clear" w:color="auto" w:fill="auto"/>
          </w:tcPr>
          <w:p w14:paraId="18B5E07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1471D01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08" w:type="pct"/>
            <w:shd w:val="clear" w:color="auto" w:fill="auto"/>
          </w:tcPr>
          <w:p w14:paraId="6D48AA11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17B1325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20BFDBF7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1B6BE0C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149BC98E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9" w:type="pct"/>
            <w:shd w:val="clear" w:color="auto" w:fill="auto"/>
          </w:tcPr>
          <w:p w14:paraId="378FFF1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2A39D92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08" w:type="pct"/>
            <w:shd w:val="clear" w:color="auto" w:fill="auto"/>
          </w:tcPr>
          <w:p w14:paraId="084D08DD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0E59A948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213247CD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</w:tcPr>
          <w:p w14:paraId="7B665E0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2D0145" w14:paraId="6B6C1777" w14:textId="77777777" w:rsidTr="00E11524">
        <w:trPr>
          <w:gridAfter w:val="1"/>
          <w:wAfter w:w="10" w:type="pct"/>
          <w:trHeight w:val="193"/>
        </w:trPr>
        <w:tc>
          <w:tcPr>
            <w:tcW w:w="738" w:type="pct"/>
            <w:gridSpan w:val="3"/>
            <w:shd w:val="clear" w:color="auto" w:fill="auto"/>
          </w:tcPr>
          <w:p w14:paraId="20F956B8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805" w:type="pct"/>
            <w:shd w:val="clear" w:color="auto" w:fill="auto"/>
          </w:tcPr>
          <w:p w14:paraId="1880A31E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9" w:type="pct"/>
            <w:shd w:val="clear" w:color="auto" w:fill="auto"/>
          </w:tcPr>
          <w:p w14:paraId="19FE7A5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52A6FC5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8" w:type="pct"/>
            <w:shd w:val="clear" w:color="auto" w:fill="auto"/>
          </w:tcPr>
          <w:p w14:paraId="6B2AA489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5DF7184D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3CD677EE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2CCD13B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527AF587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9" w:type="pct"/>
            <w:shd w:val="clear" w:color="auto" w:fill="auto"/>
          </w:tcPr>
          <w:p w14:paraId="522A1AE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3456E81C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08" w:type="pct"/>
            <w:shd w:val="clear" w:color="auto" w:fill="auto"/>
          </w:tcPr>
          <w:p w14:paraId="05134BFF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5057369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6EF58B24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0AC3B1F7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108F15AB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9" w:type="pct"/>
            <w:shd w:val="clear" w:color="auto" w:fill="auto"/>
          </w:tcPr>
          <w:p w14:paraId="5C3EF8C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76DB5C0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08" w:type="pct"/>
            <w:shd w:val="clear" w:color="auto" w:fill="auto"/>
          </w:tcPr>
          <w:p w14:paraId="5865B7E1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514C1604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4B0EEB03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5CE7CF4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4408941D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9" w:type="pct"/>
            <w:shd w:val="clear" w:color="auto" w:fill="auto"/>
          </w:tcPr>
          <w:p w14:paraId="1826FFE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2B33A22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08" w:type="pct"/>
            <w:shd w:val="clear" w:color="auto" w:fill="auto"/>
          </w:tcPr>
          <w:p w14:paraId="76DF665C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7366D53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2D43B500" w14:textId="77777777" w:rsidTr="00E11524">
        <w:trPr>
          <w:gridBefore w:val="1"/>
          <w:wBefore w:w="4" w:type="pct"/>
        </w:trPr>
        <w:tc>
          <w:tcPr>
            <w:tcW w:w="4996" w:type="pct"/>
            <w:gridSpan w:val="12"/>
            <w:shd w:val="clear" w:color="auto" w:fill="auto"/>
          </w:tcPr>
          <w:p w14:paraId="165A9CF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2D0145" w14:paraId="1B2FA150" w14:textId="77777777" w:rsidTr="00E11524">
        <w:trPr>
          <w:gridBefore w:val="1"/>
          <w:wBefore w:w="4" w:type="pct"/>
        </w:trPr>
        <w:tc>
          <w:tcPr>
            <w:tcW w:w="1541" w:type="pct"/>
            <w:gridSpan w:val="3"/>
            <w:shd w:val="clear" w:color="auto" w:fill="auto"/>
            <w:vAlign w:val="center"/>
          </w:tcPr>
          <w:p w14:paraId="1983869C" w14:textId="77777777" w:rsidR="002D0145" w:rsidRPr="00996FC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231" w:type="pct"/>
            <w:gridSpan w:val="2"/>
            <w:shd w:val="clear" w:color="auto" w:fill="auto"/>
          </w:tcPr>
          <w:p w14:paraId="65CFDEB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60" w:type="pct"/>
            <w:shd w:val="clear" w:color="auto" w:fill="auto"/>
          </w:tcPr>
          <w:p w14:paraId="729F2C33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58" w:type="pct"/>
            <w:gridSpan w:val="4"/>
            <w:shd w:val="clear" w:color="auto" w:fill="auto"/>
          </w:tcPr>
          <w:p w14:paraId="5F6FA30D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6" w:type="pct"/>
            <w:gridSpan w:val="2"/>
            <w:shd w:val="clear" w:color="auto" w:fill="auto"/>
            <w:vAlign w:val="center"/>
          </w:tcPr>
          <w:p w14:paraId="58CF1398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7DF59AB8" w14:textId="77777777" w:rsidTr="00E11524">
        <w:trPr>
          <w:gridBefore w:val="1"/>
          <w:wBefore w:w="4" w:type="pct"/>
        </w:trPr>
        <w:tc>
          <w:tcPr>
            <w:tcW w:w="695" w:type="pct"/>
            <w:shd w:val="clear" w:color="auto" w:fill="auto"/>
            <w:vAlign w:val="center"/>
          </w:tcPr>
          <w:p w14:paraId="0D4C2D8B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46" w:type="pct"/>
            <w:gridSpan w:val="2"/>
            <w:shd w:val="clear" w:color="auto" w:fill="auto"/>
          </w:tcPr>
          <w:p w14:paraId="3E7BD8CE" w14:textId="77777777" w:rsidR="002D0145" w:rsidRPr="00996FC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31" w:type="pct"/>
            <w:gridSpan w:val="2"/>
            <w:shd w:val="clear" w:color="auto" w:fill="auto"/>
          </w:tcPr>
          <w:p w14:paraId="3039303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60" w:type="pct"/>
            <w:shd w:val="clear" w:color="auto" w:fill="auto"/>
          </w:tcPr>
          <w:p w14:paraId="1CFBEF4C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58" w:type="pct"/>
            <w:gridSpan w:val="4"/>
            <w:shd w:val="clear" w:color="auto" w:fill="auto"/>
          </w:tcPr>
          <w:p w14:paraId="0818025E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06" w:type="pct"/>
            <w:gridSpan w:val="2"/>
            <w:shd w:val="clear" w:color="auto" w:fill="auto"/>
            <w:vAlign w:val="center"/>
          </w:tcPr>
          <w:p w14:paraId="1C1F75C4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3C697B87" w14:textId="77777777" w:rsidTr="00E11524">
        <w:trPr>
          <w:gridBefore w:val="1"/>
          <w:wBefore w:w="4" w:type="pct"/>
        </w:trPr>
        <w:tc>
          <w:tcPr>
            <w:tcW w:w="695" w:type="pct"/>
            <w:shd w:val="clear" w:color="auto" w:fill="auto"/>
            <w:vAlign w:val="center"/>
          </w:tcPr>
          <w:p w14:paraId="523D7FBA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46" w:type="pct"/>
            <w:gridSpan w:val="2"/>
            <w:shd w:val="clear" w:color="auto" w:fill="auto"/>
          </w:tcPr>
          <w:p w14:paraId="1C59D837" w14:textId="77777777" w:rsidR="002D0145" w:rsidRPr="00996FC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31" w:type="pct"/>
            <w:gridSpan w:val="2"/>
            <w:shd w:val="clear" w:color="auto" w:fill="auto"/>
          </w:tcPr>
          <w:p w14:paraId="3DC8810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60" w:type="pct"/>
            <w:shd w:val="clear" w:color="auto" w:fill="auto"/>
          </w:tcPr>
          <w:p w14:paraId="500BF67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58" w:type="pct"/>
            <w:gridSpan w:val="4"/>
            <w:shd w:val="clear" w:color="auto" w:fill="auto"/>
          </w:tcPr>
          <w:p w14:paraId="75FA064B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06" w:type="pct"/>
            <w:gridSpan w:val="2"/>
            <w:shd w:val="clear" w:color="auto" w:fill="auto"/>
            <w:vAlign w:val="center"/>
          </w:tcPr>
          <w:p w14:paraId="13D062C2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70AC3F37" w14:textId="77777777" w:rsidTr="00E11524">
        <w:trPr>
          <w:gridBefore w:val="1"/>
          <w:wBefore w:w="4" w:type="pct"/>
        </w:trPr>
        <w:tc>
          <w:tcPr>
            <w:tcW w:w="4996" w:type="pct"/>
            <w:gridSpan w:val="12"/>
            <w:shd w:val="clear" w:color="auto" w:fill="auto"/>
            <w:vAlign w:val="center"/>
          </w:tcPr>
          <w:p w14:paraId="35B4B5B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2D0145" w14:paraId="42A73259" w14:textId="77777777" w:rsidTr="00E11524">
        <w:trPr>
          <w:gridBefore w:val="1"/>
          <w:wBefore w:w="4" w:type="pct"/>
        </w:trPr>
        <w:tc>
          <w:tcPr>
            <w:tcW w:w="1541" w:type="pct"/>
            <w:gridSpan w:val="3"/>
            <w:shd w:val="clear" w:color="auto" w:fill="auto"/>
          </w:tcPr>
          <w:p w14:paraId="1B0205FD" w14:textId="77777777" w:rsidR="002D0145" w:rsidRPr="00996FC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231" w:type="pct"/>
            <w:gridSpan w:val="2"/>
            <w:shd w:val="clear" w:color="auto" w:fill="auto"/>
          </w:tcPr>
          <w:p w14:paraId="37AC68B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60" w:type="pct"/>
            <w:shd w:val="clear" w:color="auto" w:fill="auto"/>
          </w:tcPr>
          <w:p w14:paraId="6C39277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58" w:type="pct"/>
            <w:gridSpan w:val="4"/>
            <w:shd w:val="clear" w:color="auto" w:fill="auto"/>
          </w:tcPr>
          <w:p w14:paraId="67ABDFE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6" w:type="pct"/>
            <w:gridSpan w:val="2"/>
            <w:shd w:val="clear" w:color="auto" w:fill="auto"/>
            <w:vAlign w:val="center"/>
          </w:tcPr>
          <w:p w14:paraId="47B9EC33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3BB06C70" w14:textId="77777777" w:rsidTr="00E11524">
        <w:trPr>
          <w:gridBefore w:val="1"/>
          <w:wBefore w:w="4" w:type="pct"/>
        </w:trPr>
        <w:tc>
          <w:tcPr>
            <w:tcW w:w="695" w:type="pct"/>
            <w:shd w:val="clear" w:color="auto" w:fill="auto"/>
            <w:vAlign w:val="center"/>
          </w:tcPr>
          <w:p w14:paraId="234367A9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46" w:type="pct"/>
            <w:gridSpan w:val="2"/>
            <w:shd w:val="clear" w:color="auto" w:fill="auto"/>
          </w:tcPr>
          <w:p w14:paraId="6BEC8460" w14:textId="77777777" w:rsidR="002D0145" w:rsidRPr="00996FC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31" w:type="pct"/>
            <w:gridSpan w:val="2"/>
            <w:shd w:val="clear" w:color="auto" w:fill="auto"/>
          </w:tcPr>
          <w:p w14:paraId="6B9F49B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60" w:type="pct"/>
            <w:shd w:val="clear" w:color="auto" w:fill="auto"/>
          </w:tcPr>
          <w:p w14:paraId="58DCC30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58" w:type="pct"/>
            <w:gridSpan w:val="4"/>
            <w:shd w:val="clear" w:color="auto" w:fill="auto"/>
          </w:tcPr>
          <w:p w14:paraId="2832EEF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06" w:type="pct"/>
            <w:gridSpan w:val="2"/>
            <w:shd w:val="clear" w:color="auto" w:fill="auto"/>
            <w:vAlign w:val="center"/>
          </w:tcPr>
          <w:p w14:paraId="450714A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2F10979F" w14:textId="77777777" w:rsidTr="00E11524">
        <w:trPr>
          <w:gridBefore w:val="1"/>
          <w:wBefore w:w="4" w:type="pct"/>
        </w:trPr>
        <w:tc>
          <w:tcPr>
            <w:tcW w:w="695" w:type="pct"/>
            <w:shd w:val="clear" w:color="auto" w:fill="auto"/>
            <w:vAlign w:val="center"/>
          </w:tcPr>
          <w:p w14:paraId="7A3CE4BE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46" w:type="pct"/>
            <w:gridSpan w:val="2"/>
            <w:shd w:val="clear" w:color="auto" w:fill="auto"/>
          </w:tcPr>
          <w:p w14:paraId="0D2047FC" w14:textId="77777777" w:rsidR="002D0145" w:rsidRPr="00996FC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31" w:type="pct"/>
            <w:gridSpan w:val="2"/>
            <w:shd w:val="clear" w:color="auto" w:fill="auto"/>
          </w:tcPr>
          <w:p w14:paraId="2A7644D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60" w:type="pct"/>
            <w:shd w:val="clear" w:color="auto" w:fill="auto"/>
          </w:tcPr>
          <w:p w14:paraId="163CECF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58" w:type="pct"/>
            <w:gridSpan w:val="4"/>
            <w:shd w:val="clear" w:color="auto" w:fill="auto"/>
          </w:tcPr>
          <w:p w14:paraId="3A5A896E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06" w:type="pct"/>
            <w:gridSpan w:val="2"/>
            <w:shd w:val="clear" w:color="auto" w:fill="auto"/>
            <w:vAlign w:val="center"/>
          </w:tcPr>
          <w:p w14:paraId="3E571D6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3804BF" w14:paraId="4136E0B3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  <w:vAlign w:val="center"/>
          </w:tcPr>
          <w:p w14:paraId="2A956B01" w14:textId="77777777" w:rsidR="002D0145" w:rsidRPr="003804BF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77E5">
              <w:rPr>
                <w:b/>
                <w:sz w:val="20"/>
              </w:rPr>
              <w:t xml:space="preserve">Признание запроса предложений </w:t>
            </w:r>
            <w:proofErr w:type="gramStart"/>
            <w:r w:rsidRPr="00AD77E5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2D0145" w:rsidRPr="003804BF" w14:paraId="742BE280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71571CF9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805" w:type="pct"/>
            <w:shd w:val="clear" w:color="auto" w:fill="auto"/>
          </w:tcPr>
          <w:p w14:paraId="35FF7684" w14:textId="77777777" w:rsidR="002D0145" w:rsidRPr="00351964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</w:tcPr>
          <w:p w14:paraId="24727BBF" w14:textId="77777777" w:rsidR="002D0145" w:rsidRPr="0087617C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13" w:type="pct"/>
            <w:gridSpan w:val="3"/>
            <w:shd w:val="clear" w:color="auto" w:fill="auto"/>
          </w:tcPr>
          <w:p w14:paraId="57022767" w14:textId="77777777" w:rsidR="002D0145" w:rsidRPr="0087617C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8" w:type="pct"/>
            <w:shd w:val="clear" w:color="auto" w:fill="auto"/>
          </w:tcPr>
          <w:p w14:paraId="08AE6C2B" w14:textId="77777777" w:rsidR="002D0145" w:rsidRPr="00351964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2678679E" w14:textId="77777777" w:rsidR="002D0145" w:rsidRPr="003804BF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3804BF" w14:paraId="41F005A2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529D3AF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74ECEABA" w14:textId="77777777" w:rsidR="002D0145" w:rsidRPr="0035196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9" w:type="pct"/>
            <w:shd w:val="clear" w:color="auto" w:fill="auto"/>
          </w:tcPr>
          <w:p w14:paraId="3FF5D436" w14:textId="77777777" w:rsidR="002D0145" w:rsidRPr="0087617C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54DAF202" w14:textId="77777777" w:rsidR="002D0145" w:rsidRPr="0087617C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08" w:type="pct"/>
            <w:shd w:val="clear" w:color="auto" w:fill="auto"/>
          </w:tcPr>
          <w:p w14:paraId="6E83211F" w14:textId="77777777" w:rsidR="002D0145" w:rsidRPr="0035196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379A9FC4" w14:textId="77777777" w:rsidR="002D0145" w:rsidRPr="003804BF" w:rsidRDefault="002D0145" w:rsidP="002D0145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2D0145" w:rsidRPr="003804BF" w14:paraId="21BDB58B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3014F31E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2EBF8284" w14:textId="77777777" w:rsidR="002D0145" w:rsidRPr="0035196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9" w:type="pct"/>
            <w:shd w:val="clear" w:color="auto" w:fill="auto"/>
          </w:tcPr>
          <w:p w14:paraId="03FED9C6" w14:textId="77777777" w:rsidR="002D0145" w:rsidRPr="0087617C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62F52FE8" w14:textId="77777777" w:rsidR="002D0145" w:rsidRPr="0087617C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08" w:type="pct"/>
            <w:shd w:val="clear" w:color="auto" w:fill="auto"/>
          </w:tcPr>
          <w:p w14:paraId="733BD336" w14:textId="77777777" w:rsidR="002D0145" w:rsidRPr="0035196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5922A917" w14:textId="77777777" w:rsidR="002D0145" w:rsidRPr="003804BF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3804BF" w14:paraId="44BB521F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05EA5557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09D894CB" w14:textId="77777777" w:rsidR="002D0145" w:rsidRPr="0035196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9" w:type="pct"/>
            <w:shd w:val="clear" w:color="auto" w:fill="auto"/>
          </w:tcPr>
          <w:p w14:paraId="54D0ED56" w14:textId="77777777" w:rsidR="002D0145" w:rsidRPr="0087617C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6E2DE1EB" w14:textId="77777777" w:rsidR="002D0145" w:rsidRPr="0087617C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08" w:type="pct"/>
            <w:shd w:val="clear" w:color="auto" w:fill="auto"/>
          </w:tcPr>
          <w:p w14:paraId="7140E0DD" w14:textId="77777777" w:rsidR="002D0145" w:rsidRPr="0035196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60FF7F16" w14:textId="77777777" w:rsidR="002D0145" w:rsidRPr="003804BF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3804BF" w14:paraId="7E2FE864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614A5503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7BAC478D" w14:textId="77777777" w:rsidR="002D0145" w:rsidRPr="0035196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9" w:type="pct"/>
            <w:shd w:val="clear" w:color="auto" w:fill="auto"/>
          </w:tcPr>
          <w:p w14:paraId="1B41E8E8" w14:textId="77777777" w:rsidR="002D0145" w:rsidRPr="0087617C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4A90C959" w14:textId="77777777" w:rsidR="002D0145" w:rsidRPr="0087617C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8" w:type="pct"/>
            <w:shd w:val="clear" w:color="auto" w:fill="auto"/>
          </w:tcPr>
          <w:p w14:paraId="2F893699" w14:textId="77777777" w:rsidR="002D0145" w:rsidRPr="00351964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3E004833" w14:textId="77777777" w:rsidR="002D0145" w:rsidRPr="008E30C0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2BDEA458" w14:textId="77777777" w:rsidR="002D0145" w:rsidRPr="008E30C0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17539951" w14:textId="77777777" w:rsidR="002D0145" w:rsidRPr="008E30C0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7D2D67A1" w14:textId="77777777" w:rsidR="002D0145" w:rsidRPr="008E30C0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51ED75F6" w14:textId="77777777" w:rsidR="002D0145" w:rsidRPr="008E30C0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1DD33C8E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4BC6D36D" w14:textId="77777777" w:rsidR="002D0145" w:rsidRPr="007F73D1" w:rsidRDefault="002D0145" w:rsidP="002D0145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25A9CD26" w14:textId="77777777" w:rsidR="002D0145" w:rsidRPr="003804BF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0EF3505F" w14:textId="77777777" w:rsidR="001910F6" w:rsidRDefault="001910F6" w:rsidP="001910F6"/>
    <w:p w14:paraId="546B58B5" w14:textId="77777777" w:rsidR="00182494" w:rsidRDefault="00182494" w:rsidP="009D1964">
      <w:pPr>
        <w:pStyle w:val="20"/>
        <w:numPr>
          <w:ilvl w:val="0"/>
          <w:numId w:val="54"/>
        </w:numPr>
      </w:pPr>
      <w:r w:rsidRPr="005D5D74">
        <w:t>Протокол об отказе от заключения контракта</w:t>
      </w:r>
    </w:p>
    <w:tbl>
      <w:tblPr>
        <w:tblW w:w="5001" w:type="pct"/>
        <w:tblInd w:w="-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5"/>
        <w:gridCol w:w="18"/>
        <w:gridCol w:w="1510"/>
        <w:gridCol w:w="35"/>
        <w:gridCol w:w="382"/>
        <w:gridCol w:w="82"/>
        <w:gridCol w:w="897"/>
        <w:gridCol w:w="37"/>
        <w:gridCol w:w="2783"/>
        <w:gridCol w:w="84"/>
        <w:gridCol w:w="2865"/>
      </w:tblGrid>
      <w:tr w:rsidR="00182494" w:rsidRPr="001A4780" w14:paraId="2188E052" w14:textId="77777777" w:rsidTr="00E11524">
        <w:trPr>
          <w:tblHeader/>
        </w:trPr>
        <w:tc>
          <w:tcPr>
            <w:tcW w:w="746" w:type="pct"/>
            <w:shd w:val="clear" w:color="auto" w:fill="D9D9D9"/>
            <w:hideMark/>
          </w:tcPr>
          <w:p w14:paraId="3536F1AB" w14:textId="77777777" w:rsidR="00182494" w:rsidRPr="0072483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8" w:type="pct"/>
            <w:gridSpan w:val="2"/>
            <w:shd w:val="clear" w:color="auto" w:fill="D9D9D9"/>
            <w:hideMark/>
          </w:tcPr>
          <w:p w14:paraId="17E205C4" w14:textId="77777777" w:rsidR="00182494" w:rsidRPr="0072483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gridSpan w:val="2"/>
            <w:shd w:val="clear" w:color="auto" w:fill="D9D9D9"/>
            <w:hideMark/>
          </w:tcPr>
          <w:p w14:paraId="5503DF1B" w14:textId="77777777" w:rsidR="00182494" w:rsidRPr="0072483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9" w:type="pct"/>
            <w:gridSpan w:val="2"/>
            <w:shd w:val="clear" w:color="auto" w:fill="D9D9D9"/>
            <w:hideMark/>
          </w:tcPr>
          <w:p w14:paraId="109303C6" w14:textId="77777777" w:rsidR="00182494" w:rsidRPr="0072483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1" w:type="pct"/>
            <w:gridSpan w:val="3"/>
            <w:shd w:val="clear" w:color="auto" w:fill="D9D9D9"/>
            <w:hideMark/>
          </w:tcPr>
          <w:p w14:paraId="73048B28" w14:textId="77777777" w:rsidR="00182494" w:rsidRPr="0072483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403" w:type="pct"/>
            <w:shd w:val="clear" w:color="auto" w:fill="D9D9D9"/>
            <w:hideMark/>
          </w:tcPr>
          <w:p w14:paraId="105B81A2" w14:textId="77777777" w:rsidR="00182494" w:rsidRPr="0072483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182494" w:rsidRPr="001A4780" w14:paraId="2DEC44B5" w14:textId="77777777" w:rsidTr="00E11524">
        <w:tc>
          <w:tcPr>
            <w:tcW w:w="5000" w:type="pct"/>
            <w:gridSpan w:val="11"/>
            <w:shd w:val="clear" w:color="auto" w:fill="auto"/>
          </w:tcPr>
          <w:p w14:paraId="1B1273AC" w14:textId="77777777" w:rsidR="00182494" w:rsidRPr="0072483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5D5D74">
              <w:rPr>
                <w:b/>
                <w:sz w:val="20"/>
              </w:rPr>
              <w:t>Протокол об отказе от заключения контракта</w:t>
            </w:r>
          </w:p>
        </w:tc>
      </w:tr>
      <w:tr w:rsidR="00182494" w:rsidRPr="001A4780" w14:paraId="106D31BE" w14:textId="77777777" w:rsidTr="00E11524">
        <w:tc>
          <w:tcPr>
            <w:tcW w:w="1493" w:type="pct"/>
            <w:gridSpan w:val="3"/>
            <w:shd w:val="clear" w:color="auto" w:fill="auto"/>
            <w:hideMark/>
          </w:tcPr>
          <w:p w14:paraId="5C14A892" w14:textId="77777777" w:rsidR="00182494" w:rsidRPr="00AF4AE2" w:rsidRDefault="00182494" w:rsidP="005E17AD">
            <w:pPr>
              <w:spacing w:before="0" w:after="0"/>
              <w:rPr>
                <w:b/>
                <w:sz w:val="20"/>
                <w:lang w:val="en-US"/>
              </w:rPr>
            </w:pPr>
            <w:r w:rsidRPr="009A7A50">
              <w:rPr>
                <w:b/>
                <w:sz w:val="20"/>
                <w:lang w:val="en-US"/>
              </w:rPr>
              <w:t>pr</w:t>
            </w:r>
            <w:r>
              <w:rPr>
                <w:b/>
                <w:sz w:val="20"/>
                <w:lang w:val="en-US"/>
              </w:rPr>
              <w:t>otocol</w:t>
            </w:r>
            <w:r w:rsidRPr="005D5D74">
              <w:rPr>
                <w:b/>
                <w:sz w:val="20"/>
                <w:lang w:val="en-US"/>
              </w:rPr>
              <w:t>Evasion</w:t>
            </w:r>
          </w:p>
          <w:p w14:paraId="1F93DA8F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  <w:hideMark/>
          </w:tcPr>
          <w:p w14:paraId="06345A8C" w14:textId="77777777" w:rsidR="00182494" w:rsidRPr="0072483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9" w:type="pct"/>
            <w:gridSpan w:val="2"/>
            <w:shd w:val="clear" w:color="auto" w:fill="auto"/>
            <w:hideMark/>
          </w:tcPr>
          <w:p w14:paraId="218261FC" w14:textId="77777777" w:rsidR="00182494" w:rsidRPr="0072483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gridSpan w:val="3"/>
            <w:shd w:val="clear" w:color="auto" w:fill="auto"/>
            <w:hideMark/>
          </w:tcPr>
          <w:p w14:paraId="21F5D212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403" w:type="pct"/>
            <w:shd w:val="clear" w:color="auto" w:fill="auto"/>
            <w:hideMark/>
          </w:tcPr>
          <w:p w14:paraId="6E88C7FD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182494" w:rsidRPr="001A4780" w14:paraId="449E7A84" w14:textId="77777777" w:rsidTr="00E11524">
        <w:tc>
          <w:tcPr>
            <w:tcW w:w="746" w:type="pct"/>
            <w:shd w:val="clear" w:color="auto" w:fill="auto"/>
          </w:tcPr>
          <w:p w14:paraId="481A1107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B0C0C91" w14:textId="77777777" w:rsidR="00182494" w:rsidRPr="00351BEA" w:rsidRDefault="00182494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84AD40C" w14:textId="77777777" w:rsidR="00182494" w:rsidRPr="00351BEA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39B57AC5" w14:textId="77777777" w:rsidR="00182494" w:rsidRPr="001A4780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233AA11" w14:textId="77777777" w:rsidR="00182494" w:rsidRPr="001A4780" w:rsidRDefault="0018249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403" w:type="pct"/>
            <w:shd w:val="clear" w:color="auto" w:fill="auto"/>
          </w:tcPr>
          <w:p w14:paraId="10C716EB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40C6EC12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2A5B38F2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08A45D8E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24A5C88F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070BE3BB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617AF1E3" w14:textId="15A53338" w:rsidR="00182494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</w:t>
            </w:r>
            <w:r w:rsidR="005C6213">
              <w:rPr>
                <w:sz w:val="20"/>
              </w:rPr>
              <w:t>,6.1,6.2</w:t>
            </w:r>
          </w:p>
        </w:tc>
      </w:tr>
      <w:tr w:rsidR="00182494" w:rsidRPr="001A4780" w14:paraId="087A2C33" w14:textId="77777777" w:rsidTr="00E11524">
        <w:tc>
          <w:tcPr>
            <w:tcW w:w="746" w:type="pct"/>
            <w:shd w:val="clear" w:color="auto" w:fill="auto"/>
          </w:tcPr>
          <w:p w14:paraId="0ECEE6C2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2775AEC" w14:textId="77777777" w:rsidR="00182494" w:rsidRPr="001176A0" w:rsidRDefault="00182494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7E7DD49" w14:textId="77777777" w:rsidR="00182494" w:rsidRPr="00C85B91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0521134A" w14:textId="77777777" w:rsidR="00182494" w:rsidRPr="00C85B91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60EDA239" w14:textId="29127285" w:rsidR="00182494" w:rsidRPr="00724833" w:rsidRDefault="00182494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403" w:type="pct"/>
            <w:shd w:val="clear" w:color="auto" w:fill="auto"/>
          </w:tcPr>
          <w:p w14:paraId="17754238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182494" w:rsidRPr="001A4780" w14:paraId="6647A074" w14:textId="77777777" w:rsidTr="00E11524">
        <w:tc>
          <w:tcPr>
            <w:tcW w:w="746" w:type="pct"/>
            <w:shd w:val="clear" w:color="auto" w:fill="auto"/>
          </w:tcPr>
          <w:p w14:paraId="51FE4970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3542E46" w14:textId="77777777" w:rsidR="00182494" w:rsidRPr="00400017" w:rsidRDefault="00182494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F7FEC13" w14:textId="77777777" w:rsidR="00182494" w:rsidRPr="00400017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19907B08" w14:textId="77777777" w:rsidR="00182494" w:rsidRPr="00400017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6CCAB8F" w14:textId="77777777" w:rsidR="00182494" w:rsidRPr="00400017" w:rsidRDefault="00182494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403" w:type="pct"/>
            <w:shd w:val="clear" w:color="auto" w:fill="auto"/>
          </w:tcPr>
          <w:p w14:paraId="04DE7BFF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182494" w:rsidRPr="001A4780" w14:paraId="458FE240" w14:textId="77777777" w:rsidTr="00E11524">
        <w:tc>
          <w:tcPr>
            <w:tcW w:w="746" w:type="pct"/>
            <w:shd w:val="clear" w:color="auto" w:fill="auto"/>
          </w:tcPr>
          <w:p w14:paraId="64E37288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4ADB6EF" w14:textId="77777777" w:rsidR="00182494" w:rsidRPr="00400017" w:rsidRDefault="00182494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4F950A" w14:textId="77777777" w:rsidR="00182494" w:rsidRPr="00400017" w:rsidRDefault="00182494" w:rsidP="005E17AD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3156C89" w14:textId="77777777" w:rsidR="00182494" w:rsidRPr="00400017" w:rsidRDefault="00182494" w:rsidP="005E17AD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7F19DAF" w14:textId="77777777" w:rsidR="00182494" w:rsidRPr="00400017" w:rsidRDefault="00182494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403" w:type="pct"/>
            <w:shd w:val="clear" w:color="auto" w:fill="auto"/>
          </w:tcPr>
          <w:p w14:paraId="1B3B1B38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182494" w:rsidRPr="001A4780" w14:paraId="1F3CB653" w14:textId="77777777" w:rsidTr="00E11524">
        <w:tc>
          <w:tcPr>
            <w:tcW w:w="746" w:type="pct"/>
            <w:shd w:val="clear" w:color="auto" w:fill="auto"/>
          </w:tcPr>
          <w:p w14:paraId="3BE77FDA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B20966D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C37B155" w14:textId="77777777" w:rsidR="00182494" w:rsidRPr="00724833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2F9AECA3" w14:textId="77777777" w:rsidR="00182494" w:rsidRPr="008D298C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6574EC20" w14:textId="77777777" w:rsidR="00182494" w:rsidRPr="00C85B91" w:rsidRDefault="00182494" w:rsidP="005E17AD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403" w:type="pct"/>
            <w:shd w:val="clear" w:color="auto" w:fill="auto"/>
          </w:tcPr>
          <w:p w14:paraId="51936955" w14:textId="77777777" w:rsidR="00182494" w:rsidRPr="00C85B91" w:rsidRDefault="00182494" w:rsidP="005E17AD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82494" w:rsidRPr="001A4780" w14:paraId="66119067" w14:textId="77777777" w:rsidTr="00E11524">
        <w:tc>
          <w:tcPr>
            <w:tcW w:w="746" w:type="pct"/>
            <w:shd w:val="clear" w:color="auto" w:fill="auto"/>
          </w:tcPr>
          <w:p w14:paraId="772B5CD3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5950037" w14:textId="77777777" w:rsidR="00182494" w:rsidRPr="002A7A10" w:rsidRDefault="00182494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03617AB" w14:textId="77777777" w:rsidR="00182494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636E538" w14:textId="77777777" w:rsidR="00182494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30476FA" w14:textId="77777777" w:rsidR="00182494" w:rsidRPr="00997F9C" w:rsidRDefault="00182494" w:rsidP="005E17AD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403" w:type="pct"/>
            <w:shd w:val="clear" w:color="auto" w:fill="auto"/>
          </w:tcPr>
          <w:p w14:paraId="1D55224C" w14:textId="77777777" w:rsidR="00182494" w:rsidRPr="00C85B91" w:rsidRDefault="00182494" w:rsidP="005E17AD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82494" w:rsidRPr="001A4780" w14:paraId="3BDC9811" w14:textId="77777777" w:rsidTr="00E11524">
        <w:tc>
          <w:tcPr>
            <w:tcW w:w="746" w:type="pct"/>
            <w:shd w:val="clear" w:color="auto" w:fill="auto"/>
          </w:tcPr>
          <w:p w14:paraId="4ADDB49B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6667B72" w14:textId="77777777" w:rsidR="00182494" w:rsidRPr="002A7A10" w:rsidRDefault="00182494" w:rsidP="005E17AD">
            <w:pPr>
              <w:spacing w:before="0" w:after="0"/>
              <w:rPr>
                <w:sz w:val="20"/>
              </w:rPr>
            </w:pPr>
            <w:r w:rsidRPr="005D5D74">
              <w:rPr>
                <w:sz w:val="20"/>
              </w:rPr>
              <w:t>foundationProtocolName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9A95CA" w14:textId="77777777" w:rsidR="00182494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097123E7" w14:textId="77777777" w:rsidR="00182494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</w:t>
            </w:r>
            <w:r>
              <w:rPr>
                <w:sz w:val="20"/>
              </w:rPr>
              <w:t>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47B0D43" w14:textId="77777777" w:rsidR="00182494" w:rsidRPr="00997F9C" w:rsidRDefault="00182494" w:rsidP="005E17AD">
            <w:pPr>
              <w:spacing w:before="0" w:after="0"/>
              <w:rPr>
                <w:sz w:val="20"/>
              </w:rPr>
            </w:pPr>
            <w:r w:rsidRPr="005D5D74">
              <w:rPr>
                <w:sz w:val="20"/>
              </w:rPr>
              <w:t>Наименование предыдущего протокола</w:t>
            </w:r>
          </w:p>
        </w:tc>
        <w:tc>
          <w:tcPr>
            <w:tcW w:w="1403" w:type="pct"/>
            <w:shd w:val="clear" w:color="auto" w:fill="auto"/>
          </w:tcPr>
          <w:p w14:paraId="0FB8B3F6" w14:textId="77777777" w:rsidR="00182494" w:rsidRPr="00C85B91" w:rsidRDefault="00182494" w:rsidP="005E17AD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82494" w:rsidRPr="001A4780" w14:paraId="3E5FA119" w14:textId="77777777" w:rsidTr="00E11524">
        <w:tc>
          <w:tcPr>
            <w:tcW w:w="746" w:type="pct"/>
            <w:shd w:val="clear" w:color="auto" w:fill="auto"/>
          </w:tcPr>
          <w:p w14:paraId="18C2AAC1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F1D7B23" w14:textId="77777777" w:rsidR="00182494" w:rsidRPr="002A7A10" w:rsidRDefault="00182494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909E36E" w14:textId="77777777" w:rsidR="00182494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B66B438" w14:textId="77777777" w:rsidR="00182494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2E1CD091" w14:textId="77777777" w:rsidR="00182494" w:rsidRPr="00997F9C" w:rsidRDefault="00182494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403" w:type="pct"/>
            <w:shd w:val="clear" w:color="auto" w:fill="auto"/>
          </w:tcPr>
          <w:p w14:paraId="227A06B2" w14:textId="77777777" w:rsidR="00182494" w:rsidRPr="002A7A10" w:rsidRDefault="0018249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182494" w:rsidRPr="001A4780" w14:paraId="7921D7E7" w14:textId="77777777" w:rsidTr="00E11524">
        <w:tc>
          <w:tcPr>
            <w:tcW w:w="746" w:type="pct"/>
            <w:shd w:val="clear" w:color="auto" w:fill="auto"/>
          </w:tcPr>
          <w:p w14:paraId="75B40C07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73E617B" w14:textId="77777777" w:rsidR="00182494" w:rsidRPr="002A7A10" w:rsidRDefault="00182494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F2E659A" w14:textId="77777777" w:rsidR="00182494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1FCAE72" w14:textId="77777777" w:rsidR="00182494" w:rsidRPr="002A7A10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15BD1BAA" w14:textId="77777777" w:rsidR="00182494" w:rsidRPr="002A7A10" w:rsidRDefault="0018249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403" w:type="pct"/>
            <w:shd w:val="clear" w:color="auto" w:fill="auto"/>
          </w:tcPr>
          <w:p w14:paraId="12DB10D8" w14:textId="77777777" w:rsidR="00182494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182494" w:rsidRPr="001A4780" w14:paraId="2F3CE091" w14:textId="77777777" w:rsidTr="00E11524">
        <w:tc>
          <w:tcPr>
            <w:tcW w:w="746" w:type="pct"/>
            <w:shd w:val="clear" w:color="auto" w:fill="auto"/>
          </w:tcPr>
          <w:p w14:paraId="2264A3EB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9F13089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4DFBA29" w14:textId="77777777" w:rsidR="00182494" w:rsidRPr="00724833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15F567D3" w14:textId="77777777" w:rsidR="00182494" w:rsidRPr="00C85B91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29CD496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403" w:type="pct"/>
            <w:shd w:val="clear" w:color="auto" w:fill="auto"/>
          </w:tcPr>
          <w:p w14:paraId="5594242E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182494" w:rsidRPr="001A4780" w14:paraId="48BCB603" w14:textId="77777777" w:rsidTr="00E11524">
        <w:tc>
          <w:tcPr>
            <w:tcW w:w="746" w:type="pct"/>
            <w:shd w:val="clear" w:color="auto" w:fill="auto"/>
          </w:tcPr>
          <w:p w14:paraId="4D7FDBB7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D1CC86F" w14:textId="77777777" w:rsidR="00182494" w:rsidRPr="001176A0" w:rsidRDefault="00182494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4212B5" w14:textId="77777777" w:rsidR="00182494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5D46F10" w14:textId="77777777" w:rsidR="00182494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1B59354" w14:textId="77777777" w:rsidR="00182494" w:rsidRPr="00C85B91" w:rsidRDefault="0018249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403" w:type="pct"/>
            <w:shd w:val="clear" w:color="auto" w:fill="auto"/>
          </w:tcPr>
          <w:p w14:paraId="2DE1C12D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182494" w:rsidRPr="001A4780" w14:paraId="28E3B7EB" w14:textId="77777777" w:rsidTr="00E11524">
        <w:tc>
          <w:tcPr>
            <w:tcW w:w="746" w:type="pct"/>
            <w:shd w:val="clear" w:color="auto" w:fill="auto"/>
          </w:tcPr>
          <w:p w14:paraId="0A9F79B1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30C44A8" w14:textId="77777777" w:rsidR="00182494" w:rsidRPr="002A7A10" w:rsidRDefault="00182494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8B2B434" w14:textId="77777777" w:rsidR="00182494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AB7FA31" w14:textId="77777777" w:rsidR="00182494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2F0618B2" w14:textId="77777777" w:rsidR="00182494" w:rsidRDefault="00182494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403" w:type="pct"/>
            <w:shd w:val="clear" w:color="auto" w:fill="auto"/>
          </w:tcPr>
          <w:p w14:paraId="17EE37EA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182494" w:rsidRPr="001A4780" w14:paraId="7986ED57" w14:textId="77777777" w:rsidTr="00E11524">
        <w:tc>
          <w:tcPr>
            <w:tcW w:w="746" w:type="pct"/>
            <w:shd w:val="clear" w:color="auto" w:fill="auto"/>
          </w:tcPr>
          <w:p w14:paraId="431376C8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CC0AA46" w14:textId="77777777" w:rsidR="00182494" w:rsidRPr="001176A0" w:rsidRDefault="00182494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651348A" w14:textId="77777777" w:rsidR="00182494" w:rsidRPr="00C85B91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4598EAA" w14:textId="77777777" w:rsidR="00182494" w:rsidRPr="00C85B91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AC2E541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403" w:type="pct"/>
            <w:shd w:val="clear" w:color="auto" w:fill="auto"/>
          </w:tcPr>
          <w:p w14:paraId="71E1ABC1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5182CF07" w14:textId="77777777" w:rsidTr="00E11524">
        <w:tc>
          <w:tcPr>
            <w:tcW w:w="746" w:type="pct"/>
            <w:shd w:val="clear" w:color="auto" w:fill="auto"/>
          </w:tcPr>
          <w:p w14:paraId="1C5E5D5F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6B30B457" w14:textId="2DBB87D5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6835B9A" w14:textId="314E3F3C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385DEF4C" w14:textId="2B91F528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06B213F9" w14:textId="50041430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27C47F99" w14:textId="79226F1F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78B4F75E" w14:textId="385FD1FF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182494" w:rsidRPr="001A4780" w14:paraId="1AFEEBDF" w14:textId="77777777" w:rsidTr="00E11524">
        <w:tc>
          <w:tcPr>
            <w:tcW w:w="746" w:type="pct"/>
            <w:shd w:val="clear" w:color="auto" w:fill="auto"/>
          </w:tcPr>
          <w:p w14:paraId="484C27E7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CA3A827" w14:textId="77777777" w:rsidR="00182494" w:rsidRPr="001176A0" w:rsidRDefault="00182494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D76B4D7" w14:textId="77777777" w:rsidR="00182494" w:rsidRPr="00C85B91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E045952" w14:textId="77777777" w:rsidR="00182494" w:rsidRPr="00C85B91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7E387FD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403" w:type="pct"/>
            <w:shd w:val="clear" w:color="auto" w:fill="auto"/>
          </w:tcPr>
          <w:p w14:paraId="2EE4CFA6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182494" w:rsidRPr="001A4780" w14:paraId="3F80709F" w14:textId="77777777" w:rsidTr="00E11524">
        <w:tc>
          <w:tcPr>
            <w:tcW w:w="746" w:type="pct"/>
            <w:shd w:val="clear" w:color="auto" w:fill="auto"/>
          </w:tcPr>
          <w:p w14:paraId="40AB9850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1FF07C9" w14:textId="77777777" w:rsidR="00182494" w:rsidRPr="00C85B91" w:rsidRDefault="00182494" w:rsidP="005E17AD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FDA71DF" w14:textId="77777777" w:rsidR="00182494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A4F7FA1" w14:textId="77777777" w:rsidR="00182494" w:rsidRPr="002A7A10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6E03AD9" w14:textId="77777777" w:rsidR="00182494" w:rsidRPr="00C85B91" w:rsidRDefault="00182494" w:rsidP="005E17AD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403" w:type="pct"/>
            <w:shd w:val="clear" w:color="auto" w:fill="auto"/>
          </w:tcPr>
          <w:p w14:paraId="733E7E4E" w14:textId="77777777" w:rsidR="00182494" w:rsidRPr="009B4637" w:rsidRDefault="0018249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182494" w:rsidRPr="001A4780" w14:paraId="69381FCC" w14:textId="77777777" w:rsidTr="00E11524">
        <w:tc>
          <w:tcPr>
            <w:tcW w:w="746" w:type="pct"/>
            <w:shd w:val="clear" w:color="auto" w:fill="auto"/>
          </w:tcPr>
          <w:p w14:paraId="3D6D4806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470D3DD" w14:textId="77777777" w:rsidR="00182494" w:rsidRPr="00C85B91" w:rsidRDefault="00182494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7C9C48" w14:textId="77777777" w:rsidR="00182494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22842537" w14:textId="77777777" w:rsidR="00182494" w:rsidRPr="002A7A10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2946527" w14:textId="77777777" w:rsidR="00182494" w:rsidRPr="00C85B91" w:rsidRDefault="00182494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403" w:type="pct"/>
            <w:shd w:val="clear" w:color="auto" w:fill="auto"/>
          </w:tcPr>
          <w:p w14:paraId="51F96F85" w14:textId="77777777" w:rsidR="00182494" w:rsidRPr="009B4637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182494" w:rsidRPr="001A4780" w14:paraId="75B7A0EB" w14:textId="77777777" w:rsidTr="00E11524">
        <w:tc>
          <w:tcPr>
            <w:tcW w:w="746" w:type="pct"/>
            <w:shd w:val="clear" w:color="auto" w:fill="auto"/>
          </w:tcPr>
          <w:p w14:paraId="2928D730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ED40C81" w14:textId="77777777" w:rsidR="00182494" w:rsidRPr="00BB6995" w:rsidRDefault="00182494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7F06FF4" w14:textId="77777777" w:rsidR="00182494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E03BB3B" w14:textId="77777777" w:rsidR="00182494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2032AD3D" w14:textId="77777777" w:rsidR="00182494" w:rsidRPr="00BB6995" w:rsidRDefault="00182494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403" w:type="pct"/>
            <w:shd w:val="clear" w:color="auto" w:fill="auto"/>
          </w:tcPr>
          <w:p w14:paraId="532CB8BA" w14:textId="77777777" w:rsidR="00182494" w:rsidRPr="009B4637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182494" w:rsidRPr="001A4780" w14:paraId="15B801E7" w14:textId="77777777" w:rsidTr="00E11524">
        <w:tc>
          <w:tcPr>
            <w:tcW w:w="746" w:type="pct"/>
            <w:shd w:val="clear" w:color="auto" w:fill="auto"/>
          </w:tcPr>
          <w:p w14:paraId="20A5400C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E96DCC1" w14:textId="77777777" w:rsidR="00182494" w:rsidRPr="00C85B91" w:rsidRDefault="00182494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C9FD47E" w14:textId="77777777" w:rsidR="00182494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1AA7D3B2" w14:textId="77777777" w:rsidR="00182494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3711920" w14:textId="77777777" w:rsidR="00182494" w:rsidRPr="00C85B91" w:rsidRDefault="00182494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403" w:type="pct"/>
            <w:shd w:val="clear" w:color="auto" w:fill="auto"/>
          </w:tcPr>
          <w:p w14:paraId="14DDA2B7" w14:textId="77777777" w:rsidR="00182494" w:rsidRPr="009B4637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182494" w:rsidRPr="001A4780" w14:paraId="3427E35A" w14:textId="77777777" w:rsidTr="00E11524">
        <w:tc>
          <w:tcPr>
            <w:tcW w:w="746" w:type="pct"/>
            <w:shd w:val="clear" w:color="auto" w:fill="auto"/>
          </w:tcPr>
          <w:p w14:paraId="4F2DAFF7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6C487A6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C94BAE1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0D21FD5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281BFCE8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403" w:type="pct"/>
            <w:shd w:val="clear" w:color="auto" w:fill="auto"/>
          </w:tcPr>
          <w:p w14:paraId="54C2118B" w14:textId="77777777" w:rsidR="00182494" w:rsidRPr="009B4637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182494" w:rsidRPr="00254573" w14:paraId="20A683B3" w14:textId="77777777" w:rsidTr="00E11524">
        <w:tc>
          <w:tcPr>
            <w:tcW w:w="5000" w:type="pct"/>
            <w:gridSpan w:val="11"/>
            <w:shd w:val="clear" w:color="auto" w:fill="auto"/>
          </w:tcPr>
          <w:p w14:paraId="7949D613" w14:textId="77777777" w:rsidR="00182494" w:rsidRPr="0025457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182494" w:rsidRPr="001A4780" w14:paraId="5FDFF489" w14:textId="77777777" w:rsidTr="00E11524">
        <w:tc>
          <w:tcPr>
            <w:tcW w:w="746" w:type="pct"/>
            <w:shd w:val="clear" w:color="auto" w:fill="auto"/>
            <w:vAlign w:val="center"/>
          </w:tcPr>
          <w:p w14:paraId="2F1739FA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2917FE65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887229D" w14:textId="77777777" w:rsidR="00182494" w:rsidRPr="0072483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1347A42D" w14:textId="77777777" w:rsidR="00182494" w:rsidRPr="0072483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3E71FC3C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35E651E1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</w:tr>
      <w:tr w:rsidR="00182494" w:rsidRPr="001A4780" w14:paraId="0AAB37DB" w14:textId="77777777" w:rsidTr="00E11524">
        <w:tc>
          <w:tcPr>
            <w:tcW w:w="746" w:type="pct"/>
            <w:shd w:val="clear" w:color="auto" w:fill="auto"/>
            <w:vAlign w:val="center"/>
          </w:tcPr>
          <w:p w14:paraId="2DB516C5" w14:textId="77777777" w:rsidR="00182494" w:rsidRPr="00E45768" w:rsidRDefault="00182494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73745BB" w14:textId="77777777" w:rsidR="00182494" w:rsidRPr="00E45768" w:rsidRDefault="00182494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E7AD952" w14:textId="77777777" w:rsidR="00182494" w:rsidRPr="00E45768" w:rsidRDefault="00182494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09EFF616" w14:textId="77777777" w:rsidR="00182494" w:rsidRPr="00E45768" w:rsidRDefault="00182494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55C04E8E" w14:textId="77777777" w:rsidR="00182494" w:rsidRPr="00E45768" w:rsidRDefault="00182494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4D929000" w14:textId="77777777" w:rsidR="00182494" w:rsidRPr="00E45768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182494" w:rsidRPr="001A4780" w14:paraId="3AD745AA" w14:textId="77777777" w:rsidTr="00E11524">
        <w:tc>
          <w:tcPr>
            <w:tcW w:w="746" w:type="pct"/>
            <w:shd w:val="clear" w:color="auto" w:fill="auto"/>
            <w:vAlign w:val="center"/>
          </w:tcPr>
          <w:p w14:paraId="658A7697" w14:textId="77777777" w:rsidR="00182494" w:rsidRPr="00E45768" w:rsidRDefault="00182494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BF47B3D" w14:textId="77777777" w:rsidR="00182494" w:rsidRPr="00E45768" w:rsidRDefault="00182494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D289AB8" w14:textId="77777777" w:rsidR="00182494" w:rsidRPr="00E45768" w:rsidRDefault="00182494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9C44A3A" w14:textId="77777777" w:rsidR="00182494" w:rsidRPr="00E45768" w:rsidRDefault="00182494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5A60748D" w14:textId="539FBD5C" w:rsidR="00182494" w:rsidRPr="00E45768" w:rsidRDefault="002D1F4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182494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41642B20" w14:textId="77777777" w:rsidR="00182494" w:rsidRPr="00E45768" w:rsidRDefault="00182494" w:rsidP="005E17AD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182494" w:rsidRPr="00254573" w14:paraId="4294C78F" w14:textId="77777777" w:rsidTr="00E11524">
        <w:tc>
          <w:tcPr>
            <w:tcW w:w="5000" w:type="pct"/>
            <w:gridSpan w:val="11"/>
            <w:shd w:val="clear" w:color="auto" w:fill="auto"/>
          </w:tcPr>
          <w:p w14:paraId="6F9858D5" w14:textId="323066D3" w:rsidR="00182494" w:rsidRPr="00254573" w:rsidRDefault="002D1F44" w:rsidP="005E17AD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182494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182494" w:rsidRPr="001A4780" w14:paraId="3C12D26A" w14:textId="77777777" w:rsidTr="00E11524">
        <w:tc>
          <w:tcPr>
            <w:tcW w:w="746" w:type="pct"/>
            <w:shd w:val="clear" w:color="auto" w:fill="auto"/>
            <w:vAlign w:val="center"/>
          </w:tcPr>
          <w:p w14:paraId="60B88D3E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230F6AA0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17A5392" w14:textId="77777777" w:rsidR="00182494" w:rsidRPr="006C6D44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6CE4BA8A" w14:textId="77777777" w:rsidR="00182494" w:rsidRPr="006C6D44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1DD52A4F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15C4DB03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</w:tr>
      <w:tr w:rsidR="00182494" w:rsidRPr="001A4780" w14:paraId="74E030E5" w14:textId="77777777" w:rsidTr="00E11524">
        <w:tc>
          <w:tcPr>
            <w:tcW w:w="746" w:type="pct"/>
            <w:shd w:val="clear" w:color="auto" w:fill="auto"/>
            <w:vAlign w:val="center"/>
          </w:tcPr>
          <w:p w14:paraId="391EFB8F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4A568A0" w14:textId="77777777" w:rsidR="00182494" w:rsidRPr="003804BF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8ABAD80" w14:textId="77777777" w:rsidR="00182494" w:rsidRPr="003804BF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3D2BC637" w14:textId="77777777" w:rsidR="00182494" w:rsidRPr="003804BF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3600718" w14:textId="05E57A35" w:rsidR="00182494" w:rsidRPr="003804BF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403" w:type="pct"/>
            <w:shd w:val="clear" w:color="auto" w:fill="auto"/>
          </w:tcPr>
          <w:p w14:paraId="25FCF8C4" w14:textId="77777777" w:rsidR="00182494" w:rsidRPr="003804BF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182494" w:rsidRPr="001B3D35" w14:paraId="17FEDA7E" w14:textId="77777777" w:rsidTr="00E11524">
        <w:tc>
          <w:tcPr>
            <w:tcW w:w="5000" w:type="pct"/>
            <w:gridSpan w:val="11"/>
            <w:shd w:val="clear" w:color="auto" w:fill="auto"/>
          </w:tcPr>
          <w:p w14:paraId="57C0BC26" w14:textId="77777777" w:rsidR="00182494" w:rsidRPr="00655FB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182494" w:rsidRPr="001A4780" w14:paraId="5A377418" w14:textId="77777777" w:rsidTr="00E11524">
        <w:tc>
          <w:tcPr>
            <w:tcW w:w="746" w:type="pct"/>
            <w:shd w:val="clear" w:color="auto" w:fill="auto"/>
            <w:vAlign w:val="center"/>
          </w:tcPr>
          <w:p w14:paraId="2710E1B3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4DAF6645" w14:textId="77777777" w:rsidR="00182494" w:rsidRPr="003804BF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CF34187" w14:textId="77777777" w:rsidR="00182494" w:rsidRPr="003804BF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7B25B76C" w14:textId="77777777" w:rsidR="00182494" w:rsidRPr="003804BF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70FAB333" w14:textId="77777777" w:rsidR="00182494" w:rsidRPr="003804BF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5CB9AD3A" w14:textId="77777777" w:rsidR="00182494" w:rsidRPr="003804BF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615377AB" w14:textId="77777777" w:rsidTr="00E11524">
        <w:tc>
          <w:tcPr>
            <w:tcW w:w="746" w:type="pct"/>
            <w:shd w:val="clear" w:color="auto" w:fill="auto"/>
            <w:vAlign w:val="center"/>
          </w:tcPr>
          <w:p w14:paraId="1C6D9762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3555C33" w14:textId="77777777" w:rsidR="00182494" w:rsidRPr="003804BF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CBEE2F2" w14:textId="77777777" w:rsidR="00182494" w:rsidRPr="00B07477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215569F" w14:textId="77777777" w:rsidR="00182494" w:rsidRPr="00B07477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7A90394" w14:textId="77777777" w:rsidR="00182494" w:rsidRPr="003804BF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403" w:type="pct"/>
            <w:shd w:val="clear" w:color="auto" w:fill="auto"/>
          </w:tcPr>
          <w:p w14:paraId="69FB1B4E" w14:textId="77777777" w:rsidR="00182494" w:rsidRPr="003804BF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0BBF0BE2" w14:textId="77777777" w:rsidTr="00E11524">
        <w:tc>
          <w:tcPr>
            <w:tcW w:w="746" w:type="pct"/>
            <w:shd w:val="clear" w:color="auto" w:fill="auto"/>
            <w:vAlign w:val="center"/>
          </w:tcPr>
          <w:p w14:paraId="5A22D062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4A123B6" w14:textId="77777777" w:rsidR="00182494" w:rsidRPr="00B07477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4E3A402" w14:textId="77777777" w:rsidR="00182494" w:rsidRPr="002B372D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1C179E9F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12CEE96" w14:textId="77777777" w:rsidR="00182494" w:rsidRPr="00B07477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403" w:type="pct"/>
            <w:shd w:val="clear" w:color="auto" w:fill="auto"/>
          </w:tcPr>
          <w:p w14:paraId="0615C1F8" w14:textId="7B9F723A" w:rsidR="00182494" w:rsidRPr="00655FB3" w:rsidRDefault="00EA3050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182494" w:rsidRPr="001A4780" w14:paraId="5C3CA040" w14:textId="77777777" w:rsidTr="00E11524">
        <w:tc>
          <w:tcPr>
            <w:tcW w:w="5000" w:type="pct"/>
            <w:gridSpan w:val="11"/>
            <w:shd w:val="clear" w:color="auto" w:fill="auto"/>
            <w:vAlign w:val="center"/>
          </w:tcPr>
          <w:p w14:paraId="3B3786D6" w14:textId="77777777" w:rsidR="00182494" w:rsidRPr="009968C5" w:rsidRDefault="00182494" w:rsidP="005E17AD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182494" w:rsidRPr="001A4780" w14:paraId="5E40DFC8" w14:textId="77777777" w:rsidTr="00E11524">
        <w:tc>
          <w:tcPr>
            <w:tcW w:w="746" w:type="pct"/>
            <w:shd w:val="clear" w:color="auto" w:fill="auto"/>
          </w:tcPr>
          <w:p w14:paraId="1CDC8F4B" w14:textId="77777777" w:rsidR="00182494" w:rsidRPr="009968C5" w:rsidRDefault="00182494" w:rsidP="005E17AD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471F421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2AF858F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12A38430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2612D29F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3B26E58B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542FCE3D" w14:textId="77777777" w:rsidTr="00E11524">
        <w:tc>
          <w:tcPr>
            <w:tcW w:w="746" w:type="pct"/>
            <w:shd w:val="clear" w:color="auto" w:fill="auto"/>
            <w:vAlign w:val="center"/>
          </w:tcPr>
          <w:p w14:paraId="79D5F723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076E0BE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B98A993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AAE29FD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68DDAF4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403" w:type="pct"/>
            <w:shd w:val="clear" w:color="auto" w:fill="auto"/>
          </w:tcPr>
          <w:p w14:paraId="0B1588DA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E11524" w:rsidRPr="001A4780" w14:paraId="4D0B2CFE" w14:textId="77777777" w:rsidTr="00E11524">
        <w:tc>
          <w:tcPr>
            <w:tcW w:w="746" w:type="pct"/>
            <w:shd w:val="clear" w:color="auto" w:fill="auto"/>
            <w:vAlign w:val="center"/>
          </w:tcPr>
          <w:p w14:paraId="293DBFB6" w14:textId="77777777" w:rsidR="00E11524" w:rsidRPr="006C6D44" w:rsidRDefault="00E11524" w:rsidP="005E416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0F07133" w14:textId="36E85032" w:rsidR="00E11524" w:rsidRPr="00655FB3" w:rsidRDefault="00E11524" w:rsidP="005E416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3338153" w14:textId="46D23635" w:rsidR="00E11524" w:rsidRDefault="00E11524" w:rsidP="005E416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9F53826" w14:textId="1DA7DB08" w:rsidR="00E11524" w:rsidRDefault="00E11524" w:rsidP="005E416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F77F254" w14:textId="1D8BD6D3" w:rsidR="00E11524" w:rsidRPr="00655FB3" w:rsidRDefault="00E11524" w:rsidP="005E416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403" w:type="pct"/>
            <w:shd w:val="clear" w:color="auto" w:fill="auto"/>
          </w:tcPr>
          <w:p w14:paraId="27855AA5" w14:textId="77777777" w:rsidR="00E11524" w:rsidRDefault="00E11524" w:rsidP="005E416A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41F33DB0" w14:textId="77777777" w:rsidR="00E11524" w:rsidRDefault="00E11524" w:rsidP="005E416A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17986945" w14:textId="2B92694C" w:rsidR="00E11524" w:rsidRDefault="00E11524" w:rsidP="005E416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182494" w:rsidRPr="001A4780" w14:paraId="7F5CA69E" w14:textId="77777777" w:rsidTr="00E11524">
        <w:tc>
          <w:tcPr>
            <w:tcW w:w="746" w:type="pct"/>
            <w:shd w:val="clear" w:color="auto" w:fill="auto"/>
            <w:vAlign w:val="center"/>
          </w:tcPr>
          <w:p w14:paraId="4907D918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D204CE1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B322170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D39AD63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28BD97CB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403" w:type="pct"/>
            <w:shd w:val="clear" w:color="auto" w:fill="auto"/>
          </w:tcPr>
          <w:p w14:paraId="0C74FEB9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82494" w:rsidRPr="001A4780" w14:paraId="59B9590C" w14:textId="77777777" w:rsidTr="00E11524">
        <w:tc>
          <w:tcPr>
            <w:tcW w:w="746" w:type="pct"/>
            <w:shd w:val="clear" w:color="auto" w:fill="auto"/>
            <w:vAlign w:val="center"/>
          </w:tcPr>
          <w:p w14:paraId="2070EA12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6D072F5" w14:textId="77777777" w:rsidR="00182494" w:rsidRPr="001A4780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5D6E03F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3F65900D" w14:textId="77777777" w:rsidR="00182494" w:rsidRPr="001A4780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6542148" w14:textId="77777777" w:rsidR="00182494" w:rsidRPr="001A4780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403" w:type="pct"/>
            <w:shd w:val="clear" w:color="auto" w:fill="auto"/>
          </w:tcPr>
          <w:p w14:paraId="548DA9D6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2F6D18F1" w14:textId="77777777" w:rsidTr="00E11524">
        <w:tc>
          <w:tcPr>
            <w:tcW w:w="746" w:type="pct"/>
            <w:shd w:val="clear" w:color="auto" w:fill="auto"/>
            <w:vAlign w:val="center"/>
          </w:tcPr>
          <w:p w14:paraId="369A0730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E129082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93E9D6C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322A1C0A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14828360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403" w:type="pct"/>
            <w:shd w:val="clear" w:color="auto" w:fill="auto"/>
          </w:tcPr>
          <w:p w14:paraId="6DF6C83F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182494" w:rsidRPr="001A4780" w14:paraId="0B630BCF" w14:textId="77777777" w:rsidTr="00E11524">
        <w:tc>
          <w:tcPr>
            <w:tcW w:w="746" w:type="pct"/>
            <w:shd w:val="clear" w:color="auto" w:fill="auto"/>
            <w:vAlign w:val="center"/>
          </w:tcPr>
          <w:p w14:paraId="0762995D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CA24705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88B7A89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09E8AD05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E4244BA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403" w:type="pct"/>
            <w:shd w:val="clear" w:color="auto" w:fill="auto"/>
          </w:tcPr>
          <w:p w14:paraId="0F5357FC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182494" w:rsidRPr="001A4780" w14:paraId="34CEF2BE" w14:textId="77777777" w:rsidTr="00E11524">
        <w:tc>
          <w:tcPr>
            <w:tcW w:w="746" w:type="pct"/>
            <w:shd w:val="clear" w:color="auto" w:fill="auto"/>
            <w:vAlign w:val="center"/>
          </w:tcPr>
          <w:p w14:paraId="71C8AC95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A91CCA9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66544E4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6109BF7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763C5B52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403" w:type="pct"/>
            <w:shd w:val="clear" w:color="auto" w:fill="auto"/>
          </w:tcPr>
          <w:p w14:paraId="04885E17" w14:textId="77777777" w:rsidR="00182494" w:rsidRDefault="0018249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7E8E5139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182494" w:rsidRPr="001A4780" w14:paraId="14F964B2" w14:textId="77777777" w:rsidTr="00E11524">
        <w:tc>
          <w:tcPr>
            <w:tcW w:w="746" w:type="pct"/>
            <w:shd w:val="clear" w:color="auto" w:fill="auto"/>
            <w:vAlign w:val="center"/>
          </w:tcPr>
          <w:p w14:paraId="0243203E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438AD5C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D5F7D29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03517D77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68470389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403" w:type="pct"/>
            <w:shd w:val="clear" w:color="auto" w:fill="auto"/>
          </w:tcPr>
          <w:p w14:paraId="075F9FA7" w14:textId="77777777" w:rsidR="00182494" w:rsidRDefault="0018249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7A7C7DF7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182494" w:rsidRPr="001A4780" w14:paraId="0229E76E" w14:textId="77777777" w:rsidTr="00E11524">
        <w:tc>
          <w:tcPr>
            <w:tcW w:w="5000" w:type="pct"/>
            <w:gridSpan w:val="11"/>
            <w:shd w:val="clear" w:color="auto" w:fill="auto"/>
            <w:vAlign w:val="center"/>
          </w:tcPr>
          <w:p w14:paraId="3E98ACCC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182494" w:rsidRPr="001A4780" w14:paraId="3FE8BD29" w14:textId="77777777" w:rsidTr="00E11524">
        <w:tc>
          <w:tcPr>
            <w:tcW w:w="746" w:type="pct"/>
            <w:shd w:val="clear" w:color="auto" w:fill="auto"/>
            <w:vAlign w:val="center"/>
          </w:tcPr>
          <w:p w14:paraId="1CA007DB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425A2C6F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86780EF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55CA05CC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424D4D0F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2A920C25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774F198A" w14:textId="77777777" w:rsidTr="00E11524">
        <w:tc>
          <w:tcPr>
            <w:tcW w:w="746" w:type="pct"/>
            <w:shd w:val="clear" w:color="auto" w:fill="auto"/>
            <w:vAlign w:val="center"/>
          </w:tcPr>
          <w:p w14:paraId="5EAD9FF1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45DDB66B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5AC06DA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138FCD30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0EBF64CF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5F8B1FC8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182494" w:rsidRPr="001A4780" w14:paraId="76DD9BAB" w14:textId="77777777" w:rsidTr="00E11524">
        <w:tc>
          <w:tcPr>
            <w:tcW w:w="746" w:type="pct"/>
            <w:shd w:val="clear" w:color="auto" w:fill="auto"/>
            <w:vAlign w:val="center"/>
          </w:tcPr>
          <w:p w14:paraId="3093B3D4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2D6686B0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149CA07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16D8624F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06403C88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695ED9FD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540A9010" w14:textId="77777777" w:rsidTr="00E11524">
        <w:tc>
          <w:tcPr>
            <w:tcW w:w="746" w:type="pct"/>
            <w:shd w:val="clear" w:color="auto" w:fill="auto"/>
            <w:vAlign w:val="center"/>
          </w:tcPr>
          <w:p w14:paraId="2EA9EA61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7915D6F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EBA4F21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3C7A7CBB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420FE04F" w14:textId="65BD1919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761D1063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731989B5" w14:textId="77777777" w:rsidTr="00E11524">
        <w:tc>
          <w:tcPr>
            <w:tcW w:w="746" w:type="pct"/>
            <w:shd w:val="clear" w:color="auto" w:fill="auto"/>
            <w:vAlign w:val="center"/>
          </w:tcPr>
          <w:p w14:paraId="34459772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CCFBDE3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8B4A69F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45691706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6BA5255B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39970EA4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1281219E" w14:textId="77777777" w:rsidTr="00E11524">
        <w:tc>
          <w:tcPr>
            <w:tcW w:w="746" w:type="pct"/>
            <w:shd w:val="clear" w:color="auto" w:fill="auto"/>
            <w:vAlign w:val="center"/>
          </w:tcPr>
          <w:p w14:paraId="35C4E6AE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DD279B3" w14:textId="77777777" w:rsidR="00182494" w:rsidRPr="00E87917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E93B5B8" w14:textId="77777777" w:rsidR="00182494" w:rsidRPr="00B80981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33AF510D" w14:textId="77777777" w:rsidR="00182494" w:rsidRPr="00B80981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67C52747" w14:textId="77777777" w:rsidR="00182494" w:rsidRPr="00E87917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1180BA8B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01EAE35C" w14:textId="77777777" w:rsidTr="00E11524">
        <w:tc>
          <w:tcPr>
            <w:tcW w:w="746" w:type="pct"/>
            <w:shd w:val="clear" w:color="auto" w:fill="auto"/>
            <w:vAlign w:val="center"/>
          </w:tcPr>
          <w:p w14:paraId="7EF369EF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B33F739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3A03A38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64E6617D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7536EEDE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5776C185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645661D1" w14:textId="77777777" w:rsidTr="00E11524">
        <w:tc>
          <w:tcPr>
            <w:tcW w:w="746" w:type="pct"/>
            <w:vMerge w:val="restart"/>
            <w:shd w:val="clear" w:color="auto" w:fill="auto"/>
            <w:vAlign w:val="center"/>
          </w:tcPr>
          <w:p w14:paraId="2B21044F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2CAF13E8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39B8784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10AAC3CC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022631B8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0E4E13B3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09F3579C" w14:textId="77777777" w:rsidTr="00E11524">
        <w:tc>
          <w:tcPr>
            <w:tcW w:w="746" w:type="pct"/>
            <w:vMerge/>
            <w:shd w:val="clear" w:color="auto" w:fill="auto"/>
            <w:vAlign w:val="center"/>
          </w:tcPr>
          <w:p w14:paraId="60F36AB6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551B582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AAD43EC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44138CC6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3D0C722E" w14:textId="0FB42EDC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218517EB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6875F5FB" w14:textId="77777777" w:rsidTr="00E11524">
        <w:tc>
          <w:tcPr>
            <w:tcW w:w="746" w:type="pct"/>
            <w:vMerge/>
            <w:shd w:val="clear" w:color="auto" w:fill="auto"/>
            <w:vAlign w:val="center"/>
          </w:tcPr>
          <w:p w14:paraId="5774A8DA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17EA157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20060E4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392064F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408EBBA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403" w:type="pct"/>
            <w:shd w:val="clear" w:color="auto" w:fill="auto"/>
          </w:tcPr>
          <w:p w14:paraId="75480F0A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182494" w:rsidRPr="001A4780" w14:paraId="4E3441E3" w14:textId="77777777" w:rsidTr="00E11524">
        <w:tc>
          <w:tcPr>
            <w:tcW w:w="746" w:type="pct"/>
            <w:shd w:val="clear" w:color="auto" w:fill="auto"/>
            <w:vAlign w:val="center"/>
          </w:tcPr>
          <w:p w14:paraId="106A880F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1F2742D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D5FBC30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4CC34F1C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7BBEBE8F" w14:textId="4F8DF6A7" w:rsidR="00182494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182494">
              <w:rPr>
                <w:sz w:val="20"/>
              </w:rPr>
              <w:t xml:space="preserve"> документа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5FA16889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680368EE" w14:textId="77777777" w:rsidTr="00E11524">
        <w:tc>
          <w:tcPr>
            <w:tcW w:w="5000" w:type="pct"/>
            <w:gridSpan w:val="11"/>
            <w:shd w:val="clear" w:color="auto" w:fill="auto"/>
            <w:vAlign w:val="center"/>
          </w:tcPr>
          <w:p w14:paraId="45D06D71" w14:textId="143C55BD" w:rsidR="00182494" w:rsidRDefault="002D1F4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182494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182494" w:rsidRPr="001A4780" w14:paraId="732E0FE1" w14:textId="77777777" w:rsidTr="00E11524">
        <w:tc>
          <w:tcPr>
            <w:tcW w:w="746" w:type="pct"/>
            <w:shd w:val="clear" w:color="auto" w:fill="auto"/>
            <w:vAlign w:val="center"/>
          </w:tcPr>
          <w:p w14:paraId="65DD6D57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7AB89E9C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7A9B81E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65090A86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26E5964A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50C36608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41FEB820" w14:textId="77777777" w:rsidTr="00E11524">
        <w:tc>
          <w:tcPr>
            <w:tcW w:w="746" w:type="pct"/>
            <w:shd w:val="clear" w:color="auto" w:fill="auto"/>
            <w:vAlign w:val="center"/>
          </w:tcPr>
          <w:p w14:paraId="492415D0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086595C5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3C2F6BCD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02476B06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08E1669A" w14:textId="69B1EACE" w:rsidR="00182494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4A29D5DF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182494" w:rsidRPr="001A4780" w14:paraId="536921DA" w14:textId="77777777" w:rsidTr="00E11524">
        <w:tc>
          <w:tcPr>
            <w:tcW w:w="746" w:type="pct"/>
            <w:shd w:val="clear" w:color="auto" w:fill="auto"/>
            <w:vAlign w:val="center"/>
          </w:tcPr>
          <w:p w14:paraId="63EA724C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342FC32C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75F489A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0D70F8B7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420243DF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6BF28F1C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60BC4D25" w14:textId="77777777" w:rsidTr="00E11524">
        <w:tc>
          <w:tcPr>
            <w:tcW w:w="746" w:type="pct"/>
            <w:shd w:val="clear" w:color="auto" w:fill="auto"/>
            <w:vAlign w:val="center"/>
          </w:tcPr>
          <w:p w14:paraId="03448BA1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7AD5462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F8B3CF2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2BADFEBC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D123E93" w14:textId="2AAE7139" w:rsidR="00182494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403" w:type="pct"/>
            <w:shd w:val="clear" w:color="auto" w:fill="auto"/>
          </w:tcPr>
          <w:p w14:paraId="4FF763CB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182494" w:rsidRPr="001A4780" w14:paraId="170E467D" w14:textId="77777777" w:rsidTr="00E11524">
        <w:tc>
          <w:tcPr>
            <w:tcW w:w="5000" w:type="pct"/>
            <w:gridSpan w:val="11"/>
            <w:shd w:val="clear" w:color="auto" w:fill="auto"/>
          </w:tcPr>
          <w:p w14:paraId="32E85B96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182494" w:rsidRPr="001A4780" w14:paraId="05453915" w14:textId="77777777" w:rsidTr="00E11524">
        <w:tc>
          <w:tcPr>
            <w:tcW w:w="746" w:type="pct"/>
            <w:shd w:val="clear" w:color="auto" w:fill="auto"/>
          </w:tcPr>
          <w:p w14:paraId="19B2D758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CFC0BB4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C59F631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246B51A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7D9E97A9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3" w:type="pct"/>
            <w:shd w:val="clear" w:color="auto" w:fill="auto"/>
          </w:tcPr>
          <w:p w14:paraId="482D19D7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82494" w:rsidRPr="001A4780" w14:paraId="4F7284A6" w14:textId="77777777" w:rsidTr="00E11524">
        <w:tc>
          <w:tcPr>
            <w:tcW w:w="746" w:type="pct"/>
            <w:shd w:val="clear" w:color="auto" w:fill="auto"/>
          </w:tcPr>
          <w:p w14:paraId="4BAB844A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DFEE46D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68DDF66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0BC00F92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6221FA67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403" w:type="pct"/>
            <w:shd w:val="clear" w:color="auto" w:fill="auto"/>
          </w:tcPr>
          <w:p w14:paraId="4C901B42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26E9E936" w14:textId="77777777" w:rsidTr="00E11524">
        <w:tc>
          <w:tcPr>
            <w:tcW w:w="746" w:type="pct"/>
            <w:shd w:val="clear" w:color="auto" w:fill="auto"/>
          </w:tcPr>
          <w:p w14:paraId="7757ADB1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9AF53E3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6321D94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BA5A92E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7D58318F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403" w:type="pct"/>
            <w:shd w:val="clear" w:color="auto" w:fill="auto"/>
          </w:tcPr>
          <w:p w14:paraId="3B7231B6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82494" w:rsidRPr="001A4780" w14:paraId="505149B7" w14:textId="77777777" w:rsidTr="00E11524">
        <w:tc>
          <w:tcPr>
            <w:tcW w:w="746" w:type="pct"/>
            <w:shd w:val="clear" w:color="auto" w:fill="auto"/>
          </w:tcPr>
          <w:p w14:paraId="76A48B24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17ACBB5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EE59A52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95E2523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BC39864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403" w:type="pct"/>
            <w:shd w:val="clear" w:color="auto" w:fill="auto"/>
          </w:tcPr>
          <w:p w14:paraId="59BA04A6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4BF43E6A" w14:textId="77777777" w:rsidTr="00E11524">
        <w:tc>
          <w:tcPr>
            <w:tcW w:w="746" w:type="pct"/>
            <w:shd w:val="clear" w:color="auto" w:fill="auto"/>
          </w:tcPr>
          <w:p w14:paraId="5985E385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07650B1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60254F1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328175B3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2B8D124B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403" w:type="pct"/>
            <w:shd w:val="clear" w:color="auto" w:fill="auto"/>
          </w:tcPr>
          <w:p w14:paraId="5E039EE9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6F957B26" w14:textId="77777777" w:rsidTr="00E11524">
        <w:tc>
          <w:tcPr>
            <w:tcW w:w="5000" w:type="pct"/>
            <w:gridSpan w:val="11"/>
            <w:shd w:val="clear" w:color="auto" w:fill="auto"/>
          </w:tcPr>
          <w:p w14:paraId="740B4651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182494" w:rsidRPr="001A4780" w14:paraId="1334A50B" w14:textId="77777777" w:rsidTr="00E11524">
        <w:tc>
          <w:tcPr>
            <w:tcW w:w="746" w:type="pct"/>
            <w:shd w:val="clear" w:color="auto" w:fill="auto"/>
          </w:tcPr>
          <w:p w14:paraId="54A24608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0658A07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26D28AE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30BE5189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104AC2B3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1F1C13E9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10E96B32" w14:textId="77777777" w:rsidTr="00E11524">
        <w:tc>
          <w:tcPr>
            <w:tcW w:w="746" w:type="pct"/>
            <w:vMerge w:val="restart"/>
            <w:shd w:val="clear" w:color="auto" w:fill="auto"/>
            <w:vAlign w:val="center"/>
          </w:tcPr>
          <w:p w14:paraId="65AC50D7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EA62AA3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7BE8395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12CAD934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AFB4CDA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403" w:type="pct"/>
            <w:shd w:val="clear" w:color="auto" w:fill="auto"/>
          </w:tcPr>
          <w:p w14:paraId="65BFFA12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1E2D5C37" w14:textId="77777777" w:rsidTr="00E11524">
        <w:tc>
          <w:tcPr>
            <w:tcW w:w="746" w:type="pct"/>
            <w:vMerge/>
            <w:shd w:val="clear" w:color="auto" w:fill="auto"/>
          </w:tcPr>
          <w:p w14:paraId="65C20ACB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024FF56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6646E2C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5E33EFD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9F441CF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403" w:type="pct"/>
            <w:shd w:val="clear" w:color="auto" w:fill="auto"/>
          </w:tcPr>
          <w:p w14:paraId="7A8D6A21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73854D0E" w14:textId="77777777" w:rsidTr="00E11524">
        <w:tc>
          <w:tcPr>
            <w:tcW w:w="746" w:type="pct"/>
            <w:vMerge/>
            <w:shd w:val="clear" w:color="auto" w:fill="auto"/>
          </w:tcPr>
          <w:p w14:paraId="4D3776EE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3DA7734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F1BF190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E0EFBD3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1FDFB7AE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403" w:type="pct"/>
            <w:shd w:val="clear" w:color="auto" w:fill="auto"/>
          </w:tcPr>
          <w:p w14:paraId="64964295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3C11C68C" w14:textId="77777777" w:rsidTr="00E11524">
        <w:tc>
          <w:tcPr>
            <w:tcW w:w="5000" w:type="pct"/>
            <w:gridSpan w:val="11"/>
            <w:shd w:val="clear" w:color="auto" w:fill="auto"/>
          </w:tcPr>
          <w:p w14:paraId="5BEA06BF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182494" w:rsidRPr="001A4780" w14:paraId="30962506" w14:textId="77777777" w:rsidTr="00E11524">
        <w:tc>
          <w:tcPr>
            <w:tcW w:w="746" w:type="pct"/>
            <w:shd w:val="clear" w:color="auto" w:fill="auto"/>
          </w:tcPr>
          <w:p w14:paraId="10FAB7B0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D6591B5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C93C47D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0BE5D34B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0AE79C99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726F3D78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1ECB2CE9" w14:textId="77777777" w:rsidTr="00E11524">
        <w:tc>
          <w:tcPr>
            <w:tcW w:w="746" w:type="pct"/>
            <w:shd w:val="clear" w:color="auto" w:fill="auto"/>
          </w:tcPr>
          <w:p w14:paraId="0B171766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FE94AB9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3E44432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718F35A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33C9E95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403" w:type="pct"/>
            <w:shd w:val="clear" w:color="auto" w:fill="auto"/>
          </w:tcPr>
          <w:p w14:paraId="079CA0A2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129ED1B7" w14:textId="77777777" w:rsidTr="00E11524">
        <w:tc>
          <w:tcPr>
            <w:tcW w:w="5000" w:type="pct"/>
            <w:gridSpan w:val="11"/>
            <w:shd w:val="clear" w:color="auto" w:fill="auto"/>
          </w:tcPr>
          <w:p w14:paraId="7386BA1D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182494" w:rsidRPr="001A4780" w14:paraId="1B8AE5C0" w14:textId="77777777" w:rsidTr="00E11524">
        <w:tc>
          <w:tcPr>
            <w:tcW w:w="746" w:type="pct"/>
            <w:shd w:val="clear" w:color="auto" w:fill="auto"/>
          </w:tcPr>
          <w:p w14:paraId="71E01199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C101CA8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1283F75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101750F6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69899E98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5F961405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5D5827E1" w14:textId="77777777" w:rsidTr="00E11524">
        <w:tc>
          <w:tcPr>
            <w:tcW w:w="746" w:type="pct"/>
            <w:vMerge w:val="restart"/>
            <w:shd w:val="clear" w:color="auto" w:fill="auto"/>
            <w:vAlign w:val="center"/>
          </w:tcPr>
          <w:p w14:paraId="3A9CB9BD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298E49F9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2B8A5C8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10BCB8B5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306C36F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403" w:type="pct"/>
            <w:shd w:val="clear" w:color="auto" w:fill="auto"/>
          </w:tcPr>
          <w:p w14:paraId="25843E56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3726F60B" w14:textId="77777777" w:rsidTr="00E11524">
        <w:tc>
          <w:tcPr>
            <w:tcW w:w="746" w:type="pct"/>
            <w:vMerge/>
            <w:shd w:val="clear" w:color="auto" w:fill="auto"/>
          </w:tcPr>
          <w:p w14:paraId="19FEDD40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17A930D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683968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76F22E5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D9A9C68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403" w:type="pct"/>
            <w:shd w:val="clear" w:color="auto" w:fill="auto"/>
          </w:tcPr>
          <w:p w14:paraId="0F6F2D3B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30079D5B" w14:textId="77777777" w:rsidTr="00E11524">
        <w:tc>
          <w:tcPr>
            <w:tcW w:w="5000" w:type="pct"/>
            <w:gridSpan w:val="11"/>
            <w:shd w:val="clear" w:color="auto" w:fill="auto"/>
          </w:tcPr>
          <w:p w14:paraId="6CB9D404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182494" w:rsidRPr="001A4780" w14:paraId="2F0D00A7" w14:textId="77777777" w:rsidTr="00E11524">
        <w:tc>
          <w:tcPr>
            <w:tcW w:w="746" w:type="pct"/>
            <w:shd w:val="clear" w:color="auto" w:fill="auto"/>
          </w:tcPr>
          <w:p w14:paraId="2F2C884C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A759616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C0BB8F5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18C38F95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21681548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31052FF1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5441139B" w14:textId="77777777" w:rsidTr="00E11524">
        <w:tc>
          <w:tcPr>
            <w:tcW w:w="746" w:type="pct"/>
            <w:shd w:val="clear" w:color="auto" w:fill="auto"/>
          </w:tcPr>
          <w:p w14:paraId="20DEC0D1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C97C39B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537D533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9FAA85E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01A09BF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403" w:type="pct"/>
            <w:shd w:val="clear" w:color="auto" w:fill="auto"/>
          </w:tcPr>
          <w:p w14:paraId="71F4B7EE" w14:textId="6F946B70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182494" w:rsidRPr="001A4780" w14:paraId="4325EFE2" w14:textId="77777777" w:rsidTr="00E11524">
        <w:tc>
          <w:tcPr>
            <w:tcW w:w="746" w:type="pct"/>
            <w:shd w:val="clear" w:color="auto" w:fill="auto"/>
          </w:tcPr>
          <w:p w14:paraId="5F99FB98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155F1B4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926470E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C80B48F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09BAEEF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403" w:type="pct"/>
            <w:shd w:val="clear" w:color="auto" w:fill="auto"/>
          </w:tcPr>
          <w:p w14:paraId="7F92F09F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182494" w:rsidRPr="001A4780" w14:paraId="0BBFC2A3" w14:textId="77777777" w:rsidTr="00E11524">
        <w:tc>
          <w:tcPr>
            <w:tcW w:w="746" w:type="pct"/>
            <w:shd w:val="clear" w:color="auto" w:fill="auto"/>
          </w:tcPr>
          <w:p w14:paraId="21708F24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63009FA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BFBBAFA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340C5BC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16EEB0FD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403" w:type="pct"/>
            <w:shd w:val="clear" w:color="auto" w:fill="auto"/>
          </w:tcPr>
          <w:p w14:paraId="5E089EC5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2D0145" w:rsidRPr="001A4780" w14:paraId="6B99EA0A" w14:textId="77777777" w:rsidTr="00E11524">
        <w:tc>
          <w:tcPr>
            <w:tcW w:w="746" w:type="pct"/>
            <w:shd w:val="clear" w:color="auto" w:fill="auto"/>
          </w:tcPr>
          <w:p w14:paraId="1A46469F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510019B" w14:textId="424C76A6" w:rsidR="002D0145" w:rsidRPr="006D76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21A417F" w14:textId="0A708723" w:rsidR="002D0145" w:rsidRP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44F62BA" w14:textId="19FD1279" w:rsidR="002D0145" w:rsidRP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48B5F3F" w14:textId="1CBA6DBF" w:rsidR="002D0145" w:rsidRPr="006D76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2D0145">
              <w:rPr>
                <w:sz w:val="20"/>
              </w:rPr>
              <w:t xml:space="preserve"> (для печатной формы)</w:t>
            </w:r>
          </w:p>
        </w:tc>
        <w:tc>
          <w:tcPr>
            <w:tcW w:w="1403" w:type="pct"/>
            <w:shd w:val="clear" w:color="auto" w:fill="auto"/>
          </w:tcPr>
          <w:p w14:paraId="01D1E063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092D2BE2" w14:textId="77777777" w:rsidTr="00E11524">
        <w:tc>
          <w:tcPr>
            <w:tcW w:w="746" w:type="pct"/>
            <w:shd w:val="clear" w:color="auto" w:fill="auto"/>
          </w:tcPr>
          <w:p w14:paraId="7357E574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E0A93B9" w14:textId="3710FE4C" w:rsidR="002D0145" w:rsidRPr="006D76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6D1C7FE" w14:textId="21F86F25" w:rsidR="002D0145" w:rsidRP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8F2466B" w14:textId="52CCA77F" w:rsidR="002D0145" w:rsidRP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1846D56" w14:textId="104290CD" w:rsidR="002D0145" w:rsidRPr="006D76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403" w:type="pct"/>
            <w:shd w:val="clear" w:color="auto" w:fill="auto"/>
          </w:tcPr>
          <w:p w14:paraId="50633676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048F0594" w14:textId="77777777" w:rsidTr="00E11524">
        <w:tc>
          <w:tcPr>
            <w:tcW w:w="5000" w:type="pct"/>
            <w:gridSpan w:val="11"/>
            <w:shd w:val="clear" w:color="auto" w:fill="auto"/>
          </w:tcPr>
          <w:p w14:paraId="569A9D3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2D0145" w:rsidRPr="001A4780" w14:paraId="4AAAEADE" w14:textId="77777777" w:rsidTr="00E11524">
        <w:tc>
          <w:tcPr>
            <w:tcW w:w="746" w:type="pct"/>
            <w:shd w:val="clear" w:color="auto" w:fill="auto"/>
          </w:tcPr>
          <w:p w14:paraId="7DD5BF20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C122FF4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0C66AC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46FA09B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015278C9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53F0744F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00305572" w14:textId="77777777" w:rsidTr="00E11524">
        <w:tc>
          <w:tcPr>
            <w:tcW w:w="746" w:type="pct"/>
            <w:shd w:val="clear" w:color="auto" w:fill="auto"/>
          </w:tcPr>
          <w:p w14:paraId="1A0128BB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9845EDB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637D7F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765FC5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2E8EAA57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403" w:type="pct"/>
            <w:shd w:val="clear" w:color="auto" w:fill="auto"/>
          </w:tcPr>
          <w:p w14:paraId="32299470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3BE226B5" w14:textId="77777777" w:rsidTr="00E11524">
        <w:tc>
          <w:tcPr>
            <w:tcW w:w="746" w:type="pct"/>
            <w:shd w:val="clear" w:color="auto" w:fill="auto"/>
          </w:tcPr>
          <w:p w14:paraId="594AB833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28968CD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C86546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18606AF4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5F3D853" w14:textId="77777777" w:rsidR="002D0145" w:rsidRPr="007C373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403" w:type="pct"/>
            <w:shd w:val="clear" w:color="auto" w:fill="auto"/>
          </w:tcPr>
          <w:p w14:paraId="36BEBF25" w14:textId="77777777" w:rsidR="002D0145" w:rsidRDefault="002D0145" w:rsidP="002D014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4EB7C3DC" w14:textId="77777777" w:rsidR="002D0145" w:rsidRPr="00047DB7" w:rsidRDefault="002D0145" w:rsidP="002D0145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7AE1AB74" w14:textId="77777777" w:rsidR="002D0145" w:rsidRPr="00047DB7" w:rsidRDefault="002D0145" w:rsidP="002D0145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3E7B8DDB" w14:textId="77777777" w:rsidR="002D0145" w:rsidRPr="00047DB7" w:rsidRDefault="002D0145" w:rsidP="002D0145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24FDE90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2D0145" w:rsidRPr="001A4780" w14:paraId="1263200B" w14:textId="77777777" w:rsidTr="00E11524">
        <w:tc>
          <w:tcPr>
            <w:tcW w:w="746" w:type="pct"/>
            <w:shd w:val="clear" w:color="auto" w:fill="auto"/>
          </w:tcPr>
          <w:p w14:paraId="6DF3D42E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E1FCE2A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534F8D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3C3B83A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235BFC8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403" w:type="pct"/>
            <w:shd w:val="clear" w:color="auto" w:fill="auto"/>
          </w:tcPr>
          <w:p w14:paraId="730B4501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65942199" w14:textId="77777777" w:rsidTr="00E11524">
        <w:tc>
          <w:tcPr>
            <w:tcW w:w="746" w:type="pct"/>
            <w:shd w:val="clear" w:color="auto" w:fill="auto"/>
          </w:tcPr>
          <w:p w14:paraId="7FD0F007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D9538ED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0B5A3A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354296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EC5A8FE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403" w:type="pct"/>
            <w:shd w:val="clear" w:color="auto" w:fill="auto"/>
          </w:tcPr>
          <w:p w14:paraId="4FF0D7D0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4F3524DD" w14:textId="77777777" w:rsidTr="00E11524">
        <w:tc>
          <w:tcPr>
            <w:tcW w:w="746" w:type="pct"/>
            <w:shd w:val="clear" w:color="auto" w:fill="auto"/>
          </w:tcPr>
          <w:p w14:paraId="7ED9DF04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74DA700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90C58E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9BC898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0F630C1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403" w:type="pct"/>
            <w:shd w:val="clear" w:color="auto" w:fill="auto"/>
          </w:tcPr>
          <w:p w14:paraId="0FB9350E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177A26EF" w14:textId="77777777" w:rsidTr="00E11524">
        <w:tc>
          <w:tcPr>
            <w:tcW w:w="5000" w:type="pct"/>
            <w:gridSpan w:val="11"/>
            <w:shd w:val="clear" w:color="auto" w:fill="auto"/>
          </w:tcPr>
          <w:p w14:paraId="44D416C4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2D0145" w:rsidRPr="001A4780" w14:paraId="3C48DBD7" w14:textId="77777777" w:rsidTr="00E11524">
        <w:tc>
          <w:tcPr>
            <w:tcW w:w="746" w:type="pct"/>
            <w:shd w:val="clear" w:color="auto" w:fill="auto"/>
          </w:tcPr>
          <w:p w14:paraId="44346E79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2A7EF505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38A8B3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550BCB5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4084CD4E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41C4F71D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40D83646" w14:textId="77777777" w:rsidTr="00E11524">
        <w:tc>
          <w:tcPr>
            <w:tcW w:w="746" w:type="pct"/>
            <w:shd w:val="clear" w:color="auto" w:fill="auto"/>
          </w:tcPr>
          <w:p w14:paraId="5226ABCF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09A02D6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F6B8F0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C5ADDB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4F90EC6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403" w:type="pct"/>
            <w:shd w:val="clear" w:color="auto" w:fill="auto"/>
          </w:tcPr>
          <w:p w14:paraId="21B8927B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1C138443" w14:textId="77777777" w:rsidTr="00E11524">
        <w:tc>
          <w:tcPr>
            <w:tcW w:w="746" w:type="pct"/>
            <w:shd w:val="clear" w:color="auto" w:fill="auto"/>
          </w:tcPr>
          <w:p w14:paraId="41A7011C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EE2554E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BEF6BC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B066DF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0B63B55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403" w:type="pct"/>
            <w:shd w:val="clear" w:color="auto" w:fill="auto"/>
          </w:tcPr>
          <w:p w14:paraId="2A0EFD2E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79EA4830" w14:textId="77777777" w:rsidTr="00E11524">
        <w:tc>
          <w:tcPr>
            <w:tcW w:w="746" w:type="pct"/>
            <w:shd w:val="clear" w:color="auto" w:fill="auto"/>
          </w:tcPr>
          <w:p w14:paraId="33C5BACF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39C6114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14519D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32FD9504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54A859B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403" w:type="pct"/>
            <w:shd w:val="clear" w:color="auto" w:fill="auto"/>
          </w:tcPr>
          <w:p w14:paraId="56F46C44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21C5B81E" w14:textId="77777777" w:rsidTr="00E11524">
        <w:tc>
          <w:tcPr>
            <w:tcW w:w="746" w:type="pct"/>
            <w:shd w:val="clear" w:color="auto" w:fill="auto"/>
          </w:tcPr>
          <w:p w14:paraId="2BE05153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79CA89B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FFD18C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1BAC554C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D5117A1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403" w:type="pct"/>
            <w:shd w:val="clear" w:color="auto" w:fill="auto"/>
          </w:tcPr>
          <w:p w14:paraId="6B045F37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4781E101" w14:textId="77777777" w:rsidTr="00E11524">
        <w:tc>
          <w:tcPr>
            <w:tcW w:w="5000" w:type="pct"/>
            <w:gridSpan w:val="11"/>
            <w:shd w:val="clear" w:color="auto" w:fill="auto"/>
            <w:vAlign w:val="center"/>
          </w:tcPr>
          <w:p w14:paraId="3935296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 протокола</w:t>
            </w:r>
          </w:p>
        </w:tc>
      </w:tr>
      <w:tr w:rsidR="002D0145" w:rsidRPr="001A4780" w14:paraId="4AC2EB1A" w14:textId="77777777" w:rsidTr="00E11524">
        <w:tc>
          <w:tcPr>
            <w:tcW w:w="746" w:type="pct"/>
            <w:shd w:val="clear" w:color="auto" w:fill="auto"/>
            <w:vAlign w:val="center"/>
          </w:tcPr>
          <w:p w14:paraId="5CA1D0FB" w14:textId="77777777" w:rsidR="002D0145" w:rsidRPr="00575F5E" w:rsidRDefault="002D0145" w:rsidP="002D0145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46DB236C" w14:textId="77777777" w:rsidR="002D0145" w:rsidRPr="00575F5E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FEAB1D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49B5432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49DDCB91" w14:textId="77777777" w:rsidR="002D0145" w:rsidRPr="00575F5E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5CD74D72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4F6CF4D1" w14:textId="77777777" w:rsidTr="00E11524">
        <w:tc>
          <w:tcPr>
            <w:tcW w:w="746" w:type="pct"/>
            <w:shd w:val="clear" w:color="auto" w:fill="auto"/>
            <w:vAlign w:val="center"/>
          </w:tcPr>
          <w:p w14:paraId="32C2125F" w14:textId="77777777" w:rsidR="002D0145" w:rsidRPr="00575F5E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A479CC1" w14:textId="77777777" w:rsidR="002D0145" w:rsidRPr="00575F5E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5D5D74">
              <w:rPr>
                <w:sz w:val="20"/>
              </w:rPr>
              <w:t>lotNumber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8557494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1660AC9" w14:textId="77777777" w:rsidR="002D0145" w:rsidRPr="005D5D74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2B8A3A0" w14:textId="77777777" w:rsidR="002D0145" w:rsidRPr="00575F5E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5D5D74">
              <w:rPr>
                <w:sz w:val="20"/>
              </w:rPr>
              <w:t>Номер лота в извещении</w:t>
            </w:r>
          </w:p>
        </w:tc>
        <w:tc>
          <w:tcPr>
            <w:tcW w:w="1403" w:type="pct"/>
            <w:shd w:val="clear" w:color="auto" w:fill="auto"/>
          </w:tcPr>
          <w:p w14:paraId="106A0C77" w14:textId="6B0E8380" w:rsidR="002D0145" w:rsidRDefault="004F7102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</w:t>
            </w:r>
            <w:r w:rsidRPr="004F7102">
              <w:rPr>
                <w:sz w:val="20"/>
              </w:rPr>
              <w:t>ля од</w:t>
            </w:r>
            <w:r>
              <w:rPr>
                <w:sz w:val="20"/>
              </w:rPr>
              <w:t>н</w:t>
            </w:r>
            <w:r w:rsidRPr="004F7102">
              <w:rPr>
                <w:sz w:val="20"/>
              </w:rPr>
              <w:t>олотовых закупок может не указываться</w:t>
            </w:r>
          </w:p>
        </w:tc>
      </w:tr>
      <w:tr w:rsidR="002D0145" w:rsidRPr="001A4780" w14:paraId="5A1D05B8" w14:textId="77777777" w:rsidTr="00E11524">
        <w:tc>
          <w:tcPr>
            <w:tcW w:w="746" w:type="pct"/>
            <w:shd w:val="clear" w:color="auto" w:fill="auto"/>
            <w:vAlign w:val="center"/>
          </w:tcPr>
          <w:p w14:paraId="21F8C99F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05BAE7A" w14:textId="77777777" w:rsidR="002D0145" w:rsidRPr="003039E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84176B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274B9C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1308CD75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403" w:type="pct"/>
            <w:shd w:val="clear" w:color="auto" w:fill="auto"/>
          </w:tcPr>
          <w:p w14:paraId="53BECF21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2D0145" w:rsidRPr="001A4780" w14:paraId="0896A5BA" w14:textId="77777777" w:rsidTr="00E11524">
        <w:tc>
          <w:tcPr>
            <w:tcW w:w="746" w:type="pct"/>
            <w:shd w:val="clear" w:color="auto" w:fill="auto"/>
            <w:vAlign w:val="center"/>
          </w:tcPr>
          <w:p w14:paraId="267150CB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4353344" w14:textId="77777777" w:rsidR="002D0145" w:rsidRPr="005D5D7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7FCA865" w14:textId="77777777" w:rsidR="002D0145" w:rsidRPr="000970EE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2D50BB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222F9AAA" w14:textId="77777777" w:rsidR="002D0145" w:rsidRPr="00F22CFC" w:rsidRDefault="002D0145" w:rsidP="002D0145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Заявка</w:t>
            </w:r>
          </w:p>
        </w:tc>
        <w:tc>
          <w:tcPr>
            <w:tcW w:w="1403" w:type="pct"/>
            <w:shd w:val="clear" w:color="auto" w:fill="auto"/>
          </w:tcPr>
          <w:p w14:paraId="174D392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35509F35" w14:textId="77777777" w:rsidTr="00E11524">
        <w:tc>
          <w:tcPr>
            <w:tcW w:w="746" w:type="pct"/>
            <w:shd w:val="clear" w:color="auto" w:fill="auto"/>
            <w:vAlign w:val="center"/>
          </w:tcPr>
          <w:p w14:paraId="16607D28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EAE1DEF" w14:textId="77777777" w:rsidR="002D0145" w:rsidRPr="003039E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5D5D74">
              <w:rPr>
                <w:sz w:val="20"/>
              </w:rPr>
              <w:t>customer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8BF085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3B05D2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7FF38A8B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5D5D74">
              <w:rPr>
                <w:sz w:val="20"/>
              </w:rPr>
              <w:t>Организация заказчика</w:t>
            </w:r>
          </w:p>
        </w:tc>
        <w:tc>
          <w:tcPr>
            <w:tcW w:w="1403" w:type="pct"/>
            <w:shd w:val="clear" w:color="auto" w:fill="auto"/>
          </w:tcPr>
          <w:p w14:paraId="3D16F8B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434B06E9" w14:textId="77777777" w:rsidTr="00E11524">
        <w:tc>
          <w:tcPr>
            <w:tcW w:w="746" w:type="pct"/>
            <w:shd w:val="clear" w:color="auto" w:fill="auto"/>
            <w:vAlign w:val="center"/>
          </w:tcPr>
          <w:p w14:paraId="70F89176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AF15A93" w14:textId="77777777" w:rsidR="002D0145" w:rsidRPr="003039E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5D5D74">
              <w:rPr>
                <w:sz w:val="20"/>
              </w:rPr>
              <w:t>refusalFact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82C72D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0C3FBB1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3F83DCB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5D5D74">
              <w:rPr>
                <w:sz w:val="20"/>
              </w:rPr>
              <w:t>Основание отказа</w:t>
            </w:r>
          </w:p>
        </w:tc>
        <w:tc>
          <w:tcPr>
            <w:tcW w:w="1403" w:type="pct"/>
            <w:shd w:val="clear" w:color="auto" w:fill="auto"/>
          </w:tcPr>
          <w:p w14:paraId="65673437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44018693" w14:textId="77777777" w:rsidTr="00E11524">
        <w:tc>
          <w:tcPr>
            <w:tcW w:w="5000" w:type="pct"/>
            <w:gridSpan w:val="11"/>
            <w:shd w:val="clear" w:color="auto" w:fill="auto"/>
          </w:tcPr>
          <w:p w14:paraId="3054E5D2" w14:textId="77777777" w:rsidR="002D0145" w:rsidRPr="005D5D74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Заявка</w:t>
            </w:r>
          </w:p>
        </w:tc>
      </w:tr>
      <w:tr w:rsidR="002D0145" w:rsidRPr="001A4780" w14:paraId="3BD830A7" w14:textId="77777777" w:rsidTr="00E11524">
        <w:tc>
          <w:tcPr>
            <w:tcW w:w="746" w:type="pct"/>
            <w:shd w:val="clear" w:color="auto" w:fill="auto"/>
            <w:vAlign w:val="center"/>
          </w:tcPr>
          <w:p w14:paraId="099494B7" w14:textId="77777777" w:rsidR="002D0145" w:rsidRPr="001542C8" w:rsidRDefault="002D0145" w:rsidP="002D0145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2419E5C2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08FFC93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7ED9569C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72DC9C40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14632D94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0BBCC7E9" w14:textId="77777777" w:rsidTr="00E11524">
        <w:tc>
          <w:tcPr>
            <w:tcW w:w="746" w:type="pct"/>
            <w:shd w:val="clear" w:color="auto" w:fill="auto"/>
            <w:vAlign w:val="center"/>
          </w:tcPr>
          <w:p w14:paraId="6FCF3EBF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CA71B8C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1D8B4EF" w14:textId="77777777" w:rsidR="002D0145" w:rsidRPr="001542C8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1A1FE07" w14:textId="77777777" w:rsidR="002D0145" w:rsidRPr="001542C8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1E9B3E24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403" w:type="pct"/>
            <w:shd w:val="clear" w:color="auto" w:fill="auto"/>
          </w:tcPr>
          <w:p w14:paraId="44ABBEA0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786F7D32" w14:textId="77777777" w:rsidTr="00E11524">
        <w:tc>
          <w:tcPr>
            <w:tcW w:w="746" w:type="pct"/>
            <w:shd w:val="clear" w:color="auto" w:fill="auto"/>
            <w:vAlign w:val="center"/>
          </w:tcPr>
          <w:p w14:paraId="644DE991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C065B29" w14:textId="77777777" w:rsidR="002D0145" w:rsidRPr="00C40CA9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AE3F48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629E26C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1FE02639" w14:textId="77777777" w:rsidR="002D0145" w:rsidRPr="00C40CA9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403" w:type="pct"/>
            <w:shd w:val="clear" w:color="auto" w:fill="auto"/>
          </w:tcPr>
          <w:p w14:paraId="75271C24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7244B5DF" w14:textId="77777777" w:rsidTr="00E11524">
        <w:tc>
          <w:tcPr>
            <w:tcW w:w="746" w:type="pct"/>
            <w:shd w:val="clear" w:color="auto" w:fill="auto"/>
            <w:vAlign w:val="center"/>
          </w:tcPr>
          <w:p w14:paraId="6822EB8F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EB3CBA8" w14:textId="77777777" w:rsidR="002D0145" w:rsidRPr="008271DF" w:rsidRDefault="002D0145" w:rsidP="002D0145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98A56C" w14:textId="77777777" w:rsidR="002D0145" w:rsidRPr="00C40CA9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50F25AE" w14:textId="77777777" w:rsidR="002D0145" w:rsidRPr="00C40CA9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11257162" w14:textId="77777777" w:rsidR="002D0145" w:rsidRPr="001542C8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Участники заявки</w:t>
            </w:r>
          </w:p>
        </w:tc>
        <w:tc>
          <w:tcPr>
            <w:tcW w:w="1403" w:type="pct"/>
            <w:shd w:val="clear" w:color="auto" w:fill="auto"/>
          </w:tcPr>
          <w:p w14:paraId="647B8907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56E65F83" w14:textId="77777777" w:rsidTr="00E11524">
        <w:tc>
          <w:tcPr>
            <w:tcW w:w="5000" w:type="pct"/>
            <w:gridSpan w:val="11"/>
            <w:shd w:val="clear" w:color="auto" w:fill="auto"/>
            <w:vAlign w:val="center"/>
          </w:tcPr>
          <w:p w14:paraId="51020E2B" w14:textId="77777777" w:rsidR="002D0145" w:rsidRPr="008271DF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2D0145" w:rsidRPr="001A4780" w14:paraId="14520616" w14:textId="77777777" w:rsidTr="00E11524">
        <w:tc>
          <w:tcPr>
            <w:tcW w:w="746" w:type="pct"/>
            <w:shd w:val="clear" w:color="auto" w:fill="auto"/>
            <w:vAlign w:val="center"/>
          </w:tcPr>
          <w:p w14:paraId="5EEB00E6" w14:textId="77777777" w:rsidR="002D0145" w:rsidRPr="008271DF" w:rsidRDefault="002D0145" w:rsidP="002D0145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88E6F5D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B532DA3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110A7A7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5A080BAE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01B4E8C2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5C7457AA" w14:textId="77777777" w:rsidTr="00E11524">
        <w:tc>
          <w:tcPr>
            <w:tcW w:w="746" w:type="pct"/>
            <w:shd w:val="clear" w:color="auto" w:fill="auto"/>
            <w:vAlign w:val="center"/>
          </w:tcPr>
          <w:p w14:paraId="29C048E5" w14:textId="77777777" w:rsidR="002D0145" w:rsidRPr="00FB2D87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0B94DEF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FEFB45F" w14:textId="77777777" w:rsidR="002D0145" w:rsidRPr="008271DF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9E7859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21FCCD0C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403" w:type="pct"/>
            <w:shd w:val="clear" w:color="auto" w:fill="auto"/>
          </w:tcPr>
          <w:p w14:paraId="7A52FB01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2D0145" w:rsidRPr="001A4780" w14:paraId="082E9B4E" w14:textId="77777777" w:rsidTr="00E11524">
        <w:tc>
          <w:tcPr>
            <w:tcW w:w="746" w:type="pct"/>
            <w:shd w:val="clear" w:color="auto" w:fill="auto"/>
            <w:vAlign w:val="center"/>
          </w:tcPr>
          <w:p w14:paraId="7653E9CC" w14:textId="77777777" w:rsidR="002D0145" w:rsidRPr="00FB2D87" w:rsidRDefault="002D0145" w:rsidP="002D0145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C3D3D89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46E5F0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393F5F9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4F43D0FE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77B57AA2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72E91166" w14:textId="77777777" w:rsidTr="00E11524">
        <w:tc>
          <w:tcPr>
            <w:tcW w:w="746" w:type="pct"/>
            <w:shd w:val="clear" w:color="auto" w:fill="auto"/>
          </w:tcPr>
          <w:p w14:paraId="7F08BBF3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D1F5776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66AF8D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0D9726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1069D87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403" w:type="pct"/>
            <w:shd w:val="clear" w:color="auto" w:fill="auto"/>
          </w:tcPr>
          <w:p w14:paraId="35D62227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2D0145" w:rsidRPr="001A4780" w14:paraId="27CC4167" w14:textId="77777777" w:rsidTr="00E11524">
        <w:tc>
          <w:tcPr>
            <w:tcW w:w="746" w:type="pct"/>
            <w:shd w:val="clear" w:color="auto" w:fill="auto"/>
          </w:tcPr>
          <w:p w14:paraId="724D7116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FF83C93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138965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2EB5CC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A52C602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403" w:type="pct"/>
            <w:shd w:val="clear" w:color="auto" w:fill="auto"/>
          </w:tcPr>
          <w:p w14:paraId="34832FC4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2D0145" w:rsidRPr="001A4780" w14:paraId="4EF7E43A" w14:textId="77777777" w:rsidTr="00E11524">
        <w:tc>
          <w:tcPr>
            <w:tcW w:w="746" w:type="pct"/>
            <w:shd w:val="clear" w:color="auto" w:fill="auto"/>
          </w:tcPr>
          <w:p w14:paraId="61F5E608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186A40A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54FD30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325F5A4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F17527A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403" w:type="pct"/>
            <w:shd w:val="clear" w:color="auto" w:fill="auto"/>
          </w:tcPr>
          <w:p w14:paraId="0CC3CF64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2D0145" w:rsidRPr="001A4780" w14:paraId="4A6D2FD8" w14:textId="77777777" w:rsidTr="00E11524">
        <w:tc>
          <w:tcPr>
            <w:tcW w:w="746" w:type="pct"/>
            <w:shd w:val="clear" w:color="auto" w:fill="auto"/>
          </w:tcPr>
          <w:p w14:paraId="16FB680E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45D3928A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0A98D7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3A556E3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9032CF0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403" w:type="pct"/>
            <w:shd w:val="clear" w:color="auto" w:fill="auto"/>
          </w:tcPr>
          <w:p w14:paraId="69DFD14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65E6C84D" w14:textId="77777777" w:rsidTr="00E11524">
        <w:tc>
          <w:tcPr>
            <w:tcW w:w="746" w:type="pct"/>
            <w:shd w:val="clear" w:color="auto" w:fill="auto"/>
          </w:tcPr>
          <w:p w14:paraId="59D14623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4C7C904B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1B8767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CA4CE2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98586BB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403" w:type="pct"/>
            <w:shd w:val="clear" w:color="auto" w:fill="auto"/>
          </w:tcPr>
          <w:p w14:paraId="728EA898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17133972" w14:textId="77777777" w:rsidTr="00E11524">
        <w:tc>
          <w:tcPr>
            <w:tcW w:w="746" w:type="pct"/>
            <w:shd w:val="clear" w:color="auto" w:fill="auto"/>
          </w:tcPr>
          <w:p w14:paraId="619F2031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0A2D90F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6DE57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D082DD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DD277E1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403" w:type="pct"/>
            <w:shd w:val="clear" w:color="auto" w:fill="auto"/>
          </w:tcPr>
          <w:p w14:paraId="4E4DBB32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48D917DF" w14:textId="77777777" w:rsidTr="00E11524">
        <w:tc>
          <w:tcPr>
            <w:tcW w:w="746" w:type="pct"/>
            <w:shd w:val="clear" w:color="auto" w:fill="auto"/>
          </w:tcPr>
          <w:p w14:paraId="578F7A71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6592B73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5E4B1EC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018A67B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5BA1EDE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403" w:type="pct"/>
            <w:shd w:val="clear" w:color="auto" w:fill="auto"/>
          </w:tcPr>
          <w:p w14:paraId="403EEB63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32050234" w14:textId="77777777" w:rsidTr="00E11524">
        <w:tc>
          <w:tcPr>
            <w:tcW w:w="746" w:type="pct"/>
            <w:shd w:val="clear" w:color="auto" w:fill="auto"/>
          </w:tcPr>
          <w:p w14:paraId="4B7596DC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9294F62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D75E2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2144129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B8A7144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403" w:type="pct"/>
            <w:shd w:val="clear" w:color="auto" w:fill="auto"/>
          </w:tcPr>
          <w:p w14:paraId="192816F2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58D6FCA9" w14:textId="77777777" w:rsidTr="00E11524">
        <w:tc>
          <w:tcPr>
            <w:tcW w:w="746" w:type="pct"/>
            <w:shd w:val="clear" w:color="auto" w:fill="auto"/>
          </w:tcPr>
          <w:p w14:paraId="053258E4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788C7B1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561B93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210BBD84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A722374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403" w:type="pct"/>
            <w:shd w:val="clear" w:color="auto" w:fill="auto"/>
          </w:tcPr>
          <w:p w14:paraId="67C70350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2C8C0C35" w14:textId="77777777" w:rsidTr="00E11524">
        <w:tc>
          <w:tcPr>
            <w:tcW w:w="746" w:type="pct"/>
            <w:shd w:val="clear" w:color="auto" w:fill="auto"/>
          </w:tcPr>
          <w:p w14:paraId="4AA7CF1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22C15EB5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F5B110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13AA34FC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3BF546F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403" w:type="pct"/>
            <w:shd w:val="clear" w:color="auto" w:fill="auto"/>
          </w:tcPr>
          <w:p w14:paraId="5E16D23B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50CD0CC5" w14:textId="77777777" w:rsidTr="00E11524">
        <w:tc>
          <w:tcPr>
            <w:tcW w:w="746" w:type="pct"/>
            <w:shd w:val="clear" w:color="auto" w:fill="auto"/>
          </w:tcPr>
          <w:p w14:paraId="13BD20E0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9A30020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D48A1C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673BE3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61560DAA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403" w:type="pct"/>
            <w:shd w:val="clear" w:color="auto" w:fill="auto"/>
          </w:tcPr>
          <w:p w14:paraId="3D5714FD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05405202" w14:textId="77777777" w:rsidTr="00E11524">
        <w:tc>
          <w:tcPr>
            <w:tcW w:w="746" w:type="pct"/>
            <w:shd w:val="clear" w:color="auto" w:fill="auto"/>
          </w:tcPr>
          <w:p w14:paraId="656FB9C1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A36194D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8755FE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29EE402C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420A47D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403" w:type="pct"/>
            <w:shd w:val="clear" w:color="auto" w:fill="auto"/>
          </w:tcPr>
          <w:p w14:paraId="63531458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1A274415" w14:textId="77777777" w:rsidTr="00E11524">
        <w:tc>
          <w:tcPr>
            <w:tcW w:w="746" w:type="pct"/>
            <w:shd w:val="clear" w:color="auto" w:fill="auto"/>
          </w:tcPr>
          <w:p w14:paraId="0F96C8A2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269BA148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B87040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5B13A5C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B18A467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403" w:type="pct"/>
            <w:shd w:val="clear" w:color="auto" w:fill="auto"/>
          </w:tcPr>
          <w:p w14:paraId="3B67DA1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2D0145" w:rsidRPr="001A4780" w14:paraId="57C0E76C" w14:textId="77777777" w:rsidTr="00E11524">
        <w:tc>
          <w:tcPr>
            <w:tcW w:w="746" w:type="pct"/>
            <w:shd w:val="clear" w:color="auto" w:fill="auto"/>
          </w:tcPr>
          <w:p w14:paraId="6F6BA049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EF0F560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D022A1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715490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69FBD34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403" w:type="pct"/>
            <w:shd w:val="clear" w:color="auto" w:fill="auto"/>
          </w:tcPr>
          <w:p w14:paraId="292A530D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70E9A052" w14:textId="77777777" w:rsidTr="00E11524">
        <w:tc>
          <w:tcPr>
            <w:tcW w:w="746" w:type="pct"/>
            <w:shd w:val="clear" w:color="auto" w:fill="auto"/>
          </w:tcPr>
          <w:p w14:paraId="1E7B01F0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00616A5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49FBC9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F11CD7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1904DA7A" w14:textId="77777777" w:rsidR="002D0145" w:rsidRPr="001736D6" w:rsidRDefault="002D0145" w:rsidP="002D0145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6A3E3849" w14:textId="77777777" w:rsidR="002D0145" w:rsidRPr="001736D6" w:rsidRDefault="002D0145" w:rsidP="002D0145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70022AAC" w14:textId="77777777" w:rsidR="002D0145" w:rsidRPr="001736D6" w:rsidRDefault="002D0145" w:rsidP="002D0145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1E2C06BE" w14:textId="77777777" w:rsidR="002D0145" w:rsidRPr="001736D6" w:rsidRDefault="002D0145" w:rsidP="002D0145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1A0B5D0D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403" w:type="pct"/>
            <w:shd w:val="clear" w:color="auto" w:fill="auto"/>
          </w:tcPr>
          <w:p w14:paraId="40FD6DC6" w14:textId="77777777" w:rsidR="002D0145" w:rsidRDefault="002D0145" w:rsidP="002D0145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55692BA8" w14:textId="77777777" w:rsidR="002D0145" w:rsidRDefault="002D0145" w:rsidP="002D014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3EBCA6FF" w14:textId="77777777" w:rsidR="002D0145" w:rsidRDefault="002D0145" w:rsidP="002D0145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665F4BBE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2D0145" w:rsidRPr="001A4780" w14:paraId="35E1115E" w14:textId="77777777" w:rsidTr="00E11524">
        <w:tc>
          <w:tcPr>
            <w:tcW w:w="5000" w:type="pct"/>
            <w:gridSpan w:val="11"/>
            <w:shd w:val="clear" w:color="auto" w:fill="auto"/>
          </w:tcPr>
          <w:p w14:paraId="4DB863F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2D0145" w:rsidRPr="001A4780" w14:paraId="31C99A44" w14:textId="77777777" w:rsidTr="00E11524">
        <w:tc>
          <w:tcPr>
            <w:tcW w:w="746" w:type="pct"/>
            <w:shd w:val="clear" w:color="auto" w:fill="auto"/>
          </w:tcPr>
          <w:p w14:paraId="166413E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85D173C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6510BC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2E3C8C0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63D3F899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3" w:type="pct"/>
            <w:shd w:val="clear" w:color="auto" w:fill="auto"/>
          </w:tcPr>
          <w:p w14:paraId="55F4F78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7EF3723E" w14:textId="77777777" w:rsidTr="00E11524">
        <w:tc>
          <w:tcPr>
            <w:tcW w:w="746" w:type="pct"/>
            <w:shd w:val="clear" w:color="auto" w:fill="auto"/>
          </w:tcPr>
          <w:p w14:paraId="1E2FE577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2E82DA00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CF20EA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1D2A43D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797A4B86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403" w:type="pct"/>
            <w:shd w:val="clear" w:color="auto" w:fill="auto"/>
          </w:tcPr>
          <w:p w14:paraId="63B05681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3144EA3E" w14:textId="77777777" w:rsidTr="00E11524">
        <w:tc>
          <w:tcPr>
            <w:tcW w:w="746" w:type="pct"/>
            <w:shd w:val="clear" w:color="auto" w:fill="auto"/>
          </w:tcPr>
          <w:p w14:paraId="5C72BD7E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8DC661D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A462A1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0CABAF4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2C731ECC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403" w:type="pct"/>
            <w:shd w:val="clear" w:color="auto" w:fill="auto"/>
          </w:tcPr>
          <w:p w14:paraId="57715133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61B78B51" w14:textId="77777777" w:rsidTr="00E11524">
        <w:tc>
          <w:tcPr>
            <w:tcW w:w="5000" w:type="pct"/>
            <w:gridSpan w:val="11"/>
            <w:shd w:val="clear" w:color="auto" w:fill="auto"/>
          </w:tcPr>
          <w:p w14:paraId="3BDB28C3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2D0145" w:rsidRPr="001A4780" w14:paraId="2030F651" w14:textId="77777777" w:rsidTr="00E11524">
        <w:tc>
          <w:tcPr>
            <w:tcW w:w="746" w:type="pct"/>
            <w:shd w:val="clear" w:color="auto" w:fill="auto"/>
          </w:tcPr>
          <w:p w14:paraId="59689165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B9EA9E8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0E8F76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469221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04E5C46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3" w:type="pct"/>
            <w:shd w:val="clear" w:color="auto" w:fill="auto"/>
          </w:tcPr>
          <w:p w14:paraId="5936A3A6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2D0145" w:rsidRPr="001A4780" w14:paraId="22A819CB" w14:textId="77777777" w:rsidTr="00E11524">
        <w:tc>
          <w:tcPr>
            <w:tcW w:w="746" w:type="pct"/>
            <w:shd w:val="clear" w:color="auto" w:fill="auto"/>
          </w:tcPr>
          <w:p w14:paraId="11664F94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D07A58D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966E25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0B05444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6419EFA6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403" w:type="pct"/>
            <w:shd w:val="clear" w:color="auto" w:fill="auto"/>
          </w:tcPr>
          <w:p w14:paraId="520B9D8D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2ABB566C" w14:textId="77777777" w:rsidTr="00E11524">
        <w:tc>
          <w:tcPr>
            <w:tcW w:w="746" w:type="pct"/>
            <w:shd w:val="clear" w:color="auto" w:fill="auto"/>
          </w:tcPr>
          <w:p w14:paraId="25F245FB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A7381BA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C44AAB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115608C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2C9B42B0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403" w:type="pct"/>
            <w:shd w:val="clear" w:color="auto" w:fill="auto"/>
          </w:tcPr>
          <w:p w14:paraId="5B5A1A9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443F725B" w14:textId="77777777" w:rsidTr="00E11524">
        <w:tc>
          <w:tcPr>
            <w:tcW w:w="5000" w:type="pct"/>
            <w:gridSpan w:val="11"/>
            <w:shd w:val="clear" w:color="auto" w:fill="auto"/>
          </w:tcPr>
          <w:p w14:paraId="6FEF23D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2D0145" w:rsidRPr="001A4780" w14:paraId="7F8E7A43" w14:textId="77777777" w:rsidTr="00E11524">
        <w:tc>
          <w:tcPr>
            <w:tcW w:w="746" w:type="pct"/>
            <w:shd w:val="clear" w:color="auto" w:fill="auto"/>
          </w:tcPr>
          <w:p w14:paraId="5112F92E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FEE37AB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0DA92C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C3DDF9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1CB6A082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3" w:type="pct"/>
            <w:shd w:val="clear" w:color="auto" w:fill="auto"/>
          </w:tcPr>
          <w:p w14:paraId="2538652F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44FA1BC6" w14:textId="77777777" w:rsidTr="00E11524">
        <w:tc>
          <w:tcPr>
            <w:tcW w:w="746" w:type="pct"/>
            <w:shd w:val="clear" w:color="auto" w:fill="auto"/>
          </w:tcPr>
          <w:p w14:paraId="17F55367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98D6205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FF63E3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24BDD37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21667671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403" w:type="pct"/>
            <w:shd w:val="clear" w:color="auto" w:fill="auto"/>
          </w:tcPr>
          <w:p w14:paraId="72DA8A57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0074D900" w14:textId="77777777" w:rsidTr="00E11524">
        <w:tc>
          <w:tcPr>
            <w:tcW w:w="746" w:type="pct"/>
            <w:shd w:val="clear" w:color="auto" w:fill="auto"/>
          </w:tcPr>
          <w:p w14:paraId="4A08519F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C3020AC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D622D2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A6AA2E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7F97108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403" w:type="pct"/>
            <w:shd w:val="clear" w:color="auto" w:fill="auto"/>
          </w:tcPr>
          <w:p w14:paraId="47722150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7CF17C41" w14:textId="77777777" w:rsidTr="00E11524">
        <w:tc>
          <w:tcPr>
            <w:tcW w:w="746" w:type="pct"/>
            <w:shd w:val="clear" w:color="auto" w:fill="auto"/>
          </w:tcPr>
          <w:p w14:paraId="1DB58DCC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90D98CF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9AC306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DC9B09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1D8779BA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403" w:type="pct"/>
            <w:shd w:val="clear" w:color="auto" w:fill="auto"/>
          </w:tcPr>
          <w:p w14:paraId="7155A03F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3A525546" w14:textId="77777777" w:rsidTr="00E11524">
        <w:tc>
          <w:tcPr>
            <w:tcW w:w="5000" w:type="pct"/>
            <w:gridSpan w:val="11"/>
            <w:shd w:val="clear" w:color="auto" w:fill="auto"/>
            <w:vAlign w:val="center"/>
          </w:tcPr>
          <w:p w14:paraId="5738D50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5D5D74">
              <w:rPr>
                <w:b/>
                <w:sz w:val="20"/>
              </w:rPr>
              <w:t>Организация заказчика</w:t>
            </w:r>
          </w:p>
        </w:tc>
      </w:tr>
      <w:tr w:rsidR="002D0145" w14:paraId="3D3166F7" w14:textId="77777777" w:rsidTr="00E11524">
        <w:tc>
          <w:tcPr>
            <w:tcW w:w="755" w:type="pct"/>
            <w:gridSpan w:val="2"/>
            <w:shd w:val="clear" w:color="auto" w:fill="auto"/>
            <w:vAlign w:val="center"/>
          </w:tcPr>
          <w:p w14:paraId="039E3A72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D01558">
              <w:rPr>
                <w:b/>
                <w:sz w:val="20"/>
              </w:rPr>
              <w:t>customer</w:t>
            </w:r>
          </w:p>
        </w:tc>
        <w:tc>
          <w:tcPr>
            <w:tcW w:w="756" w:type="pct"/>
            <w:gridSpan w:val="2"/>
            <w:shd w:val="clear" w:color="auto" w:fill="auto"/>
          </w:tcPr>
          <w:p w14:paraId="6834DCFC" w14:textId="77777777" w:rsidR="002D0145" w:rsidRPr="00996FC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27" w:type="pct"/>
            <w:gridSpan w:val="2"/>
            <w:shd w:val="clear" w:color="auto" w:fill="auto"/>
          </w:tcPr>
          <w:p w14:paraId="4F0EAAE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57" w:type="pct"/>
            <w:gridSpan w:val="2"/>
            <w:shd w:val="clear" w:color="auto" w:fill="auto"/>
          </w:tcPr>
          <w:p w14:paraId="00BE52D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62" w:type="pct"/>
            <w:shd w:val="clear" w:color="auto" w:fill="auto"/>
          </w:tcPr>
          <w:p w14:paraId="207C67B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44" w:type="pct"/>
            <w:gridSpan w:val="2"/>
            <w:shd w:val="clear" w:color="auto" w:fill="auto"/>
            <w:vAlign w:val="center"/>
          </w:tcPr>
          <w:p w14:paraId="5FA44D2B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1F6D6D9A" w14:textId="77777777" w:rsidTr="00E11524">
        <w:tc>
          <w:tcPr>
            <w:tcW w:w="755" w:type="pct"/>
            <w:gridSpan w:val="2"/>
            <w:shd w:val="clear" w:color="auto" w:fill="auto"/>
            <w:vAlign w:val="center"/>
          </w:tcPr>
          <w:p w14:paraId="2B47E906" w14:textId="77777777" w:rsidR="002D0145" w:rsidRPr="00382F55" w:rsidRDefault="002D0145" w:rsidP="002D0145">
            <w:pPr>
              <w:spacing w:before="0" w:after="0"/>
              <w:rPr>
                <w:sz w:val="20"/>
              </w:rPr>
            </w:pPr>
          </w:p>
        </w:tc>
        <w:tc>
          <w:tcPr>
            <w:tcW w:w="756" w:type="pct"/>
            <w:gridSpan w:val="2"/>
            <w:shd w:val="clear" w:color="auto" w:fill="auto"/>
          </w:tcPr>
          <w:p w14:paraId="00C3561D" w14:textId="77777777" w:rsidR="002D0145" w:rsidRPr="00996FC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01558">
              <w:rPr>
                <w:sz w:val="20"/>
              </w:rPr>
              <w:t>regNum</w:t>
            </w:r>
          </w:p>
        </w:tc>
        <w:tc>
          <w:tcPr>
            <w:tcW w:w="227" w:type="pct"/>
            <w:gridSpan w:val="2"/>
            <w:shd w:val="clear" w:color="auto" w:fill="auto"/>
          </w:tcPr>
          <w:p w14:paraId="60CB3C3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57" w:type="pct"/>
            <w:gridSpan w:val="2"/>
            <w:shd w:val="clear" w:color="auto" w:fill="auto"/>
          </w:tcPr>
          <w:p w14:paraId="6FD23E8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62" w:type="pct"/>
            <w:shd w:val="clear" w:color="auto" w:fill="auto"/>
          </w:tcPr>
          <w:p w14:paraId="6FB6CFCF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01558">
              <w:rPr>
                <w:sz w:val="20"/>
              </w:rPr>
              <w:t>Код по СПЗ</w:t>
            </w:r>
          </w:p>
        </w:tc>
        <w:tc>
          <w:tcPr>
            <w:tcW w:w="1444" w:type="pct"/>
            <w:gridSpan w:val="2"/>
            <w:shd w:val="clear" w:color="auto" w:fill="auto"/>
          </w:tcPr>
          <w:p w14:paraId="534F2C90" w14:textId="77777777" w:rsidR="002D0145" w:rsidRPr="00D01558" w:rsidRDefault="002D0145" w:rsidP="00E11524">
            <w:pPr>
              <w:spacing w:before="0" w:after="0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Шаблон значения:</w:t>
            </w:r>
            <w:r>
              <w:rPr>
                <w:sz w:val="20"/>
                <w:lang w:val="en-US"/>
              </w:rPr>
              <w:t>\d{11}</w:t>
            </w:r>
          </w:p>
        </w:tc>
      </w:tr>
      <w:tr w:rsidR="00E11524" w14:paraId="7C88CA84" w14:textId="77777777" w:rsidTr="00E11524">
        <w:tc>
          <w:tcPr>
            <w:tcW w:w="755" w:type="pct"/>
            <w:gridSpan w:val="2"/>
            <w:shd w:val="clear" w:color="auto" w:fill="auto"/>
            <w:vAlign w:val="center"/>
          </w:tcPr>
          <w:p w14:paraId="5574A3CC" w14:textId="77777777" w:rsidR="00E11524" w:rsidRPr="00382F55" w:rsidRDefault="00E11524" w:rsidP="005E416A">
            <w:pPr>
              <w:spacing w:before="0" w:after="0"/>
              <w:rPr>
                <w:sz w:val="20"/>
              </w:rPr>
            </w:pPr>
          </w:p>
        </w:tc>
        <w:tc>
          <w:tcPr>
            <w:tcW w:w="756" w:type="pct"/>
            <w:gridSpan w:val="2"/>
            <w:shd w:val="clear" w:color="auto" w:fill="auto"/>
          </w:tcPr>
          <w:p w14:paraId="76BCBD18" w14:textId="001A0C87" w:rsidR="00E11524" w:rsidRPr="00996FC5" w:rsidRDefault="00E11524" w:rsidP="005E416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27" w:type="pct"/>
            <w:gridSpan w:val="2"/>
            <w:shd w:val="clear" w:color="auto" w:fill="auto"/>
          </w:tcPr>
          <w:p w14:paraId="41AF48D1" w14:textId="1AB53945" w:rsidR="00E11524" w:rsidRDefault="00E11524" w:rsidP="005E416A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57" w:type="pct"/>
            <w:gridSpan w:val="2"/>
            <w:shd w:val="clear" w:color="auto" w:fill="auto"/>
          </w:tcPr>
          <w:p w14:paraId="7C894094" w14:textId="2C5FA7E5" w:rsidR="00E11524" w:rsidRDefault="00E11524" w:rsidP="005E416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362" w:type="pct"/>
            <w:shd w:val="clear" w:color="auto" w:fill="auto"/>
          </w:tcPr>
          <w:p w14:paraId="387F78FC" w14:textId="05F8709F" w:rsidR="00E11524" w:rsidRDefault="00E11524" w:rsidP="005E416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444" w:type="pct"/>
            <w:gridSpan w:val="2"/>
            <w:shd w:val="clear" w:color="auto" w:fill="auto"/>
          </w:tcPr>
          <w:p w14:paraId="0F782193" w14:textId="77777777" w:rsidR="00E11524" w:rsidRDefault="00E11524" w:rsidP="005E416A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0EACC3DF" w14:textId="77777777" w:rsidR="00E11524" w:rsidRDefault="00E11524" w:rsidP="005E416A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0D5121C2" w14:textId="14E2EFB9" w:rsidR="00E11524" w:rsidRPr="00E11524" w:rsidRDefault="00E11524" w:rsidP="005E416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2D0145" w:rsidRPr="000D38ED" w14:paraId="00FCFE12" w14:textId="77777777" w:rsidTr="00E11524">
        <w:tc>
          <w:tcPr>
            <w:tcW w:w="755" w:type="pct"/>
            <w:gridSpan w:val="2"/>
            <w:shd w:val="clear" w:color="auto" w:fill="auto"/>
            <w:vAlign w:val="center"/>
          </w:tcPr>
          <w:p w14:paraId="441265E4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6" w:type="pct"/>
            <w:gridSpan w:val="2"/>
            <w:shd w:val="clear" w:color="auto" w:fill="auto"/>
          </w:tcPr>
          <w:p w14:paraId="10DBB778" w14:textId="77777777" w:rsidR="002D0145" w:rsidRPr="000D38ED" w:rsidRDefault="002D0145" w:rsidP="002D0145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D01558">
              <w:rPr>
                <w:sz w:val="20"/>
                <w:lang w:val="en-US"/>
              </w:rPr>
              <w:t>fullName</w:t>
            </w:r>
          </w:p>
        </w:tc>
        <w:tc>
          <w:tcPr>
            <w:tcW w:w="227" w:type="pct"/>
            <w:gridSpan w:val="2"/>
            <w:shd w:val="clear" w:color="auto" w:fill="auto"/>
          </w:tcPr>
          <w:p w14:paraId="581A2FB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57" w:type="pct"/>
            <w:gridSpan w:val="2"/>
            <w:shd w:val="clear" w:color="auto" w:fill="auto"/>
          </w:tcPr>
          <w:p w14:paraId="7FA45C8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0)</w:t>
            </w:r>
          </w:p>
        </w:tc>
        <w:tc>
          <w:tcPr>
            <w:tcW w:w="1362" w:type="pct"/>
            <w:shd w:val="clear" w:color="auto" w:fill="auto"/>
          </w:tcPr>
          <w:p w14:paraId="5F7DE4CE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01558">
              <w:rPr>
                <w:sz w:val="20"/>
              </w:rPr>
              <w:t>Полное наименование</w:t>
            </w:r>
          </w:p>
        </w:tc>
        <w:tc>
          <w:tcPr>
            <w:tcW w:w="1444" w:type="pct"/>
            <w:gridSpan w:val="2"/>
            <w:shd w:val="clear" w:color="auto" w:fill="auto"/>
            <w:vAlign w:val="center"/>
          </w:tcPr>
          <w:p w14:paraId="7BBF9D28" w14:textId="77777777" w:rsidR="002D0145" w:rsidRPr="000D38ED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4AFE0F97" w14:textId="77777777" w:rsidTr="00E11524">
        <w:tc>
          <w:tcPr>
            <w:tcW w:w="5000" w:type="pct"/>
            <w:gridSpan w:val="11"/>
            <w:shd w:val="clear" w:color="auto" w:fill="auto"/>
          </w:tcPr>
          <w:p w14:paraId="04ABB9A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5D5D74">
              <w:rPr>
                <w:b/>
                <w:sz w:val="20"/>
              </w:rPr>
              <w:t>Основание отказа</w:t>
            </w:r>
          </w:p>
        </w:tc>
      </w:tr>
      <w:tr w:rsidR="002D0145" w:rsidRPr="001A4780" w14:paraId="43B90B4F" w14:textId="77777777" w:rsidTr="00E11524">
        <w:tc>
          <w:tcPr>
            <w:tcW w:w="746" w:type="pct"/>
            <w:shd w:val="clear" w:color="auto" w:fill="auto"/>
            <w:vAlign w:val="center"/>
          </w:tcPr>
          <w:p w14:paraId="0FA8E39F" w14:textId="77777777" w:rsidR="002D0145" w:rsidRPr="001A4780" w:rsidRDefault="002D0145" w:rsidP="002D0145">
            <w:pPr>
              <w:spacing w:before="0" w:after="0"/>
              <w:rPr>
                <w:sz w:val="20"/>
              </w:rPr>
            </w:pPr>
            <w:r w:rsidRPr="00D01558">
              <w:rPr>
                <w:b/>
                <w:sz w:val="20"/>
              </w:rPr>
              <w:t>refusalFact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D30F8C4" w14:textId="77777777" w:rsidR="002D0145" w:rsidRPr="001A4780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AC46546" w14:textId="77777777" w:rsidR="002D0145" w:rsidRPr="001A4780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1B6E01C1" w14:textId="77777777" w:rsidR="002D0145" w:rsidRPr="001A4780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6645FBFD" w14:textId="77777777" w:rsidR="002D0145" w:rsidRPr="001A4780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25E0FF90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7822EEAD" w14:textId="77777777" w:rsidTr="00E11524">
        <w:tc>
          <w:tcPr>
            <w:tcW w:w="746" w:type="pct"/>
            <w:shd w:val="clear" w:color="auto" w:fill="auto"/>
            <w:vAlign w:val="center"/>
          </w:tcPr>
          <w:p w14:paraId="2CF3A0EE" w14:textId="77777777" w:rsidR="002D0145" w:rsidRPr="001A4780" w:rsidRDefault="002D0145" w:rsidP="002D0145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9718C07" w14:textId="77777777" w:rsidR="002D0145" w:rsidRPr="001A4780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5D5D74">
              <w:rPr>
                <w:sz w:val="20"/>
              </w:rPr>
              <w:t>voucherEntry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415998C" w14:textId="77777777" w:rsidR="002D0145" w:rsidRPr="001A4780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3BB061C2" w14:textId="77777777" w:rsidR="002D0145" w:rsidRPr="001A4780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78A31768" w14:textId="77777777" w:rsidR="002D0145" w:rsidRPr="001A4780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23C5D902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0B9BF1FE" w14:textId="77777777" w:rsidTr="00E11524">
        <w:tc>
          <w:tcPr>
            <w:tcW w:w="746" w:type="pct"/>
            <w:shd w:val="clear" w:color="auto" w:fill="auto"/>
            <w:vAlign w:val="center"/>
          </w:tcPr>
          <w:p w14:paraId="6F2B5197" w14:textId="77777777" w:rsidR="002D0145" w:rsidRPr="001A4780" w:rsidRDefault="002D0145" w:rsidP="002D0145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BE5F986" w14:textId="77777777" w:rsidR="002D0145" w:rsidRPr="001A4780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0A28AA1" w14:textId="77777777" w:rsidR="002D0145" w:rsidRPr="005D5D74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26AD338F" w14:textId="77777777" w:rsidR="002D0145" w:rsidRPr="001A4780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D9FAC2B" w14:textId="77777777" w:rsidR="002D0145" w:rsidRPr="001A4780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519CE8CD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0C14F0EA" w14:textId="77777777" w:rsidTr="00E11524">
        <w:tc>
          <w:tcPr>
            <w:tcW w:w="746" w:type="pct"/>
            <w:shd w:val="clear" w:color="auto" w:fill="auto"/>
            <w:vAlign w:val="center"/>
          </w:tcPr>
          <w:p w14:paraId="789F57DD" w14:textId="77777777" w:rsidR="002D0145" w:rsidRPr="001A4780" w:rsidRDefault="002D0145" w:rsidP="002D0145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3FABB24" w14:textId="77777777" w:rsidR="002D0145" w:rsidRPr="00D01558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01558">
              <w:rPr>
                <w:sz w:val="20"/>
              </w:rPr>
              <w:t>foundation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E9FF51" w14:textId="77777777" w:rsidR="002D0145" w:rsidRPr="00D01558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01558"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FF4727B" w14:textId="77777777" w:rsidR="002D0145" w:rsidRPr="00D01558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D01558"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FD8D165" w14:textId="77777777" w:rsidR="002D0145" w:rsidRPr="00D01558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01558">
              <w:rPr>
                <w:sz w:val="20"/>
              </w:rPr>
              <w:t>Основание отказа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0BE5DB26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11F8E454" w14:textId="77777777" w:rsidTr="00E11524">
        <w:tc>
          <w:tcPr>
            <w:tcW w:w="5000" w:type="pct"/>
            <w:gridSpan w:val="11"/>
            <w:shd w:val="clear" w:color="auto" w:fill="auto"/>
            <w:vAlign w:val="center"/>
          </w:tcPr>
          <w:p w14:paraId="1A6AE5A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5D5D74">
              <w:rPr>
                <w:b/>
                <w:sz w:val="20"/>
              </w:rPr>
              <w:t>Основание отказа</w:t>
            </w:r>
          </w:p>
        </w:tc>
      </w:tr>
      <w:tr w:rsidR="002D0145" w:rsidRPr="001A4780" w14:paraId="74D96A70" w14:textId="77777777" w:rsidTr="00E11524">
        <w:tc>
          <w:tcPr>
            <w:tcW w:w="746" w:type="pct"/>
            <w:shd w:val="clear" w:color="auto" w:fill="auto"/>
          </w:tcPr>
          <w:p w14:paraId="145C27E3" w14:textId="77777777" w:rsidR="002D0145" w:rsidRPr="001A4780" w:rsidRDefault="002D0145" w:rsidP="002D0145">
            <w:pPr>
              <w:spacing w:before="0" w:after="0"/>
              <w:rPr>
                <w:sz w:val="20"/>
              </w:rPr>
            </w:pPr>
            <w:r w:rsidRPr="005D5D74">
              <w:rPr>
                <w:b/>
                <w:sz w:val="20"/>
              </w:rPr>
              <w:t>foundation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2E72D9E0" w14:textId="77777777" w:rsidR="002D0145" w:rsidRPr="001A4780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71D38E0" w14:textId="77777777" w:rsidR="002D0145" w:rsidRPr="001A4780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071B9C54" w14:textId="77777777" w:rsidR="002D0145" w:rsidRPr="001A4780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494909C6" w14:textId="77777777" w:rsidR="002D0145" w:rsidRPr="001A4780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1208C0CE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61E21F48" w14:textId="77777777" w:rsidTr="00E11524">
        <w:tc>
          <w:tcPr>
            <w:tcW w:w="746" w:type="pct"/>
            <w:shd w:val="clear" w:color="auto" w:fill="auto"/>
            <w:vAlign w:val="center"/>
          </w:tcPr>
          <w:p w14:paraId="53D52F17" w14:textId="77777777" w:rsidR="002D0145" w:rsidRPr="001A4780" w:rsidRDefault="002D0145" w:rsidP="002D0145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47C6E7B" w14:textId="77777777" w:rsidR="002D0145" w:rsidRPr="001A4780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4A73875" w14:textId="77777777" w:rsidR="002D0145" w:rsidRPr="001A4780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3E2D96D4" w14:textId="77777777" w:rsidR="002D0145" w:rsidRPr="001A4780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760010F0" w14:textId="77777777" w:rsidR="002D0145" w:rsidRPr="001A4780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  <w:r w:rsidRPr="005D5D74">
              <w:rPr>
                <w:sz w:val="20"/>
              </w:rPr>
              <w:t>в справочнике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7B96C3CA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0297E11A" w14:textId="77777777" w:rsidTr="00E11524">
        <w:tc>
          <w:tcPr>
            <w:tcW w:w="746" w:type="pct"/>
            <w:shd w:val="clear" w:color="auto" w:fill="auto"/>
          </w:tcPr>
          <w:p w14:paraId="3AD6F395" w14:textId="77777777" w:rsidR="002D0145" w:rsidRPr="001A4780" w:rsidRDefault="002D0145" w:rsidP="002D0145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34B8094" w14:textId="77777777" w:rsidR="002D0145" w:rsidRPr="00996FC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290ABB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31898A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Т(1-512)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1A4D3DF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Наименование </w:t>
            </w:r>
          </w:p>
        </w:tc>
        <w:tc>
          <w:tcPr>
            <w:tcW w:w="1403" w:type="pct"/>
            <w:shd w:val="clear" w:color="auto" w:fill="auto"/>
          </w:tcPr>
          <w:p w14:paraId="6B60FB5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</w:tbl>
    <w:p w14:paraId="17A34C7C" w14:textId="77777777" w:rsidR="00182494" w:rsidRDefault="00182494" w:rsidP="00182494">
      <w:pPr>
        <w:rPr>
          <w:lang w:val="en-US"/>
        </w:rPr>
      </w:pPr>
    </w:p>
    <w:p w14:paraId="1755BEBC" w14:textId="278B4B1B" w:rsidR="00306846" w:rsidRDefault="00264DCA" w:rsidP="00264DCA">
      <w:pPr>
        <w:pStyle w:val="20"/>
        <w:numPr>
          <w:ilvl w:val="0"/>
          <w:numId w:val="54"/>
        </w:numPr>
      </w:pPr>
      <w:r w:rsidRPr="00264DCA">
        <w:t xml:space="preserve">Протокол признания участника </w:t>
      </w:r>
      <w:proofErr w:type="gramStart"/>
      <w:r w:rsidRPr="00264DCA">
        <w:t>уклонившимся</w:t>
      </w:r>
      <w:proofErr w:type="gramEnd"/>
      <w:r w:rsidRPr="00264DCA">
        <w:t xml:space="preserve"> от заключения контракта</w:t>
      </w:r>
    </w:p>
    <w:tbl>
      <w:tblPr>
        <w:tblW w:w="5001" w:type="pct"/>
        <w:tblInd w:w="-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4"/>
        <w:gridCol w:w="1529"/>
        <w:gridCol w:w="417"/>
        <w:gridCol w:w="977"/>
        <w:gridCol w:w="2904"/>
        <w:gridCol w:w="2867"/>
      </w:tblGrid>
      <w:tr w:rsidR="00306846" w:rsidRPr="001A4780" w14:paraId="4DE5A1FD" w14:textId="77777777" w:rsidTr="00E11524">
        <w:trPr>
          <w:tblHeader/>
        </w:trPr>
        <w:tc>
          <w:tcPr>
            <w:tcW w:w="746" w:type="pct"/>
            <w:shd w:val="clear" w:color="auto" w:fill="D9D9D9"/>
            <w:hideMark/>
          </w:tcPr>
          <w:p w14:paraId="4F82E27A" w14:textId="77777777" w:rsidR="00306846" w:rsidRPr="00724833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8" w:type="pct"/>
            <w:shd w:val="clear" w:color="auto" w:fill="D9D9D9"/>
            <w:hideMark/>
          </w:tcPr>
          <w:p w14:paraId="6B37344A" w14:textId="77777777" w:rsidR="00306846" w:rsidRPr="00724833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shd w:val="clear" w:color="auto" w:fill="D9D9D9"/>
            <w:hideMark/>
          </w:tcPr>
          <w:p w14:paraId="3FDDF025" w14:textId="77777777" w:rsidR="00306846" w:rsidRPr="00724833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8" w:type="pct"/>
            <w:shd w:val="clear" w:color="auto" w:fill="D9D9D9"/>
            <w:hideMark/>
          </w:tcPr>
          <w:p w14:paraId="40529F9F" w14:textId="77777777" w:rsidR="00306846" w:rsidRPr="00724833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1" w:type="pct"/>
            <w:shd w:val="clear" w:color="auto" w:fill="D9D9D9"/>
            <w:hideMark/>
          </w:tcPr>
          <w:p w14:paraId="3CC26AFB" w14:textId="77777777" w:rsidR="00306846" w:rsidRPr="00724833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403" w:type="pct"/>
            <w:shd w:val="clear" w:color="auto" w:fill="D9D9D9"/>
            <w:hideMark/>
          </w:tcPr>
          <w:p w14:paraId="098EFF52" w14:textId="77777777" w:rsidR="00306846" w:rsidRPr="00724833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306846" w:rsidRPr="001A4780" w14:paraId="558119C0" w14:textId="77777777" w:rsidTr="00E11524">
        <w:tc>
          <w:tcPr>
            <w:tcW w:w="5000" w:type="pct"/>
            <w:gridSpan w:val="6"/>
            <w:shd w:val="clear" w:color="auto" w:fill="auto"/>
          </w:tcPr>
          <w:p w14:paraId="7D843F66" w14:textId="3903752A" w:rsidR="00306846" w:rsidRPr="00724833" w:rsidRDefault="00264DCA" w:rsidP="00306846">
            <w:pPr>
              <w:spacing w:before="0" w:after="0"/>
              <w:jc w:val="center"/>
              <w:rPr>
                <w:b/>
                <w:sz w:val="20"/>
              </w:rPr>
            </w:pPr>
            <w:r w:rsidRPr="00264DCA">
              <w:rPr>
                <w:b/>
                <w:sz w:val="20"/>
              </w:rPr>
              <w:t xml:space="preserve">Протокол признания участника </w:t>
            </w:r>
            <w:proofErr w:type="gramStart"/>
            <w:r w:rsidRPr="00264DCA">
              <w:rPr>
                <w:b/>
                <w:sz w:val="20"/>
              </w:rPr>
              <w:t>уклонившимся</w:t>
            </w:r>
            <w:proofErr w:type="gramEnd"/>
            <w:r w:rsidRPr="00264DCA">
              <w:rPr>
                <w:b/>
                <w:sz w:val="20"/>
              </w:rPr>
              <w:t xml:space="preserve"> от заключения контракта</w:t>
            </w:r>
          </w:p>
        </w:tc>
      </w:tr>
      <w:tr w:rsidR="00306846" w:rsidRPr="001A4780" w14:paraId="011154D1" w14:textId="77777777" w:rsidTr="00E11524">
        <w:tc>
          <w:tcPr>
            <w:tcW w:w="1493" w:type="pct"/>
            <w:gridSpan w:val="2"/>
            <w:shd w:val="clear" w:color="auto" w:fill="auto"/>
            <w:hideMark/>
          </w:tcPr>
          <w:p w14:paraId="3F3ADBB3" w14:textId="2A508AA8" w:rsidR="00306846" w:rsidRPr="00724833" w:rsidRDefault="00264DCA" w:rsidP="00306846">
            <w:pPr>
              <w:spacing w:before="0" w:after="0"/>
              <w:rPr>
                <w:b/>
                <w:sz w:val="20"/>
              </w:rPr>
            </w:pPr>
            <w:r w:rsidRPr="00264DCA">
              <w:rPr>
                <w:b/>
                <w:sz w:val="20"/>
                <w:lang w:val="en-US"/>
              </w:rPr>
              <w:t>protocolDeviation</w:t>
            </w:r>
            <w:r w:rsidR="00306846" w:rsidRPr="00724833">
              <w:rPr>
                <w:b/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  <w:hideMark/>
          </w:tcPr>
          <w:p w14:paraId="500B46CE" w14:textId="77777777" w:rsidR="00306846" w:rsidRPr="00724833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  <w:hideMark/>
          </w:tcPr>
          <w:p w14:paraId="5BA83270" w14:textId="77777777" w:rsidR="00306846" w:rsidRPr="00724833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hideMark/>
          </w:tcPr>
          <w:p w14:paraId="5EA3D837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403" w:type="pct"/>
            <w:shd w:val="clear" w:color="auto" w:fill="auto"/>
            <w:hideMark/>
          </w:tcPr>
          <w:p w14:paraId="4EAA948A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306846" w:rsidRPr="001A4780" w14:paraId="21A3BF19" w14:textId="77777777" w:rsidTr="00E11524">
        <w:tc>
          <w:tcPr>
            <w:tcW w:w="746" w:type="pct"/>
            <w:shd w:val="clear" w:color="auto" w:fill="auto"/>
          </w:tcPr>
          <w:p w14:paraId="10EF91DF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1BBD77A" w14:textId="77777777" w:rsidR="00306846" w:rsidRPr="00351BEA" w:rsidRDefault="00306846" w:rsidP="0030684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4" w:type="pct"/>
            <w:shd w:val="clear" w:color="auto" w:fill="auto"/>
          </w:tcPr>
          <w:p w14:paraId="2E4642E5" w14:textId="77777777" w:rsidR="00306846" w:rsidRPr="00351BEA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88105B6" w14:textId="77777777" w:rsidR="00306846" w:rsidRPr="001A4780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68C4EBA2" w14:textId="77777777" w:rsidR="00306846" w:rsidRPr="001A4780" w:rsidRDefault="00306846" w:rsidP="0030684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403" w:type="pct"/>
            <w:shd w:val="clear" w:color="auto" w:fill="auto"/>
          </w:tcPr>
          <w:p w14:paraId="4F7E518F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3C0BC007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29D2A7A8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1176AD14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10DA91F7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2C1E5EF6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63CF4555" w14:textId="154E1375" w:rsidR="00306846" w:rsidRPr="00264DCA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</w:t>
            </w:r>
            <w:r w:rsidR="005C6213">
              <w:rPr>
                <w:sz w:val="20"/>
              </w:rPr>
              <w:t>,6.1,6.2</w:t>
            </w:r>
          </w:p>
        </w:tc>
      </w:tr>
      <w:tr w:rsidR="00306846" w:rsidRPr="001A4780" w14:paraId="6C397781" w14:textId="77777777" w:rsidTr="00E11524">
        <w:tc>
          <w:tcPr>
            <w:tcW w:w="746" w:type="pct"/>
            <w:shd w:val="clear" w:color="auto" w:fill="auto"/>
          </w:tcPr>
          <w:p w14:paraId="21E6E72B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23F223B" w14:textId="77777777" w:rsidR="00306846" w:rsidRPr="001176A0" w:rsidRDefault="00306846" w:rsidP="0030684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4" w:type="pct"/>
            <w:shd w:val="clear" w:color="auto" w:fill="auto"/>
          </w:tcPr>
          <w:p w14:paraId="3B110175" w14:textId="77777777" w:rsidR="00306846" w:rsidRPr="00C85B91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671BF0C" w14:textId="77777777" w:rsidR="00306846" w:rsidRPr="00C85B91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24BAE529" w14:textId="2CFDB785" w:rsidR="00306846" w:rsidRPr="00724833" w:rsidRDefault="00306846" w:rsidP="00306846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403" w:type="pct"/>
            <w:shd w:val="clear" w:color="auto" w:fill="auto"/>
          </w:tcPr>
          <w:p w14:paraId="30F61968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</w:p>
        </w:tc>
      </w:tr>
      <w:tr w:rsidR="00306846" w:rsidRPr="001A4780" w14:paraId="43B15462" w14:textId="77777777" w:rsidTr="00E11524">
        <w:tc>
          <w:tcPr>
            <w:tcW w:w="746" w:type="pct"/>
            <w:shd w:val="clear" w:color="auto" w:fill="auto"/>
          </w:tcPr>
          <w:p w14:paraId="73AA9010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165ADEB" w14:textId="77777777" w:rsidR="00306846" w:rsidRPr="00400017" w:rsidRDefault="00306846" w:rsidP="00306846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4" w:type="pct"/>
            <w:shd w:val="clear" w:color="auto" w:fill="auto"/>
          </w:tcPr>
          <w:p w14:paraId="64CE172A" w14:textId="77777777" w:rsidR="00306846" w:rsidRPr="00400017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15B9DC5" w14:textId="77777777" w:rsidR="00306846" w:rsidRPr="00400017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1" w:type="pct"/>
            <w:shd w:val="clear" w:color="auto" w:fill="auto"/>
          </w:tcPr>
          <w:p w14:paraId="42C05D8A" w14:textId="77777777" w:rsidR="00306846" w:rsidRPr="00400017" w:rsidRDefault="00306846" w:rsidP="00306846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403" w:type="pct"/>
            <w:shd w:val="clear" w:color="auto" w:fill="auto"/>
          </w:tcPr>
          <w:p w14:paraId="68D16234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</w:p>
        </w:tc>
      </w:tr>
      <w:tr w:rsidR="00306846" w:rsidRPr="001A4780" w14:paraId="270B1E65" w14:textId="77777777" w:rsidTr="00E11524">
        <w:tc>
          <w:tcPr>
            <w:tcW w:w="746" w:type="pct"/>
            <w:shd w:val="clear" w:color="auto" w:fill="auto"/>
          </w:tcPr>
          <w:p w14:paraId="04FF183C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9516719" w14:textId="77777777" w:rsidR="00306846" w:rsidRPr="00400017" w:rsidRDefault="00306846" w:rsidP="00306846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4" w:type="pct"/>
            <w:shd w:val="clear" w:color="auto" w:fill="auto"/>
          </w:tcPr>
          <w:p w14:paraId="52ED17DA" w14:textId="77777777" w:rsidR="00306846" w:rsidRPr="00400017" w:rsidRDefault="00306846" w:rsidP="00306846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CB8E401" w14:textId="77777777" w:rsidR="00306846" w:rsidRPr="00400017" w:rsidRDefault="00306846" w:rsidP="00306846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0C0FE417" w14:textId="77777777" w:rsidR="00306846" w:rsidRPr="00400017" w:rsidRDefault="00306846" w:rsidP="00306846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403" w:type="pct"/>
            <w:shd w:val="clear" w:color="auto" w:fill="auto"/>
          </w:tcPr>
          <w:p w14:paraId="58AE0538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306846" w:rsidRPr="001A4780" w14:paraId="1B760CA7" w14:textId="77777777" w:rsidTr="00E11524">
        <w:tc>
          <w:tcPr>
            <w:tcW w:w="746" w:type="pct"/>
            <w:shd w:val="clear" w:color="auto" w:fill="auto"/>
          </w:tcPr>
          <w:p w14:paraId="7099D57E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8A02394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4" w:type="pct"/>
            <w:shd w:val="clear" w:color="auto" w:fill="auto"/>
          </w:tcPr>
          <w:p w14:paraId="1281D8AF" w14:textId="77777777" w:rsidR="00306846" w:rsidRPr="00724833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A6264FA" w14:textId="77777777" w:rsidR="00306846" w:rsidRPr="008D298C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BC89586" w14:textId="77777777" w:rsidR="00306846" w:rsidRPr="00C85B91" w:rsidRDefault="00306846" w:rsidP="00306846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403" w:type="pct"/>
            <w:shd w:val="clear" w:color="auto" w:fill="auto"/>
          </w:tcPr>
          <w:p w14:paraId="691D1330" w14:textId="77777777" w:rsidR="00306846" w:rsidRPr="00C85B91" w:rsidRDefault="00306846" w:rsidP="00306846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306846" w:rsidRPr="001A4780" w14:paraId="386EBB2A" w14:textId="77777777" w:rsidTr="00E11524">
        <w:tc>
          <w:tcPr>
            <w:tcW w:w="746" w:type="pct"/>
            <w:shd w:val="clear" w:color="auto" w:fill="auto"/>
          </w:tcPr>
          <w:p w14:paraId="1AD031F2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018CB22" w14:textId="77777777" w:rsidR="00306846" w:rsidRPr="002A7A10" w:rsidRDefault="00306846" w:rsidP="0030684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4" w:type="pct"/>
            <w:shd w:val="clear" w:color="auto" w:fill="auto"/>
          </w:tcPr>
          <w:p w14:paraId="1235B65D" w14:textId="77777777" w:rsidR="00306846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1A1CD8D" w14:textId="77777777" w:rsidR="00306846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275763CE" w14:textId="77777777" w:rsidR="00306846" w:rsidRPr="00997F9C" w:rsidRDefault="00306846" w:rsidP="00306846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403" w:type="pct"/>
            <w:shd w:val="clear" w:color="auto" w:fill="auto"/>
          </w:tcPr>
          <w:p w14:paraId="5E9C978C" w14:textId="77777777" w:rsidR="00306846" w:rsidRPr="00C85B91" w:rsidRDefault="00306846" w:rsidP="00306846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306846" w:rsidRPr="001A4780" w14:paraId="041B2D54" w14:textId="77777777" w:rsidTr="00E11524">
        <w:tc>
          <w:tcPr>
            <w:tcW w:w="746" w:type="pct"/>
            <w:shd w:val="clear" w:color="auto" w:fill="auto"/>
          </w:tcPr>
          <w:p w14:paraId="0B0F03EA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A15F0B0" w14:textId="77777777" w:rsidR="00306846" w:rsidRPr="002A7A10" w:rsidRDefault="00306846" w:rsidP="00306846">
            <w:pPr>
              <w:spacing w:before="0" w:after="0"/>
              <w:rPr>
                <w:sz w:val="20"/>
              </w:rPr>
            </w:pPr>
            <w:r w:rsidRPr="005D5D74">
              <w:rPr>
                <w:sz w:val="20"/>
              </w:rPr>
              <w:t>foundationProtocolName</w:t>
            </w:r>
          </w:p>
        </w:tc>
        <w:tc>
          <w:tcPr>
            <w:tcW w:w="204" w:type="pct"/>
            <w:shd w:val="clear" w:color="auto" w:fill="auto"/>
          </w:tcPr>
          <w:p w14:paraId="16BF711F" w14:textId="77777777" w:rsidR="00306846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9637C4A" w14:textId="77777777" w:rsidR="00306846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</w:t>
            </w:r>
            <w:r>
              <w:rPr>
                <w:sz w:val="20"/>
              </w:rPr>
              <w:t>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08A40E69" w14:textId="77777777" w:rsidR="00306846" w:rsidRPr="00997F9C" w:rsidRDefault="00306846" w:rsidP="00306846">
            <w:pPr>
              <w:spacing w:before="0" w:after="0"/>
              <w:rPr>
                <w:sz w:val="20"/>
              </w:rPr>
            </w:pPr>
            <w:r w:rsidRPr="005D5D74">
              <w:rPr>
                <w:sz w:val="20"/>
              </w:rPr>
              <w:t>Наименование предыдущего протокола</w:t>
            </w:r>
          </w:p>
        </w:tc>
        <w:tc>
          <w:tcPr>
            <w:tcW w:w="1403" w:type="pct"/>
            <w:shd w:val="clear" w:color="auto" w:fill="auto"/>
          </w:tcPr>
          <w:p w14:paraId="18C9785C" w14:textId="77777777" w:rsidR="00306846" w:rsidRPr="00C85B91" w:rsidRDefault="00306846" w:rsidP="00306846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306846" w:rsidRPr="001A4780" w14:paraId="6A921334" w14:textId="77777777" w:rsidTr="00E11524">
        <w:tc>
          <w:tcPr>
            <w:tcW w:w="746" w:type="pct"/>
            <w:shd w:val="clear" w:color="auto" w:fill="auto"/>
          </w:tcPr>
          <w:p w14:paraId="21A6A312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0CA9BD2" w14:textId="77777777" w:rsidR="00306846" w:rsidRPr="002A7A10" w:rsidRDefault="00306846" w:rsidP="0030684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4" w:type="pct"/>
            <w:shd w:val="clear" w:color="auto" w:fill="auto"/>
          </w:tcPr>
          <w:p w14:paraId="47C87632" w14:textId="77777777" w:rsidR="00306846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06B2AC3" w14:textId="77777777" w:rsidR="00306846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5A54696F" w14:textId="77777777" w:rsidR="00306846" w:rsidRPr="00997F9C" w:rsidRDefault="00306846" w:rsidP="0030684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403" w:type="pct"/>
            <w:shd w:val="clear" w:color="auto" w:fill="auto"/>
          </w:tcPr>
          <w:p w14:paraId="735DA50F" w14:textId="77777777" w:rsidR="00306846" w:rsidRPr="002A7A10" w:rsidRDefault="00306846" w:rsidP="0030684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306846" w:rsidRPr="001A4780" w14:paraId="7343963D" w14:textId="77777777" w:rsidTr="00E11524">
        <w:tc>
          <w:tcPr>
            <w:tcW w:w="746" w:type="pct"/>
            <w:shd w:val="clear" w:color="auto" w:fill="auto"/>
          </w:tcPr>
          <w:p w14:paraId="00F79B2B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6087BF7" w14:textId="77777777" w:rsidR="00306846" w:rsidRPr="002A7A10" w:rsidRDefault="00306846" w:rsidP="0030684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4" w:type="pct"/>
            <w:shd w:val="clear" w:color="auto" w:fill="auto"/>
          </w:tcPr>
          <w:p w14:paraId="7E88872C" w14:textId="77777777" w:rsidR="00306846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6B6A37C" w14:textId="77777777" w:rsidR="00306846" w:rsidRPr="002A7A10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37AAB9AB" w14:textId="77777777" w:rsidR="00306846" w:rsidRPr="002A7A10" w:rsidRDefault="00306846" w:rsidP="0030684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403" w:type="pct"/>
            <w:shd w:val="clear" w:color="auto" w:fill="auto"/>
          </w:tcPr>
          <w:p w14:paraId="2BA1A4FF" w14:textId="77777777" w:rsidR="00306846" w:rsidRDefault="00306846" w:rsidP="00306846">
            <w:pPr>
              <w:spacing w:before="0" w:after="0"/>
              <w:rPr>
                <w:sz w:val="20"/>
              </w:rPr>
            </w:pPr>
          </w:p>
        </w:tc>
      </w:tr>
      <w:tr w:rsidR="00306846" w:rsidRPr="001A4780" w14:paraId="3A5C368A" w14:textId="77777777" w:rsidTr="00E11524">
        <w:tc>
          <w:tcPr>
            <w:tcW w:w="746" w:type="pct"/>
            <w:shd w:val="clear" w:color="auto" w:fill="auto"/>
          </w:tcPr>
          <w:p w14:paraId="02E78691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7222B71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4" w:type="pct"/>
            <w:shd w:val="clear" w:color="auto" w:fill="auto"/>
          </w:tcPr>
          <w:p w14:paraId="44E93B76" w14:textId="77777777" w:rsidR="00306846" w:rsidRPr="00724833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29AEB2F" w14:textId="77777777" w:rsidR="00306846" w:rsidRPr="00C85B91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4C3D4603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403" w:type="pct"/>
            <w:shd w:val="clear" w:color="auto" w:fill="auto"/>
          </w:tcPr>
          <w:p w14:paraId="65B3B60E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</w:p>
        </w:tc>
      </w:tr>
      <w:tr w:rsidR="00306846" w:rsidRPr="001A4780" w14:paraId="2F94A29E" w14:textId="77777777" w:rsidTr="00E11524">
        <w:tc>
          <w:tcPr>
            <w:tcW w:w="746" w:type="pct"/>
            <w:shd w:val="clear" w:color="auto" w:fill="auto"/>
          </w:tcPr>
          <w:p w14:paraId="7EA524D8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0837512" w14:textId="77777777" w:rsidR="00306846" w:rsidRPr="001176A0" w:rsidRDefault="00306846" w:rsidP="0030684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4" w:type="pct"/>
            <w:shd w:val="clear" w:color="auto" w:fill="auto"/>
          </w:tcPr>
          <w:p w14:paraId="6E2EFE17" w14:textId="77777777" w:rsidR="00306846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BD6AE4C" w14:textId="77777777" w:rsidR="00306846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15E94957" w14:textId="77777777" w:rsidR="00306846" w:rsidRPr="00C85B91" w:rsidRDefault="00306846" w:rsidP="0030684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403" w:type="pct"/>
            <w:shd w:val="clear" w:color="auto" w:fill="auto"/>
          </w:tcPr>
          <w:p w14:paraId="31AF5D22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</w:p>
        </w:tc>
      </w:tr>
      <w:tr w:rsidR="00306846" w:rsidRPr="001A4780" w14:paraId="72F2F004" w14:textId="77777777" w:rsidTr="00E11524">
        <w:tc>
          <w:tcPr>
            <w:tcW w:w="746" w:type="pct"/>
            <w:shd w:val="clear" w:color="auto" w:fill="auto"/>
          </w:tcPr>
          <w:p w14:paraId="742F42E3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4260735" w14:textId="77777777" w:rsidR="00306846" w:rsidRPr="002A7A10" w:rsidRDefault="00306846" w:rsidP="0030684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4" w:type="pct"/>
            <w:shd w:val="clear" w:color="auto" w:fill="auto"/>
          </w:tcPr>
          <w:p w14:paraId="51EF6920" w14:textId="77777777" w:rsidR="00306846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8A0C78A" w14:textId="77777777" w:rsidR="00306846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7B13EDF1" w14:textId="77777777" w:rsidR="00306846" w:rsidRDefault="00306846" w:rsidP="00306846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403" w:type="pct"/>
            <w:shd w:val="clear" w:color="auto" w:fill="auto"/>
          </w:tcPr>
          <w:p w14:paraId="469C3D92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</w:p>
        </w:tc>
      </w:tr>
      <w:tr w:rsidR="00F7236C" w:rsidRPr="001A4780" w14:paraId="798D36B2" w14:textId="77777777" w:rsidTr="00E11524">
        <w:tc>
          <w:tcPr>
            <w:tcW w:w="746" w:type="pct"/>
            <w:shd w:val="clear" w:color="auto" w:fill="auto"/>
          </w:tcPr>
          <w:p w14:paraId="0ABADAAB" w14:textId="77777777" w:rsidR="00F7236C" w:rsidRPr="00724833" w:rsidRDefault="00F7236C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D638BF7" w14:textId="39612D6F" w:rsidR="00F7236C" w:rsidRPr="00F7236C" w:rsidRDefault="00F7236C" w:rsidP="000C5581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commission</w:t>
            </w:r>
          </w:p>
        </w:tc>
        <w:tc>
          <w:tcPr>
            <w:tcW w:w="204" w:type="pct"/>
            <w:shd w:val="clear" w:color="auto" w:fill="auto"/>
          </w:tcPr>
          <w:p w14:paraId="2EFD6543" w14:textId="77777777" w:rsidR="00F7236C" w:rsidRDefault="00F7236C" w:rsidP="000C5581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A228FB5" w14:textId="77777777" w:rsidR="00F7236C" w:rsidRDefault="00F7236C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2AF000D3" w14:textId="329154F6" w:rsidR="00F7236C" w:rsidRDefault="00F7236C" w:rsidP="000C5581">
            <w:pPr>
              <w:spacing w:before="0" w:after="0"/>
              <w:rPr>
                <w:sz w:val="20"/>
              </w:rPr>
            </w:pPr>
            <w:r w:rsidRPr="00F7236C">
              <w:rPr>
                <w:sz w:val="20"/>
              </w:rPr>
              <w:t>Информация о комиссии</w:t>
            </w:r>
          </w:p>
        </w:tc>
        <w:tc>
          <w:tcPr>
            <w:tcW w:w="1403" w:type="pct"/>
            <w:shd w:val="clear" w:color="auto" w:fill="auto"/>
          </w:tcPr>
          <w:p w14:paraId="545C71F9" w14:textId="77777777" w:rsidR="00F7236C" w:rsidRPr="00724833" w:rsidRDefault="00F7236C" w:rsidP="000C5581">
            <w:pPr>
              <w:spacing w:before="0" w:after="0"/>
              <w:rPr>
                <w:sz w:val="20"/>
              </w:rPr>
            </w:pPr>
          </w:p>
        </w:tc>
      </w:tr>
      <w:tr w:rsidR="00B82A8A" w:rsidRPr="001A4780" w14:paraId="388D019C" w14:textId="77777777" w:rsidTr="00E11524">
        <w:tc>
          <w:tcPr>
            <w:tcW w:w="746" w:type="pct"/>
            <w:shd w:val="clear" w:color="auto" w:fill="auto"/>
          </w:tcPr>
          <w:p w14:paraId="15EA2145" w14:textId="77777777" w:rsidR="00B82A8A" w:rsidRPr="00724833" w:rsidRDefault="00B82A8A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20B0C69" w14:textId="77777777" w:rsidR="00B82A8A" w:rsidRPr="00C85B91" w:rsidRDefault="00B82A8A" w:rsidP="000C5581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4" w:type="pct"/>
            <w:shd w:val="clear" w:color="auto" w:fill="auto"/>
          </w:tcPr>
          <w:p w14:paraId="0CE808C4" w14:textId="77777777" w:rsidR="00B82A8A" w:rsidRDefault="00B82A8A" w:rsidP="000C5581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CA4FAE7" w14:textId="77777777" w:rsidR="00B82A8A" w:rsidRDefault="00B82A8A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203A567F" w14:textId="77777777" w:rsidR="00B82A8A" w:rsidRPr="00C85B91" w:rsidRDefault="00B82A8A" w:rsidP="000C5581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403" w:type="pct"/>
            <w:shd w:val="clear" w:color="auto" w:fill="auto"/>
          </w:tcPr>
          <w:p w14:paraId="79151329" w14:textId="77777777" w:rsidR="00B82A8A" w:rsidRPr="009B4637" w:rsidRDefault="00B82A8A" w:rsidP="000C5581">
            <w:pPr>
              <w:spacing w:before="0" w:after="0"/>
              <w:rPr>
                <w:sz w:val="20"/>
              </w:rPr>
            </w:pPr>
          </w:p>
        </w:tc>
      </w:tr>
      <w:tr w:rsidR="00306846" w:rsidRPr="001A4780" w14:paraId="3C3B92C6" w14:textId="77777777" w:rsidTr="00E11524">
        <w:tc>
          <w:tcPr>
            <w:tcW w:w="746" w:type="pct"/>
            <w:shd w:val="clear" w:color="auto" w:fill="auto"/>
          </w:tcPr>
          <w:p w14:paraId="6CEEAB75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B3497D3" w14:textId="77777777" w:rsidR="00306846" w:rsidRPr="001176A0" w:rsidRDefault="00306846" w:rsidP="00306846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4" w:type="pct"/>
            <w:shd w:val="clear" w:color="auto" w:fill="auto"/>
          </w:tcPr>
          <w:p w14:paraId="4BB137EB" w14:textId="77777777" w:rsidR="00306846" w:rsidRPr="00C85B91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8BB0A09" w14:textId="77777777" w:rsidR="00306846" w:rsidRPr="00C85B91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A7CE90A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403" w:type="pct"/>
            <w:shd w:val="clear" w:color="auto" w:fill="auto"/>
          </w:tcPr>
          <w:p w14:paraId="55050271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706883C9" w14:textId="77777777" w:rsidTr="00E11524">
        <w:tc>
          <w:tcPr>
            <w:tcW w:w="746" w:type="pct"/>
            <w:shd w:val="clear" w:color="auto" w:fill="auto"/>
          </w:tcPr>
          <w:p w14:paraId="01CDF561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554B41AF" w14:textId="395ADA63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4323C04D" w14:textId="4EFA6A59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D951FC4" w14:textId="4F459747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CF07B37" w14:textId="2CD989E4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5BABEA49" w14:textId="62F895DA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60B3E517" w14:textId="6D47E65B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306846" w:rsidRPr="001A4780" w14:paraId="473179CF" w14:textId="77777777" w:rsidTr="00E11524">
        <w:tc>
          <w:tcPr>
            <w:tcW w:w="746" w:type="pct"/>
            <w:shd w:val="clear" w:color="auto" w:fill="auto"/>
          </w:tcPr>
          <w:p w14:paraId="547A9B15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E9C56B5" w14:textId="77777777" w:rsidR="00306846" w:rsidRPr="001176A0" w:rsidRDefault="00306846" w:rsidP="0030684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4" w:type="pct"/>
            <w:shd w:val="clear" w:color="auto" w:fill="auto"/>
          </w:tcPr>
          <w:p w14:paraId="4EB7550A" w14:textId="77777777" w:rsidR="00306846" w:rsidRPr="00C85B91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A464110" w14:textId="77777777" w:rsidR="00306846" w:rsidRPr="00C85B91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43AFA40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403" w:type="pct"/>
            <w:shd w:val="clear" w:color="auto" w:fill="auto"/>
          </w:tcPr>
          <w:p w14:paraId="059F3143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</w:p>
        </w:tc>
      </w:tr>
      <w:tr w:rsidR="00306846" w:rsidRPr="001A4780" w14:paraId="4D70BA01" w14:textId="77777777" w:rsidTr="00E11524">
        <w:tc>
          <w:tcPr>
            <w:tcW w:w="746" w:type="pct"/>
            <w:shd w:val="clear" w:color="auto" w:fill="auto"/>
          </w:tcPr>
          <w:p w14:paraId="501AC2F4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DB5F2CB" w14:textId="77777777" w:rsidR="00306846" w:rsidRPr="00C85B91" w:rsidRDefault="00306846" w:rsidP="00306846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4" w:type="pct"/>
            <w:shd w:val="clear" w:color="auto" w:fill="auto"/>
          </w:tcPr>
          <w:p w14:paraId="38301BA8" w14:textId="77777777" w:rsidR="00306846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8A1C191" w14:textId="77777777" w:rsidR="00306846" w:rsidRPr="002A7A10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08BA0BB" w14:textId="77777777" w:rsidR="00306846" w:rsidRPr="00C85B91" w:rsidRDefault="00306846" w:rsidP="00306846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403" w:type="pct"/>
            <w:shd w:val="clear" w:color="auto" w:fill="auto"/>
          </w:tcPr>
          <w:p w14:paraId="67A20398" w14:textId="77777777" w:rsidR="00306846" w:rsidRPr="009B4637" w:rsidRDefault="00306846" w:rsidP="0030684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306846" w:rsidRPr="001A4780" w14:paraId="11B44F02" w14:textId="77777777" w:rsidTr="00E11524">
        <w:tc>
          <w:tcPr>
            <w:tcW w:w="746" w:type="pct"/>
            <w:shd w:val="clear" w:color="auto" w:fill="auto"/>
          </w:tcPr>
          <w:p w14:paraId="789CA5C1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C8FE4CF" w14:textId="77777777" w:rsidR="00306846" w:rsidRPr="00C85B91" w:rsidRDefault="00306846" w:rsidP="00306846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4" w:type="pct"/>
            <w:shd w:val="clear" w:color="auto" w:fill="auto"/>
          </w:tcPr>
          <w:p w14:paraId="2749B13E" w14:textId="77777777" w:rsidR="00306846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51215B68" w14:textId="77777777" w:rsidR="00306846" w:rsidRPr="002A7A10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7BC945A" w14:textId="77777777" w:rsidR="00306846" w:rsidRPr="00C85B91" w:rsidRDefault="00306846" w:rsidP="00306846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403" w:type="pct"/>
            <w:shd w:val="clear" w:color="auto" w:fill="auto"/>
          </w:tcPr>
          <w:p w14:paraId="689405ED" w14:textId="77777777" w:rsidR="00306846" w:rsidRPr="009B4637" w:rsidRDefault="00306846" w:rsidP="00306846">
            <w:pPr>
              <w:spacing w:before="0" w:after="0"/>
              <w:rPr>
                <w:sz w:val="20"/>
              </w:rPr>
            </w:pPr>
          </w:p>
        </w:tc>
      </w:tr>
      <w:tr w:rsidR="00306846" w:rsidRPr="001A4780" w14:paraId="4E693242" w14:textId="77777777" w:rsidTr="00E11524">
        <w:tc>
          <w:tcPr>
            <w:tcW w:w="746" w:type="pct"/>
            <w:shd w:val="clear" w:color="auto" w:fill="auto"/>
          </w:tcPr>
          <w:p w14:paraId="4D47C782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5BDA084" w14:textId="77777777" w:rsidR="00306846" w:rsidRPr="00BB6995" w:rsidRDefault="00306846" w:rsidP="00306846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4" w:type="pct"/>
            <w:shd w:val="clear" w:color="auto" w:fill="auto"/>
          </w:tcPr>
          <w:p w14:paraId="66C3BD12" w14:textId="77777777" w:rsidR="00306846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E394290" w14:textId="77777777" w:rsidR="00306846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5BB8525" w14:textId="77777777" w:rsidR="00306846" w:rsidRPr="00BB6995" w:rsidRDefault="00306846" w:rsidP="00306846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403" w:type="pct"/>
            <w:shd w:val="clear" w:color="auto" w:fill="auto"/>
          </w:tcPr>
          <w:p w14:paraId="35EFDFCB" w14:textId="77777777" w:rsidR="00306846" w:rsidRPr="009B4637" w:rsidRDefault="00306846" w:rsidP="00306846">
            <w:pPr>
              <w:spacing w:before="0" w:after="0"/>
              <w:rPr>
                <w:sz w:val="20"/>
              </w:rPr>
            </w:pPr>
          </w:p>
        </w:tc>
      </w:tr>
      <w:tr w:rsidR="00306846" w:rsidRPr="001A4780" w14:paraId="1BCA46D0" w14:textId="77777777" w:rsidTr="00E11524">
        <w:tc>
          <w:tcPr>
            <w:tcW w:w="746" w:type="pct"/>
            <w:shd w:val="clear" w:color="auto" w:fill="auto"/>
          </w:tcPr>
          <w:p w14:paraId="1D855AE1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FFC3A23" w14:textId="77777777" w:rsidR="00306846" w:rsidRPr="00655FB3" w:rsidRDefault="00306846" w:rsidP="00B82A8A">
            <w:pPr>
              <w:spacing w:before="0" w:after="0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204" w:type="pct"/>
            <w:shd w:val="clear" w:color="auto" w:fill="auto"/>
          </w:tcPr>
          <w:p w14:paraId="2A4F26BC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98DC1D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E52B3F2" w14:textId="6AB1AE26" w:rsidR="00306846" w:rsidRPr="00B82A8A" w:rsidRDefault="00B82A8A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Информация о решении</w:t>
            </w:r>
          </w:p>
        </w:tc>
        <w:tc>
          <w:tcPr>
            <w:tcW w:w="1403" w:type="pct"/>
            <w:shd w:val="clear" w:color="auto" w:fill="auto"/>
          </w:tcPr>
          <w:p w14:paraId="15CE0609" w14:textId="77777777" w:rsidR="00306846" w:rsidRPr="009B4637" w:rsidRDefault="00306846" w:rsidP="00306846">
            <w:pPr>
              <w:spacing w:before="0" w:after="0"/>
              <w:rPr>
                <w:sz w:val="20"/>
              </w:rPr>
            </w:pPr>
          </w:p>
        </w:tc>
      </w:tr>
      <w:tr w:rsidR="00306846" w:rsidRPr="00254573" w14:paraId="5EC5483C" w14:textId="77777777" w:rsidTr="00E11524">
        <w:tc>
          <w:tcPr>
            <w:tcW w:w="5000" w:type="pct"/>
            <w:gridSpan w:val="6"/>
            <w:shd w:val="clear" w:color="auto" w:fill="auto"/>
          </w:tcPr>
          <w:p w14:paraId="3A0B4E3D" w14:textId="77777777" w:rsidR="00306846" w:rsidRPr="00254573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306846" w:rsidRPr="001A4780" w14:paraId="7FBB54AE" w14:textId="77777777" w:rsidTr="00E11524">
        <w:tc>
          <w:tcPr>
            <w:tcW w:w="746" w:type="pct"/>
            <w:shd w:val="clear" w:color="auto" w:fill="auto"/>
            <w:vAlign w:val="center"/>
          </w:tcPr>
          <w:p w14:paraId="517109FA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78989009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FDAAFC5" w14:textId="77777777" w:rsidR="00306846" w:rsidRPr="00724833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395CDD7" w14:textId="77777777" w:rsidR="00306846" w:rsidRPr="00724833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35069091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57E4CDE3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</w:tr>
      <w:tr w:rsidR="00306846" w:rsidRPr="001A4780" w14:paraId="4E81077A" w14:textId="77777777" w:rsidTr="00E11524">
        <w:tc>
          <w:tcPr>
            <w:tcW w:w="746" w:type="pct"/>
            <w:shd w:val="clear" w:color="auto" w:fill="auto"/>
            <w:vAlign w:val="center"/>
          </w:tcPr>
          <w:p w14:paraId="50AC8189" w14:textId="77777777" w:rsidR="00306846" w:rsidRPr="00E45768" w:rsidRDefault="00306846" w:rsidP="0030684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4F23506" w14:textId="77777777" w:rsidR="00306846" w:rsidRPr="00E45768" w:rsidRDefault="00306846" w:rsidP="00306846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shd w:val="clear" w:color="auto" w:fill="auto"/>
          </w:tcPr>
          <w:p w14:paraId="5AE8C8E5" w14:textId="77777777" w:rsidR="00306846" w:rsidRPr="00E45768" w:rsidRDefault="00306846" w:rsidP="00306846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F6FEF5B" w14:textId="77777777" w:rsidR="00306846" w:rsidRPr="00E45768" w:rsidRDefault="00306846" w:rsidP="00306846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43E3AB1" w14:textId="77777777" w:rsidR="00306846" w:rsidRPr="00E45768" w:rsidRDefault="00306846" w:rsidP="00306846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125E80D4" w14:textId="77777777" w:rsidR="00306846" w:rsidRPr="00E45768" w:rsidRDefault="00306846" w:rsidP="00306846">
            <w:pPr>
              <w:spacing w:before="0" w:after="0"/>
              <w:rPr>
                <w:sz w:val="20"/>
              </w:rPr>
            </w:pPr>
          </w:p>
        </w:tc>
      </w:tr>
      <w:tr w:rsidR="00306846" w:rsidRPr="001A4780" w14:paraId="16B8F442" w14:textId="77777777" w:rsidTr="00E11524">
        <w:tc>
          <w:tcPr>
            <w:tcW w:w="746" w:type="pct"/>
            <w:shd w:val="clear" w:color="auto" w:fill="auto"/>
            <w:vAlign w:val="center"/>
          </w:tcPr>
          <w:p w14:paraId="4708B194" w14:textId="77777777" w:rsidR="00306846" w:rsidRPr="00E45768" w:rsidRDefault="00306846" w:rsidP="0030684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39167F0" w14:textId="77777777" w:rsidR="00306846" w:rsidRPr="00E45768" w:rsidRDefault="00306846" w:rsidP="00306846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shd w:val="clear" w:color="auto" w:fill="auto"/>
          </w:tcPr>
          <w:p w14:paraId="6C4D2E9D" w14:textId="77777777" w:rsidR="00306846" w:rsidRPr="00E45768" w:rsidRDefault="00306846" w:rsidP="00306846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802215D" w14:textId="77777777" w:rsidR="00306846" w:rsidRPr="00E45768" w:rsidRDefault="00306846" w:rsidP="00306846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4C6CF04" w14:textId="013A505B" w:rsidR="00306846" w:rsidRPr="00E45768" w:rsidRDefault="002D1F44" w:rsidP="0030684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306846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4A00AB50" w14:textId="77777777" w:rsidR="00306846" w:rsidRPr="00E45768" w:rsidRDefault="00306846" w:rsidP="00306846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306846" w:rsidRPr="00254573" w14:paraId="3AE510A7" w14:textId="77777777" w:rsidTr="00E11524">
        <w:tc>
          <w:tcPr>
            <w:tcW w:w="5000" w:type="pct"/>
            <w:gridSpan w:val="6"/>
            <w:shd w:val="clear" w:color="auto" w:fill="auto"/>
          </w:tcPr>
          <w:p w14:paraId="507F336F" w14:textId="352972D3" w:rsidR="00306846" w:rsidRPr="00254573" w:rsidRDefault="002D1F44" w:rsidP="00306846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306846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306846" w:rsidRPr="001A4780" w14:paraId="6957CAE7" w14:textId="77777777" w:rsidTr="00E11524">
        <w:tc>
          <w:tcPr>
            <w:tcW w:w="746" w:type="pct"/>
            <w:shd w:val="clear" w:color="auto" w:fill="auto"/>
            <w:vAlign w:val="center"/>
          </w:tcPr>
          <w:p w14:paraId="00BC9CA8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5ED27F2B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C657FEB" w14:textId="77777777" w:rsidR="00306846" w:rsidRPr="006C6D44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CE943DE" w14:textId="77777777" w:rsidR="00306846" w:rsidRPr="006C6D44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4BDD9242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0E40DC80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</w:tr>
      <w:tr w:rsidR="00306846" w:rsidRPr="001A4780" w14:paraId="18318712" w14:textId="77777777" w:rsidTr="00E11524">
        <w:tc>
          <w:tcPr>
            <w:tcW w:w="746" w:type="pct"/>
            <w:shd w:val="clear" w:color="auto" w:fill="auto"/>
            <w:vAlign w:val="center"/>
          </w:tcPr>
          <w:p w14:paraId="680FE6CB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515E2A5" w14:textId="77777777" w:rsidR="00306846" w:rsidRPr="003804BF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shd w:val="clear" w:color="auto" w:fill="auto"/>
          </w:tcPr>
          <w:p w14:paraId="73A4B92B" w14:textId="77777777" w:rsidR="00306846" w:rsidRPr="003804BF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1608FAC" w14:textId="77777777" w:rsidR="00306846" w:rsidRPr="003804BF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40748649" w14:textId="1226D23C" w:rsidR="00306846" w:rsidRPr="003804BF" w:rsidRDefault="002D1F44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403" w:type="pct"/>
            <w:shd w:val="clear" w:color="auto" w:fill="auto"/>
          </w:tcPr>
          <w:p w14:paraId="51507F53" w14:textId="77777777" w:rsidR="00306846" w:rsidRPr="003804BF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306846" w:rsidRPr="001B3D35" w14:paraId="01549842" w14:textId="77777777" w:rsidTr="00E11524">
        <w:tc>
          <w:tcPr>
            <w:tcW w:w="5000" w:type="pct"/>
            <w:gridSpan w:val="6"/>
            <w:shd w:val="clear" w:color="auto" w:fill="auto"/>
          </w:tcPr>
          <w:p w14:paraId="3F1770F1" w14:textId="77777777" w:rsidR="00306846" w:rsidRPr="00655FB3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306846" w:rsidRPr="001A4780" w14:paraId="0A9C7540" w14:textId="77777777" w:rsidTr="00E11524">
        <w:tc>
          <w:tcPr>
            <w:tcW w:w="746" w:type="pct"/>
            <w:shd w:val="clear" w:color="auto" w:fill="auto"/>
            <w:vAlign w:val="center"/>
          </w:tcPr>
          <w:p w14:paraId="2561D320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8" w:type="pct"/>
            <w:shd w:val="clear" w:color="auto" w:fill="auto"/>
          </w:tcPr>
          <w:p w14:paraId="34ED407A" w14:textId="77777777" w:rsidR="00306846" w:rsidRPr="003804BF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CCF6319" w14:textId="77777777" w:rsidR="00306846" w:rsidRPr="003804BF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0B197EF4" w14:textId="77777777" w:rsidR="00306846" w:rsidRPr="003804BF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6C280FB2" w14:textId="77777777" w:rsidR="00306846" w:rsidRPr="003804BF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57EF18EF" w14:textId="77777777" w:rsidR="00306846" w:rsidRPr="003804BF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41664048" w14:textId="77777777" w:rsidTr="00E11524">
        <w:tc>
          <w:tcPr>
            <w:tcW w:w="746" w:type="pct"/>
            <w:shd w:val="clear" w:color="auto" w:fill="auto"/>
            <w:vAlign w:val="center"/>
          </w:tcPr>
          <w:p w14:paraId="2F4AC55C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2821B3C" w14:textId="77777777" w:rsidR="00306846" w:rsidRPr="003804BF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4" w:type="pct"/>
            <w:shd w:val="clear" w:color="auto" w:fill="auto"/>
          </w:tcPr>
          <w:p w14:paraId="345BAB35" w14:textId="77777777" w:rsidR="00306846" w:rsidRPr="00B07477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BC3E500" w14:textId="77777777" w:rsidR="00306846" w:rsidRPr="00B07477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534F52F" w14:textId="77777777" w:rsidR="00306846" w:rsidRPr="003804BF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403" w:type="pct"/>
            <w:shd w:val="clear" w:color="auto" w:fill="auto"/>
          </w:tcPr>
          <w:p w14:paraId="3BAEF127" w14:textId="77777777" w:rsidR="00306846" w:rsidRPr="003804BF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6FD85CF7" w14:textId="77777777" w:rsidTr="00E11524">
        <w:tc>
          <w:tcPr>
            <w:tcW w:w="746" w:type="pct"/>
            <w:shd w:val="clear" w:color="auto" w:fill="auto"/>
            <w:vAlign w:val="center"/>
          </w:tcPr>
          <w:p w14:paraId="0ABCDF34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ACB8797" w14:textId="77777777" w:rsidR="00306846" w:rsidRPr="00B0747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4" w:type="pct"/>
            <w:shd w:val="clear" w:color="auto" w:fill="auto"/>
          </w:tcPr>
          <w:p w14:paraId="3D1D5A16" w14:textId="77777777" w:rsidR="00306846" w:rsidRPr="002B372D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A15DA9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3703345" w14:textId="77777777" w:rsidR="00306846" w:rsidRPr="00B0747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403" w:type="pct"/>
            <w:shd w:val="clear" w:color="auto" w:fill="auto"/>
          </w:tcPr>
          <w:p w14:paraId="324A84E0" w14:textId="7F797F85" w:rsidR="00306846" w:rsidRPr="00655FB3" w:rsidRDefault="00EA3050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306846" w:rsidRPr="001A4780" w14:paraId="15CB8157" w14:textId="77777777" w:rsidTr="00E11524">
        <w:tc>
          <w:tcPr>
            <w:tcW w:w="5000" w:type="pct"/>
            <w:gridSpan w:val="6"/>
            <w:shd w:val="clear" w:color="auto" w:fill="auto"/>
            <w:vAlign w:val="center"/>
          </w:tcPr>
          <w:p w14:paraId="5A735688" w14:textId="77777777" w:rsidR="00306846" w:rsidRPr="009968C5" w:rsidRDefault="00306846" w:rsidP="0030684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306846" w:rsidRPr="001A4780" w14:paraId="50E0507B" w14:textId="77777777" w:rsidTr="00E11524">
        <w:tc>
          <w:tcPr>
            <w:tcW w:w="746" w:type="pct"/>
            <w:shd w:val="clear" w:color="auto" w:fill="auto"/>
          </w:tcPr>
          <w:p w14:paraId="3B2DA998" w14:textId="77777777" w:rsidR="00306846" w:rsidRPr="009968C5" w:rsidRDefault="00306846" w:rsidP="00306846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8" w:type="pct"/>
            <w:shd w:val="clear" w:color="auto" w:fill="auto"/>
          </w:tcPr>
          <w:p w14:paraId="61CFEE8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0FEA7BC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4757FFC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ABBB239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3DB12B8B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640CD81F" w14:textId="77777777" w:rsidTr="00E11524">
        <w:tc>
          <w:tcPr>
            <w:tcW w:w="746" w:type="pct"/>
            <w:shd w:val="clear" w:color="auto" w:fill="auto"/>
            <w:vAlign w:val="center"/>
          </w:tcPr>
          <w:p w14:paraId="487C687B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7C122CE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4" w:type="pct"/>
            <w:shd w:val="clear" w:color="auto" w:fill="auto"/>
          </w:tcPr>
          <w:p w14:paraId="776116C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2B4616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D09AFC5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403" w:type="pct"/>
            <w:shd w:val="clear" w:color="auto" w:fill="auto"/>
          </w:tcPr>
          <w:p w14:paraId="37A8DC01" w14:textId="77777777" w:rsidR="00306846" w:rsidRDefault="00306846" w:rsidP="00E11524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E11524" w:rsidRPr="001A4780" w14:paraId="6C8C409F" w14:textId="77777777" w:rsidTr="005E416A">
        <w:tc>
          <w:tcPr>
            <w:tcW w:w="746" w:type="pct"/>
            <w:shd w:val="clear" w:color="auto" w:fill="auto"/>
            <w:vAlign w:val="center"/>
          </w:tcPr>
          <w:p w14:paraId="443705FA" w14:textId="77777777" w:rsidR="00E11524" w:rsidRPr="006C6D44" w:rsidRDefault="00E11524" w:rsidP="005E416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DED17EC" w14:textId="292EB0C8" w:rsidR="00E11524" w:rsidRPr="00655FB3" w:rsidRDefault="00E11524" w:rsidP="005E416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4" w:type="pct"/>
            <w:shd w:val="clear" w:color="auto" w:fill="auto"/>
          </w:tcPr>
          <w:p w14:paraId="5BBB72E1" w14:textId="6D311055" w:rsidR="00E11524" w:rsidRDefault="00E11524" w:rsidP="005E416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132F9C7" w14:textId="258EA143" w:rsidR="00E11524" w:rsidRDefault="00E11524" w:rsidP="005E416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5BA5318A" w14:textId="3FCB6241" w:rsidR="00E11524" w:rsidRPr="00655FB3" w:rsidRDefault="00E11524" w:rsidP="005E416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403" w:type="pct"/>
            <w:shd w:val="clear" w:color="auto" w:fill="auto"/>
          </w:tcPr>
          <w:p w14:paraId="2AC0EA0D" w14:textId="77777777" w:rsidR="00E11524" w:rsidRDefault="00E11524" w:rsidP="005E416A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45DFD1B5" w14:textId="77777777" w:rsidR="00E11524" w:rsidRDefault="00E11524" w:rsidP="005E416A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6B6A6AB3" w14:textId="367CF68E" w:rsidR="00E11524" w:rsidRDefault="00E11524" w:rsidP="005E416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306846" w:rsidRPr="001A4780" w14:paraId="657A925A" w14:textId="77777777" w:rsidTr="00E11524">
        <w:tc>
          <w:tcPr>
            <w:tcW w:w="746" w:type="pct"/>
            <w:shd w:val="clear" w:color="auto" w:fill="auto"/>
            <w:vAlign w:val="center"/>
          </w:tcPr>
          <w:p w14:paraId="5BCBFB38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B718B01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4" w:type="pct"/>
            <w:shd w:val="clear" w:color="auto" w:fill="auto"/>
          </w:tcPr>
          <w:p w14:paraId="0DEE8247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2089A43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6F12C63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403" w:type="pct"/>
            <w:shd w:val="clear" w:color="auto" w:fill="auto"/>
          </w:tcPr>
          <w:p w14:paraId="3E4B2FEE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2324C4CD" w14:textId="77777777" w:rsidTr="00E11524">
        <w:tc>
          <w:tcPr>
            <w:tcW w:w="746" w:type="pct"/>
            <w:shd w:val="clear" w:color="auto" w:fill="auto"/>
            <w:vAlign w:val="center"/>
          </w:tcPr>
          <w:p w14:paraId="2A4D7F2F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A14E48B" w14:textId="77777777" w:rsidR="00306846" w:rsidRPr="001A4780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4" w:type="pct"/>
            <w:shd w:val="clear" w:color="auto" w:fill="auto"/>
          </w:tcPr>
          <w:p w14:paraId="0E90AAB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5EF24935" w14:textId="77777777" w:rsidR="00306846" w:rsidRPr="001A4780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0FEF5378" w14:textId="77777777" w:rsidR="00306846" w:rsidRPr="001A4780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403" w:type="pct"/>
            <w:shd w:val="clear" w:color="auto" w:fill="auto"/>
          </w:tcPr>
          <w:p w14:paraId="6B61D492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3631A1CA" w14:textId="77777777" w:rsidTr="00E11524">
        <w:tc>
          <w:tcPr>
            <w:tcW w:w="746" w:type="pct"/>
            <w:shd w:val="clear" w:color="auto" w:fill="auto"/>
            <w:vAlign w:val="center"/>
          </w:tcPr>
          <w:p w14:paraId="549EA531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53435E5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4" w:type="pct"/>
            <w:shd w:val="clear" w:color="auto" w:fill="auto"/>
          </w:tcPr>
          <w:p w14:paraId="1F047E04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A63218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180A8CEB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403" w:type="pct"/>
            <w:shd w:val="clear" w:color="auto" w:fill="auto"/>
          </w:tcPr>
          <w:p w14:paraId="67CCC86B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306846" w:rsidRPr="001A4780" w14:paraId="53F12E8B" w14:textId="77777777" w:rsidTr="00E11524">
        <w:tc>
          <w:tcPr>
            <w:tcW w:w="746" w:type="pct"/>
            <w:shd w:val="clear" w:color="auto" w:fill="auto"/>
            <w:vAlign w:val="center"/>
          </w:tcPr>
          <w:p w14:paraId="291891F5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EA43A19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4" w:type="pct"/>
            <w:shd w:val="clear" w:color="auto" w:fill="auto"/>
          </w:tcPr>
          <w:p w14:paraId="6D559F9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8D8E4F0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1" w:type="pct"/>
            <w:shd w:val="clear" w:color="auto" w:fill="auto"/>
          </w:tcPr>
          <w:p w14:paraId="03D386C2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403" w:type="pct"/>
            <w:shd w:val="clear" w:color="auto" w:fill="auto"/>
          </w:tcPr>
          <w:p w14:paraId="64E58376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306846" w:rsidRPr="001A4780" w14:paraId="74372939" w14:textId="77777777" w:rsidTr="00E11524">
        <w:tc>
          <w:tcPr>
            <w:tcW w:w="746" w:type="pct"/>
            <w:shd w:val="clear" w:color="auto" w:fill="auto"/>
            <w:vAlign w:val="center"/>
          </w:tcPr>
          <w:p w14:paraId="66935AD1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E0FF95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4" w:type="pct"/>
            <w:shd w:val="clear" w:color="auto" w:fill="auto"/>
          </w:tcPr>
          <w:p w14:paraId="05DD4A49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577978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7FCFB0C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403" w:type="pct"/>
            <w:shd w:val="clear" w:color="auto" w:fill="auto"/>
          </w:tcPr>
          <w:p w14:paraId="2F37CF81" w14:textId="77777777" w:rsidR="00306846" w:rsidRDefault="00306846" w:rsidP="0030684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0B206108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306846" w:rsidRPr="001A4780" w14:paraId="18449800" w14:textId="77777777" w:rsidTr="00E11524">
        <w:tc>
          <w:tcPr>
            <w:tcW w:w="746" w:type="pct"/>
            <w:shd w:val="clear" w:color="auto" w:fill="auto"/>
            <w:vAlign w:val="center"/>
          </w:tcPr>
          <w:p w14:paraId="03356E31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3D0F24B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4" w:type="pct"/>
            <w:shd w:val="clear" w:color="auto" w:fill="auto"/>
          </w:tcPr>
          <w:p w14:paraId="71EBEC54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2D6557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39A89BA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403" w:type="pct"/>
            <w:shd w:val="clear" w:color="auto" w:fill="auto"/>
          </w:tcPr>
          <w:p w14:paraId="0AA2A54E" w14:textId="77777777" w:rsidR="00306846" w:rsidRDefault="00306846" w:rsidP="0030684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1CAC47A0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306846" w:rsidRPr="001A4780" w14:paraId="6AC63FF9" w14:textId="77777777" w:rsidTr="00E11524">
        <w:tc>
          <w:tcPr>
            <w:tcW w:w="5000" w:type="pct"/>
            <w:gridSpan w:val="6"/>
            <w:shd w:val="clear" w:color="auto" w:fill="auto"/>
            <w:vAlign w:val="center"/>
          </w:tcPr>
          <w:p w14:paraId="1A87E76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306846" w:rsidRPr="001A4780" w14:paraId="146C95FA" w14:textId="77777777" w:rsidTr="00E11524">
        <w:tc>
          <w:tcPr>
            <w:tcW w:w="746" w:type="pct"/>
            <w:shd w:val="clear" w:color="auto" w:fill="auto"/>
            <w:vAlign w:val="center"/>
          </w:tcPr>
          <w:p w14:paraId="52912B91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26413A1C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2F5F153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6DBED9E4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4DB9EF05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711381EF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1466C8AB" w14:textId="77777777" w:rsidTr="00E11524">
        <w:tc>
          <w:tcPr>
            <w:tcW w:w="746" w:type="pct"/>
            <w:shd w:val="clear" w:color="auto" w:fill="auto"/>
            <w:vAlign w:val="center"/>
          </w:tcPr>
          <w:p w14:paraId="24C25DBB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4F92947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455688A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3C525F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5D4E5084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2073C55A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306846" w:rsidRPr="001A4780" w14:paraId="301A2667" w14:textId="77777777" w:rsidTr="00E11524">
        <w:tc>
          <w:tcPr>
            <w:tcW w:w="746" w:type="pct"/>
            <w:shd w:val="clear" w:color="auto" w:fill="auto"/>
            <w:vAlign w:val="center"/>
          </w:tcPr>
          <w:p w14:paraId="462CF9B9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4675117D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142CB5BD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1244D88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76333D61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26C6B4FD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3DE05EE9" w14:textId="77777777" w:rsidTr="00E11524">
        <w:tc>
          <w:tcPr>
            <w:tcW w:w="746" w:type="pct"/>
            <w:shd w:val="clear" w:color="auto" w:fill="auto"/>
            <w:vAlign w:val="center"/>
          </w:tcPr>
          <w:p w14:paraId="764004BF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1031098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3DA05EC7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C60BDAD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6597755" w14:textId="27C1DC8C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2143B76C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5C3DD61B" w14:textId="77777777" w:rsidTr="00E11524">
        <w:tc>
          <w:tcPr>
            <w:tcW w:w="746" w:type="pct"/>
            <w:shd w:val="clear" w:color="auto" w:fill="auto"/>
            <w:vAlign w:val="center"/>
          </w:tcPr>
          <w:p w14:paraId="63A5DEB8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D5E1D05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4E8C436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602802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58FC8D00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6BBA117D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0D2CDD48" w14:textId="77777777" w:rsidTr="00E11524">
        <w:tc>
          <w:tcPr>
            <w:tcW w:w="746" w:type="pct"/>
            <w:shd w:val="clear" w:color="auto" w:fill="auto"/>
            <w:vAlign w:val="center"/>
          </w:tcPr>
          <w:p w14:paraId="4B4BA0A6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F5EEE27" w14:textId="77777777" w:rsidR="00306846" w:rsidRPr="00E8791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67E30C95" w14:textId="77777777" w:rsidR="00306846" w:rsidRPr="00B80981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C6695BC" w14:textId="77777777" w:rsidR="00306846" w:rsidRPr="00B80981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568B0C76" w14:textId="77777777" w:rsidR="00306846" w:rsidRPr="00E8791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2F69E96E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73AC4968" w14:textId="77777777" w:rsidTr="00E11524">
        <w:tc>
          <w:tcPr>
            <w:tcW w:w="746" w:type="pct"/>
            <w:shd w:val="clear" w:color="auto" w:fill="auto"/>
            <w:vAlign w:val="center"/>
          </w:tcPr>
          <w:p w14:paraId="0D31CF1A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AE2D7E9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7B81D9B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F8A13AD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2F21B7BA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3B923948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604DAB64" w14:textId="77777777" w:rsidTr="00E11524">
        <w:tc>
          <w:tcPr>
            <w:tcW w:w="746" w:type="pct"/>
            <w:vMerge w:val="restart"/>
            <w:shd w:val="clear" w:color="auto" w:fill="auto"/>
            <w:vAlign w:val="center"/>
          </w:tcPr>
          <w:p w14:paraId="33891B36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2DE5A6D5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5E3E0667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C88932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E814089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6F95C905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43C19E45" w14:textId="77777777" w:rsidTr="00E11524">
        <w:tc>
          <w:tcPr>
            <w:tcW w:w="746" w:type="pct"/>
            <w:vMerge/>
            <w:shd w:val="clear" w:color="auto" w:fill="auto"/>
            <w:vAlign w:val="center"/>
          </w:tcPr>
          <w:p w14:paraId="1EB50ECC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3055811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1F10413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DA3C2C9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1E747C01" w14:textId="7588B056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75C5E3D0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53753C40" w14:textId="77777777" w:rsidTr="00E11524">
        <w:tc>
          <w:tcPr>
            <w:tcW w:w="746" w:type="pct"/>
            <w:vMerge/>
            <w:shd w:val="clear" w:color="auto" w:fill="auto"/>
            <w:vAlign w:val="center"/>
          </w:tcPr>
          <w:p w14:paraId="75E192B5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9C61B31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4" w:type="pct"/>
            <w:shd w:val="clear" w:color="auto" w:fill="auto"/>
          </w:tcPr>
          <w:p w14:paraId="700E272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A00E2C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F08BD71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403" w:type="pct"/>
            <w:shd w:val="clear" w:color="auto" w:fill="auto"/>
          </w:tcPr>
          <w:p w14:paraId="4D586706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306846" w:rsidRPr="001A4780" w14:paraId="1A689C22" w14:textId="77777777" w:rsidTr="00E11524">
        <w:tc>
          <w:tcPr>
            <w:tcW w:w="746" w:type="pct"/>
            <w:shd w:val="clear" w:color="auto" w:fill="auto"/>
            <w:vAlign w:val="center"/>
          </w:tcPr>
          <w:p w14:paraId="539552BE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29427A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28C2095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6ECEFA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AB2911E" w14:textId="765C1502" w:rsidR="00306846" w:rsidRPr="00655FB3" w:rsidRDefault="002D1F44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306846">
              <w:rPr>
                <w:sz w:val="20"/>
              </w:rPr>
              <w:t xml:space="preserve"> документа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6F75EF42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71500375" w14:textId="77777777" w:rsidTr="00E11524">
        <w:tc>
          <w:tcPr>
            <w:tcW w:w="5000" w:type="pct"/>
            <w:gridSpan w:val="6"/>
            <w:shd w:val="clear" w:color="auto" w:fill="auto"/>
            <w:vAlign w:val="center"/>
          </w:tcPr>
          <w:p w14:paraId="3A3A8012" w14:textId="459EE1AE" w:rsidR="00306846" w:rsidRDefault="002D1F44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306846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306846" w:rsidRPr="001A4780" w14:paraId="76F0017E" w14:textId="77777777" w:rsidTr="00E11524">
        <w:tc>
          <w:tcPr>
            <w:tcW w:w="746" w:type="pct"/>
            <w:shd w:val="clear" w:color="auto" w:fill="auto"/>
            <w:vAlign w:val="center"/>
          </w:tcPr>
          <w:p w14:paraId="25A1A64D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4575A91F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4DE5D93C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05CBBDE0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743FDD24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511392B5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09BB97AC" w14:textId="77777777" w:rsidTr="00E11524">
        <w:tc>
          <w:tcPr>
            <w:tcW w:w="746" w:type="pct"/>
            <w:shd w:val="clear" w:color="auto" w:fill="auto"/>
            <w:vAlign w:val="center"/>
          </w:tcPr>
          <w:p w14:paraId="70763382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01A30248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659B47F7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124B75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489A0CB3" w14:textId="7B449A50" w:rsidR="00306846" w:rsidRPr="00655FB3" w:rsidRDefault="002D1F44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58E5FA2E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306846" w:rsidRPr="001A4780" w14:paraId="418C07DF" w14:textId="77777777" w:rsidTr="00E11524">
        <w:tc>
          <w:tcPr>
            <w:tcW w:w="746" w:type="pct"/>
            <w:shd w:val="clear" w:color="auto" w:fill="auto"/>
            <w:vAlign w:val="center"/>
          </w:tcPr>
          <w:p w14:paraId="7CB6569B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7A257031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094DF99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0F6DF8F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08F4078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14D16E95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39925A96" w14:textId="77777777" w:rsidTr="00E11524">
        <w:tc>
          <w:tcPr>
            <w:tcW w:w="746" w:type="pct"/>
            <w:shd w:val="clear" w:color="auto" w:fill="auto"/>
            <w:vAlign w:val="center"/>
          </w:tcPr>
          <w:p w14:paraId="3416C344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84DC59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0AA23369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B9AF8CC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53475FAF" w14:textId="737BEB45" w:rsidR="00306846" w:rsidRPr="00655FB3" w:rsidRDefault="002D1F44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403" w:type="pct"/>
            <w:shd w:val="clear" w:color="auto" w:fill="auto"/>
          </w:tcPr>
          <w:p w14:paraId="742E918A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306846" w:rsidRPr="001A4780" w14:paraId="1B997E5D" w14:textId="77777777" w:rsidTr="00E11524">
        <w:tc>
          <w:tcPr>
            <w:tcW w:w="5000" w:type="pct"/>
            <w:gridSpan w:val="6"/>
            <w:shd w:val="clear" w:color="auto" w:fill="auto"/>
          </w:tcPr>
          <w:p w14:paraId="3EAA054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306846" w:rsidRPr="001A4780" w14:paraId="75C8E6B5" w14:textId="77777777" w:rsidTr="00E11524">
        <w:tc>
          <w:tcPr>
            <w:tcW w:w="746" w:type="pct"/>
            <w:shd w:val="clear" w:color="auto" w:fill="auto"/>
          </w:tcPr>
          <w:p w14:paraId="6A917C24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8" w:type="pct"/>
            <w:shd w:val="clear" w:color="auto" w:fill="auto"/>
          </w:tcPr>
          <w:p w14:paraId="6A54606B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4203E5ED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2A98950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3A993462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3" w:type="pct"/>
            <w:shd w:val="clear" w:color="auto" w:fill="auto"/>
          </w:tcPr>
          <w:p w14:paraId="227B7875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7AA2E4C5" w14:textId="77777777" w:rsidTr="00E11524">
        <w:tc>
          <w:tcPr>
            <w:tcW w:w="746" w:type="pct"/>
            <w:shd w:val="clear" w:color="auto" w:fill="auto"/>
          </w:tcPr>
          <w:p w14:paraId="3747B586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50BB49D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4" w:type="pct"/>
            <w:shd w:val="clear" w:color="auto" w:fill="auto"/>
          </w:tcPr>
          <w:p w14:paraId="3D1CCA3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485ADDE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676BDEFC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403" w:type="pct"/>
            <w:shd w:val="clear" w:color="auto" w:fill="auto"/>
          </w:tcPr>
          <w:p w14:paraId="3056525F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588B7828" w14:textId="77777777" w:rsidTr="00E11524">
        <w:tc>
          <w:tcPr>
            <w:tcW w:w="746" w:type="pct"/>
            <w:shd w:val="clear" w:color="auto" w:fill="auto"/>
          </w:tcPr>
          <w:p w14:paraId="562F46BC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6EB98D29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4" w:type="pct"/>
            <w:shd w:val="clear" w:color="auto" w:fill="auto"/>
          </w:tcPr>
          <w:p w14:paraId="5F694931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529BAD5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0CF17C03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403" w:type="pct"/>
            <w:shd w:val="clear" w:color="auto" w:fill="auto"/>
          </w:tcPr>
          <w:p w14:paraId="272F3185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33B85872" w14:textId="77777777" w:rsidTr="00E11524">
        <w:tc>
          <w:tcPr>
            <w:tcW w:w="746" w:type="pct"/>
            <w:shd w:val="clear" w:color="auto" w:fill="auto"/>
          </w:tcPr>
          <w:p w14:paraId="798D8340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4F11D98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4" w:type="pct"/>
            <w:shd w:val="clear" w:color="auto" w:fill="auto"/>
          </w:tcPr>
          <w:p w14:paraId="710926E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726988E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6EB7463E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403" w:type="pct"/>
            <w:shd w:val="clear" w:color="auto" w:fill="auto"/>
          </w:tcPr>
          <w:p w14:paraId="080E9D61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6D603D31" w14:textId="77777777" w:rsidTr="00E11524">
        <w:tc>
          <w:tcPr>
            <w:tcW w:w="746" w:type="pct"/>
            <w:shd w:val="clear" w:color="auto" w:fill="auto"/>
          </w:tcPr>
          <w:p w14:paraId="4225EED2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447CD39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4" w:type="pct"/>
            <w:shd w:val="clear" w:color="auto" w:fill="auto"/>
          </w:tcPr>
          <w:p w14:paraId="1198E2DE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1442C5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F663A09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403" w:type="pct"/>
            <w:shd w:val="clear" w:color="auto" w:fill="auto"/>
          </w:tcPr>
          <w:p w14:paraId="2FCD2DBB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643FB5F5" w14:textId="77777777" w:rsidTr="00E11524">
        <w:tc>
          <w:tcPr>
            <w:tcW w:w="5000" w:type="pct"/>
            <w:gridSpan w:val="6"/>
            <w:shd w:val="clear" w:color="auto" w:fill="auto"/>
          </w:tcPr>
          <w:p w14:paraId="20186DF9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306846" w:rsidRPr="001A4780" w14:paraId="682A41B2" w14:textId="77777777" w:rsidTr="00E11524">
        <w:tc>
          <w:tcPr>
            <w:tcW w:w="746" w:type="pct"/>
            <w:shd w:val="clear" w:color="auto" w:fill="auto"/>
          </w:tcPr>
          <w:p w14:paraId="7B34634C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8" w:type="pct"/>
            <w:shd w:val="clear" w:color="auto" w:fill="auto"/>
          </w:tcPr>
          <w:p w14:paraId="23D25F02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5893A811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33A373E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0A376E9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3A158F61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7351ADF6" w14:textId="77777777" w:rsidTr="00E11524">
        <w:tc>
          <w:tcPr>
            <w:tcW w:w="746" w:type="pct"/>
            <w:vMerge w:val="restart"/>
            <w:shd w:val="clear" w:color="auto" w:fill="auto"/>
            <w:vAlign w:val="center"/>
          </w:tcPr>
          <w:p w14:paraId="3827321D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52BA6451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4" w:type="pct"/>
            <w:shd w:val="clear" w:color="auto" w:fill="auto"/>
          </w:tcPr>
          <w:p w14:paraId="53A752D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521CCA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CB53EF9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403" w:type="pct"/>
            <w:shd w:val="clear" w:color="auto" w:fill="auto"/>
          </w:tcPr>
          <w:p w14:paraId="203D8630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0C788CC0" w14:textId="77777777" w:rsidTr="00E11524">
        <w:tc>
          <w:tcPr>
            <w:tcW w:w="746" w:type="pct"/>
            <w:vMerge/>
            <w:shd w:val="clear" w:color="auto" w:fill="auto"/>
          </w:tcPr>
          <w:p w14:paraId="1F8B9DFF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A38FB34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4" w:type="pct"/>
            <w:shd w:val="clear" w:color="auto" w:fill="auto"/>
          </w:tcPr>
          <w:p w14:paraId="0709E33E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15F83D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8517910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403" w:type="pct"/>
            <w:shd w:val="clear" w:color="auto" w:fill="auto"/>
          </w:tcPr>
          <w:p w14:paraId="189E503A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72901F0D" w14:textId="77777777" w:rsidTr="00E11524">
        <w:tc>
          <w:tcPr>
            <w:tcW w:w="746" w:type="pct"/>
            <w:vMerge/>
            <w:shd w:val="clear" w:color="auto" w:fill="auto"/>
          </w:tcPr>
          <w:p w14:paraId="07BC66C3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1BF057A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shd w:val="clear" w:color="auto" w:fill="auto"/>
          </w:tcPr>
          <w:p w14:paraId="784213D3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9FF852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AA51564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403" w:type="pct"/>
            <w:shd w:val="clear" w:color="auto" w:fill="auto"/>
          </w:tcPr>
          <w:p w14:paraId="2A329BCF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1F795A98" w14:textId="77777777" w:rsidTr="00E11524">
        <w:tc>
          <w:tcPr>
            <w:tcW w:w="5000" w:type="pct"/>
            <w:gridSpan w:val="6"/>
            <w:shd w:val="clear" w:color="auto" w:fill="auto"/>
          </w:tcPr>
          <w:p w14:paraId="1E04212C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306846" w:rsidRPr="001A4780" w14:paraId="72110079" w14:textId="77777777" w:rsidTr="00E11524">
        <w:tc>
          <w:tcPr>
            <w:tcW w:w="746" w:type="pct"/>
            <w:shd w:val="clear" w:color="auto" w:fill="auto"/>
          </w:tcPr>
          <w:p w14:paraId="0D95493F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8" w:type="pct"/>
            <w:shd w:val="clear" w:color="auto" w:fill="auto"/>
          </w:tcPr>
          <w:p w14:paraId="3327A910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138DA6F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3C4B8855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8B9F19B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5076A126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093A704F" w14:textId="77777777" w:rsidTr="00E11524">
        <w:tc>
          <w:tcPr>
            <w:tcW w:w="746" w:type="pct"/>
            <w:shd w:val="clear" w:color="auto" w:fill="auto"/>
          </w:tcPr>
          <w:p w14:paraId="114C21B7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0B6116B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4" w:type="pct"/>
            <w:shd w:val="clear" w:color="auto" w:fill="auto"/>
          </w:tcPr>
          <w:p w14:paraId="53C70897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5A17714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6E61F528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403" w:type="pct"/>
            <w:shd w:val="clear" w:color="auto" w:fill="auto"/>
          </w:tcPr>
          <w:p w14:paraId="3F06F6E4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0A288C3D" w14:textId="77777777" w:rsidTr="00E11524">
        <w:tc>
          <w:tcPr>
            <w:tcW w:w="5000" w:type="pct"/>
            <w:gridSpan w:val="6"/>
            <w:shd w:val="clear" w:color="auto" w:fill="auto"/>
          </w:tcPr>
          <w:p w14:paraId="21F3344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306846" w:rsidRPr="001A4780" w14:paraId="291268B3" w14:textId="77777777" w:rsidTr="00E11524">
        <w:tc>
          <w:tcPr>
            <w:tcW w:w="746" w:type="pct"/>
            <w:shd w:val="clear" w:color="auto" w:fill="auto"/>
          </w:tcPr>
          <w:p w14:paraId="5098C5D8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8" w:type="pct"/>
            <w:shd w:val="clear" w:color="auto" w:fill="auto"/>
          </w:tcPr>
          <w:p w14:paraId="0FEAC67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3CCC7249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A49370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5D1FA70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5381792C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6F359CCA" w14:textId="77777777" w:rsidTr="00E11524">
        <w:tc>
          <w:tcPr>
            <w:tcW w:w="746" w:type="pct"/>
            <w:vMerge w:val="restart"/>
            <w:shd w:val="clear" w:color="auto" w:fill="auto"/>
            <w:vAlign w:val="center"/>
          </w:tcPr>
          <w:p w14:paraId="42475B17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467E66CF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4" w:type="pct"/>
            <w:shd w:val="clear" w:color="auto" w:fill="auto"/>
          </w:tcPr>
          <w:p w14:paraId="7A3AEAC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14E2E2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F4EA301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403" w:type="pct"/>
            <w:shd w:val="clear" w:color="auto" w:fill="auto"/>
          </w:tcPr>
          <w:p w14:paraId="36D046B7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4C6403A6" w14:textId="77777777" w:rsidTr="00E11524">
        <w:tc>
          <w:tcPr>
            <w:tcW w:w="746" w:type="pct"/>
            <w:vMerge/>
            <w:shd w:val="clear" w:color="auto" w:fill="auto"/>
          </w:tcPr>
          <w:p w14:paraId="76CCE811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DEFC99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shd w:val="clear" w:color="auto" w:fill="auto"/>
          </w:tcPr>
          <w:p w14:paraId="6315719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8B439A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5147630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403" w:type="pct"/>
            <w:shd w:val="clear" w:color="auto" w:fill="auto"/>
          </w:tcPr>
          <w:p w14:paraId="3D06E3F5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1CEA0398" w14:textId="77777777" w:rsidTr="00E11524">
        <w:tc>
          <w:tcPr>
            <w:tcW w:w="5000" w:type="pct"/>
            <w:gridSpan w:val="6"/>
            <w:shd w:val="clear" w:color="auto" w:fill="auto"/>
          </w:tcPr>
          <w:p w14:paraId="33ECC26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306846" w:rsidRPr="001A4780" w14:paraId="57D1AE85" w14:textId="77777777" w:rsidTr="00E11524">
        <w:tc>
          <w:tcPr>
            <w:tcW w:w="746" w:type="pct"/>
            <w:shd w:val="clear" w:color="auto" w:fill="auto"/>
          </w:tcPr>
          <w:p w14:paraId="58989776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8" w:type="pct"/>
            <w:shd w:val="clear" w:color="auto" w:fill="auto"/>
          </w:tcPr>
          <w:p w14:paraId="70F78160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22B353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2EA543B1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522A66F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6D57AE96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1DE4033D" w14:textId="77777777" w:rsidTr="00E11524">
        <w:tc>
          <w:tcPr>
            <w:tcW w:w="746" w:type="pct"/>
            <w:shd w:val="clear" w:color="auto" w:fill="auto"/>
          </w:tcPr>
          <w:p w14:paraId="22211217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9BFB3CD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shd w:val="clear" w:color="auto" w:fill="auto"/>
          </w:tcPr>
          <w:p w14:paraId="7A61A931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FA4C85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1" w:type="pct"/>
            <w:shd w:val="clear" w:color="auto" w:fill="auto"/>
          </w:tcPr>
          <w:p w14:paraId="3FA5AD82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403" w:type="pct"/>
            <w:shd w:val="clear" w:color="auto" w:fill="auto"/>
          </w:tcPr>
          <w:p w14:paraId="51FE2526" w14:textId="4B7FA4EC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306846" w:rsidRPr="001A4780" w14:paraId="357E4340" w14:textId="77777777" w:rsidTr="00E11524">
        <w:tc>
          <w:tcPr>
            <w:tcW w:w="746" w:type="pct"/>
            <w:shd w:val="clear" w:color="auto" w:fill="auto"/>
          </w:tcPr>
          <w:p w14:paraId="4F5D0C3B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FAB21CE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4" w:type="pct"/>
            <w:shd w:val="clear" w:color="auto" w:fill="auto"/>
          </w:tcPr>
          <w:p w14:paraId="233CA4A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885FCE0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1" w:type="pct"/>
            <w:shd w:val="clear" w:color="auto" w:fill="auto"/>
          </w:tcPr>
          <w:p w14:paraId="77430586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403" w:type="pct"/>
            <w:shd w:val="clear" w:color="auto" w:fill="auto"/>
          </w:tcPr>
          <w:p w14:paraId="6137D1F3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306846" w:rsidRPr="001A4780" w14:paraId="6E8A5826" w14:textId="77777777" w:rsidTr="00E11524">
        <w:tc>
          <w:tcPr>
            <w:tcW w:w="746" w:type="pct"/>
            <w:shd w:val="clear" w:color="auto" w:fill="auto"/>
          </w:tcPr>
          <w:p w14:paraId="47E6BE46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A1E5CF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shd w:val="clear" w:color="auto" w:fill="auto"/>
          </w:tcPr>
          <w:p w14:paraId="79E17241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8E9117C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1" w:type="pct"/>
            <w:shd w:val="clear" w:color="auto" w:fill="auto"/>
          </w:tcPr>
          <w:p w14:paraId="0050B53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403" w:type="pct"/>
            <w:shd w:val="clear" w:color="auto" w:fill="auto"/>
          </w:tcPr>
          <w:p w14:paraId="3344B96D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306846" w:rsidRPr="001A4780" w14:paraId="01CE50DD" w14:textId="77777777" w:rsidTr="00E11524">
        <w:tc>
          <w:tcPr>
            <w:tcW w:w="746" w:type="pct"/>
            <w:shd w:val="clear" w:color="auto" w:fill="auto"/>
          </w:tcPr>
          <w:p w14:paraId="4C6491F4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94029E9" w14:textId="77777777" w:rsidR="00306846" w:rsidRPr="006D7645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shd w:val="clear" w:color="auto" w:fill="auto"/>
          </w:tcPr>
          <w:p w14:paraId="3D94BB8B" w14:textId="77777777" w:rsidR="00306846" w:rsidRPr="002D0145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DEB8C8E" w14:textId="77777777" w:rsidR="00306846" w:rsidRPr="002D0145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207BDAE3" w14:textId="77777777" w:rsidR="00306846" w:rsidRPr="006D7645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2D0145">
              <w:rPr>
                <w:sz w:val="20"/>
              </w:rPr>
              <w:t xml:space="preserve"> (для печатной формы)</w:t>
            </w:r>
          </w:p>
        </w:tc>
        <w:tc>
          <w:tcPr>
            <w:tcW w:w="1403" w:type="pct"/>
            <w:shd w:val="clear" w:color="auto" w:fill="auto"/>
          </w:tcPr>
          <w:p w14:paraId="4A88EBE3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43A3DA04" w14:textId="77777777" w:rsidTr="00E11524">
        <w:tc>
          <w:tcPr>
            <w:tcW w:w="746" w:type="pct"/>
            <w:shd w:val="clear" w:color="auto" w:fill="auto"/>
          </w:tcPr>
          <w:p w14:paraId="6300E940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5013A95" w14:textId="77777777" w:rsidR="00306846" w:rsidRPr="006D7645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0B313A0D" w14:textId="77777777" w:rsidR="00306846" w:rsidRPr="002D0145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A8CC8FB" w14:textId="77777777" w:rsidR="00306846" w:rsidRPr="002D0145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607313C" w14:textId="77777777" w:rsidR="00306846" w:rsidRPr="006D7645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403" w:type="pct"/>
            <w:shd w:val="clear" w:color="auto" w:fill="auto"/>
          </w:tcPr>
          <w:p w14:paraId="5CF87B6D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280C7B44" w14:textId="77777777" w:rsidTr="00E11524">
        <w:tc>
          <w:tcPr>
            <w:tcW w:w="5000" w:type="pct"/>
            <w:gridSpan w:val="6"/>
            <w:shd w:val="clear" w:color="auto" w:fill="auto"/>
          </w:tcPr>
          <w:p w14:paraId="7FEFA7FC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306846" w:rsidRPr="001A4780" w14:paraId="04E07F91" w14:textId="77777777" w:rsidTr="00E11524">
        <w:tc>
          <w:tcPr>
            <w:tcW w:w="746" w:type="pct"/>
            <w:shd w:val="clear" w:color="auto" w:fill="auto"/>
          </w:tcPr>
          <w:p w14:paraId="01E197D4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8" w:type="pct"/>
            <w:shd w:val="clear" w:color="auto" w:fill="auto"/>
          </w:tcPr>
          <w:p w14:paraId="468A555D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3F9B737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5DF68F1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6DB9A6D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41C02F39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16CB76AA" w14:textId="77777777" w:rsidTr="00E11524">
        <w:tc>
          <w:tcPr>
            <w:tcW w:w="746" w:type="pct"/>
            <w:shd w:val="clear" w:color="auto" w:fill="auto"/>
          </w:tcPr>
          <w:p w14:paraId="338A99B2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7370818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shd w:val="clear" w:color="auto" w:fill="auto"/>
          </w:tcPr>
          <w:p w14:paraId="453E770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869407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48DB689A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403" w:type="pct"/>
            <w:shd w:val="clear" w:color="auto" w:fill="auto"/>
          </w:tcPr>
          <w:p w14:paraId="2448C572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51CE7722" w14:textId="77777777" w:rsidTr="00E11524">
        <w:tc>
          <w:tcPr>
            <w:tcW w:w="746" w:type="pct"/>
            <w:shd w:val="clear" w:color="auto" w:fill="auto"/>
          </w:tcPr>
          <w:p w14:paraId="16941FD7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B964AE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shd w:val="clear" w:color="auto" w:fill="auto"/>
          </w:tcPr>
          <w:p w14:paraId="5FC46AE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D467B89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3FDF927" w14:textId="77777777" w:rsidR="00306846" w:rsidRPr="007C373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403" w:type="pct"/>
            <w:shd w:val="clear" w:color="auto" w:fill="auto"/>
          </w:tcPr>
          <w:p w14:paraId="214C4AD3" w14:textId="77777777" w:rsidR="00306846" w:rsidRDefault="00306846" w:rsidP="0030684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06DF4B96" w14:textId="77777777" w:rsidR="00306846" w:rsidRPr="00047DB7" w:rsidRDefault="00306846" w:rsidP="0030684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3F635F2E" w14:textId="77777777" w:rsidR="00306846" w:rsidRPr="00047DB7" w:rsidRDefault="00306846" w:rsidP="0030684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62474F8F" w14:textId="77777777" w:rsidR="00306846" w:rsidRPr="00047DB7" w:rsidRDefault="00306846" w:rsidP="0030684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64C417B5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306846" w:rsidRPr="001A4780" w14:paraId="0B354B4D" w14:textId="77777777" w:rsidTr="00E11524">
        <w:tc>
          <w:tcPr>
            <w:tcW w:w="746" w:type="pct"/>
            <w:shd w:val="clear" w:color="auto" w:fill="auto"/>
          </w:tcPr>
          <w:p w14:paraId="78BD4145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F7DDFD1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shd w:val="clear" w:color="auto" w:fill="auto"/>
          </w:tcPr>
          <w:p w14:paraId="6B00100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C745BE5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1" w:type="pct"/>
            <w:shd w:val="clear" w:color="auto" w:fill="auto"/>
          </w:tcPr>
          <w:p w14:paraId="16F66198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403" w:type="pct"/>
            <w:shd w:val="clear" w:color="auto" w:fill="auto"/>
          </w:tcPr>
          <w:p w14:paraId="050AD25F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70D80B65" w14:textId="77777777" w:rsidTr="00E11524">
        <w:tc>
          <w:tcPr>
            <w:tcW w:w="746" w:type="pct"/>
            <w:shd w:val="clear" w:color="auto" w:fill="auto"/>
          </w:tcPr>
          <w:p w14:paraId="169672B6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4BB6A43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44E86461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25FC77D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4F74CF9D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403" w:type="pct"/>
            <w:shd w:val="clear" w:color="auto" w:fill="auto"/>
          </w:tcPr>
          <w:p w14:paraId="4F4DA5A2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597A8262" w14:textId="77777777" w:rsidTr="00E11524">
        <w:tc>
          <w:tcPr>
            <w:tcW w:w="746" w:type="pct"/>
            <w:shd w:val="clear" w:color="auto" w:fill="auto"/>
          </w:tcPr>
          <w:p w14:paraId="2B3A0FD6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D7E5F0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shd w:val="clear" w:color="auto" w:fill="auto"/>
          </w:tcPr>
          <w:p w14:paraId="24108B07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9B24C35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1" w:type="pct"/>
            <w:shd w:val="clear" w:color="auto" w:fill="auto"/>
          </w:tcPr>
          <w:p w14:paraId="38225DBA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403" w:type="pct"/>
            <w:shd w:val="clear" w:color="auto" w:fill="auto"/>
          </w:tcPr>
          <w:p w14:paraId="1972858F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3E5BF82B" w14:textId="77777777" w:rsidTr="00E11524">
        <w:tc>
          <w:tcPr>
            <w:tcW w:w="5000" w:type="pct"/>
            <w:gridSpan w:val="6"/>
            <w:shd w:val="clear" w:color="auto" w:fill="auto"/>
          </w:tcPr>
          <w:p w14:paraId="4BE8D5B9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306846" w:rsidRPr="001A4780" w14:paraId="6A290D29" w14:textId="77777777" w:rsidTr="00E11524">
        <w:tc>
          <w:tcPr>
            <w:tcW w:w="746" w:type="pct"/>
            <w:shd w:val="clear" w:color="auto" w:fill="auto"/>
          </w:tcPr>
          <w:p w14:paraId="694C5AEB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8" w:type="pct"/>
            <w:shd w:val="clear" w:color="auto" w:fill="auto"/>
          </w:tcPr>
          <w:p w14:paraId="3148C649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FEB9AFC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CA5A5C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9D613F9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44C8E5EA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74671F47" w14:textId="77777777" w:rsidTr="00E11524">
        <w:tc>
          <w:tcPr>
            <w:tcW w:w="746" w:type="pct"/>
            <w:shd w:val="clear" w:color="auto" w:fill="auto"/>
          </w:tcPr>
          <w:p w14:paraId="43EABEDA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FA88CAF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shd w:val="clear" w:color="auto" w:fill="auto"/>
          </w:tcPr>
          <w:p w14:paraId="2029E719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293758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6E10DF3C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403" w:type="pct"/>
            <w:shd w:val="clear" w:color="auto" w:fill="auto"/>
          </w:tcPr>
          <w:p w14:paraId="1850F22B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16C708DA" w14:textId="77777777" w:rsidTr="00E11524">
        <w:tc>
          <w:tcPr>
            <w:tcW w:w="746" w:type="pct"/>
            <w:shd w:val="clear" w:color="auto" w:fill="auto"/>
          </w:tcPr>
          <w:p w14:paraId="3327E7D2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CF534E3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shd w:val="clear" w:color="auto" w:fill="auto"/>
          </w:tcPr>
          <w:p w14:paraId="05FABAE4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EE068C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1" w:type="pct"/>
            <w:shd w:val="clear" w:color="auto" w:fill="auto"/>
          </w:tcPr>
          <w:p w14:paraId="0221BEF2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403" w:type="pct"/>
            <w:shd w:val="clear" w:color="auto" w:fill="auto"/>
          </w:tcPr>
          <w:p w14:paraId="63A6F30C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320FE701" w14:textId="77777777" w:rsidTr="00E11524">
        <w:tc>
          <w:tcPr>
            <w:tcW w:w="746" w:type="pct"/>
            <w:shd w:val="clear" w:color="auto" w:fill="auto"/>
          </w:tcPr>
          <w:p w14:paraId="6CAB567B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4218ADF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15D94CEE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C68F79D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71F021DE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403" w:type="pct"/>
            <w:shd w:val="clear" w:color="auto" w:fill="auto"/>
          </w:tcPr>
          <w:p w14:paraId="245027B4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1038D716" w14:textId="77777777" w:rsidTr="00E11524">
        <w:tc>
          <w:tcPr>
            <w:tcW w:w="746" w:type="pct"/>
            <w:shd w:val="clear" w:color="auto" w:fill="auto"/>
          </w:tcPr>
          <w:p w14:paraId="271DD733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ED57E18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shd w:val="clear" w:color="auto" w:fill="auto"/>
          </w:tcPr>
          <w:p w14:paraId="1F532BE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4C7CD7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1022A0A2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403" w:type="pct"/>
            <w:shd w:val="clear" w:color="auto" w:fill="auto"/>
          </w:tcPr>
          <w:p w14:paraId="1B791C21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6E7FE41B" w14:textId="77777777" w:rsidTr="00E11524">
        <w:tc>
          <w:tcPr>
            <w:tcW w:w="5000" w:type="pct"/>
            <w:gridSpan w:val="6"/>
            <w:shd w:val="clear" w:color="auto" w:fill="auto"/>
            <w:vAlign w:val="center"/>
          </w:tcPr>
          <w:p w14:paraId="6FA02A33" w14:textId="30A574C6" w:rsidR="00306846" w:rsidRDefault="00B82A8A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Информация о решении</w:t>
            </w:r>
          </w:p>
        </w:tc>
      </w:tr>
      <w:tr w:rsidR="00306846" w:rsidRPr="001A4780" w14:paraId="38636E59" w14:textId="77777777" w:rsidTr="00E11524">
        <w:tc>
          <w:tcPr>
            <w:tcW w:w="746" w:type="pct"/>
            <w:shd w:val="clear" w:color="auto" w:fill="auto"/>
            <w:vAlign w:val="center"/>
          </w:tcPr>
          <w:p w14:paraId="3B5ECA22" w14:textId="77777777" w:rsidR="00306846" w:rsidRPr="00575F5E" w:rsidRDefault="00306846" w:rsidP="0030684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8" w:type="pct"/>
            <w:shd w:val="clear" w:color="auto" w:fill="auto"/>
          </w:tcPr>
          <w:p w14:paraId="3E7D4A9A" w14:textId="77777777" w:rsidR="00306846" w:rsidRPr="00575F5E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7A3BE0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FBDE25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2A10E9B" w14:textId="77777777" w:rsidR="00306846" w:rsidRPr="00575F5E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77BA1278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1B075D7A" w14:textId="77777777" w:rsidTr="00E11524">
        <w:tc>
          <w:tcPr>
            <w:tcW w:w="746" w:type="pct"/>
            <w:shd w:val="clear" w:color="auto" w:fill="auto"/>
            <w:vAlign w:val="center"/>
          </w:tcPr>
          <w:p w14:paraId="598D1430" w14:textId="77777777" w:rsidR="00306846" w:rsidRPr="00575F5E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44C56B3" w14:textId="77777777" w:rsidR="00306846" w:rsidRPr="00575F5E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5D5D74">
              <w:rPr>
                <w:sz w:val="20"/>
              </w:rPr>
              <w:t>lotNumber</w:t>
            </w:r>
          </w:p>
        </w:tc>
        <w:tc>
          <w:tcPr>
            <w:tcW w:w="204" w:type="pct"/>
            <w:shd w:val="clear" w:color="auto" w:fill="auto"/>
          </w:tcPr>
          <w:p w14:paraId="4FA6BBA9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A7A29CC" w14:textId="77777777" w:rsidR="00306846" w:rsidRPr="005D5D74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4BA2440F" w14:textId="77777777" w:rsidR="00306846" w:rsidRPr="00575F5E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5D5D74">
              <w:rPr>
                <w:sz w:val="20"/>
              </w:rPr>
              <w:t>Номер лота в извещении</w:t>
            </w:r>
          </w:p>
        </w:tc>
        <w:tc>
          <w:tcPr>
            <w:tcW w:w="1403" w:type="pct"/>
            <w:shd w:val="clear" w:color="auto" w:fill="auto"/>
          </w:tcPr>
          <w:p w14:paraId="2B19E232" w14:textId="04F52B83" w:rsidR="00306846" w:rsidRDefault="009B7595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</w:t>
            </w:r>
            <w:r w:rsidRPr="004F7102">
              <w:rPr>
                <w:sz w:val="20"/>
              </w:rPr>
              <w:t>ля од</w:t>
            </w:r>
            <w:r>
              <w:rPr>
                <w:sz w:val="20"/>
              </w:rPr>
              <w:t>н</w:t>
            </w:r>
            <w:r w:rsidRPr="004F7102">
              <w:rPr>
                <w:sz w:val="20"/>
              </w:rPr>
              <w:t>олотовых закупок может не указываться</w:t>
            </w:r>
          </w:p>
        </w:tc>
      </w:tr>
      <w:tr w:rsidR="00306846" w:rsidRPr="001A4780" w14:paraId="3073C18F" w14:textId="77777777" w:rsidTr="00E11524">
        <w:tc>
          <w:tcPr>
            <w:tcW w:w="746" w:type="pct"/>
            <w:shd w:val="clear" w:color="auto" w:fill="auto"/>
            <w:vAlign w:val="center"/>
          </w:tcPr>
          <w:p w14:paraId="0499C579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A39769F" w14:textId="77777777" w:rsidR="00306846" w:rsidRPr="003039E5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4" w:type="pct"/>
            <w:shd w:val="clear" w:color="auto" w:fill="auto"/>
          </w:tcPr>
          <w:p w14:paraId="29886610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0C0456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B339F91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403" w:type="pct"/>
            <w:shd w:val="clear" w:color="auto" w:fill="auto"/>
          </w:tcPr>
          <w:p w14:paraId="267D5006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306846" w:rsidRPr="001A4780" w14:paraId="49506AA8" w14:textId="77777777" w:rsidTr="00E11524">
        <w:tc>
          <w:tcPr>
            <w:tcW w:w="746" w:type="pct"/>
            <w:shd w:val="clear" w:color="auto" w:fill="auto"/>
            <w:vAlign w:val="center"/>
          </w:tcPr>
          <w:p w14:paraId="63D55A72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AFBBCE8" w14:textId="77777777" w:rsidR="00306846" w:rsidRPr="005D5D74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</w:t>
            </w:r>
          </w:p>
        </w:tc>
        <w:tc>
          <w:tcPr>
            <w:tcW w:w="204" w:type="pct"/>
            <w:shd w:val="clear" w:color="auto" w:fill="auto"/>
          </w:tcPr>
          <w:p w14:paraId="768ABC90" w14:textId="77777777" w:rsidR="00306846" w:rsidRPr="000970EE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370C790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8A4C4B0" w14:textId="77777777" w:rsidR="00306846" w:rsidRPr="00F22CFC" w:rsidRDefault="00306846" w:rsidP="0030684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Заявка</w:t>
            </w:r>
          </w:p>
        </w:tc>
        <w:tc>
          <w:tcPr>
            <w:tcW w:w="1403" w:type="pct"/>
            <w:shd w:val="clear" w:color="auto" w:fill="auto"/>
          </w:tcPr>
          <w:p w14:paraId="441A8AEC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57A1E601" w14:textId="77777777" w:rsidTr="00E11524">
        <w:tc>
          <w:tcPr>
            <w:tcW w:w="746" w:type="pct"/>
            <w:shd w:val="clear" w:color="auto" w:fill="auto"/>
            <w:vAlign w:val="center"/>
          </w:tcPr>
          <w:p w14:paraId="2D189097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26FB75D" w14:textId="77777777" w:rsidR="00306846" w:rsidRPr="003039E5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5D5D74">
              <w:rPr>
                <w:sz w:val="20"/>
              </w:rPr>
              <w:t>customer</w:t>
            </w:r>
          </w:p>
        </w:tc>
        <w:tc>
          <w:tcPr>
            <w:tcW w:w="204" w:type="pct"/>
            <w:shd w:val="clear" w:color="auto" w:fill="auto"/>
          </w:tcPr>
          <w:p w14:paraId="32DA41B4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A1764D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E846CC3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5D5D74">
              <w:rPr>
                <w:sz w:val="20"/>
              </w:rPr>
              <w:t>Организация заказчика</w:t>
            </w:r>
          </w:p>
        </w:tc>
        <w:tc>
          <w:tcPr>
            <w:tcW w:w="1403" w:type="pct"/>
            <w:shd w:val="clear" w:color="auto" w:fill="auto"/>
          </w:tcPr>
          <w:p w14:paraId="694D5AD1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0B03FF66" w14:textId="77777777" w:rsidTr="00E11524">
        <w:tc>
          <w:tcPr>
            <w:tcW w:w="746" w:type="pct"/>
            <w:shd w:val="clear" w:color="auto" w:fill="auto"/>
            <w:vAlign w:val="center"/>
          </w:tcPr>
          <w:p w14:paraId="7901ABA5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022DFBD" w14:textId="77777777" w:rsidR="00306846" w:rsidRPr="003039E5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5D5D74">
              <w:rPr>
                <w:sz w:val="20"/>
              </w:rPr>
              <w:t>refusalFact</w:t>
            </w:r>
          </w:p>
        </w:tc>
        <w:tc>
          <w:tcPr>
            <w:tcW w:w="204" w:type="pct"/>
            <w:shd w:val="clear" w:color="auto" w:fill="auto"/>
          </w:tcPr>
          <w:p w14:paraId="64EE26CE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F53A22D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6815D0E" w14:textId="52BD83D7" w:rsidR="00306846" w:rsidRDefault="00B82A8A" w:rsidP="00306846">
            <w:pPr>
              <w:spacing w:before="0" w:after="0"/>
              <w:ind w:firstLine="51"/>
              <w:rPr>
                <w:sz w:val="20"/>
              </w:rPr>
            </w:pPr>
            <w:r w:rsidRPr="00B82A8A">
              <w:rPr>
                <w:sz w:val="20"/>
              </w:rPr>
              <w:t>Обоснование решения</w:t>
            </w:r>
          </w:p>
        </w:tc>
        <w:tc>
          <w:tcPr>
            <w:tcW w:w="1403" w:type="pct"/>
            <w:shd w:val="clear" w:color="auto" w:fill="auto"/>
          </w:tcPr>
          <w:p w14:paraId="0BDBD195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75C699D3" w14:textId="77777777" w:rsidTr="00E11524">
        <w:tc>
          <w:tcPr>
            <w:tcW w:w="5000" w:type="pct"/>
            <w:gridSpan w:val="6"/>
            <w:shd w:val="clear" w:color="auto" w:fill="auto"/>
          </w:tcPr>
          <w:p w14:paraId="33699D5C" w14:textId="77777777" w:rsidR="00306846" w:rsidRPr="005D5D74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Заявка</w:t>
            </w:r>
          </w:p>
        </w:tc>
      </w:tr>
      <w:tr w:rsidR="00306846" w:rsidRPr="001A4780" w14:paraId="0DD4D0D2" w14:textId="77777777" w:rsidTr="00E11524">
        <w:tc>
          <w:tcPr>
            <w:tcW w:w="746" w:type="pct"/>
            <w:shd w:val="clear" w:color="auto" w:fill="auto"/>
            <w:vAlign w:val="center"/>
          </w:tcPr>
          <w:p w14:paraId="5F0837D3" w14:textId="77777777" w:rsidR="00306846" w:rsidRPr="001542C8" w:rsidRDefault="00306846" w:rsidP="0030684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8" w:type="pct"/>
            <w:shd w:val="clear" w:color="auto" w:fill="auto"/>
          </w:tcPr>
          <w:p w14:paraId="59528360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D86DF07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A26F1A0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310580C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350EA4CB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2E6148B5" w14:textId="77777777" w:rsidTr="00E11524">
        <w:tc>
          <w:tcPr>
            <w:tcW w:w="746" w:type="pct"/>
            <w:shd w:val="clear" w:color="auto" w:fill="auto"/>
            <w:vAlign w:val="center"/>
          </w:tcPr>
          <w:p w14:paraId="385BD04C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552BC71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4" w:type="pct"/>
            <w:shd w:val="clear" w:color="auto" w:fill="auto"/>
          </w:tcPr>
          <w:p w14:paraId="421403CE" w14:textId="77777777" w:rsidR="00306846" w:rsidRPr="001542C8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4E2DDFD" w14:textId="77777777" w:rsidR="00306846" w:rsidRPr="001542C8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1" w:type="pct"/>
            <w:shd w:val="clear" w:color="auto" w:fill="auto"/>
          </w:tcPr>
          <w:p w14:paraId="5E6AF8D1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403" w:type="pct"/>
            <w:shd w:val="clear" w:color="auto" w:fill="auto"/>
          </w:tcPr>
          <w:p w14:paraId="48D855D3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71D317F7" w14:textId="77777777" w:rsidTr="00E11524">
        <w:tc>
          <w:tcPr>
            <w:tcW w:w="746" w:type="pct"/>
            <w:shd w:val="clear" w:color="auto" w:fill="auto"/>
            <w:vAlign w:val="center"/>
          </w:tcPr>
          <w:p w14:paraId="652F256A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CBB2F4B" w14:textId="77777777" w:rsidR="00306846" w:rsidRPr="00C40CA9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4" w:type="pct"/>
            <w:shd w:val="clear" w:color="auto" w:fill="auto"/>
          </w:tcPr>
          <w:p w14:paraId="14123DA5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AD39DE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435DCB9C" w14:textId="77777777" w:rsidR="00306846" w:rsidRPr="00C40CA9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403" w:type="pct"/>
            <w:shd w:val="clear" w:color="auto" w:fill="auto"/>
          </w:tcPr>
          <w:p w14:paraId="005902F5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56163D77" w14:textId="77777777" w:rsidTr="00E11524">
        <w:tc>
          <w:tcPr>
            <w:tcW w:w="746" w:type="pct"/>
            <w:shd w:val="clear" w:color="auto" w:fill="auto"/>
            <w:vAlign w:val="center"/>
          </w:tcPr>
          <w:p w14:paraId="4A4B49F4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560FB05" w14:textId="77777777" w:rsidR="00306846" w:rsidRPr="008271DF" w:rsidRDefault="00306846" w:rsidP="0030684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shd w:val="clear" w:color="auto" w:fill="auto"/>
          </w:tcPr>
          <w:p w14:paraId="348ABF71" w14:textId="77777777" w:rsidR="00306846" w:rsidRPr="00C40CA9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9DF169C" w14:textId="77777777" w:rsidR="00306846" w:rsidRPr="00C40CA9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E73403B" w14:textId="77777777" w:rsidR="00306846" w:rsidRPr="001542C8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Участники заявки</w:t>
            </w:r>
          </w:p>
        </w:tc>
        <w:tc>
          <w:tcPr>
            <w:tcW w:w="1403" w:type="pct"/>
            <w:shd w:val="clear" w:color="auto" w:fill="auto"/>
          </w:tcPr>
          <w:p w14:paraId="7673DDF0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0CB8CDA8" w14:textId="77777777" w:rsidTr="00E11524">
        <w:tc>
          <w:tcPr>
            <w:tcW w:w="5000" w:type="pct"/>
            <w:gridSpan w:val="6"/>
            <w:shd w:val="clear" w:color="auto" w:fill="auto"/>
            <w:vAlign w:val="center"/>
          </w:tcPr>
          <w:p w14:paraId="2E40F30C" w14:textId="77777777" w:rsidR="00306846" w:rsidRPr="008271DF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306846" w:rsidRPr="001A4780" w14:paraId="4D534F2A" w14:textId="77777777" w:rsidTr="00E11524">
        <w:tc>
          <w:tcPr>
            <w:tcW w:w="746" w:type="pct"/>
            <w:shd w:val="clear" w:color="auto" w:fill="auto"/>
            <w:vAlign w:val="center"/>
          </w:tcPr>
          <w:p w14:paraId="28B665A6" w14:textId="77777777" w:rsidR="00306846" w:rsidRPr="008271DF" w:rsidRDefault="00306846" w:rsidP="00306846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8" w:type="pct"/>
            <w:shd w:val="clear" w:color="auto" w:fill="auto"/>
          </w:tcPr>
          <w:p w14:paraId="78664CF2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7A2D03C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0C1B4C11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E41D97B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0F410B18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7CCB4D86" w14:textId="77777777" w:rsidTr="00E11524">
        <w:tc>
          <w:tcPr>
            <w:tcW w:w="746" w:type="pct"/>
            <w:shd w:val="clear" w:color="auto" w:fill="auto"/>
            <w:vAlign w:val="center"/>
          </w:tcPr>
          <w:p w14:paraId="1010E7FC" w14:textId="77777777" w:rsidR="00306846" w:rsidRPr="00FB2D87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3A06D55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204" w:type="pct"/>
            <w:shd w:val="clear" w:color="auto" w:fill="auto"/>
          </w:tcPr>
          <w:p w14:paraId="6C8F5E52" w14:textId="77777777" w:rsidR="00306846" w:rsidRPr="008271DF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322672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9DC0447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403" w:type="pct"/>
            <w:shd w:val="clear" w:color="auto" w:fill="auto"/>
          </w:tcPr>
          <w:p w14:paraId="389D1214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306846" w:rsidRPr="001A4780" w14:paraId="491219C4" w14:textId="77777777" w:rsidTr="00E11524">
        <w:tc>
          <w:tcPr>
            <w:tcW w:w="746" w:type="pct"/>
            <w:shd w:val="clear" w:color="auto" w:fill="auto"/>
            <w:vAlign w:val="center"/>
          </w:tcPr>
          <w:p w14:paraId="1E69F9BB" w14:textId="77777777" w:rsidR="00306846" w:rsidRPr="00FB2D87" w:rsidRDefault="00306846" w:rsidP="0030684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8" w:type="pct"/>
            <w:shd w:val="clear" w:color="auto" w:fill="auto"/>
          </w:tcPr>
          <w:p w14:paraId="629E2B8F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8FA08B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B2DCA7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6BD43F3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25E47967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61D3B144" w14:textId="77777777" w:rsidTr="00E11524">
        <w:tc>
          <w:tcPr>
            <w:tcW w:w="746" w:type="pct"/>
            <w:shd w:val="clear" w:color="auto" w:fill="auto"/>
          </w:tcPr>
          <w:p w14:paraId="56735AA1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268B7F1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4" w:type="pct"/>
            <w:shd w:val="clear" w:color="auto" w:fill="auto"/>
          </w:tcPr>
          <w:p w14:paraId="26657025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C8BFBE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1" w:type="pct"/>
            <w:shd w:val="clear" w:color="auto" w:fill="auto"/>
          </w:tcPr>
          <w:p w14:paraId="414AC8AB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403" w:type="pct"/>
            <w:shd w:val="clear" w:color="auto" w:fill="auto"/>
          </w:tcPr>
          <w:p w14:paraId="6D013178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306846" w:rsidRPr="001A4780" w14:paraId="37214071" w14:textId="77777777" w:rsidTr="00E11524">
        <w:tc>
          <w:tcPr>
            <w:tcW w:w="746" w:type="pct"/>
            <w:shd w:val="clear" w:color="auto" w:fill="auto"/>
          </w:tcPr>
          <w:p w14:paraId="11447478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A34CF40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4" w:type="pct"/>
            <w:shd w:val="clear" w:color="auto" w:fill="auto"/>
          </w:tcPr>
          <w:p w14:paraId="26FF91C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5897795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5BD709C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403" w:type="pct"/>
            <w:shd w:val="clear" w:color="auto" w:fill="auto"/>
          </w:tcPr>
          <w:p w14:paraId="7F95F692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306846" w:rsidRPr="001A4780" w14:paraId="5E8A5E9E" w14:textId="77777777" w:rsidTr="00E11524">
        <w:tc>
          <w:tcPr>
            <w:tcW w:w="746" w:type="pct"/>
            <w:shd w:val="clear" w:color="auto" w:fill="auto"/>
          </w:tcPr>
          <w:p w14:paraId="11B1FD34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744B78AC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4" w:type="pct"/>
            <w:shd w:val="clear" w:color="auto" w:fill="auto"/>
          </w:tcPr>
          <w:p w14:paraId="0E6154F3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704A87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18C0EF26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403" w:type="pct"/>
            <w:shd w:val="clear" w:color="auto" w:fill="auto"/>
          </w:tcPr>
          <w:p w14:paraId="3CA34492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306846" w:rsidRPr="001A4780" w14:paraId="2CB9208D" w14:textId="77777777" w:rsidTr="00E11524">
        <w:tc>
          <w:tcPr>
            <w:tcW w:w="746" w:type="pct"/>
            <w:shd w:val="clear" w:color="auto" w:fill="auto"/>
          </w:tcPr>
          <w:p w14:paraId="7D5CBB78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6990F642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4" w:type="pct"/>
            <w:shd w:val="clear" w:color="auto" w:fill="auto"/>
          </w:tcPr>
          <w:p w14:paraId="794431FE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83ECC51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C31209C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403" w:type="pct"/>
            <w:shd w:val="clear" w:color="auto" w:fill="auto"/>
          </w:tcPr>
          <w:p w14:paraId="73BCCAB3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4B3D11A0" w14:textId="77777777" w:rsidTr="00E11524">
        <w:tc>
          <w:tcPr>
            <w:tcW w:w="746" w:type="pct"/>
            <w:shd w:val="clear" w:color="auto" w:fill="auto"/>
          </w:tcPr>
          <w:p w14:paraId="55228DE0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9A99D3F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4" w:type="pct"/>
            <w:shd w:val="clear" w:color="auto" w:fill="auto"/>
          </w:tcPr>
          <w:p w14:paraId="6B024FAD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2B79F3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696445D1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403" w:type="pct"/>
            <w:shd w:val="clear" w:color="auto" w:fill="auto"/>
          </w:tcPr>
          <w:p w14:paraId="46D74349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32FF6320" w14:textId="77777777" w:rsidTr="00E11524">
        <w:tc>
          <w:tcPr>
            <w:tcW w:w="746" w:type="pct"/>
            <w:shd w:val="clear" w:color="auto" w:fill="auto"/>
          </w:tcPr>
          <w:p w14:paraId="00D9F342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455CD12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4" w:type="pct"/>
            <w:shd w:val="clear" w:color="auto" w:fill="auto"/>
          </w:tcPr>
          <w:p w14:paraId="2AA8F7D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F37EEC9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0FD0510A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403" w:type="pct"/>
            <w:shd w:val="clear" w:color="auto" w:fill="auto"/>
          </w:tcPr>
          <w:p w14:paraId="45C1B311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35887A28" w14:textId="77777777" w:rsidTr="00E11524">
        <w:tc>
          <w:tcPr>
            <w:tcW w:w="746" w:type="pct"/>
            <w:shd w:val="clear" w:color="auto" w:fill="auto"/>
          </w:tcPr>
          <w:p w14:paraId="0A8A9533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18A7F73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4" w:type="pct"/>
            <w:shd w:val="clear" w:color="auto" w:fill="auto"/>
          </w:tcPr>
          <w:p w14:paraId="394821E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F49DE4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6FE05D85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403" w:type="pct"/>
            <w:shd w:val="clear" w:color="auto" w:fill="auto"/>
          </w:tcPr>
          <w:p w14:paraId="0D70A577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758F11CA" w14:textId="77777777" w:rsidTr="00E11524">
        <w:tc>
          <w:tcPr>
            <w:tcW w:w="746" w:type="pct"/>
            <w:shd w:val="clear" w:color="auto" w:fill="auto"/>
          </w:tcPr>
          <w:p w14:paraId="4FC325A6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C883856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4" w:type="pct"/>
            <w:shd w:val="clear" w:color="auto" w:fill="auto"/>
          </w:tcPr>
          <w:p w14:paraId="60E5E55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E9C8AAE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06811F03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403" w:type="pct"/>
            <w:shd w:val="clear" w:color="auto" w:fill="auto"/>
          </w:tcPr>
          <w:p w14:paraId="228F7BDA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56BE1376" w14:textId="77777777" w:rsidTr="00E11524">
        <w:tc>
          <w:tcPr>
            <w:tcW w:w="746" w:type="pct"/>
            <w:shd w:val="clear" w:color="auto" w:fill="auto"/>
          </w:tcPr>
          <w:p w14:paraId="0CAA6A0C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0B304FC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4" w:type="pct"/>
            <w:shd w:val="clear" w:color="auto" w:fill="auto"/>
          </w:tcPr>
          <w:p w14:paraId="6ED2FAF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EF35B4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902A8C3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403" w:type="pct"/>
            <w:shd w:val="clear" w:color="auto" w:fill="auto"/>
          </w:tcPr>
          <w:p w14:paraId="06110A20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7D9AFA9B" w14:textId="77777777" w:rsidTr="00E11524">
        <w:tc>
          <w:tcPr>
            <w:tcW w:w="746" w:type="pct"/>
            <w:shd w:val="clear" w:color="auto" w:fill="auto"/>
          </w:tcPr>
          <w:p w14:paraId="54FD8BA7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1DE37431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4" w:type="pct"/>
            <w:shd w:val="clear" w:color="auto" w:fill="auto"/>
          </w:tcPr>
          <w:p w14:paraId="39ED2C35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AC5ADC4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6CA8211A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403" w:type="pct"/>
            <w:shd w:val="clear" w:color="auto" w:fill="auto"/>
          </w:tcPr>
          <w:p w14:paraId="090AC7AD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3B41E487" w14:textId="77777777" w:rsidTr="00E11524">
        <w:tc>
          <w:tcPr>
            <w:tcW w:w="746" w:type="pct"/>
            <w:shd w:val="clear" w:color="auto" w:fill="auto"/>
          </w:tcPr>
          <w:p w14:paraId="3D8D0671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663CF9BC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4" w:type="pct"/>
            <w:shd w:val="clear" w:color="auto" w:fill="auto"/>
          </w:tcPr>
          <w:p w14:paraId="4C45959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48871BD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218015C3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403" w:type="pct"/>
            <w:shd w:val="clear" w:color="auto" w:fill="auto"/>
          </w:tcPr>
          <w:p w14:paraId="49CF92DC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73D26967" w14:textId="77777777" w:rsidTr="00E11524">
        <w:tc>
          <w:tcPr>
            <w:tcW w:w="746" w:type="pct"/>
            <w:shd w:val="clear" w:color="auto" w:fill="auto"/>
          </w:tcPr>
          <w:p w14:paraId="69E8EA61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7747530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4" w:type="pct"/>
            <w:shd w:val="clear" w:color="auto" w:fill="auto"/>
          </w:tcPr>
          <w:p w14:paraId="39C0862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9E69C1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EFE3097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403" w:type="pct"/>
            <w:shd w:val="clear" w:color="auto" w:fill="auto"/>
          </w:tcPr>
          <w:p w14:paraId="489AC05C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1C9FCC7D" w14:textId="77777777" w:rsidTr="00E11524">
        <w:tc>
          <w:tcPr>
            <w:tcW w:w="746" w:type="pct"/>
            <w:shd w:val="clear" w:color="auto" w:fill="auto"/>
          </w:tcPr>
          <w:p w14:paraId="6A228868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9D7DE83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4" w:type="pct"/>
            <w:shd w:val="clear" w:color="auto" w:fill="auto"/>
          </w:tcPr>
          <w:p w14:paraId="7980348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66C49A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1" w:type="pct"/>
            <w:shd w:val="clear" w:color="auto" w:fill="auto"/>
          </w:tcPr>
          <w:p w14:paraId="43527C6F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403" w:type="pct"/>
            <w:shd w:val="clear" w:color="auto" w:fill="auto"/>
          </w:tcPr>
          <w:p w14:paraId="4E7C9653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306846" w:rsidRPr="001A4780" w14:paraId="466F7EA1" w14:textId="77777777" w:rsidTr="00E11524">
        <w:tc>
          <w:tcPr>
            <w:tcW w:w="746" w:type="pct"/>
            <w:shd w:val="clear" w:color="auto" w:fill="auto"/>
          </w:tcPr>
          <w:p w14:paraId="3974A530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AF1EABE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4" w:type="pct"/>
            <w:shd w:val="clear" w:color="auto" w:fill="auto"/>
          </w:tcPr>
          <w:p w14:paraId="3DC75FB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4B04135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18C2518B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403" w:type="pct"/>
            <w:shd w:val="clear" w:color="auto" w:fill="auto"/>
          </w:tcPr>
          <w:p w14:paraId="71BEF951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46993D9F" w14:textId="77777777" w:rsidTr="00E11524">
        <w:tc>
          <w:tcPr>
            <w:tcW w:w="746" w:type="pct"/>
            <w:shd w:val="clear" w:color="auto" w:fill="auto"/>
          </w:tcPr>
          <w:p w14:paraId="3E59B709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12CFB83A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4" w:type="pct"/>
            <w:shd w:val="clear" w:color="auto" w:fill="auto"/>
          </w:tcPr>
          <w:p w14:paraId="45DB486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874C41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1" w:type="pct"/>
            <w:shd w:val="clear" w:color="auto" w:fill="auto"/>
          </w:tcPr>
          <w:p w14:paraId="0293CD86" w14:textId="77777777" w:rsidR="00306846" w:rsidRPr="001736D6" w:rsidRDefault="00306846" w:rsidP="0030684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7B404A5E" w14:textId="77777777" w:rsidR="00306846" w:rsidRPr="001736D6" w:rsidRDefault="00306846" w:rsidP="0030684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6C71FD4C" w14:textId="77777777" w:rsidR="00306846" w:rsidRPr="001736D6" w:rsidRDefault="00306846" w:rsidP="0030684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6C0F34D5" w14:textId="77777777" w:rsidR="00306846" w:rsidRPr="001736D6" w:rsidRDefault="00306846" w:rsidP="0030684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1E6AC2B2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403" w:type="pct"/>
            <w:shd w:val="clear" w:color="auto" w:fill="auto"/>
          </w:tcPr>
          <w:p w14:paraId="00BBEF20" w14:textId="77777777" w:rsidR="00306846" w:rsidRDefault="00306846" w:rsidP="0030684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44D1448A" w14:textId="77777777" w:rsidR="00306846" w:rsidRDefault="00306846" w:rsidP="0030684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2B3F3887" w14:textId="77777777" w:rsidR="00306846" w:rsidRDefault="00306846" w:rsidP="0030684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3368628B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306846" w:rsidRPr="001A4780" w14:paraId="7B6AB007" w14:textId="77777777" w:rsidTr="00E11524">
        <w:tc>
          <w:tcPr>
            <w:tcW w:w="5000" w:type="pct"/>
            <w:gridSpan w:val="6"/>
            <w:shd w:val="clear" w:color="auto" w:fill="auto"/>
          </w:tcPr>
          <w:p w14:paraId="7FDDCF67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306846" w:rsidRPr="001A4780" w14:paraId="54D00ADC" w14:textId="77777777" w:rsidTr="00E11524">
        <w:tc>
          <w:tcPr>
            <w:tcW w:w="746" w:type="pct"/>
            <w:shd w:val="clear" w:color="auto" w:fill="auto"/>
          </w:tcPr>
          <w:p w14:paraId="46F00849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8" w:type="pct"/>
            <w:shd w:val="clear" w:color="auto" w:fill="auto"/>
          </w:tcPr>
          <w:p w14:paraId="017AA939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59BA94D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65EE0C7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78606A1F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3" w:type="pct"/>
            <w:shd w:val="clear" w:color="auto" w:fill="auto"/>
          </w:tcPr>
          <w:p w14:paraId="25D41901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7D19BF48" w14:textId="77777777" w:rsidTr="00E11524">
        <w:tc>
          <w:tcPr>
            <w:tcW w:w="746" w:type="pct"/>
            <w:shd w:val="clear" w:color="auto" w:fill="auto"/>
          </w:tcPr>
          <w:p w14:paraId="4C3D8F69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70B381CA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4" w:type="pct"/>
            <w:shd w:val="clear" w:color="auto" w:fill="auto"/>
          </w:tcPr>
          <w:p w14:paraId="318709A3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489713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7C9B50E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403" w:type="pct"/>
            <w:shd w:val="clear" w:color="auto" w:fill="auto"/>
          </w:tcPr>
          <w:p w14:paraId="2033C503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09E6D14A" w14:textId="77777777" w:rsidTr="00E11524">
        <w:tc>
          <w:tcPr>
            <w:tcW w:w="746" w:type="pct"/>
            <w:shd w:val="clear" w:color="auto" w:fill="auto"/>
          </w:tcPr>
          <w:p w14:paraId="5FCC1A07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340F5589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4" w:type="pct"/>
            <w:shd w:val="clear" w:color="auto" w:fill="auto"/>
          </w:tcPr>
          <w:p w14:paraId="4B513E30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6CB93F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1" w:type="pct"/>
            <w:shd w:val="clear" w:color="auto" w:fill="auto"/>
          </w:tcPr>
          <w:p w14:paraId="4AF89DCF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403" w:type="pct"/>
            <w:shd w:val="clear" w:color="auto" w:fill="auto"/>
          </w:tcPr>
          <w:p w14:paraId="3ECAECAF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1A25005F" w14:textId="77777777" w:rsidTr="00E11524">
        <w:tc>
          <w:tcPr>
            <w:tcW w:w="5000" w:type="pct"/>
            <w:gridSpan w:val="6"/>
            <w:shd w:val="clear" w:color="auto" w:fill="auto"/>
          </w:tcPr>
          <w:p w14:paraId="76F7C3F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306846" w:rsidRPr="001A4780" w14:paraId="22806331" w14:textId="77777777" w:rsidTr="00E11524">
        <w:tc>
          <w:tcPr>
            <w:tcW w:w="746" w:type="pct"/>
            <w:shd w:val="clear" w:color="auto" w:fill="auto"/>
          </w:tcPr>
          <w:p w14:paraId="188BEDBE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8" w:type="pct"/>
            <w:shd w:val="clear" w:color="auto" w:fill="auto"/>
          </w:tcPr>
          <w:p w14:paraId="4B2C5276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7E645ACC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6AFC2D75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6768CA2D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3" w:type="pct"/>
            <w:shd w:val="clear" w:color="auto" w:fill="auto"/>
          </w:tcPr>
          <w:p w14:paraId="3A21171C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306846" w:rsidRPr="001A4780" w14:paraId="56A31A93" w14:textId="77777777" w:rsidTr="00E11524">
        <w:tc>
          <w:tcPr>
            <w:tcW w:w="746" w:type="pct"/>
            <w:shd w:val="clear" w:color="auto" w:fill="auto"/>
          </w:tcPr>
          <w:p w14:paraId="326A165C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AE88CCF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4" w:type="pct"/>
            <w:shd w:val="clear" w:color="auto" w:fill="auto"/>
          </w:tcPr>
          <w:p w14:paraId="366E9C5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C6FB554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1" w:type="pct"/>
            <w:shd w:val="clear" w:color="auto" w:fill="auto"/>
          </w:tcPr>
          <w:p w14:paraId="748C328D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403" w:type="pct"/>
            <w:shd w:val="clear" w:color="auto" w:fill="auto"/>
          </w:tcPr>
          <w:p w14:paraId="417C3FA9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77C63DB6" w14:textId="77777777" w:rsidTr="00E11524">
        <w:tc>
          <w:tcPr>
            <w:tcW w:w="746" w:type="pct"/>
            <w:shd w:val="clear" w:color="auto" w:fill="auto"/>
          </w:tcPr>
          <w:p w14:paraId="4A3F4D9F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7991ACE4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4" w:type="pct"/>
            <w:shd w:val="clear" w:color="auto" w:fill="auto"/>
          </w:tcPr>
          <w:p w14:paraId="64A2A8C0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F30CC9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1" w:type="pct"/>
            <w:shd w:val="clear" w:color="auto" w:fill="auto"/>
          </w:tcPr>
          <w:p w14:paraId="1E261DA5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403" w:type="pct"/>
            <w:shd w:val="clear" w:color="auto" w:fill="auto"/>
          </w:tcPr>
          <w:p w14:paraId="374BF36C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5D711BA7" w14:textId="77777777" w:rsidTr="00E11524">
        <w:tc>
          <w:tcPr>
            <w:tcW w:w="5000" w:type="pct"/>
            <w:gridSpan w:val="6"/>
            <w:shd w:val="clear" w:color="auto" w:fill="auto"/>
          </w:tcPr>
          <w:p w14:paraId="0B3A7A43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306846" w:rsidRPr="001A4780" w14:paraId="1D44B267" w14:textId="77777777" w:rsidTr="00E11524">
        <w:tc>
          <w:tcPr>
            <w:tcW w:w="746" w:type="pct"/>
            <w:shd w:val="clear" w:color="auto" w:fill="auto"/>
          </w:tcPr>
          <w:p w14:paraId="573EC22A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8" w:type="pct"/>
            <w:shd w:val="clear" w:color="auto" w:fill="auto"/>
          </w:tcPr>
          <w:p w14:paraId="1DAB9FB3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5C1A52B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78E43BA0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66D060B5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3" w:type="pct"/>
            <w:shd w:val="clear" w:color="auto" w:fill="auto"/>
          </w:tcPr>
          <w:p w14:paraId="631AFC0F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3E4AC805" w14:textId="77777777" w:rsidTr="00E11524">
        <w:tc>
          <w:tcPr>
            <w:tcW w:w="746" w:type="pct"/>
            <w:shd w:val="clear" w:color="auto" w:fill="auto"/>
          </w:tcPr>
          <w:p w14:paraId="6F7CE2EC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51A58D8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4" w:type="pct"/>
            <w:shd w:val="clear" w:color="auto" w:fill="auto"/>
          </w:tcPr>
          <w:p w14:paraId="7ECF1987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A133FA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7F7F0F23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403" w:type="pct"/>
            <w:shd w:val="clear" w:color="auto" w:fill="auto"/>
          </w:tcPr>
          <w:p w14:paraId="4874A780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0ACF2B66" w14:textId="77777777" w:rsidTr="00E11524">
        <w:tc>
          <w:tcPr>
            <w:tcW w:w="746" w:type="pct"/>
            <w:shd w:val="clear" w:color="auto" w:fill="auto"/>
          </w:tcPr>
          <w:p w14:paraId="55E83E95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9B5C101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4" w:type="pct"/>
            <w:shd w:val="clear" w:color="auto" w:fill="auto"/>
          </w:tcPr>
          <w:p w14:paraId="5CBA2C43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D40EB91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6E9A02B9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403" w:type="pct"/>
            <w:shd w:val="clear" w:color="auto" w:fill="auto"/>
          </w:tcPr>
          <w:p w14:paraId="25676660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4FE76D8F" w14:textId="77777777" w:rsidTr="00E11524">
        <w:tc>
          <w:tcPr>
            <w:tcW w:w="746" w:type="pct"/>
            <w:shd w:val="clear" w:color="auto" w:fill="auto"/>
          </w:tcPr>
          <w:p w14:paraId="48C09636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1F4F6B43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4" w:type="pct"/>
            <w:shd w:val="clear" w:color="auto" w:fill="auto"/>
          </w:tcPr>
          <w:p w14:paraId="44D2B46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26046DC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228B4588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403" w:type="pct"/>
            <w:shd w:val="clear" w:color="auto" w:fill="auto"/>
          </w:tcPr>
          <w:p w14:paraId="53F7438D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14:paraId="7AEB994E" w14:textId="77777777" w:rsidTr="00E11524">
        <w:tc>
          <w:tcPr>
            <w:tcW w:w="5000" w:type="pct"/>
            <w:gridSpan w:val="6"/>
            <w:shd w:val="clear" w:color="auto" w:fill="auto"/>
            <w:vAlign w:val="center"/>
          </w:tcPr>
          <w:p w14:paraId="7C62F205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5D5D74">
              <w:rPr>
                <w:b/>
                <w:sz w:val="20"/>
              </w:rPr>
              <w:t>Организация заказчика</w:t>
            </w:r>
          </w:p>
        </w:tc>
      </w:tr>
      <w:tr w:rsidR="00E11524" w:rsidRPr="001A4780" w14:paraId="2AEF012F" w14:textId="77777777" w:rsidTr="005E416A">
        <w:tc>
          <w:tcPr>
            <w:tcW w:w="746" w:type="pct"/>
            <w:shd w:val="clear" w:color="auto" w:fill="auto"/>
          </w:tcPr>
          <w:p w14:paraId="45413829" w14:textId="4D6A2265" w:rsidR="00E11524" w:rsidRPr="006C6D44" w:rsidRDefault="00E11524" w:rsidP="005E416A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  <w:r w:rsidRPr="00D01558">
              <w:rPr>
                <w:b/>
                <w:sz w:val="20"/>
              </w:rPr>
              <w:t>customer</w:t>
            </w:r>
          </w:p>
        </w:tc>
        <w:tc>
          <w:tcPr>
            <w:tcW w:w="748" w:type="pct"/>
            <w:shd w:val="clear" w:color="auto" w:fill="auto"/>
          </w:tcPr>
          <w:p w14:paraId="72145ADA" w14:textId="7CD13EBE" w:rsidR="00E11524" w:rsidRPr="00FB2D87" w:rsidRDefault="00E11524" w:rsidP="005E416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11EE54DC" w14:textId="02B5357A" w:rsidR="00E11524" w:rsidRDefault="00E11524" w:rsidP="005E416A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7F3A328B" w14:textId="25BA9A11" w:rsidR="00E11524" w:rsidRDefault="00E11524" w:rsidP="005E416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6B1E84B" w14:textId="1E89C0EA" w:rsidR="00E11524" w:rsidRPr="00FB2D87" w:rsidRDefault="00E11524" w:rsidP="005E416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2229715F" w14:textId="7BB65FE5" w:rsidR="00E11524" w:rsidRDefault="00E11524" w:rsidP="005E416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11524" w:rsidRPr="001A4780" w14:paraId="3E2D02B4" w14:textId="77777777" w:rsidTr="005E416A">
        <w:tc>
          <w:tcPr>
            <w:tcW w:w="746" w:type="pct"/>
            <w:shd w:val="clear" w:color="auto" w:fill="auto"/>
          </w:tcPr>
          <w:p w14:paraId="62933369" w14:textId="77777777" w:rsidR="00E11524" w:rsidRPr="006C6D44" w:rsidRDefault="00E11524" w:rsidP="005E416A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42836AF" w14:textId="43839652" w:rsidR="00E11524" w:rsidRPr="00FB2D87" w:rsidRDefault="00E11524" w:rsidP="005E416A">
            <w:pPr>
              <w:spacing w:before="0" w:after="0"/>
              <w:ind w:firstLine="51"/>
              <w:rPr>
                <w:sz w:val="20"/>
              </w:rPr>
            </w:pPr>
            <w:r w:rsidRPr="00D01558">
              <w:rPr>
                <w:sz w:val="20"/>
              </w:rPr>
              <w:t>regNum</w:t>
            </w:r>
          </w:p>
        </w:tc>
        <w:tc>
          <w:tcPr>
            <w:tcW w:w="204" w:type="pct"/>
            <w:shd w:val="clear" w:color="auto" w:fill="auto"/>
          </w:tcPr>
          <w:p w14:paraId="55C6B4DC" w14:textId="432DD0A4" w:rsidR="00E11524" w:rsidRDefault="00E11524" w:rsidP="005E416A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3153B3B" w14:textId="45551B99" w:rsidR="00E11524" w:rsidRDefault="00E11524" w:rsidP="005E416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08E2213" w14:textId="303980FA" w:rsidR="00E11524" w:rsidRPr="00FB2D87" w:rsidRDefault="00E11524" w:rsidP="005E416A">
            <w:pPr>
              <w:spacing w:before="0" w:after="0"/>
              <w:ind w:firstLine="51"/>
              <w:rPr>
                <w:sz w:val="20"/>
              </w:rPr>
            </w:pPr>
            <w:r w:rsidRPr="00D01558">
              <w:rPr>
                <w:sz w:val="20"/>
              </w:rPr>
              <w:t>Код по СПЗ</w:t>
            </w:r>
          </w:p>
        </w:tc>
        <w:tc>
          <w:tcPr>
            <w:tcW w:w="1403" w:type="pct"/>
            <w:shd w:val="clear" w:color="auto" w:fill="auto"/>
          </w:tcPr>
          <w:p w14:paraId="330411D6" w14:textId="43438877" w:rsidR="00E11524" w:rsidRDefault="00E11524" w:rsidP="005E416A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</w:t>
            </w:r>
            <w:r>
              <w:rPr>
                <w:sz w:val="20"/>
                <w:lang w:val="en-US"/>
              </w:rPr>
              <w:t>\d{11}</w:t>
            </w:r>
          </w:p>
        </w:tc>
      </w:tr>
      <w:tr w:rsidR="00E11524" w:rsidRPr="001A4780" w14:paraId="67D892C0" w14:textId="77777777" w:rsidTr="005E416A">
        <w:tc>
          <w:tcPr>
            <w:tcW w:w="746" w:type="pct"/>
            <w:shd w:val="clear" w:color="auto" w:fill="auto"/>
          </w:tcPr>
          <w:p w14:paraId="3C306255" w14:textId="77777777" w:rsidR="00E11524" w:rsidRPr="006C6D44" w:rsidRDefault="00E11524" w:rsidP="005E416A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73922C8" w14:textId="02483F17" w:rsidR="00E11524" w:rsidRPr="00FB2D87" w:rsidRDefault="00E11524" w:rsidP="005E416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4" w:type="pct"/>
            <w:shd w:val="clear" w:color="auto" w:fill="auto"/>
          </w:tcPr>
          <w:p w14:paraId="55F82C92" w14:textId="78C4798A" w:rsidR="00E11524" w:rsidRDefault="00E11524" w:rsidP="005E416A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CD2B5AE" w14:textId="1CEA2A2E" w:rsidR="00E11524" w:rsidRDefault="00E11524" w:rsidP="005E416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A90A97B" w14:textId="48736902" w:rsidR="00E11524" w:rsidRPr="00FB2D87" w:rsidRDefault="00E11524" w:rsidP="005E416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403" w:type="pct"/>
            <w:shd w:val="clear" w:color="auto" w:fill="auto"/>
          </w:tcPr>
          <w:p w14:paraId="52BDD3AE" w14:textId="77777777" w:rsidR="00E11524" w:rsidRDefault="00E11524" w:rsidP="005E416A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576EA0B6" w14:textId="77777777" w:rsidR="00E11524" w:rsidRDefault="00E11524" w:rsidP="005E416A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0AC2A249" w14:textId="4A18528A" w:rsidR="00E11524" w:rsidRDefault="00E11524" w:rsidP="005E416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E11524" w:rsidRPr="001A4780" w14:paraId="70CE74D8" w14:textId="77777777" w:rsidTr="005E416A">
        <w:tc>
          <w:tcPr>
            <w:tcW w:w="746" w:type="pct"/>
            <w:shd w:val="clear" w:color="auto" w:fill="auto"/>
          </w:tcPr>
          <w:p w14:paraId="16875CED" w14:textId="77777777" w:rsidR="00E11524" w:rsidRPr="006C6D44" w:rsidRDefault="00E11524" w:rsidP="005E416A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62049F4D" w14:textId="37E62AA2" w:rsidR="00E11524" w:rsidRPr="00FB2D87" w:rsidRDefault="00E11524" w:rsidP="005E416A">
            <w:pPr>
              <w:spacing w:before="0" w:after="0"/>
              <w:ind w:firstLine="51"/>
              <w:rPr>
                <w:sz w:val="20"/>
              </w:rPr>
            </w:pPr>
            <w:r w:rsidRPr="00D01558">
              <w:rPr>
                <w:sz w:val="20"/>
                <w:lang w:val="en-US"/>
              </w:rPr>
              <w:t>fullName</w:t>
            </w:r>
          </w:p>
        </w:tc>
        <w:tc>
          <w:tcPr>
            <w:tcW w:w="204" w:type="pct"/>
            <w:shd w:val="clear" w:color="auto" w:fill="auto"/>
          </w:tcPr>
          <w:p w14:paraId="66603772" w14:textId="1D5CDD2B" w:rsidR="00E11524" w:rsidRDefault="00E11524" w:rsidP="005E416A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43BEE87" w14:textId="4D91CD55" w:rsidR="00E11524" w:rsidRDefault="00E11524" w:rsidP="005E416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0)</w:t>
            </w:r>
          </w:p>
        </w:tc>
        <w:tc>
          <w:tcPr>
            <w:tcW w:w="1421" w:type="pct"/>
            <w:shd w:val="clear" w:color="auto" w:fill="auto"/>
          </w:tcPr>
          <w:p w14:paraId="5A3A69EA" w14:textId="403A041E" w:rsidR="00E11524" w:rsidRPr="00FB2D87" w:rsidRDefault="00E11524" w:rsidP="005E416A">
            <w:pPr>
              <w:spacing w:before="0" w:after="0"/>
              <w:ind w:firstLine="51"/>
              <w:rPr>
                <w:sz w:val="20"/>
              </w:rPr>
            </w:pPr>
            <w:r w:rsidRPr="00D01558">
              <w:rPr>
                <w:sz w:val="20"/>
              </w:rPr>
              <w:t>Полное наименование</w:t>
            </w:r>
          </w:p>
        </w:tc>
        <w:tc>
          <w:tcPr>
            <w:tcW w:w="1403" w:type="pct"/>
            <w:shd w:val="clear" w:color="auto" w:fill="auto"/>
          </w:tcPr>
          <w:p w14:paraId="3AEEA8CC" w14:textId="0CBCC7F2" w:rsidR="00E11524" w:rsidRDefault="00E11524" w:rsidP="005E416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4B4B2418" w14:textId="77777777" w:rsidTr="00E11524">
        <w:tc>
          <w:tcPr>
            <w:tcW w:w="5000" w:type="pct"/>
            <w:gridSpan w:val="6"/>
            <w:shd w:val="clear" w:color="auto" w:fill="auto"/>
          </w:tcPr>
          <w:p w14:paraId="28BF3B1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5D5D74">
              <w:rPr>
                <w:b/>
                <w:sz w:val="20"/>
              </w:rPr>
              <w:t>Основание отказа</w:t>
            </w:r>
          </w:p>
        </w:tc>
      </w:tr>
      <w:tr w:rsidR="00306846" w:rsidRPr="001A4780" w14:paraId="2F8FA2DA" w14:textId="77777777" w:rsidTr="00E11524">
        <w:tc>
          <w:tcPr>
            <w:tcW w:w="746" w:type="pct"/>
            <w:shd w:val="clear" w:color="auto" w:fill="auto"/>
            <w:vAlign w:val="center"/>
          </w:tcPr>
          <w:p w14:paraId="1CB489C8" w14:textId="77777777" w:rsidR="00306846" w:rsidRPr="001A4780" w:rsidRDefault="00306846" w:rsidP="00306846">
            <w:pPr>
              <w:spacing w:before="0" w:after="0"/>
              <w:rPr>
                <w:sz w:val="20"/>
              </w:rPr>
            </w:pPr>
            <w:r w:rsidRPr="00D01558">
              <w:rPr>
                <w:b/>
                <w:sz w:val="20"/>
              </w:rPr>
              <w:t>refusalFact</w:t>
            </w:r>
          </w:p>
        </w:tc>
        <w:tc>
          <w:tcPr>
            <w:tcW w:w="748" w:type="pct"/>
            <w:shd w:val="clear" w:color="auto" w:fill="auto"/>
          </w:tcPr>
          <w:p w14:paraId="5516880F" w14:textId="77777777" w:rsidR="00306846" w:rsidRPr="001A4780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5C6E8F73" w14:textId="77777777" w:rsidR="00306846" w:rsidRPr="001A4780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18820D1D" w14:textId="77777777" w:rsidR="00306846" w:rsidRPr="001A4780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503DDF4F" w14:textId="77777777" w:rsidR="00306846" w:rsidRPr="001A4780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70ACC85E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0992641B" w14:textId="77777777" w:rsidTr="00E11524">
        <w:tc>
          <w:tcPr>
            <w:tcW w:w="746" w:type="pct"/>
            <w:shd w:val="clear" w:color="auto" w:fill="auto"/>
            <w:vAlign w:val="center"/>
          </w:tcPr>
          <w:p w14:paraId="346763D5" w14:textId="77777777" w:rsidR="00306846" w:rsidRPr="001A4780" w:rsidRDefault="00306846" w:rsidP="0030684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D6DA5A9" w14:textId="71B70FFF" w:rsidR="00306846" w:rsidRPr="001A4780" w:rsidRDefault="00B82A8A" w:rsidP="00306846">
            <w:pPr>
              <w:spacing w:before="0" w:after="0"/>
              <w:ind w:firstLine="51"/>
              <w:rPr>
                <w:sz w:val="20"/>
              </w:rPr>
            </w:pPr>
            <w:r w:rsidRPr="00B82A8A">
              <w:rPr>
                <w:sz w:val="20"/>
              </w:rPr>
              <w:t>foundation</w:t>
            </w:r>
          </w:p>
        </w:tc>
        <w:tc>
          <w:tcPr>
            <w:tcW w:w="204" w:type="pct"/>
            <w:shd w:val="clear" w:color="auto" w:fill="auto"/>
          </w:tcPr>
          <w:p w14:paraId="727948F1" w14:textId="77777777" w:rsidR="00306846" w:rsidRPr="001A4780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1F02BD4" w14:textId="77777777" w:rsidR="00306846" w:rsidRPr="001A4780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5CE3B9B" w14:textId="20CD3B7B" w:rsidR="00306846" w:rsidRPr="001A4780" w:rsidRDefault="00B82A8A" w:rsidP="00306846">
            <w:pPr>
              <w:spacing w:before="0" w:after="0"/>
              <w:ind w:firstLine="51"/>
              <w:rPr>
                <w:sz w:val="20"/>
              </w:rPr>
            </w:pPr>
            <w:r w:rsidRPr="00B82A8A">
              <w:rPr>
                <w:sz w:val="20"/>
              </w:rPr>
              <w:t>Основание для принятия решения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33D1901C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74739A58" w14:textId="77777777" w:rsidTr="00E11524">
        <w:tc>
          <w:tcPr>
            <w:tcW w:w="746" w:type="pct"/>
            <w:shd w:val="clear" w:color="auto" w:fill="auto"/>
            <w:vAlign w:val="center"/>
          </w:tcPr>
          <w:p w14:paraId="501722CB" w14:textId="77777777" w:rsidR="00306846" w:rsidRPr="001A4780" w:rsidRDefault="00306846" w:rsidP="0030684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29EAE6C" w14:textId="77777777" w:rsidR="00306846" w:rsidRPr="001A4780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4" w:type="pct"/>
            <w:shd w:val="clear" w:color="auto" w:fill="auto"/>
          </w:tcPr>
          <w:p w14:paraId="3C96358F" w14:textId="57F94783" w:rsidR="00306846" w:rsidRPr="00B82A8A" w:rsidRDefault="00B82A8A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9917DFF" w14:textId="77777777" w:rsidR="00306846" w:rsidRPr="001A4780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0D9B91AE" w14:textId="77DB609E" w:rsidR="00306846" w:rsidRPr="001A4780" w:rsidRDefault="00B82A8A" w:rsidP="00306846">
            <w:pPr>
              <w:spacing w:before="0" w:after="0"/>
              <w:ind w:firstLine="51"/>
              <w:rPr>
                <w:sz w:val="20"/>
              </w:rPr>
            </w:pPr>
            <w:r w:rsidRPr="00B82A8A">
              <w:rPr>
                <w:sz w:val="20"/>
              </w:rPr>
              <w:t>Факт-основание для принятия решения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24308539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584770F4" w14:textId="77777777" w:rsidTr="00E11524">
        <w:tc>
          <w:tcPr>
            <w:tcW w:w="746" w:type="pct"/>
            <w:shd w:val="clear" w:color="auto" w:fill="auto"/>
            <w:vAlign w:val="center"/>
          </w:tcPr>
          <w:p w14:paraId="11F51C7B" w14:textId="77777777" w:rsidR="00306846" w:rsidRPr="001A4780" w:rsidRDefault="00306846" w:rsidP="0030684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3524D90" w14:textId="7AAB2A09" w:rsidR="00306846" w:rsidRPr="00D01558" w:rsidRDefault="00B82A8A" w:rsidP="00306846">
            <w:pPr>
              <w:spacing w:before="0" w:after="0"/>
              <w:ind w:firstLine="51"/>
              <w:rPr>
                <w:sz w:val="20"/>
              </w:rPr>
            </w:pPr>
            <w:r w:rsidRPr="00B82A8A">
              <w:rPr>
                <w:sz w:val="20"/>
              </w:rPr>
              <w:t>voucherEntry</w:t>
            </w:r>
          </w:p>
        </w:tc>
        <w:tc>
          <w:tcPr>
            <w:tcW w:w="204" w:type="pct"/>
            <w:shd w:val="clear" w:color="auto" w:fill="auto"/>
          </w:tcPr>
          <w:p w14:paraId="07764D9B" w14:textId="113960E2" w:rsidR="00306846" w:rsidRPr="00D01558" w:rsidRDefault="00B82A8A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08BE0F1" w14:textId="0056F56F" w:rsidR="00306846" w:rsidRPr="00D01558" w:rsidRDefault="00E53F25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71415FC5" w14:textId="6C397D77" w:rsidR="00306846" w:rsidRPr="00D01558" w:rsidRDefault="00B82A8A" w:rsidP="00306846">
            <w:pPr>
              <w:spacing w:before="0" w:after="0"/>
              <w:ind w:firstLine="51"/>
              <w:rPr>
                <w:sz w:val="20"/>
              </w:rPr>
            </w:pPr>
            <w:r w:rsidRPr="00B82A8A">
              <w:rPr>
                <w:sz w:val="20"/>
              </w:rPr>
              <w:t>Реквизиты подтверждающих документов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7403FE80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B82A8A" w14:paraId="73A64389" w14:textId="77777777" w:rsidTr="00E11524">
        <w:tc>
          <w:tcPr>
            <w:tcW w:w="5000" w:type="pct"/>
            <w:gridSpan w:val="6"/>
            <w:shd w:val="clear" w:color="auto" w:fill="auto"/>
            <w:vAlign w:val="center"/>
          </w:tcPr>
          <w:p w14:paraId="47C5359B" w14:textId="00E132D1" w:rsidR="00306846" w:rsidRPr="00B82A8A" w:rsidRDefault="00B82A8A" w:rsidP="0030684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B82A8A">
              <w:rPr>
                <w:b/>
                <w:sz w:val="20"/>
              </w:rPr>
              <w:t>Основание для принятия решения</w:t>
            </w:r>
          </w:p>
        </w:tc>
      </w:tr>
      <w:tr w:rsidR="00306846" w:rsidRPr="001A4780" w14:paraId="2324D365" w14:textId="77777777" w:rsidTr="00E11524">
        <w:tc>
          <w:tcPr>
            <w:tcW w:w="746" w:type="pct"/>
            <w:shd w:val="clear" w:color="auto" w:fill="auto"/>
          </w:tcPr>
          <w:p w14:paraId="4C79E2DE" w14:textId="77777777" w:rsidR="00306846" w:rsidRPr="001A4780" w:rsidRDefault="00306846" w:rsidP="00306846">
            <w:pPr>
              <w:spacing w:before="0" w:after="0"/>
              <w:rPr>
                <w:sz w:val="20"/>
              </w:rPr>
            </w:pPr>
            <w:r w:rsidRPr="005D5D74">
              <w:rPr>
                <w:b/>
                <w:sz w:val="20"/>
              </w:rPr>
              <w:t>foundation</w:t>
            </w:r>
          </w:p>
        </w:tc>
        <w:tc>
          <w:tcPr>
            <w:tcW w:w="748" w:type="pct"/>
            <w:shd w:val="clear" w:color="auto" w:fill="auto"/>
          </w:tcPr>
          <w:p w14:paraId="7B01417A" w14:textId="77777777" w:rsidR="00306846" w:rsidRPr="001A4780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A39D58F" w14:textId="77777777" w:rsidR="00306846" w:rsidRPr="001A4780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17C2D2E7" w14:textId="77777777" w:rsidR="00306846" w:rsidRPr="001A4780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28219673" w14:textId="77777777" w:rsidR="00306846" w:rsidRPr="001A4780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2B958BE6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3237759E" w14:textId="77777777" w:rsidTr="00E11524">
        <w:tc>
          <w:tcPr>
            <w:tcW w:w="746" w:type="pct"/>
            <w:shd w:val="clear" w:color="auto" w:fill="auto"/>
            <w:vAlign w:val="center"/>
          </w:tcPr>
          <w:p w14:paraId="56CE7F30" w14:textId="77777777" w:rsidR="00306846" w:rsidRPr="001A4780" w:rsidRDefault="00306846" w:rsidP="0030684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AF248CD" w14:textId="5F7B71F8" w:rsidR="00306846" w:rsidRPr="00B82A8A" w:rsidRDefault="00B82A8A" w:rsidP="00B82A8A">
            <w:pPr>
              <w:spacing w:before="0" w:after="0"/>
              <w:ind w:firstLine="51"/>
              <w:rPr>
                <w:sz w:val="20"/>
                <w:lang w:val="en-US"/>
              </w:rPr>
            </w:pPr>
            <w:proofErr w:type="gramStart"/>
            <w:r>
              <w:rPr>
                <w:sz w:val="20"/>
              </w:rPr>
              <w:t>с</w:t>
            </w:r>
            <w:proofErr w:type="gramEnd"/>
            <w:r>
              <w:rPr>
                <w:sz w:val="20"/>
                <w:lang w:val="en-US"/>
              </w:rPr>
              <w:t>ode</w:t>
            </w:r>
          </w:p>
        </w:tc>
        <w:tc>
          <w:tcPr>
            <w:tcW w:w="204" w:type="pct"/>
            <w:shd w:val="clear" w:color="auto" w:fill="auto"/>
          </w:tcPr>
          <w:p w14:paraId="4BDFBDAF" w14:textId="77777777" w:rsidR="00306846" w:rsidRPr="001A4780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17CBAEA" w14:textId="13F15936" w:rsidR="00306846" w:rsidRPr="001A4780" w:rsidRDefault="00B82A8A" w:rsidP="00B82A8A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10</w:t>
            </w:r>
            <w:r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091B82C5" w14:textId="593B5FE5" w:rsidR="00306846" w:rsidRPr="001A4780" w:rsidRDefault="00B82A8A" w:rsidP="00306846">
            <w:pPr>
              <w:spacing w:before="0" w:after="0"/>
              <w:ind w:firstLine="51"/>
              <w:rPr>
                <w:sz w:val="20"/>
              </w:rPr>
            </w:pPr>
            <w:r w:rsidRPr="00B82A8A">
              <w:rPr>
                <w:sz w:val="20"/>
              </w:rPr>
              <w:t xml:space="preserve">Код причины признания участника </w:t>
            </w:r>
            <w:proofErr w:type="gramStart"/>
            <w:r w:rsidRPr="00B82A8A">
              <w:rPr>
                <w:sz w:val="20"/>
              </w:rPr>
              <w:t>уклонившимся</w:t>
            </w:r>
            <w:proofErr w:type="gramEnd"/>
          </w:p>
        </w:tc>
        <w:tc>
          <w:tcPr>
            <w:tcW w:w="1403" w:type="pct"/>
            <w:shd w:val="clear" w:color="auto" w:fill="auto"/>
            <w:vAlign w:val="center"/>
          </w:tcPr>
          <w:p w14:paraId="7F747849" w14:textId="0D55A2E9" w:rsidR="00306846" w:rsidRPr="00D56540" w:rsidRDefault="00D56540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Указывается в соответствии со справочником «</w:t>
            </w:r>
            <w:r w:rsidRPr="00D56540">
              <w:rPr>
                <w:sz w:val="20"/>
              </w:rPr>
              <w:t>Причины признания участника уклонившимся от заключения контракта» (nsiDeviationFactFoundation</w:t>
            </w:r>
            <w:r>
              <w:rPr>
                <w:szCs w:val="24"/>
              </w:rPr>
              <w:t>)</w:t>
            </w:r>
          </w:p>
        </w:tc>
      </w:tr>
      <w:tr w:rsidR="00306846" w:rsidRPr="001A4780" w14:paraId="54923C30" w14:textId="77777777" w:rsidTr="00E11524">
        <w:tc>
          <w:tcPr>
            <w:tcW w:w="746" w:type="pct"/>
            <w:shd w:val="clear" w:color="auto" w:fill="auto"/>
          </w:tcPr>
          <w:p w14:paraId="14A7F3DC" w14:textId="77777777" w:rsidR="00306846" w:rsidRPr="001A4780" w:rsidRDefault="00306846" w:rsidP="0030684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A430103" w14:textId="77777777" w:rsidR="00306846" w:rsidRPr="00996FC5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478A8B8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916D5A4" w14:textId="3C0C04A4" w:rsidR="00306846" w:rsidRDefault="00306846" w:rsidP="00B82A8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Т(1-5</w:t>
            </w:r>
            <w:r w:rsidR="00B82A8A">
              <w:rPr>
                <w:sz w:val="20"/>
                <w:lang w:val="en-US"/>
              </w:rPr>
              <w:t>00</w:t>
            </w:r>
            <w:r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6C0EBF21" w14:textId="35627C7B" w:rsidR="00306846" w:rsidRDefault="00B82A8A" w:rsidP="00306846">
            <w:pPr>
              <w:spacing w:before="0" w:after="0"/>
              <w:ind w:firstLine="51"/>
              <w:rPr>
                <w:sz w:val="20"/>
              </w:rPr>
            </w:pPr>
            <w:r w:rsidRPr="00B82A8A">
              <w:rPr>
                <w:sz w:val="20"/>
              </w:rPr>
              <w:t xml:space="preserve">Наименование причины признания участника </w:t>
            </w:r>
            <w:proofErr w:type="gramStart"/>
            <w:r w:rsidRPr="00B82A8A">
              <w:rPr>
                <w:sz w:val="20"/>
              </w:rPr>
              <w:t>уклонившимся</w:t>
            </w:r>
            <w:proofErr w:type="gramEnd"/>
          </w:p>
        </w:tc>
        <w:tc>
          <w:tcPr>
            <w:tcW w:w="1403" w:type="pct"/>
            <w:shd w:val="clear" w:color="auto" w:fill="auto"/>
          </w:tcPr>
          <w:p w14:paraId="0CC74AEE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</w:tbl>
    <w:p w14:paraId="53D1166A" w14:textId="77777777" w:rsidR="00306846" w:rsidRPr="00B82A8A" w:rsidRDefault="00306846" w:rsidP="00182494"/>
    <w:p w14:paraId="33E4DD3D" w14:textId="77777777" w:rsidR="00716D19" w:rsidRDefault="00716D19" w:rsidP="00306846">
      <w:pPr>
        <w:pStyle w:val="20"/>
        <w:numPr>
          <w:ilvl w:val="0"/>
          <w:numId w:val="54"/>
        </w:numPr>
      </w:pPr>
      <w:r w:rsidRPr="00D01558">
        <w:t>Информация об отмене протокола</w:t>
      </w:r>
    </w:p>
    <w:tbl>
      <w:tblPr>
        <w:tblW w:w="500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6"/>
        <w:gridCol w:w="1529"/>
        <w:gridCol w:w="417"/>
        <w:gridCol w:w="977"/>
        <w:gridCol w:w="2904"/>
        <w:gridCol w:w="2865"/>
      </w:tblGrid>
      <w:tr w:rsidR="00716D19" w:rsidRPr="001A4780" w14:paraId="1BF3F20B" w14:textId="77777777" w:rsidTr="002D0145">
        <w:trPr>
          <w:tblHeader/>
        </w:trPr>
        <w:tc>
          <w:tcPr>
            <w:tcW w:w="747" w:type="pct"/>
            <w:shd w:val="clear" w:color="auto" w:fill="D9D9D9"/>
            <w:hideMark/>
          </w:tcPr>
          <w:p w14:paraId="6E083923" w14:textId="77777777" w:rsidR="00716D19" w:rsidRPr="00724833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8" w:type="pct"/>
            <w:shd w:val="clear" w:color="auto" w:fill="D9D9D9"/>
            <w:hideMark/>
          </w:tcPr>
          <w:p w14:paraId="4C84D499" w14:textId="77777777" w:rsidR="00716D19" w:rsidRPr="00724833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shd w:val="clear" w:color="auto" w:fill="D9D9D9"/>
            <w:hideMark/>
          </w:tcPr>
          <w:p w14:paraId="1EDCC62E" w14:textId="77777777" w:rsidR="00716D19" w:rsidRPr="00724833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8" w:type="pct"/>
            <w:shd w:val="clear" w:color="auto" w:fill="D9D9D9"/>
            <w:hideMark/>
          </w:tcPr>
          <w:p w14:paraId="16AB88F6" w14:textId="77777777" w:rsidR="00716D19" w:rsidRPr="00724833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1" w:type="pct"/>
            <w:shd w:val="clear" w:color="auto" w:fill="D9D9D9"/>
            <w:hideMark/>
          </w:tcPr>
          <w:p w14:paraId="4DB20C53" w14:textId="77777777" w:rsidR="00716D19" w:rsidRPr="00724833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402" w:type="pct"/>
            <w:shd w:val="clear" w:color="auto" w:fill="D9D9D9"/>
            <w:hideMark/>
          </w:tcPr>
          <w:p w14:paraId="428FA684" w14:textId="77777777" w:rsidR="00716D19" w:rsidRPr="00724833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716D19" w:rsidRPr="001A4780" w14:paraId="2C1A1AFB" w14:textId="77777777" w:rsidTr="002D0145">
        <w:tc>
          <w:tcPr>
            <w:tcW w:w="5000" w:type="pct"/>
            <w:gridSpan w:val="6"/>
            <w:shd w:val="clear" w:color="auto" w:fill="auto"/>
          </w:tcPr>
          <w:p w14:paraId="78994C89" w14:textId="77777777" w:rsidR="00716D19" w:rsidRPr="00724833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D01558">
              <w:rPr>
                <w:b/>
                <w:sz w:val="20"/>
              </w:rPr>
              <w:t>Информация об отмене протокола</w:t>
            </w:r>
          </w:p>
        </w:tc>
      </w:tr>
      <w:tr w:rsidR="00716D19" w:rsidRPr="001A4780" w14:paraId="52B95534" w14:textId="77777777" w:rsidTr="002D0145">
        <w:tc>
          <w:tcPr>
            <w:tcW w:w="1495" w:type="pct"/>
            <w:gridSpan w:val="2"/>
            <w:shd w:val="clear" w:color="auto" w:fill="auto"/>
            <w:hideMark/>
          </w:tcPr>
          <w:p w14:paraId="0089E8BA" w14:textId="77777777" w:rsidR="00716D19" w:rsidRPr="00A06CF4" w:rsidRDefault="00716D19" w:rsidP="005E17AD">
            <w:pPr>
              <w:spacing w:before="0" w:after="0"/>
              <w:rPr>
                <w:b/>
                <w:sz w:val="20"/>
                <w:lang w:val="en-US"/>
              </w:rPr>
            </w:pPr>
            <w:r w:rsidRPr="009A7A50">
              <w:rPr>
                <w:b/>
                <w:sz w:val="20"/>
                <w:lang w:val="en-US"/>
              </w:rPr>
              <w:t>pr</w:t>
            </w:r>
            <w:r>
              <w:rPr>
                <w:b/>
                <w:sz w:val="20"/>
                <w:lang w:val="en-US"/>
              </w:rPr>
              <w:t>otocol</w:t>
            </w:r>
            <w:r w:rsidRPr="00D01558">
              <w:rPr>
                <w:b/>
                <w:sz w:val="20"/>
                <w:lang w:val="en-US"/>
              </w:rPr>
              <w:t>Cancel</w:t>
            </w:r>
          </w:p>
        </w:tc>
        <w:tc>
          <w:tcPr>
            <w:tcW w:w="204" w:type="pct"/>
            <w:shd w:val="clear" w:color="auto" w:fill="auto"/>
            <w:hideMark/>
          </w:tcPr>
          <w:p w14:paraId="45B1DD5E" w14:textId="77777777" w:rsidR="00716D19" w:rsidRPr="00724833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  <w:hideMark/>
          </w:tcPr>
          <w:p w14:paraId="53864906" w14:textId="77777777" w:rsidR="00716D19" w:rsidRPr="00724833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hideMark/>
          </w:tcPr>
          <w:p w14:paraId="61AC435E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402" w:type="pct"/>
            <w:shd w:val="clear" w:color="auto" w:fill="auto"/>
            <w:hideMark/>
          </w:tcPr>
          <w:p w14:paraId="28A16556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716D19" w:rsidRPr="001A4780" w14:paraId="0819EFF2" w14:textId="77777777" w:rsidTr="002D0145">
        <w:tc>
          <w:tcPr>
            <w:tcW w:w="747" w:type="pct"/>
            <w:shd w:val="clear" w:color="auto" w:fill="auto"/>
          </w:tcPr>
          <w:p w14:paraId="2B06983D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70B28AA" w14:textId="77777777" w:rsidR="00716D19" w:rsidRPr="00351BEA" w:rsidRDefault="00716D19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4" w:type="pct"/>
            <w:shd w:val="clear" w:color="auto" w:fill="auto"/>
          </w:tcPr>
          <w:p w14:paraId="4223C6B1" w14:textId="77777777" w:rsidR="00716D19" w:rsidRPr="00351BEA" w:rsidRDefault="00716D19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18A5255" w14:textId="77777777" w:rsidR="00716D19" w:rsidRPr="001A4780" w:rsidRDefault="00716D19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62858582" w14:textId="77777777" w:rsidR="00716D19" w:rsidRPr="001A4780" w:rsidRDefault="00716D19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402" w:type="pct"/>
            <w:shd w:val="clear" w:color="auto" w:fill="auto"/>
          </w:tcPr>
          <w:p w14:paraId="79F099D2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1E49F644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1679549D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47AFD092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3EE13A18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617E8861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5712D248" w14:textId="7CA2D018" w:rsidR="00716D19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</w:t>
            </w:r>
            <w:r w:rsidR="005C6213">
              <w:rPr>
                <w:sz w:val="20"/>
              </w:rPr>
              <w:t>,6.1,6.2</w:t>
            </w:r>
          </w:p>
        </w:tc>
      </w:tr>
      <w:tr w:rsidR="00716D19" w:rsidRPr="001A4780" w14:paraId="7A99F452" w14:textId="77777777" w:rsidTr="002D0145">
        <w:tc>
          <w:tcPr>
            <w:tcW w:w="747" w:type="pct"/>
            <w:shd w:val="clear" w:color="auto" w:fill="auto"/>
          </w:tcPr>
          <w:p w14:paraId="6616DDF2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64D6E40" w14:textId="77777777" w:rsidR="00716D19" w:rsidRPr="001176A0" w:rsidRDefault="00716D19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4" w:type="pct"/>
            <w:shd w:val="clear" w:color="auto" w:fill="auto"/>
          </w:tcPr>
          <w:p w14:paraId="338B3EDB" w14:textId="77777777" w:rsidR="00716D19" w:rsidRPr="00C85B91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FF71479" w14:textId="77777777" w:rsidR="00716D19" w:rsidRPr="00C85B91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44D959A5" w14:textId="00E0507B" w:rsidR="00716D19" w:rsidRPr="00724833" w:rsidRDefault="00716D19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402" w:type="pct"/>
            <w:shd w:val="clear" w:color="auto" w:fill="auto"/>
          </w:tcPr>
          <w:p w14:paraId="6150FA29" w14:textId="77777777" w:rsidR="00716D19" w:rsidRPr="00724833" w:rsidRDefault="00716D19" w:rsidP="005E17AD">
            <w:pPr>
              <w:spacing w:before="0" w:after="0"/>
              <w:rPr>
                <w:sz w:val="20"/>
              </w:rPr>
            </w:pPr>
          </w:p>
        </w:tc>
      </w:tr>
      <w:tr w:rsidR="00716D19" w:rsidRPr="001A4780" w14:paraId="6F182572" w14:textId="77777777" w:rsidTr="002D0145">
        <w:tc>
          <w:tcPr>
            <w:tcW w:w="747" w:type="pct"/>
            <w:shd w:val="clear" w:color="auto" w:fill="auto"/>
          </w:tcPr>
          <w:p w14:paraId="7F3EF089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C9EB6A0" w14:textId="77777777" w:rsidR="00716D19" w:rsidRPr="00400017" w:rsidRDefault="00716D19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4" w:type="pct"/>
            <w:shd w:val="clear" w:color="auto" w:fill="auto"/>
          </w:tcPr>
          <w:p w14:paraId="5FD0DF88" w14:textId="77777777" w:rsidR="00716D19" w:rsidRPr="00400017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B1C4237" w14:textId="77777777" w:rsidR="00716D19" w:rsidRPr="00400017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1" w:type="pct"/>
            <w:shd w:val="clear" w:color="auto" w:fill="auto"/>
          </w:tcPr>
          <w:p w14:paraId="362521B5" w14:textId="77777777" w:rsidR="00716D19" w:rsidRPr="00400017" w:rsidRDefault="00716D19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402" w:type="pct"/>
            <w:shd w:val="clear" w:color="auto" w:fill="auto"/>
          </w:tcPr>
          <w:p w14:paraId="498ADB9E" w14:textId="77777777" w:rsidR="00716D19" w:rsidRPr="00724833" w:rsidRDefault="00716D19" w:rsidP="005E17AD">
            <w:pPr>
              <w:spacing w:before="0" w:after="0"/>
              <w:rPr>
                <w:sz w:val="20"/>
              </w:rPr>
            </w:pPr>
          </w:p>
        </w:tc>
      </w:tr>
      <w:tr w:rsidR="00716D19" w:rsidRPr="001A4780" w14:paraId="171B35C9" w14:textId="77777777" w:rsidTr="002D0145">
        <w:tc>
          <w:tcPr>
            <w:tcW w:w="747" w:type="pct"/>
            <w:shd w:val="clear" w:color="auto" w:fill="auto"/>
          </w:tcPr>
          <w:p w14:paraId="0C617995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28203A7" w14:textId="77777777" w:rsidR="00716D19" w:rsidRPr="00400017" w:rsidRDefault="00716D19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4" w:type="pct"/>
            <w:shd w:val="clear" w:color="auto" w:fill="auto"/>
          </w:tcPr>
          <w:p w14:paraId="20D2CBD3" w14:textId="77777777" w:rsidR="00716D19" w:rsidRPr="00400017" w:rsidRDefault="00716D19" w:rsidP="005E17AD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1E2334B" w14:textId="77777777" w:rsidR="00716D19" w:rsidRPr="00400017" w:rsidRDefault="00716D19" w:rsidP="005E17AD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6DD6B5AF" w14:textId="77777777" w:rsidR="00716D19" w:rsidRPr="00400017" w:rsidRDefault="00716D19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402" w:type="pct"/>
            <w:shd w:val="clear" w:color="auto" w:fill="auto"/>
          </w:tcPr>
          <w:p w14:paraId="6104FAED" w14:textId="77777777" w:rsidR="00716D19" w:rsidRPr="00724833" w:rsidRDefault="00716D19" w:rsidP="005E17AD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716D19" w:rsidRPr="001A4780" w14:paraId="69BCDC18" w14:textId="77777777" w:rsidTr="002D0145">
        <w:tc>
          <w:tcPr>
            <w:tcW w:w="747" w:type="pct"/>
            <w:shd w:val="clear" w:color="auto" w:fill="auto"/>
          </w:tcPr>
          <w:p w14:paraId="09EB11C7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A15A3C9" w14:textId="77777777" w:rsidR="00716D19" w:rsidRPr="00724833" w:rsidRDefault="00716D19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4" w:type="pct"/>
            <w:shd w:val="clear" w:color="auto" w:fill="auto"/>
          </w:tcPr>
          <w:p w14:paraId="4B391B1A" w14:textId="77777777" w:rsidR="00716D19" w:rsidRPr="00A06CF4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8D1A06A" w14:textId="77777777" w:rsidR="00716D19" w:rsidRPr="008D298C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D03F8E5" w14:textId="77777777" w:rsidR="00716D19" w:rsidRPr="00C85B91" w:rsidRDefault="00716D19" w:rsidP="005E17AD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402" w:type="pct"/>
            <w:shd w:val="clear" w:color="auto" w:fill="auto"/>
          </w:tcPr>
          <w:p w14:paraId="2C7042BB" w14:textId="77777777" w:rsidR="00716D19" w:rsidRPr="00C85B91" w:rsidRDefault="00716D19" w:rsidP="005E17AD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716D19" w:rsidRPr="001A4780" w14:paraId="00D46579" w14:textId="77777777" w:rsidTr="002D0145">
        <w:tc>
          <w:tcPr>
            <w:tcW w:w="747" w:type="pct"/>
            <w:shd w:val="clear" w:color="auto" w:fill="auto"/>
          </w:tcPr>
          <w:p w14:paraId="0D546E99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B2389F1" w14:textId="77777777" w:rsidR="00716D19" w:rsidRPr="002A7A10" w:rsidRDefault="00716D19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doc</w:t>
            </w:r>
            <w:r w:rsidRPr="002A7A10">
              <w:rPr>
                <w:sz w:val="20"/>
              </w:rPr>
              <w:t>lNumber</w:t>
            </w:r>
          </w:p>
        </w:tc>
        <w:tc>
          <w:tcPr>
            <w:tcW w:w="204" w:type="pct"/>
            <w:shd w:val="clear" w:color="auto" w:fill="auto"/>
          </w:tcPr>
          <w:p w14:paraId="1D6FE2C1" w14:textId="77777777" w:rsidR="00716D19" w:rsidRDefault="00716D19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85AD7DC" w14:textId="77777777" w:rsidR="00716D19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0017F349" w14:textId="77777777" w:rsidR="00716D19" w:rsidRPr="00997F9C" w:rsidRDefault="00716D19" w:rsidP="005E17AD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402" w:type="pct"/>
            <w:shd w:val="clear" w:color="auto" w:fill="auto"/>
          </w:tcPr>
          <w:p w14:paraId="31DCDB43" w14:textId="77777777" w:rsidR="00716D19" w:rsidRPr="00C85B91" w:rsidRDefault="00716D19" w:rsidP="005E17AD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716D19" w:rsidRPr="001A4780" w14:paraId="45366030" w14:textId="77777777" w:rsidTr="002D0145">
        <w:tc>
          <w:tcPr>
            <w:tcW w:w="747" w:type="pct"/>
            <w:shd w:val="clear" w:color="auto" w:fill="auto"/>
          </w:tcPr>
          <w:p w14:paraId="6F4582AF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8B36876" w14:textId="77777777" w:rsidR="00716D19" w:rsidRPr="001176A0" w:rsidRDefault="00716D19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doc</w:t>
            </w:r>
            <w:r w:rsidRPr="002A7A10">
              <w:rPr>
                <w:sz w:val="20"/>
              </w:rPr>
              <w:t>Date</w:t>
            </w:r>
          </w:p>
        </w:tc>
        <w:tc>
          <w:tcPr>
            <w:tcW w:w="204" w:type="pct"/>
            <w:shd w:val="clear" w:color="auto" w:fill="auto"/>
          </w:tcPr>
          <w:p w14:paraId="75BB6A07" w14:textId="77777777" w:rsidR="00716D19" w:rsidRPr="00A06CF4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1DF95B7" w14:textId="77777777" w:rsidR="00716D19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697F5B07" w14:textId="77777777" w:rsidR="00716D19" w:rsidRPr="00C85B91" w:rsidRDefault="00716D19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402" w:type="pct"/>
            <w:shd w:val="clear" w:color="auto" w:fill="auto"/>
          </w:tcPr>
          <w:p w14:paraId="55D41BAB" w14:textId="77777777" w:rsidR="00716D19" w:rsidRPr="00724833" w:rsidRDefault="00716D19" w:rsidP="005E17AD">
            <w:pPr>
              <w:spacing w:before="0" w:after="0"/>
              <w:rPr>
                <w:sz w:val="20"/>
              </w:rPr>
            </w:pPr>
          </w:p>
        </w:tc>
      </w:tr>
      <w:tr w:rsidR="00716D19" w:rsidRPr="001A4780" w14:paraId="0DE379C0" w14:textId="77777777" w:rsidTr="002D0145">
        <w:tc>
          <w:tcPr>
            <w:tcW w:w="747" w:type="pct"/>
            <w:shd w:val="clear" w:color="auto" w:fill="auto"/>
          </w:tcPr>
          <w:p w14:paraId="5214EEF2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81FAE22" w14:textId="77777777" w:rsidR="00716D19" w:rsidRPr="002A7A10" w:rsidRDefault="00716D19" w:rsidP="005E17AD">
            <w:pPr>
              <w:spacing w:before="0" w:after="0"/>
              <w:rPr>
                <w:sz w:val="20"/>
              </w:rPr>
            </w:pPr>
            <w:r w:rsidRPr="00A06CF4">
              <w:rPr>
                <w:sz w:val="20"/>
              </w:rPr>
              <w:t>docPublishDate</w:t>
            </w:r>
          </w:p>
        </w:tc>
        <w:tc>
          <w:tcPr>
            <w:tcW w:w="204" w:type="pct"/>
            <w:shd w:val="clear" w:color="auto" w:fill="auto"/>
          </w:tcPr>
          <w:p w14:paraId="4267F743" w14:textId="77777777" w:rsidR="00716D19" w:rsidRDefault="00716D19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985A5ED" w14:textId="77777777" w:rsidR="00716D19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73B2DBF" w14:textId="77777777" w:rsidR="00716D19" w:rsidRDefault="00716D19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402" w:type="pct"/>
            <w:shd w:val="clear" w:color="auto" w:fill="auto"/>
          </w:tcPr>
          <w:p w14:paraId="0456B828" w14:textId="77777777" w:rsidR="00716D19" w:rsidRPr="00724833" w:rsidRDefault="00716D19" w:rsidP="005E17AD">
            <w:pPr>
              <w:spacing w:before="0" w:after="0"/>
              <w:rPr>
                <w:sz w:val="20"/>
              </w:rPr>
            </w:pPr>
          </w:p>
        </w:tc>
      </w:tr>
      <w:tr w:rsidR="00716D19" w:rsidRPr="001A4780" w14:paraId="67E78941" w14:textId="77777777" w:rsidTr="002D0145">
        <w:tc>
          <w:tcPr>
            <w:tcW w:w="747" w:type="pct"/>
            <w:shd w:val="clear" w:color="auto" w:fill="auto"/>
          </w:tcPr>
          <w:p w14:paraId="6AC27C76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22DA02C" w14:textId="77777777" w:rsidR="00716D19" w:rsidRPr="00C85B91" w:rsidRDefault="00716D19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4" w:type="pct"/>
            <w:shd w:val="clear" w:color="auto" w:fill="auto"/>
          </w:tcPr>
          <w:p w14:paraId="6B6681A3" w14:textId="77777777" w:rsidR="00716D19" w:rsidRDefault="00716D19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6883942" w14:textId="77777777" w:rsidR="00716D19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43097A29" w14:textId="77777777" w:rsidR="00716D19" w:rsidRPr="00C85B91" w:rsidRDefault="00716D19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402" w:type="pct"/>
            <w:shd w:val="clear" w:color="auto" w:fill="auto"/>
          </w:tcPr>
          <w:p w14:paraId="5DA040EC" w14:textId="77777777" w:rsidR="00716D19" w:rsidRPr="009B4637" w:rsidRDefault="00716D19" w:rsidP="005E17AD">
            <w:pPr>
              <w:spacing w:before="0" w:after="0"/>
              <w:rPr>
                <w:sz w:val="20"/>
              </w:rPr>
            </w:pPr>
          </w:p>
        </w:tc>
      </w:tr>
      <w:tr w:rsidR="00716D19" w:rsidRPr="001A4780" w14:paraId="54C6C351" w14:textId="77777777" w:rsidTr="002D0145">
        <w:tc>
          <w:tcPr>
            <w:tcW w:w="747" w:type="pct"/>
            <w:shd w:val="clear" w:color="auto" w:fill="auto"/>
          </w:tcPr>
          <w:p w14:paraId="3889758E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C6F947E" w14:textId="77777777" w:rsidR="00716D19" w:rsidRPr="001176A0" w:rsidRDefault="00716D19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4" w:type="pct"/>
            <w:shd w:val="clear" w:color="auto" w:fill="auto"/>
          </w:tcPr>
          <w:p w14:paraId="2FA05953" w14:textId="77777777" w:rsidR="00716D19" w:rsidRPr="00C85B91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58F9DCB" w14:textId="77777777" w:rsidR="00716D19" w:rsidRPr="00C85B91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1A54A03" w14:textId="77777777" w:rsidR="00716D19" w:rsidRPr="00724833" w:rsidRDefault="00716D19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402" w:type="pct"/>
            <w:shd w:val="clear" w:color="auto" w:fill="auto"/>
          </w:tcPr>
          <w:p w14:paraId="1D154A0E" w14:textId="77777777" w:rsidR="00716D19" w:rsidRPr="00724833" w:rsidRDefault="00716D19" w:rsidP="005E17AD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712D0D4E" w14:textId="77777777" w:rsidTr="001F184B">
        <w:tc>
          <w:tcPr>
            <w:tcW w:w="747" w:type="pct"/>
            <w:shd w:val="clear" w:color="auto" w:fill="auto"/>
          </w:tcPr>
          <w:p w14:paraId="061AF1FD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52C23014" w14:textId="08BA5A7A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7EBB5FCE" w14:textId="2448D315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5575B4B" w14:textId="7D5B5FA9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3563705" w14:textId="78FECDC1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402" w:type="pct"/>
            <w:shd w:val="clear" w:color="auto" w:fill="auto"/>
            <w:vAlign w:val="center"/>
          </w:tcPr>
          <w:p w14:paraId="2E32C3FE" w14:textId="038CB309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0D898E84" w14:textId="6C95B92B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716D19" w:rsidRPr="001A4780" w14:paraId="315D5B1F" w14:textId="77777777" w:rsidTr="002D0145">
        <w:tc>
          <w:tcPr>
            <w:tcW w:w="747" w:type="pct"/>
            <w:shd w:val="clear" w:color="auto" w:fill="auto"/>
          </w:tcPr>
          <w:p w14:paraId="683FD829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4547FA6" w14:textId="77777777" w:rsidR="00716D19" w:rsidRPr="00C85B91" w:rsidRDefault="00716D19" w:rsidP="005E17AD">
            <w:pPr>
              <w:spacing w:before="0" w:after="0"/>
              <w:rPr>
                <w:sz w:val="20"/>
              </w:rPr>
            </w:pPr>
            <w:r w:rsidRPr="00A06CF4">
              <w:rPr>
                <w:sz w:val="20"/>
              </w:rPr>
              <w:t>addInfo</w:t>
            </w:r>
          </w:p>
        </w:tc>
        <w:tc>
          <w:tcPr>
            <w:tcW w:w="204" w:type="pct"/>
            <w:shd w:val="clear" w:color="auto" w:fill="auto"/>
          </w:tcPr>
          <w:p w14:paraId="68B1EC94" w14:textId="77777777" w:rsidR="00716D19" w:rsidRDefault="00716D19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CCDCB8D" w14:textId="77777777" w:rsidR="00716D19" w:rsidRPr="002A7A10" w:rsidRDefault="00716D19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4E069545" w14:textId="77777777" w:rsidR="00716D19" w:rsidRPr="00C85B91" w:rsidRDefault="00716D19" w:rsidP="005E17AD">
            <w:pPr>
              <w:spacing w:before="0" w:after="0"/>
              <w:rPr>
                <w:sz w:val="20"/>
              </w:rPr>
            </w:pPr>
            <w:r w:rsidRPr="00A06CF4">
              <w:rPr>
                <w:sz w:val="20"/>
              </w:rPr>
              <w:t>Дополнительная информация</w:t>
            </w:r>
          </w:p>
        </w:tc>
        <w:tc>
          <w:tcPr>
            <w:tcW w:w="1402" w:type="pct"/>
            <w:shd w:val="clear" w:color="auto" w:fill="auto"/>
          </w:tcPr>
          <w:p w14:paraId="6D9968FB" w14:textId="77777777" w:rsidR="00716D19" w:rsidRPr="009B4637" w:rsidRDefault="00716D19" w:rsidP="005E17AD">
            <w:pPr>
              <w:spacing w:before="0" w:after="0"/>
              <w:rPr>
                <w:sz w:val="20"/>
              </w:rPr>
            </w:pPr>
          </w:p>
        </w:tc>
      </w:tr>
      <w:tr w:rsidR="00716D19" w:rsidRPr="001A4780" w14:paraId="19FF8110" w14:textId="77777777" w:rsidTr="002D0145">
        <w:tc>
          <w:tcPr>
            <w:tcW w:w="747" w:type="pct"/>
            <w:shd w:val="clear" w:color="auto" w:fill="auto"/>
          </w:tcPr>
          <w:p w14:paraId="657D8A5A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C319396" w14:textId="77777777" w:rsidR="00716D19" w:rsidRPr="00C85B91" w:rsidRDefault="00716D19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4" w:type="pct"/>
            <w:shd w:val="clear" w:color="auto" w:fill="auto"/>
          </w:tcPr>
          <w:p w14:paraId="34F7A2C1" w14:textId="77777777" w:rsidR="00716D19" w:rsidRDefault="00716D19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B2BA7F9" w14:textId="77777777" w:rsidR="00716D19" w:rsidRPr="002A7A10" w:rsidRDefault="00716D19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4D7B779" w14:textId="77777777" w:rsidR="00716D19" w:rsidRPr="00C85B91" w:rsidRDefault="00716D19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402" w:type="pct"/>
            <w:shd w:val="clear" w:color="auto" w:fill="auto"/>
          </w:tcPr>
          <w:p w14:paraId="12A689C2" w14:textId="77777777" w:rsidR="00716D19" w:rsidRPr="009B4637" w:rsidRDefault="00716D19" w:rsidP="005E17AD">
            <w:pPr>
              <w:spacing w:before="0" w:after="0"/>
              <w:rPr>
                <w:sz w:val="20"/>
              </w:rPr>
            </w:pPr>
          </w:p>
        </w:tc>
      </w:tr>
      <w:tr w:rsidR="00716D19" w:rsidRPr="001A4780" w14:paraId="3B9FDD25" w14:textId="77777777" w:rsidTr="002D0145">
        <w:tc>
          <w:tcPr>
            <w:tcW w:w="747" w:type="pct"/>
            <w:shd w:val="clear" w:color="auto" w:fill="auto"/>
          </w:tcPr>
          <w:p w14:paraId="7A071561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CCC30E2" w14:textId="77777777" w:rsidR="00716D19" w:rsidRPr="00BB6995" w:rsidRDefault="00716D19" w:rsidP="005E17AD">
            <w:pPr>
              <w:spacing w:before="0" w:after="0"/>
              <w:rPr>
                <w:sz w:val="20"/>
              </w:rPr>
            </w:pPr>
            <w:r w:rsidRPr="00A06CF4">
              <w:rPr>
                <w:sz w:val="20"/>
              </w:rPr>
              <w:t>cancelReason</w:t>
            </w:r>
          </w:p>
        </w:tc>
        <w:tc>
          <w:tcPr>
            <w:tcW w:w="204" w:type="pct"/>
            <w:shd w:val="clear" w:color="auto" w:fill="auto"/>
          </w:tcPr>
          <w:p w14:paraId="407C37AD" w14:textId="77777777" w:rsidR="00716D19" w:rsidRPr="00A06CF4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870BF23" w14:textId="77777777" w:rsidR="00716D19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8619302" w14:textId="77777777" w:rsidR="00716D19" w:rsidRPr="00BB6995" w:rsidRDefault="00716D19" w:rsidP="005E17AD">
            <w:pPr>
              <w:spacing w:before="0" w:after="0"/>
              <w:rPr>
                <w:sz w:val="20"/>
              </w:rPr>
            </w:pPr>
            <w:r w:rsidRPr="00A06CF4">
              <w:rPr>
                <w:sz w:val="20"/>
              </w:rPr>
              <w:t>Причина отмены протокола</w:t>
            </w:r>
          </w:p>
        </w:tc>
        <w:tc>
          <w:tcPr>
            <w:tcW w:w="1402" w:type="pct"/>
            <w:shd w:val="clear" w:color="auto" w:fill="auto"/>
          </w:tcPr>
          <w:p w14:paraId="72517FC7" w14:textId="77777777" w:rsidR="00716D19" w:rsidRPr="009B4637" w:rsidRDefault="00716D19" w:rsidP="005E17AD">
            <w:pPr>
              <w:spacing w:before="0" w:after="0"/>
              <w:rPr>
                <w:sz w:val="20"/>
              </w:rPr>
            </w:pPr>
          </w:p>
        </w:tc>
      </w:tr>
      <w:tr w:rsidR="00716D19" w:rsidRPr="001A4780" w14:paraId="666AF9D0" w14:textId="77777777" w:rsidTr="002D0145">
        <w:tc>
          <w:tcPr>
            <w:tcW w:w="747" w:type="pct"/>
            <w:shd w:val="clear" w:color="auto" w:fill="auto"/>
          </w:tcPr>
          <w:p w14:paraId="7EF3A4D6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407A21F" w14:textId="77777777" w:rsidR="00716D19" w:rsidRPr="00C85B91" w:rsidRDefault="00716D19" w:rsidP="005E17AD">
            <w:pPr>
              <w:spacing w:before="0" w:after="0"/>
              <w:rPr>
                <w:sz w:val="20"/>
              </w:rPr>
            </w:pPr>
            <w:r w:rsidRPr="00A06CF4">
              <w:rPr>
                <w:sz w:val="20"/>
              </w:rPr>
              <w:t>cancelProtocols</w:t>
            </w:r>
          </w:p>
        </w:tc>
        <w:tc>
          <w:tcPr>
            <w:tcW w:w="204" w:type="pct"/>
            <w:shd w:val="clear" w:color="auto" w:fill="auto"/>
          </w:tcPr>
          <w:p w14:paraId="13E36D2F" w14:textId="77777777" w:rsidR="00716D19" w:rsidRPr="00A06CF4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6E06976" w14:textId="77777777" w:rsidR="00716D19" w:rsidRPr="00A06CF4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A3A8EFC" w14:textId="77777777" w:rsidR="00716D19" w:rsidRPr="00C85B91" w:rsidRDefault="00716D19" w:rsidP="005E17AD">
            <w:pPr>
              <w:spacing w:before="0" w:after="0"/>
              <w:rPr>
                <w:sz w:val="20"/>
              </w:rPr>
            </w:pPr>
            <w:r w:rsidRPr="00A06CF4">
              <w:rPr>
                <w:sz w:val="20"/>
              </w:rPr>
              <w:t>Информация об отменяемых протоколах (для печатной формы)</w:t>
            </w:r>
          </w:p>
        </w:tc>
        <w:tc>
          <w:tcPr>
            <w:tcW w:w="1402" w:type="pct"/>
            <w:shd w:val="clear" w:color="auto" w:fill="auto"/>
          </w:tcPr>
          <w:p w14:paraId="738C3F72" w14:textId="77777777" w:rsidR="00716D19" w:rsidRPr="009B4637" w:rsidRDefault="00716D19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716D19" w:rsidRPr="001A4780" w14:paraId="0C7EE34B" w14:textId="77777777" w:rsidTr="002D0145">
        <w:tc>
          <w:tcPr>
            <w:tcW w:w="747" w:type="pct"/>
            <w:shd w:val="clear" w:color="auto" w:fill="auto"/>
          </w:tcPr>
          <w:p w14:paraId="30FE9514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1A9E50D" w14:textId="77777777" w:rsidR="00716D19" w:rsidRPr="00C85B91" w:rsidRDefault="00716D19" w:rsidP="005E17AD">
            <w:pPr>
              <w:spacing w:before="0" w:after="0"/>
              <w:rPr>
                <w:sz w:val="20"/>
              </w:rPr>
            </w:pPr>
            <w:r w:rsidRPr="00A06CF4">
              <w:rPr>
                <w:sz w:val="20"/>
              </w:rPr>
              <w:t>cancelOrg</w:t>
            </w:r>
          </w:p>
        </w:tc>
        <w:tc>
          <w:tcPr>
            <w:tcW w:w="204" w:type="pct"/>
            <w:shd w:val="clear" w:color="auto" w:fill="auto"/>
          </w:tcPr>
          <w:p w14:paraId="5DC4F3D2" w14:textId="77777777" w:rsidR="00716D19" w:rsidRPr="00A06CF4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7CA9FCB" w14:textId="77777777" w:rsidR="00716D19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3612D26" w14:textId="77777777" w:rsidR="00716D19" w:rsidRPr="00C85B91" w:rsidRDefault="00716D19" w:rsidP="005E17AD">
            <w:pPr>
              <w:spacing w:before="0" w:after="0"/>
              <w:rPr>
                <w:sz w:val="20"/>
              </w:rPr>
            </w:pPr>
            <w:r w:rsidRPr="00A06CF4">
              <w:rPr>
                <w:sz w:val="20"/>
              </w:rPr>
              <w:t>Информация об организации, отменающей протокол (для печатной формы)</w:t>
            </w:r>
          </w:p>
        </w:tc>
        <w:tc>
          <w:tcPr>
            <w:tcW w:w="1402" w:type="pct"/>
            <w:shd w:val="clear" w:color="auto" w:fill="auto"/>
          </w:tcPr>
          <w:p w14:paraId="220DF50E" w14:textId="77777777" w:rsidR="00716D19" w:rsidRPr="009B4637" w:rsidRDefault="00716D19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716D19" w:rsidRPr="00254573" w14:paraId="5D5B373A" w14:textId="77777777" w:rsidTr="002D0145">
        <w:tc>
          <w:tcPr>
            <w:tcW w:w="5000" w:type="pct"/>
            <w:gridSpan w:val="6"/>
            <w:shd w:val="clear" w:color="auto" w:fill="auto"/>
          </w:tcPr>
          <w:p w14:paraId="7AE2797A" w14:textId="77777777" w:rsidR="00716D19" w:rsidRPr="00254573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716D19" w:rsidRPr="001A4780" w14:paraId="3D589603" w14:textId="77777777" w:rsidTr="002D0145">
        <w:tc>
          <w:tcPr>
            <w:tcW w:w="747" w:type="pct"/>
            <w:shd w:val="clear" w:color="auto" w:fill="auto"/>
            <w:vAlign w:val="center"/>
          </w:tcPr>
          <w:p w14:paraId="0F629A4B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54C5EA24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7B43813" w14:textId="77777777" w:rsidR="00716D19" w:rsidRPr="00724833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7D8184D" w14:textId="77777777" w:rsidR="00716D19" w:rsidRPr="00724833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68293549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02" w:type="pct"/>
            <w:shd w:val="clear" w:color="auto" w:fill="auto"/>
            <w:vAlign w:val="center"/>
          </w:tcPr>
          <w:p w14:paraId="0FEE2044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</w:tr>
      <w:tr w:rsidR="00716D19" w:rsidRPr="001A4780" w14:paraId="708FFAF3" w14:textId="77777777" w:rsidTr="002D0145">
        <w:tc>
          <w:tcPr>
            <w:tcW w:w="747" w:type="pct"/>
            <w:shd w:val="clear" w:color="auto" w:fill="auto"/>
            <w:vAlign w:val="center"/>
          </w:tcPr>
          <w:p w14:paraId="0A7FCB9B" w14:textId="77777777" w:rsidR="00716D19" w:rsidRPr="00E45768" w:rsidRDefault="00716D19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3B2BCF8" w14:textId="77777777" w:rsidR="00716D19" w:rsidRPr="00E45768" w:rsidRDefault="00716D19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shd w:val="clear" w:color="auto" w:fill="auto"/>
          </w:tcPr>
          <w:p w14:paraId="5B0850C1" w14:textId="77777777" w:rsidR="00716D19" w:rsidRPr="00E45768" w:rsidRDefault="00716D19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90EF412" w14:textId="77777777" w:rsidR="00716D19" w:rsidRPr="00E45768" w:rsidRDefault="00716D19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DB64F52" w14:textId="77777777" w:rsidR="00716D19" w:rsidRPr="00E45768" w:rsidRDefault="00716D19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402" w:type="pct"/>
            <w:shd w:val="clear" w:color="auto" w:fill="auto"/>
            <w:vAlign w:val="center"/>
          </w:tcPr>
          <w:p w14:paraId="560DF57F" w14:textId="77777777" w:rsidR="00716D19" w:rsidRPr="00E45768" w:rsidRDefault="00716D19" w:rsidP="005E17AD">
            <w:pPr>
              <w:spacing w:before="0" w:after="0"/>
              <w:rPr>
                <w:sz w:val="20"/>
              </w:rPr>
            </w:pPr>
          </w:p>
        </w:tc>
      </w:tr>
      <w:tr w:rsidR="00716D19" w:rsidRPr="001A4780" w14:paraId="57611961" w14:textId="77777777" w:rsidTr="002D0145">
        <w:tc>
          <w:tcPr>
            <w:tcW w:w="747" w:type="pct"/>
            <w:shd w:val="clear" w:color="auto" w:fill="auto"/>
            <w:vAlign w:val="center"/>
          </w:tcPr>
          <w:p w14:paraId="5E9B391B" w14:textId="77777777" w:rsidR="00716D19" w:rsidRPr="00E45768" w:rsidRDefault="00716D19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3EAB22E" w14:textId="77777777" w:rsidR="00716D19" w:rsidRPr="00E45768" w:rsidRDefault="00716D19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shd w:val="clear" w:color="auto" w:fill="auto"/>
          </w:tcPr>
          <w:p w14:paraId="5DC23B5E" w14:textId="77777777" w:rsidR="00716D19" w:rsidRPr="00E45768" w:rsidRDefault="00716D19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F6C68E0" w14:textId="77777777" w:rsidR="00716D19" w:rsidRPr="00E45768" w:rsidRDefault="00716D19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D005082" w14:textId="73FDB2D2" w:rsidR="00716D19" w:rsidRPr="00E45768" w:rsidRDefault="002D1F4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716D19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402" w:type="pct"/>
            <w:shd w:val="clear" w:color="auto" w:fill="auto"/>
            <w:vAlign w:val="center"/>
          </w:tcPr>
          <w:p w14:paraId="101D8417" w14:textId="77777777" w:rsidR="00716D19" w:rsidRPr="00E45768" w:rsidRDefault="00716D19" w:rsidP="005E17AD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716D19" w:rsidRPr="00254573" w14:paraId="7A689AC4" w14:textId="77777777" w:rsidTr="002D0145">
        <w:tc>
          <w:tcPr>
            <w:tcW w:w="5000" w:type="pct"/>
            <w:gridSpan w:val="6"/>
            <w:shd w:val="clear" w:color="auto" w:fill="auto"/>
          </w:tcPr>
          <w:p w14:paraId="431792D4" w14:textId="66C20CC3" w:rsidR="00716D19" w:rsidRPr="00254573" w:rsidRDefault="002D1F44" w:rsidP="005E17AD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716D19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716D19" w:rsidRPr="001A4780" w14:paraId="15111721" w14:textId="77777777" w:rsidTr="002D0145">
        <w:tc>
          <w:tcPr>
            <w:tcW w:w="747" w:type="pct"/>
            <w:shd w:val="clear" w:color="auto" w:fill="auto"/>
            <w:vAlign w:val="center"/>
          </w:tcPr>
          <w:p w14:paraId="1A06438C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7D5A0C60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299B9C3" w14:textId="77777777" w:rsidR="00716D19" w:rsidRPr="006C6D44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E781D1E" w14:textId="77777777" w:rsidR="00716D19" w:rsidRPr="006C6D44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4101F958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02" w:type="pct"/>
            <w:shd w:val="clear" w:color="auto" w:fill="auto"/>
            <w:vAlign w:val="center"/>
          </w:tcPr>
          <w:p w14:paraId="03C76F9A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</w:tr>
      <w:tr w:rsidR="00716D19" w:rsidRPr="001A4780" w14:paraId="76CCF3A5" w14:textId="77777777" w:rsidTr="002D0145">
        <w:tc>
          <w:tcPr>
            <w:tcW w:w="747" w:type="pct"/>
            <w:shd w:val="clear" w:color="auto" w:fill="auto"/>
            <w:vAlign w:val="center"/>
          </w:tcPr>
          <w:p w14:paraId="4BB0F899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F3DD47B" w14:textId="77777777" w:rsidR="00716D19" w:rsidRPr="003804BF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shd w:val="clear" w:color="auto" w:fill="auto"/>
          </w:tcPr>
          <w:p w14:paraId="620D56C9" w14:textId="77777777" w:rsidR="00716D19" w:rsidRPr="003804BF" w:rsidRDefault="00716D19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4C750A3" w14:textId="77777777" w:rsidR="00716D19" w:rsidRPr="003804BF" w:rsidRDefault="00716D19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5D6D3B1B" w14:textId="3D707306" w:rsidR="00716D19" w:rsidRPr="003804BF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402" w:type="pct"/>
            <w:shd w:val="clear" w:color="auto" w:fill="auto"/>
          </w:tcPr>
          <w:p w14:paraId="428155FF" w14:textId="77777777" w:rsidR="00716D19" w:rsidRPr="003804BF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716D19" w:rsidRPr="001A4780" w14:paraId="75053690" w14:textId="77777777" w:rsidTr="002D0145">
        <w:tc>
          <w:tcPr>
            <w:tcW w:w="5000" w:type="pct"/>
            <w:gridSpan w:val="6"/>
            <w:shd w:val="clear" w:color="auto" w:fill="auto"/>
            <w:vAlign w:val="center"/>
          </w:tcPr>
          <w:p w14:paraId="2FAC033E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716D19" w:rsidRPr="001A4780" w14:paraId="604483F4" w14:textId="77777777" w:rsidTr="002D0145">
        <w:tc>
          <w:tcPr>
            <w:tcW w:w="747" w:type="pct"/>
            <w:shd w:val="clear" w:color="auto" w:fill="auto"/>
            <w:vAlign w:val="center"/>
          </w:tcPr>
          <w:p w14:paraId="640B38BB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1D8C58E5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2C3AFF71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6E665901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67717C17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2" w:type="pct"/>
            <w:shd w:val="clear" w:color="auto" w:fill="auto"/>
            <w:vAlign w:val="center"/>
          </w:tcPr>
          <w:p w14:paraId="07B25A72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51E359CE" w14:textId="77777777" w:rsidTr="002D0145">
        <w:tc>
          <w:tcPr>
            <w:tcW w:w="747" w:type="pct"/>
            <w:shd w:val="clear" w:color="auto" w:fill="auto"/>
            <w:vAlign w:val="center"/>
          </w:tcPr>
          <w:p w14:paraId="3F871EDA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3DB76AA9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4083AA97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6342A7D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A4EC9C3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2" w:type="pct"/>
            <w:shd w:val="clear" w:color="auto" w:fill="auto"/>
            <w:vAlign w:val="center"/>
          </w:tcPr>
          <w:p w14:paraId="6B9F1B33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716D19" w:rsidRPr="001A4780" w14:paraId="592565F0" w14:textId="77777777" w:rsidTr="002D0145">
        <w:tc>
          <w:tcPr>
            <w:tcW w:w="747" w:type="pct"/>
            <w:shd w:val="clear" w:color="auto" w:fill="auto"/>
            <w:vAlign w:val="center"/>
          </w:tcPr>
          <w:p w14:paraId="19F90B6E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02383B67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424B99FC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695F41E5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066FEDE0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2" w:type="pct"/>
            <w:shd w:val="clear" w:color="auto" w:fill="auto"/>
            <w:vAlign w:val="center"/>
          </w:tcPr>
          <w:p w14:paraId="0F054B46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54661CAA" w14:textId="77777777" w:rsidTr="002D0145">
        <w:tc>
          <w:tcPr>
            <w:tcW w:w="747" w:type="pct"/>
            <w:shd w:val="clear" w:color="auto" w:fill="auto"/>
            <w:vAlign w:val="center"/>
          </w:tcPr>
          <w:p w14:paraId="0AC49A28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35AAE93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38E8002A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75B1F07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DC22C3B" w14:textId="3A862540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402" w:type="pct"/>
            <w:shd w:val="clear" w:color="auto" w:fill="auto"/>
            <w:vAlign w:val="center"/>
          </w:tcPr>
          <w:p w14:paraId="5D27A15C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1A75EAF7" w14:textId="77777777" w:rsidTr="002D0145">
        <w:tc>
          <w:tcPr>
            <w:tcW w:w="747" w:type="pct"/>
            <w:shd w:val="clear" w:color="auto" w:fill="auto"/>
            <w:vAlign w:val="center"/>
          </w:tcPr>
          <w:p w14:paraId="6C668238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39E7DBB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624A2B40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26A188E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4B3CE56A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402" w:type="pct"/>
            <w:shd w:val="clear" w:color="auto" w:fill="auto"/>
            <w:vAlign w:val="center"/>
          </w:tcPr>
          <w:p w14:paraId="7A39E793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1ED0C31F" w14:textId="77777777" w:rsidTr="002D0145">
        <w:tc>
          <w:tcPr>
            <w:tcW w:w="747" w:type="pct"/>
            <w:shd w:val="clear" w:color="auto" w:fill="auto"/>
            <w:vAlign w:val="center"/>
          </w:tcPr>
          <w:p w14:paraId="38C3C33F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9262699" w14:textId="77777777" w:rsidR="00716D19" w:rsidRPr="00E87917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57A385D6" w14:textId="77777777" w:rsidR="00716D19" w:rsidRPr="00B80981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7523CCF" w14:textId="77777777" w:rsidR="00716D19" w:rsidRPr="00B80981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8F39169" w14:textId="77777777" w:rsidR="00716D19" w:rsidRPr="00E87917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402" w:type="pct"/>
            <w:shd w:val="clear" w:color="auto" w:fill="auto"/>
            <w:vAlign w:val="center"/>
          </w:tcPr>
          <w:p w14:paraId="631E5C88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0DF19E0C" w14:textId="77777777" w:rsidTr="002D0145">
        <w:tc>
          <w:tcPr>
            <w:tcW w:w="747" w:type="pct"/>
            <w:shd w:val="clear" w:color="auto" w:fill="auto"/>
            <w:vAlign w:val="center"/>
          </w:tcPr>
          <w:p w14:paraId="49DA3D73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4743FAA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0ABB4343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D102766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FC44785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402" w:type="pct"/>
            <w:shd w:val="clear" w:color="auto" w:fill="auto"/>
            <w:vAlign w:val="center"/>
          </w:tcPr>
          <w:p w14:paraId="27F8C6DC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43E41E01" w14:textId="77777777" w:rsidTr="002D0145">
        <w:tc>
          <w:tcPr>
            <w:tcW w:w="747" w:type="pct"/>
            <w:vMerge w:val="restart"/>
            <w:shd w:val="clear" w:color="auto" w:fill="auto"/>
            <w:vAlign w:val="center"/>
          </w:tcPr>
          <w:p w14:paraId="0948E7B6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4CEDF12E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5F4A572A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1FEBDD9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4C614A2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402" w:type="pct"/>
            <w:shd w:val="clear" w:color="auto" w:fill="auto"/>
            <w:vAlign w:val="center"/>
          </w:tcPr>
          <w:p w14:paraId="1E126CC9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1797B21D" w14:textId="77777777" w:rsidTr="002D0145">
        <w:tc>
          <w:tcPr>
            <w:tcW w:w="747" w:type="pct"/>
            <w:vMerge/>
            <w:shd w:val="clear" w:color="auto" w:fill="auto"/>
            <w:vAlign w:val="center"/>
          </w:tcPr>
          <w:p w14:paraId="215FF50A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94850F4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6656960D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2C762D7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56279E15" w14:textId="5E50E1A6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402" w:type="pct"/>
            <w:shd w:val="clear" w:color="auto" w:fill="auto"/>
            <w:vAlign w:val="center"/>
          </w:tcPr>
          <w:p w14:paraId="48E86C83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1EA435E4" w14:textId="77777777" w:rsidTr="002D0145">
        <w:tc>
          <w:tcPr>
            <w:tcW w:w="747" w:type="pct"/>
            <w:vMerge/>
            <w:shd w:val="clear" w:color="auto" w:fill="auto"/>
            <w:vAlign w:val="center"/>
          </w:tcPr>
          <w:p w14:paraId="3198B1D1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9EA6A01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4" w:type="pct"/>
            <w:shd w:val="clear" w:color="auto" w:fill="auto"/>
          </w:tcPr>
          <w:p w14:paraId="40F1825A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C22964F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5ECFF7C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402" w:type="pct"/>
            <w:shd w:val="clear" w:color="auto" w:fill="auto"/>
          </w:tcPr>
          <w:p w14:paraId="10120706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716D19" w:rsidRPr="001A4780" w14:paraId="30CC6381" w14:textId="77777777" w:rsidTr="002D0145">
        <w:tc>
          <w:tcPr>
            <w:tcW w:w="747" w:type="pct"/>
            <w:shd w:val="clear" w:color="auto" w:fill="auto"/>
            <w:vAlign w:val="center"/>
          </w:tcPr>
          <w:p w14:paraId="1CB434F6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8607FA2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390D4185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C9752B9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44D6104" w14:textId="1DF99362" w:rsidR="00716D19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716D19">
              <w:rPr>
                <w:sz w:val="20"/>
              </w:rPr>
              <w:t xml:space="preserve"> документа</w:t>
            </w:r>
          </w:p>
        </w:tc>
        <w:tc>
          <w:tcPr>
            <w:tcW w:w="1402" w:type="pct"/>
            <w:shd w:val="clear" w:color="auto" w:fill="auto"/>
            <w:vAlign w:val="center"/>
          </w:tcPr>
          <w:p w14:paraId="078FC02E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4AB9B00D" w14:textId="77777777" w:rsidTr="002D0145">
        <w:tc>
          <w:tcPr>
            <w:tcW w:w="5000" w:type="pct"/>
            <w:gridSpan w:val="6"/>
            <w:shd w:val="clear" w:color="auto" w:fill="auto"/>
            <w:vAlign w:val="center"/>
          </w:tcPr>
          <w:p w14:paraId="2C120795" w14:textId="0A97E727" w:rsidR="00716D19" w:rsidRDefault="002D1F4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716D19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716D19" w:rsidRPr="001A4780" w14:paraId="1AF77FE7" w14:textId="77777777" w:rsidTr="002D0145">
        <w:tc>
          <w:tcPr>
            <w:tcW w:w="747" w:type="pct"/>
            <w:shd w:val="clear" w:color="auto" w:fill="auto"/>
            <w:vAlign w:val="center"/>
          </w:tcPr>
          <w:p w14:paraId="50A3C328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3582A69B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703E5050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219BFC42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782938BB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2" w:type="pct"/>
            <w:shd w:val="clear" w:color="auto" w:fill="auto"/>
            <w:vAlign w:val="center"/>
          </w:tcPr>
          <w:p w14:paraId="60724615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00145B6A" w14:textId="77777777" w:rsidTr="002D0145">
        <w:tc>
          <w:tcPr>
            <w:tcW w:w="747" w:type="pct"/>
            <w:shd w:val="clear" w:color="auto" w:fill="auto"/>
            <w:vAlign w:val="center"/>
          </w:tcPr>
          <w:p w14:paraId="23F28674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2A1CD933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2FC530D3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AEEEA71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AA4B814" w14:textId="008B80C3" w:rsidR="00716D19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402" w:type="pct"/>
            <w:shd w:val="clear" w:color="auto" w:fill="auto"/>
            <w:vAlign w:val="center"/>
          </w:tcPr>
          <w:p w14:paraId="1C36DEF7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716D19" w:rsidRPr="001A4780" w14:paraId="68C014C1" w14:textId="77777777" w:rsidTr="002D0145">
        <w:tc>
          <w:tcPr>
            <w:tcW w:w="747" w:type="pct"/>
            <w:shd w:val="clear" w:color="auto" w:fill="auto"/>
            <w:vAlign w:val="center"/>
          </w:tcPr>
          <w:p w14:paraId="28038F08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2B92EF1D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3EEBFE68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7E8BB192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50282D6B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2" w:type="pct"/>
            <w:shd w:val="clear" w:color="auto" w:fill="auto"/>
            <w:vAlign w:val="center"/>
          </w:tcPr>
          <w:p w14:paraId="3063339E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1BE9EFB9" w14:textId="77777777" w:rsidTr="002D0145">
        <w:tc>
          <w:tcPr>
            <w:tcW w:w="747" w:type="pct"/>
            <w:shd w:val="clear" w:color="auto" w:fill="auto"/>
            <w:vAlign w:val="center"/>
          </w:tcPr>
          <w:p w14:paraId="2BE92095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993C042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24436C6F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9A3AA9A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6D4AC57" w14:textId="10D4CBB3" w:rsidR="00716D19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402" w:type="pct"/>
            <w:shd w:val="clear" w:color="auto" w:fill="auto"/>
          </w:tcPr>
          <w:p w14:paraId="47E449A4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716D19" w:rsidRPr="001A4780" w14:paraId="6B6AFDD2" w14:textId="77777777" w:rsidTr="002D0145">
        <w:tc>
          <w:tcPr>
            <w:tcW w:w="5000" w:type="pct"/>
            <w:gridSpan w:val="6"/>
            <w:shd w:val="clear" w:color="auto" w:fill="auto"/>
          </w:tcPr>
          <w:p w14:paraId="789E4932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06CF4">
              <w:rPr>
                <w:b/>
                <w:sz w:val="20"/>
              </w:rPr>
              <w:t>Причина отмены протокола</w:t>
            </w:r>
          </w:p>
        </w:tc>
      </w:tr>
      <w:tr w:rsidR="00716D19" w:rsidRPr="001A4780" w14:paraId="7238AB1D" w14:textId="77777777" w:rsidTr="002D0145">
        <w:tc>
          <w:tcPr>
            <w:tcW w:w="747" w:type="pct"/>
            <w:shd w:val="clear" w:color="auto" w:fill="auto"/>
          </w:tcPr>
          <w:p w14:paraId="02984878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  <w:r w:rsidRPr="00A06CF4">
              <w:rPr>
                <w:b/>
                <w:sz w:val="20"/>
              </w:rPr>
              <w:t>cancelReason</w:t>
            </w:r>
          </w:p>
        </w:tc>
        <w:tc>
          <w:tcPr>
            <w:tcW w:w="748" w:type="pct"/>
            <w:shd w:val="clear" w:color="auto" w:fill="auto"/>
          </w:tcPr>
          <w:p w14:paraId="2720DBB8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3299D732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52E1703B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D9B63D2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2" w:type="pct"/>
            <w:shd w:val="clear" w:color="auto" w:fill="auto"/>
          </w:tcPr>
          <w:p w14:paraId="3D5147B4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304618FB" w14:textId="77777777" w:rsidTr="002D0145">
        <w:tc>
          <w:tcPr>
            <w:tcW w:w="747" w:type="pct"/>
            <w:vMerge w:val="restart"/>
            <w:shd w:val="clear" w:color="auto" w:fill="auto"/>
          </w:tcPr>
          <w:p w14:paraId="01F7BB1E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7D21D68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4" w:type="pct"/>
            <w:shd w:val="clear" w:color="auto" w:fill="auto"/>
          </w:tcPr>
          <w:p w14:paraId="72BED867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E80CC0D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E20C01A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402" w:type="pct"/>
            <w:shd w:val="clear" w:color="auto" w:fill="auto"/>
          </w:tcPr>
          <w:p w14:paraId="597673D2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34D21258" w14:textId="77777777" w:rsidTr="002D0145">
        <w:tc>
          <w:tcPr>
            <w:tcW w:w="747" w:type="pct"/>
            <w:vMerge/>
            <w:shd w:val="clear" w:color="auto" w:fill="auto"/>
          </w:tcPr>
          <w:p w14:paraId="0C3918EC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57DD102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shd w:val="clear" w:color="auto" w:fill="auto"/>
          </w:tcPr>
          <w:p w14:paraId="46C7E0D7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D096AE6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D56EEBD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402" w:type="pct"/>
            <w:shd w:val="clear" w:color="auto" w:fill="auto"/>
          </w:tcPr>
          <w:p w14:paraId="3B11CC29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4BFE02BB" w14:textId="77777777" w:rsidTr="002D0145">
        <w:tc>
          <w:tcPr>
            <w:tcW w:w="5000" w:type="pct"/>
            <w:gridSpan w:val="6"/>
            <w:shd w:val="clear" w:color="auto" w:fill="auto"/>
          </w:tcPr>
          <w:p w14:paraId="7A167E73" w14:textId="72CCE5BE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</w:tr>
      <w:tr w:rsidR="00716D19" w:rsidRPr="001A4780" w14:paraId="12944D62" w14:textId="77777777" w:rsidTr="002D0145">
        <w:tc>
          <w:tcPr>
            <w:tcW w:w="747" w:type="pct"/>
            <w:shd w:val="clear" w:color="auto" w:fill="auto"/>
          </w:tcPr>
          <w:p w14:paraId="6ABB8AA3" w14:textId="3996A428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7C26CBA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38D1E96C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67F4A382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F3192CF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2" w:type="pct"/>
            <w:shd w:val="clear" w:color="auto" w:fill="auto"/>
          </w:tcPr>
          <w:p w14:paraId="1BD9EE36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1A3AB3C4" w14:textId="77777777" w:rsidTr="002D0145">
        <w:tc>
          <w:tcPr>
            <w:tcW w:w="747" w:type="pct"/>
            <w:shd w:val="clear" w:color="auto" w:fill="auto"/>
          </w:tcPr>
          <w:p w14:paraId="5E69722E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E4E36CA" w14:textId="63246F5E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998A252" w14:textId="07D14504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F9813CF" w14:textId="02515218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83CB4E2" w14:textId="04C71992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2" w:type="pct"/>
            <w:shd w:val="clear" w:color="auto" w:fill="auto"/>
          </w:tcPr>
          <w:p w14:paraId="3BF3FCEC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35FF5B5D" w14:textId="77777777" w:rsidTr="002D0145">
        <w:tc>
          <w:tcPr>
            <w:tcW w:w="5000" w:type="pct"/>
            <w:gridSpan w:val="6"/>
            <w:shd w:val="clear" w:color="auto" w:fill="auto"/>
          </w:tcPr>
          <w:p w14:paraId="590F2B5C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716D19" w:rsidRPr="001A4780" w14:paraId="23569325" w14:textId="77777777" w:rsidTr="002D0145">
        <w:tc>
          <w:tcPr>
            <w:tcW w:w="747" w:type="pct"/>
            <w:shd w:val="clear" w:color="auto" w:fill="auto"/>
          </w:tcPr>
          <w:p w14:paraId="2060CAB1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8" w:type="pct"/>
            <w:shd w:val="clear" w:color="auto" w:fill="auto"/>
          </w:tcPr>
          <w:p w14:paraId="3C4C9BDA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203D2D5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7BC3103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9B10EB1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2" w:type="pct"/>
            <w:shd w:val="clear" w:color="auto" w:fill="auto"/>
          </w:tcPr>
          <w:p w14:paraId="388D6488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6BED7E93" w14:textId="77777777" w:rsidTr="002D0145">
        <w:tc>
          <w:tcPr>
            <w:tcW w:w="747" w:type="pct"/>
            <w:vMerge w:val="restart"/>
            <w:shd w:val="clear" w:color="auto" w:fill="auto"/>
            <w:vAlign w:val="center"/>
          </w:tcPr>
          <w:p w14:paraId="4B57AED5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7DDB0AA6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4" w:type="pct"/>
            <w:shd w:val="clear" w:color="auto" w:fill="auto"/>
          </w:tcPr>
          <w:p w14:paraId="57348A60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5AD5952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6486D77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402" w:type="pct"/>
            <w:shd w:val="clear" w:color="auto" w:fill="auto"/>
          </w:tcPr>
          <w:p w14:paraId="139C3D6F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2144135D" w14:textId="77777777" w:rsidTr="002D0145">
        <w:tc>
          <w:tcPr>
            <w:tcW w:w="747" w:type="pct"/>
            <w:vMerge/>
            <w:shd w:val="clear" w:color="auto" w:fill="auto"/>
          </w:tcPr>
          <w:p w14:paraId="111DB089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B0A373C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shd w:val="clear" w:color="auto" w:fill="auto"/>
          </w:tcPr>
          <w:p w14:paraId="11F5CCDF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DC132D9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7C86C47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402" w:type="pct"/>
            <w:shd w:val="clear" w:color="auto" w:fill="auto"/>
          </w:tcPr>
          <w:p w14:paraId="7EEE912B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756A3E44" w14:textId="77777777" w:rsidTr="002D0145">
        <w:tc>
          <w:tcPr>
            <w:tcW w:w="5000" w:type="pct"/>
            <w:gridSpan w:val="6"/>
            <w:shd w:val="clear" w:color="auto" w:fill="auto"/>
          </w:tcPr>
          <w:p w14:paraId="4BA78A1C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716D19" w:rsidRPr="001A4780" w14:paraId="134F21C4" w14:textId="77777777" w:rsidTr="002D0145">
        <w:tc>
          <w:tcPr>
            <w:tcW w:w="747" w:type="pct"/>
            <w:shd w:val="clear" w:color="auto" w:fill="auto"/>
          </w:tcPr>
          <w:p w14:paraId="07E3BEB4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8" w:type="pct"/>
            <w:shd w:val="clear" w:color="auto" w:fill="auto"/>
          </w:tcPr>
          <w:p w14:paraId="4717A694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15E5587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B040D1C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577C8C1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2" w:type="pct"/>
            <w:shd w:val="clear" w:color="auto" w:fill="auto"/>
          </w:tcPr>
          <w:p w14:paraId="0F5D8F4C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0BE23EEA" w14:textId="77777777" w:rsidTr="002D0145">
        <w:tc>
          <w:tcPr>
            <w:tcW w:w="747" w:type="pct"/>
            <w:shd w:val="clear" w:color="auto" w:fill="auto"/>
          </w:tcPr>
          <w:p w14:paraId="5DCF16CC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CAA6B98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shd w:val="clear" w:color="auto" w:fill="auto"/>
          </w:tcPr>
          <w:p w14:paraId="60EE9E1A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D343D43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1" w:type="pct"/>
            <w:shd w:val="clear" w:color="auto" w:fill="auto"/>
          </w:tcPr>
          <w:p w14:paraId="181F09CF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402" w:type="pct"/>
            <w:shd w:val="clear" w:color="auto" w:fill="auto"/>
          </w:tcPr>
          <w:p w14:paraId="79C81533" w14:textId="33FAD85F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716D19" w:rsidRPr="001A4780" w14:paraId="3A576ED0" w14:textId="77777777" w:rsidTr="002D0145">
        <w:tc>
          <w:tcPr>
            <w:tcW w:w="747" w:type="pct"/>
            <w:shd w:val="clear" w:color="auto" w:fill="auto"/>
          </w:tcPr>
          <w:p w14:paraId="01945461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275B7A6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4" w:type="pct"/>
            <w:shd w:val="clear" w:color="auto" w:fill="auto"/>
          </w:tcPr>
          <w:p w14:paraId="69132DCD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FD0F64A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1" w:type="pct"/>
            <w:shd w:val="clear" w:color="auto" w:fill="auto"/>
          </w:tcPr>
          <w:p w14:paraId="2E854AD4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402" w:type="pct"/>
            <w:shd w:val="clear" w:color="auto" w:fill="auto"/>
          </w:tcPr>
          <w:p w14:paraId="4A94679A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716D19" w:rsidRPr="001A4780" w14:paraId="61011449" w14:textId="77777777" w:rsidTr="002D0145">
        <w:tc>
          <w:tcPr>
            <w:tcW w:w="747" w:type="pct"/>
            <w:shd w:val="clear" w:color="auto" w:fill="auto"/>
          </w:tcPr>
          <w:p w14:paraId="474302AB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0CA438B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shd w:val="clear" w:color="auto" w:fill="auto"/>
          </w:tcPr>
          <w:p w14:paraId="1A8E1B24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8B40047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1" w:type="pct"/>
            <w:shd w:val="clear" w:color="auto" w:fill="auto"/>
          </w:tcPr>
          <w:p w14:paraId="0C7B9995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402" w:type="pct"/>
            <w:shd w:val="clear" w:color="auto" w:fill="auto"/>
          </w:tcPr>
          <w:p w14:paraId="7CBFB148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2D0145" w:rsidRPr="001A4780" w14:paraId="2492EAD9" w14:textId="77777777" w:rsidTr="002D0145">
        <w:tc>
          <w:tcPr>
            <w:tcW w:w="747" w:type="pct"/>
            <w:shd w:val="clear" w:color="auto" w:fill="auto"/>
          </w:tcPr>
          <w:p w14:paraId="74E2472F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7D1C3C5" w14:textId="666733B0" w:rsidR="002D0145" w:rsidRPr="006D76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shd w:val="clear" w:color="auto" w:fill="auto"/>
          </w:tcPr>
          <w:p w14:paraId="35503369" w14:textId="2036E50B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0D10AA0" w14:textId="74FDA55E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4E9180E7" w14:textId="41BE0733" w:rsidR="002D0145" w:rsidRPr="006D76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2D0145">
              <w:rPr>
                <w:sz w:val="20"/>
              </w:rPr>
              <w:t xml:space="preserve"> (для печатной формы)</w:t>
            </w:r>
          </w:p>
        </w:tc>
        <w:tc>
          <w:tcPr>
            <w:tcW w:w="1402" w:type="pct"/>
            <w:shd w:val="clear" w:color="auto" w:fill="auto"/>
          </w:tcPr>
          <w:p w14:paraId="3F0B0385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307AF498" w14:textId="77777777" w:rsidTr="002D0145">
        <w:tc>
          <w:tcPr>
            <w:tcW w:w="747" w:type="pct"/>
            <w:shd w:val="clear" w:color="auto" w:fill="auto"/>
          </w:tcPr>
          <w:p w14:paraId="340656FF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2443C57" w14:textId="322719B4" w:rsidR="002D0145" w:rsidRPr="006D76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3ECBCF4A" w14:textId="2111D0A1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BDC2320" w14:textId="437D79D8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373C42EA" w14:textId="3FB826A4" w:rsidR="002D0145" w:rsidRPr="006D76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402" w:type="pct"/>
            <w:shd w:val="clear" w:color="auto" w:fill="auto"/>
          </w:tcPr>
          <w:p w14:paraId="1DDFDF01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5E4BDA97" w14:textId="77777777" w:rsidTr="002D0145">
        <w:tc>
          <w:tcPr>
            <w:tcW w:w="5000" w:type="pct"/>
            <w:gridSpan w:val="6"/>
            <w:shd w:val="clear" w:color="auto" w:fill="auto"/>
          </w:tcPr>
          <w:p w14:paraId="01741B6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2D0145" w:rsidRPr="001A4780" w14:paraId="3A6399CB" w14:textId="77777777" w:rsidTr="002D0145">
        <w:tc>
          <w:tcPr>
            <w:tcW w:w="747" w:type="pct"/>
            <w:shd w:val="clear" w:color="auto" w:fill="auto"/>
          </w:tcPr>
          <w:p w14:paraId="1F0DB816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8" w:type="pct"/>
            <w:shd w:val="clear" w:color="auto" w:fill="auto"/>
          </w:tcPr>
          <w:p w14:paraId="6C5BF224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1E653A3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2C77932C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255B922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2" w:type="pct"/>
            <w:shd w:val="clear" w:color="auto" w:fill="auto"/>
          </w:tcPr>
          <w:p w14:paraId="2DABFF08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0ECB0E07" w14:textId="77777777" w:rsidTr="002D0145">
        <w:tc>
          <w:tcPr>
            <w:tcW w:w="747" w:type="pct"/>
            <w:shd w:val="clear" w:color="auto" w:fill="auto"/>
          </w:tcPr>
          <w:p w14:paraId="1A0FE0F5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E35D32B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shd w:val="clear" w:color="auto" w:fill="auto"/>
          </w:tcPr>
          <w:p w14:paraId="21F3135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53A51C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95F9F86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402" w:type="pct"/>
            <w:shd w:val="clear" w:color="auto" w:fill="auto"/>
          </w:tcPr>
          <w:p w14:paraId="5477B0EB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2D86207D" w14:textId="77777777" w:rsidTr="002D0145">
        <w:tc>
          <w:tcPr>
            <w:tcW w:w="747" w:type="pct"/>
            <w:shd w:val="clear" w:color="auto" w:fill="auto"/>
          </w:tcPr>
          <w:p w14:paraId="1EE5D02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1701993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shd w:val="clear" w:color="auto" w:fill="auto"/>
          </w:tcPr>
          <w:p w14:paraId="74920453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0BCE1F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09354CF3" w14:textId="77777777" w:rsidR="002D0145" w:rsidRPr="007C373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402" w:type="pct"/>
            <w:shd w:val="clear" w:color="auto" w:fill="auto"/>
          </w:tcPr>
          <w:p w14:paraId="5CD5AAB1" w14:textId="77777777" w:rsidR="002D0145" w:rsidRDefault="002D0145" w:rsidP="002D014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0C022CC8" w14:textId="77777777" w:rsidR="002D0145" w:rsidRPr="00047DB7" w:rsidRDefault="002D0145" w:rsidP="002D0145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4A7CBE63" w14:textId="77777777" w:rsidR="002D0145" w:rsidRPr="00047DB7" w:rsidRDefault="002D0145" w:rsidP="002D0145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2EA0AB9D" w14:textId="77777777" w:rsidR="002D0145" w:rsidRPr="00047DB7" w:rsidRDefault="002D0145" w:rsidP="002D0145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64E48318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2D0145" w:rsidRPr="001A4780" w14:paraId="4865337F" w14:textId="77777777" w:rsidTr="002D0145">
        <w:tc>
          <w:tcPr>
            <w:tcW w:w="747" w:type="pct"/>
            <w:shd w:val="clear" w:color="auto" w:fill="auto"/>
          </w:tcPr>
          <w:p w14:paraId="0D991D0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5FC33B2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shd w:val="clear" w:color="auto" w:fill="auto"/>
          </w:tcPr>
          <w:p w14:paraId="7758017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63C145C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1" w:type="pct"/>
            <w:shd w:val="clear" w:color="auto" w:fill="auto"/>
          </w:tcPr>
          <w:p w14:paraId="49E5CBD6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402" w:type="pct"/>
            <w:shd w:val="clear" w:color="auto" w:fill="auto"/>
          </w:tcPr>
          <w:p w14:paraId="0FC9B65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543389C2" w14:textId="77777777" w:rsidTr="002D0145">
        <w:tc>
          <w:tcPr>
            <w:tcW w:w="747" w:type="pct"/>
            <w:shd w:val="clear" w:color="auto" w:fill="auto"/>
          </w:tcPr>
          <w:p w14:paraId="6D756DB2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CFE2858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4D5E9A5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154352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568702F0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402" w:type="pct"/>
            <w:shd w:val="clear" w:color="auto" w:fill="auto"/>
          </w:tcPr>
          <w:p w14:paraId="148883C3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00740971" w14:textId="77777777" w:rsidTr="002D0145">
        <w:tc>
          <w:tcPr>
            <w:tcW w:w="747" w:type="pct"/>
            <w:shd w:val="clear" w:color="auto" w:fill="auto"/>
          </w:tcPr>
          <w:p w14:paraId="5838C0F9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4500712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shd w:val="clear" w:color="auto" w:fill="auto"/>
          </w:tcPr>
          <w:p w14:paraId="5D2C059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CE0748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1" w:type="pct"/>
            <w:shd w:val="clear" w:color="auto" w:fill="auto"/>
          </w:tcPr>
          <w:p w14:paraId="49E47CF2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402" w:type="pct"/>
            <w:shd w:val="clear" w:color="auto" w:fill="auto"/>
          </w:tcPr>
          <w:p w14:paraId="5D9A3870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174F3C1E" w14:textId="77777777" w:rsidTr="002D0145">
        <w:tc>
          <w:tcPr>
            <w:tcW w:w="5000" w:type="pct"/>
            <w:gridSpan w:val="6"/>
            <w:shd w:val="clear" w:color="auto" w:fill="auto"/>
          </w:tcPr>
          <w:p w14:paraId="7E9AE4F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2D0145" w:rsidRPr="001A4780" w14:paraId="65E45AFC" w14:textId="77777777" w:rsidTr="002D0145">
        <w:tc>
          <w:tcPr>
            <w:tcW w:w="747" w:type="pct"/>
            <w:shd w:val="clear" w:color="auto" w:fill="auto"/>
          </w:tcPr>
          <w:p w14:paraId="55C1FC20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8" w:type="pct"/>
            <w:shd w:val="clear" w:color="auto" w:fill="auto"/>
          </w:tcPr>
          <w:p w14:paraId="0DF23E6E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151BD8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57E0CD64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6345E00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2" w:type="pct"/>
            <w:shd w:val="clear" w:color="auto" w:fill="auto"/>
          </w:tcPr>
          <w:p w14:paraId="02071CB1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0D68C6F4" w14:textId="77777777" w:rsidTr="002D0145">
        <w:tc>
          <w:tcPr>
            <w:tcW w:w="747" w:type="pct"/>
            <w:shd w:val="clear" w:color="auto" w:fill="auto"/>
          </w:tcPr>
          <w:p w14:paraId="04836798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029E7DE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shd w:val="clear" w:color="auto" w:fill="auto"/>
          </w:tcPr>
          <w:p w14:paraId="22B10B9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D164E7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5BCCDDF5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402" w:type="pct"/>
            <w:shd w:val="clear" w:color="auto" w:fill="auto"/>
          </w:tcPr>
          <w:p w14:paraId="5D6BD8CB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3DB07FA3" w14:textId="77777777" w:rsidTr="002D0145">
        <w:tc>
          <w:tcPr>
            <w:tcW w:w="747" w:type="pct"/>
            <w:shd w:val="clear" w:color="auto" w:fill="auto"/>
          </w:tcPr>
          <w:p w14:paraId="07A54501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A54D9FA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shd w:val="clear" w:color="auto" w:fill="auto"/>
          </w:tcPr>
          <w:p w14:paraId="543B48E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167994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1" w:type="pct"/>
            <w:shd w:val="clear" w:color="auto" w:fill="auto"/>
          </w:tcPr>
          <w:p w14:paraId="7E704C2C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402" w:type="pct"/>
            <w:shd w:val="clear" w:color="auto" w:fill="auto"/>
          </w:tcPr>
          <w:p w14:paraId="35273F34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0931110E" w14:textId="77777777" w:rsidTr="002D0145">
        <w:tc>
          <w:tcPr>
            <w:tcW w:w="747" w:type="pct"/>
            <w:shd w:val="clear" w:color="auto" w:fill="auto"/>
          </w:tcPr>
          <w:p w14:paraId="371D7093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F748181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3399245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5147F84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4E6CB73B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402" w:type="pct"/>
            <w:shd w:val="clear" w:color="auto" w:fill="auto"/>
          </w:tcPr>
          <w:p w14:paraId="3BBE28D4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73A461BF" w14:textId="77777777" w:rsidTr="002D0145">
        <w:tc>
          <w:tcPr>
            <w:tcW w:w="747" w:type="pct"/>
            <w:shd w:val="clear" w:color="auto" w:fill="auto"/>
          </w:tcPr>
          <w:p w14:paraId="3A67F6D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1765FA4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shd w:val="clear" w:color="auto" w:fill="auto"/>
          </w:tcPr>
          <w:p w14:paraId="753FEAD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022541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3001B3FA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402" w:type="pct"/>
            <w:shd w:val="clear" w:color="auto" w:fill="auto"/>
          </w:tcPr>
          <w:p w14:paraId="4C6256AF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bookmarkEnd w:id="2"/>
      <w:bookmarkEnd w:id="3"/>
      <w:bookmarkEnd w:id="21"/>
    </w:tbl>
    <w:p w14:paraId="3DC73BC4" w14:textId="77777777" w:rsidR="000E19C7" w:rsidRPr="00DA7560" w:rsidRDefault="000E19C7" w:rsidP="001F599A">
      <w:pPr>
        <w:pStyle w:val="20"/>
        <w:numPr>
          <w:ilvl w:val="0"/>
          <w:numId w:val="0"/>
        </w:numPr>
      </w:pPr>
    </w:p>
    <w:sectPr w:rsidR="000E19C7" w:rsidRPr="00DA7560" w:rsidSect="006C6D44">
      <w:headerReference w:type="default" r:id="rId13"/>
      <w:footerReference w:type="default" r:id="rId14"/>
      <w:headerReference w:type="first" r:id="rId15"/>
      <w:pgSz w:w="11907" w:h="16840" w:code="9"/>
      <w:pgMar w:top="1134" w:right="567" w:bottom="993" w:left="1134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6E4AC64" w14:textId="77777777" w:rsidR="00F864BE" w:rsidRDefault="00F864BE">
      <w:pPr>
        <w:spacing w:before="0" w:after="0"/>
        <w:rPr>
          <w:rFonts w:ascii="MS Sans Serif" w:hAnsi="MS Sans Serif"/>
          <w:sz w:val="20"/>
        </w:rPr>
      </w:pPr>
      <w:r>
        <w:rPr>
          <w:rFonts w:ascii="MS Sans Serif" w:hAnsi="MS Sans Serif"/>
          <w:sz w:val="20"/>
        </w:rPr>
        <w:separator/>
      </w:r>
    </w:p>
    <w:p w14:paraId="6DB663FF" w14:textId="77777777" w:rsidR="00F864BE" w:rsidRDefault="00F864BE"/>
  </w:endnote>
  <w:endnote w:type="continuationSeparator" w:id="0">
    <w:p w14:paraId="3F30419D" w14:textId="77777777" w:rsidR="00F864BE" w:rsidRDefault="00F864BE">
      <w:pPr>
        <w:spacing w:before="0" w:after="0"/>
        <w:rPr>
          <w:rFonts w:ascii="MS Sans Serif" w:hAnsi="MS Sans Serif"/>
          <w:sz w:val="20"/>
        </w:rPr>
      </w:pPr>
      <w:r>
        <w:rPr>
          <w:rFonts w:ascii="MS Sans Serif" w:hAnsi="MS Sans Serif"/>
          <w:sz w:val="20"/>
        </w:rPr>
        <w:continuationSeparator/>
      </w:r>
    </w:p>
    <w:p w14:paraId="3951FEB3" w14:textId="77777777" w:rsidR="00F864BE" w:rsidRDefault="00F864B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MS Sans Serif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92C1D1" w14:textId="77777777" w:rsidR="005E416A" w:rsidRDefault="005E416A">
    <w:pPr>
      <w:pStyle w:val="af6"/>
      <w:jc w:val="right"/>
    </w:pPr>
    <w:r>
      <w:fldChar w:fldCharType="begin"/>
    </w:r>
    <w:r>
      <w:instrText>PAGE   \* MERGEFORMAT</w:instrText>
    </w:r>
    <w:r>
      <w:fldChar w:fldCharType="separate"/>
    </w:r>
    <w:r w:rsidR="008D1F3F">
      <w:rPr>
        <w:noProof/>
      </w:rPr>
      <w:t>74</w:t>
    </w:r>
    <w:r>
      <w:rPr>
        <w:noProof/>
      </w:rPr>
      <w:fldChar w:fldCharType="end"/>
    </w:r>
  </w:p>
  <w:p w14:paraId="67222579" w14:textId="77777777" w:rsidR="005E416A" w:rsidRDefault="005E416A">
    <w:pPr>
      <w:pStyle w:val="af6"/>
    </w:pPr>
  </w:p>
  <w:p w14:paraId="240475CA" w14:textId="77777777" w:rsidR="005E416A" w:rsidRDefault="005E416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B5DB484" w14:textId="77777777" w:rsidR="00F864BE" w:rsidRDefault="00F864BE">
      <w:pPr>
        <w:spacing w:before="0" w:after="0"/>
        <w:rPr>
          <w:rFonts w:ascii="MS Sans Serif" w:hAnsi="MS Sans Serif"/>
          <w:sz w:val="20"/>
        </w:rPr>
      </w:pPr>
      <w:r>
        <w:rPr>
          <w:rFonts w:ascii="MS Sans Serif" w:hAnsi="MS Sans Serif"/>
          <w:sz w:val="20"/>
        </w:rPr>
        <w:separator/>
      </w:r>
    </w:p>
    <w:p w14:paraId="74E2F3CE" w14:textId="77777777" w:rsidR="00F864BE" w:rsidRDefault="00F864BE"/>
  </w:footnote>
  <w:footnote w:type="continuationSeparator" w:id="0">
    <w:p w14:paraId="1ECCB281" w14:textId="77777777" w:rsidR="00F864BE" w:rsidRDefault="00F864BE">
      <w:pPr>
        <w:spacing w:before="0" w:after="0"/>
        <w:rPr>
          <w:rFonts w:ascii="MS Sans Serif" w:hAnsi="MS Sans Serif"/>
          <w:sz w:val="20"/>
        </w:rPr>
      </w:pPr>
      <w:r>
        <w:rPr>
          <w:rFonts w:ascii="MS Sans Serif" w:hAnsi="MS Sans Serif"/>
          <w:sz w:val="20"/>
        </w:rPr>
        <w:continuationSeparator/>
      </w:r>
    </w:p>
    <w:p w14:paraId="2DE8BFE7" w14:textId="77777777" w:rsidR="00F864BE" w:rsidRDefault="00F864BE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4C93F7" w14:textId="77777777" w:rsidR="005E416A" w:rsidRDefault="005E416A" w:rsidP="00562A57">
    <w:pPr>
      <w:pStyle w:val="af4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D637ED" w14:textId="77777777" w:rsidR="005E416A" w:rsidRDefault="005E416A">
    <w:pPr>
      <w:pStyle w:val="af4"/>
      <w:rPr>
        <w:lang w:val="en-US"/>
      </w:rPr>
    </w:pPr>
    <w:r>
      <w:rPr>
        <w:snapToGrid w:val="0"/>
        <w:lang w:val="en-US"/>
      </w:rPr>
      <w:t>.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0941312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1B724DAA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9B3E0A22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1882AA56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4204DF1A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13ECAD34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8"/>
    <w:multiLevelType w:val="singleLevel"/>
    <w:tmpl w:val="DA04832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06813F09"/>
    <w:multiLevelType w:val="multilevel"/>
    <w:tmpl w:val="09B23CB4"/>
    <w:lvl w:ilvl="0">
      <w:start w:val="1"/>
      <w:numFmt w:val="decimal"/>
      <w:pStyle w:val="OTRnum"/>
      <w:lvlText w:val="%1."/>
      <w:lvlJc w:val="left"/>
      <w:pPr>
        <w:tabs>
          <w:tab w:val="num" w:pos="851"/>
        </w:tabs>
        <w:ind w:left="851" w:hanging="284"/>
      </w:pPr>
      <w:rPr>
        <w:rFonts w:hint="default"/>
      </w:rPr>
    </w:lvl>
    <w:lvl w:ilvl="1">
      <w:start w:val="1"/>
      <w:numFmt w:val="decimal"/>
      <w:pStyle w:val="OTRnum2"/>
      <w:lvlText w:val="%1.%2."/>
      <w:lvlJc w:val="left"/>
      <w:pPr>
        <w:tabs>
          <w:tab w:val="num" w:pos="1418"/>
        </w:tabs>
        <w:ind w:left="1418" w:hanging="567"/>
      </w:pPr>
      <w:rPr>
        <w:rFonts w:ascii="Times New Roman" w:hAnsi="Times New Roman" w:cs="Times New Roman" w:hint="default"/>
        <w:b w:val="0"/>
        <w:i w:val="0"/>
        <w:sz w:val="24"/>
      </w:rPr>
    </w:lvl>
    <w:lvl w:ilvl="2">
      <w:start w:val="1"/>
      <w:numFmt w:val="decimal"/>
      <w:pStyle w:val="OTRnum3"/>
      <w:lvlText w:val="%1.%2.%3."/>
      <w:lvlJc w:val="left"/>
      <w:pPr>
        <w:tabs>
          <w:tab w:val="num" w:pos="1985"/>
        </w:tabs>
        <w:ind w:left="1985" w:hanging="567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decimal"/>
      <w:pStyle w:val="OTRnum4"/>
      <w:lvlText w:val="%1.%2.%3.%4."/>
      <w:lvlJc w:val="left"/>
      <w:pPr>
        <w:tabs>
          <w:tab w:val="num" w:pos="1431"/>
        </w:tabs>
        <w:ind w:left="2892" w:hanging="907"/>
      </w:pPr>
      <w:rPr>
        <w:rFonts w:ascii="Times New Roman" w:hAnsi="Times New Roman" w:hint="default"/>
        <w:b w:val="0"/>
        <w:i w:val="0"/>
        <w:sz w:val="24"/>
      </w:rPr>
    </w:lvl>
    <w:lvl w:ilvl="4">
      <w:start w:val="1"/>
      <w:numFmt w:val="decimal"/>
      <w:lvlText w:val="%1.%2.%3.%4.%5"/>
      <w:lvlJc w:val="left"/>
      <w:pPr>
        <w:tabs>
          <w:tab w:val="num" w:pos="1575"/>
        </w:tabs>
        <w:ind w:left="1575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719"/>
        </w:tabs>
        <w:ind w:left="1719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63"/>
        </w:tabs>
        <w:ind w:left="1863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007"/>
        </w:tabs>
        <w:ind w:left="200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51"/>
        </w:tabs>
        <w:ind w:left="2151" w:hanging="1584"/>
      </w:pPr>
      <w:rPr>
        <w:rFonts w:hint="default"/>
      </w:rPr>
    </w:lvl>
  </w:abstractNum>
  <w:abstractNum w:abstractNumId="8">
    <w:nsid w:val="06C44F1E"/>
    <w:multiLevelType w:val="hybridMultilevel"/>
    <w:tmpl w:val="111232C2"/>
    <w:lvl w:ilvl="0" w:tplc="6F2E9DA4">
      <w:start w:val="1"/>
      <w:numFmt w:val="bullet"/>
      <w:pStyle w:val="Picture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  <w:sz w:val="20"/>
      </w:rPr>
    </w:lvl>
    <w:lvl w:ilvl="1" w:tplc="08D4FE1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F24DB8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D3E255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4F6C40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E3B8B85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60A8C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71CA6F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B769A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09EC42A7"/>
    <w:multiLevelType w:val="hybridMultilevel"/>
    <w:tmpl w:val="8BDCF99E"/>
    <w:lvl w:ilvl="0" w:tplc="E116BB34">
      <w:numFmt w:val="bullet"/>
      <w:lvlText w:val="-"/>
      <w:lvlJc w:val="left"/>
      <w:pPr>
        <w:ind w:left="157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10">
    <w:nsid w:val="0A3E2CD7"/>
    <w:multiLevelType w:val="hybridMultilevel"/>
    <w:tmpl w:val="045469B2"/>
    <w:lvl w:ilvl="0" w:tplc="08BC5A6C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5C3CE696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AF5CD736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2EABB70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D4A9210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E5F0D596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8FFC220E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BD18B232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D820EB9A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>
    <w:nsid w:val="0CE42E09"/>
    <w:multiLevelType w:val="hybridMultilevel"/>
    <w:tmpl w:val="45785A8C"/>
    <w:lvl w:ilvl="0" w:tplc="FFFFFFF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0D44707"/>
    <w:multiLevelType w:val="multilevel"/>
    <w:tmpl w:val="893E8818"/>
    <w:lvl w:ilvl="0">
      <w:start w:val="1"/>
      <w:numFmt w:val="decimal"/>
      <w:pStyle w:val="OTRTableListNum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709" w:hanging="425"/>
      </w:pPr>
      <w:rPr>
        <w:rFonts w:ascii="Times New Roman" w:hAnsi="Times New Roman" w:hint="default"/>
        <w:sz w:val="24"/>
        <w:szCs w:val="24"/>
      </w:rPr>
    </w:lvl>
    <w:lvl w:ilvl="2">
      <w:start w:val="1"/>
      <w:numFmt w:val="decimal"/>
      <w:lvlText w:val="%2.%1.%3."/>
      <w:lvlJc w:val="left"/>
      <w:pPr>
        <w:tabs>
          <w:tab w:val="num" w:pos="1134"/>
        </w:tabs>
        <w:ind w:left="1276" w:hanging="567"/>
      </w:pPr>
      <w:rPr>
        <w:rFonts w:ascii="Times New Roman" w:hAnsi="Times New Roman"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2367"/>
        </w:tabs>
        <w:ind w:left="229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087"/>
        </w:tabs>
        <w:ind w:left="279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447"/>
        </w:tabs>
        <w:ind w:left="330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67"/>
        </w:tabs>
        <w:ind w:left="380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527"/>
        </w:tabs>
        <w:ind w:left="431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7"/>
        </w:tabs>
        <w:ind w:left="4887" w:hanging="1440"/>
      </w:pPr>
      <w:rPr>
        <w:rFonts w:hint="default"/>
      </w:rPr>
    </w:lvl>
  </w:abstractNum>
  <w:abstractNum w:abstractNumId="13">
    <w:nsid w:val="132F1EA4"/>
    <w:multiLevelType w:val="hybridMultilevel"/>
    <w:tmpl w:val="617AFD6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16E3269C"/>
    <w:multiLevelType w:val="hybridMultilevel"/>
    <w:tmpl w:val="D4AC4C6C"/>
    <w:lvl w:ilvl="0" w:tplc="065A0D10">
      <w:start w:val="1"/>
      <w:numFmt w:val="none"/>
      <w:pStyle w:val="OTRNameFigure"/>
      <w:lvlText w:val="Рисунок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 w:tplc="041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1762373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>
    <w:nsid w:val="1DC827A3"/>
    <w:multiLevelType w:val="hybridMultilevel"/>
    <w:tmpl w:val="C5A01896"/>
    <w:lvl w:ilvl="0" w:tplc="E116BB34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1EA96BC8"/>
    <w:multiLevelType w:val="hybridMultilevel"/>
    <w:tmpl w:val="4E0EF806"/>
    <w:lvl w:ilvl="0" w:tplc="E1A2A3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7BC1CBA" w:tentative="1">
      <w:start w:val="1"/>
      <w:numFmt w:val="lowerLetter"/>
      <w:lvlText w:val="%2."/>
      <w:lvlJc w:val="left"/>
      <w:pPr>
        <w:ind w:left="1440" w:hanging="360"/>
      </w:pPr>
    </w:lvl>
    <w:lvl w:ilvl="2" w:tplc="86CEFC6C">
      <w:start w:val="1"/>
      <w:numFmt w:val="lowerRoman"/>
      <w:lvlText w:val="%3."/>
      <w:lvlJc w:val="right"/>
      <w:pPr>
        <w:ind w:left="2160" w:hanging="180"/>
      </w:pPr>
    </w:lvl>
    <w:lvl w:ilvl="3" w:tplc="503EB564">
      <w:start w:val="1"/>
      <w:numFmt w:val="decimal"/>
      <w:lvlText w:val="%4."/>
      <w:lvlJc w:val="left"/>
      <w:pPr>
        <w:ind w:left="2880" w:hanging="360"/>
      </w:pPr>
    </w:lvl>
    <w:lvl w:ilvl="4" w:tplc="5E707EAC">
      <w:start w:val="1"/>
      <w:numFmt w:val="lowerLetter"/>
      <w:lvlText w:val="%5."/>
      <w:lvlJc w:val="left"/>
      <w:pPr>
        <w:ind w:left="3600" w:hanging="360"/>
      </w:pPr>
    </w:lvl>
    <w:lvl w:ilvl="5" w:tplc="FCBA3978" w:tentative="1">
      <w:start w:val="1"/>
      <w:numFmt w:val="lowerRoman"/>
      <w:lvlText w:val="%6."/>
      <w:lvlJc w:val="right"/>
      <w:pPr>
        <w:ind w:left="4320" w:hanging="180"/>
      </w:pPr>
    </w:lvl>
    <w:lvl w:ilvl="6" w:tplc="43FA2494" w:tentative="1">
      <w:start w:val="1"/>
      <w:numFmt w:val="decimal"/>
      <w:lvlText w:val="%7."/>
      <w:lvlJc w:val="left"/>
      <w:pPr>
        <w:ind w:left="5040" w:hanging="360"/>
      </w:pPr>
    </w:lvl>
    <w:lvl w:ilvl="7" w:tplc="C4209E34" w:tentative="1">
      <w:start w:val="1"/>
      <w:numFmt w:val="lowerLetter"/>
      <w:lvlText w:val="%8."/>
      <w:lvlJc w:val="left"/>
      <w:pPr>
        <w:ind w:left="5760" w:hanging="360"/>
      </w:pPr>
    </w:lvl>
    <w:lvl w:ilvl="8" w:tplc="B940478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EE15CA1"/>
    <w:multiLevelType w:val="multilevel"/>
    <w:tmpl w:val="5AB655AC"/>
    <w:lvl w:ilvl="0">
      <w:start w:val="1"/>
      <w:numFmt w:val="russianUpper"/>
      <w:pStyle w:val="a0"/>
      <w:lvlText w:val="Приложение %1"/>
      <w:lvlJc w:val="left"/>
      <w:pPr>
        <w:tabs>
          <w:tab w:val="num" w:pos="-709"/>
        </w:tabs>
        <w:ind w:left="425" w:hanging="425"/>
      </w:pPr>
      <w:rPr>
        <w:rFonts w:hint="default"/>
        <w:b w:val="0"/>
        <w:i w:val="0"/>
        <w:caps w:val="0"/>
        <w:spacing w:val="0"/>
        <w:w w:val="100"/>
        <w:kern w:val="0"/>
        <w:position w:val="0"/>
        <w:sz w:val="28"/>
        <w:szCs w:val="28"/>
        <w:u w:val="none"/>
        <w:effect w:val="none"/>
      </w:rPr>
    </w:lvl>
    <w:lvl w:ilvl="1">
      <w:start w:val="1"/>
      <w:numFmt w:val="decimal"/>
      <w:pStyle w:val="a1"/>
      <w:lvlText w:val="%1.%2"/>
      <w:lvlJc w:val="left"/>
      <w:pPr>
        <w:tabs>
          <w:tab w:val="num" w:pos="1418"/>
        </w:tabs>
        <w:ind w:left="1134" w:hanging="425"/>
      </w:pPr>
      <w:rPr>
        <w:rFonts w:ascii="Times New Roman" w:hAnsi="Times New Roman" w:hint="default"/>
        <w:b/>
        <w:i w:val="0"/>
        <w:color w:val="auto"/>
        <w:spacing w:val="0"/>
        <w:w w:val="100"/>
        <w:kern w:val="0"/>
        <w:position w:val="0"/>
        <w:sz w:val="28"/>
        <w:szCs w:val="28"/>
        <w:u w:val="none"/>
        <w:effect w:val="none"/>
      </w:rPr>
    </w:lvl>
    <w:lvl w:ilvl="2">
      <w:start w:val="1"/>
      <w:numFmt w:val="decimal"/>
      <w:pStyle w:val="a2"/>
      <w:suff w:val="space"/>
      <w:lvlText w:val="Рис. %1.%3"/>
      <w:lvlJc w:val="left"/>
      <w:pPr>
        <w:ind w:left="0" w:firstLine="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szCs w:val="24"/>
        <w:u w:val="none"/>
        <w:vertAlign w:val="baseline"/>
        <w:em w:val="none"/>
      </w:rPr>
    </w:lvl>
    <w:lvl w:ilvl="3">
      <w:start w:val="1"/>
      <w:numFmt w:val="decimal"/>
      <w:pStyle w:val="a3"/>
      <w:suff w:val="space"/>
      <w:lvlText w:val="Таблица %1.%4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auto"/>
        <w:spacing w:val="0"/>
        <w:w w:val="100"/>
        <w:kern w:val="0"/>
        <w:position w:val="0"/>
        <w:sz w:val="28"/>
        <w:szCs w:val="24"/>
        <w:u w:val="none"/>
      </w:rPr>
    </w:lvl>
    <w:lvl w:ilvl="4">
      <w:start w:val="1"/>
      <w:numFmt w:val="decimal"/>
      <w:lvlText w:val="%1.%2.%3.%4.%5"/>
      <w:lvlJc w:val="left"/>
      <w:pPr>
        <w:tabs>
          <w:tab w:val="num" w:pos="-2750"/>
        </w:tabs>
        <w:ind w:left="-4451" w:firstLine="720"/>
      </w:pPr>
      <w:rPr>
        <w:rFonts w:ascii="Arial" w:hAnsi="Arial" w:hint="default"/>
        <w:b/>
        <w:i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</w:rPr>
    </w:lvl>
    <w:lvl w:ilvl="5">
      <w:start w:val="1"/>
      <w:numFmt w:val="decimal"/>
      <w:lvlText w:val="%1.%2.%3.%4.%5.%6"/>
      <w:lvlJc w:val="left"/>
      <w:pPr>
        <w:tabs>
          <w:tab w:val="num" w:pos="-3299"/>
        </w:tabs>
        <w:ind w:left="-3299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-3155"/>
        </w:tabs>
        <w:ind w:left="-315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-3011"/>
        </w:tabs>
        <w:ind w:left="-301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-2867"/>
        </w:tabs>
        <w:ind w:left="-2867" w:hanging="1584"/>
      </w:pPr>
      <w:rPr>
        <w:rFonts w:hint="default"/>
      </w:rPr>
    </w:lvl>
  </w:abstractNum>
  <w:abstractNum w:abstractNumId="19">
    <w:nsid w:val="1F26259F"/>
    <w:multiLevelType w:val="multilevel"/>
    <w:tmpl w:val="04190023"/>
    <w:styleLink w:val="a4"/>
    <w:lvl w:ilvl="0">
      <w:start w:val="1"/>
      <w:numFmt w:val="upperRoman"/>
      <w:lvlText w:val="Статья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0">
    <w:nsid w:val="1F7468A5"/>
    <w:multiLevelType w:val="hybridMultilevel"/>
    <w:tmpl w:val="BC14E376"/>
    <w:lvl w:ilvl="0" w:tplc="09FA334C">
      <w:start w:val="1"/>
      <w:numFmt w:val="russianLower"/>
      <w:lvlText w:val="%1.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1F7D346F"/>
    <w:multiLevelType w:val="multilevel"/>
    <w:tmpl w:val="E5D6E094"/>
    <w:lvl w:ilvl="0">
      <w:start w:val="1"/>
      <w:numFmt w:val="bullet"/>
      <w:pStyle w:val="1-"/>
      <w:lvlText w:val="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  <w:b/>
        <w:i w:val="0"/>
        <w:caps w:val="0"/>
        <w:spacing w:val="0"/>
        <w:w w:val="100"/>
        <w:kern w:val="0"/>
        <w:position w:val="0"/>
        <w:sz w:val="28"/>
        <w:u w:val="none"/>
        <w:effect w:val="none"/>
      </w:rPr>
    </w:lvl>
    <w:lvl w:ilvl="1">
      <w:start w:val="1"/>
      <w:numFmt w:val="decimal"/>
      <w:pStyle w:val="a5"/>
      <w:lvlText w:val="%1%2)"/>
      <w:lvlJc w:val="left"/>
      <w:pPr>
        <w:tabs>
          <w:tab w:val="num" w:pos="0"/>
        </w:tabs>
        <w:ind w:left="1418" w:hanging="284"/>
      </w:pPr>
      <w:rPr>
        <w:rFonts w:ascii="Times New Roman" w:hAnsi="Times New Roman" w:hint="default"/>
        <w:b w:val="0"/>
        <w:i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</w:rPr>
    </w:lvl>
    <w:lvl w:ilvl="2">
      <w:start w:val="1"/>
      <w:numFmt w:val="decimal"/>
      <w:pStyle w:val="3-"/>
      <w:lvlText w:val="%1%2.%3)"/>
      <w:lvlJc w:val="left"/>
      <w:pPr>
        <w:tabs>
          <w:tab w:val="num" w:pos="1843"/>
        </w:tabs>
        <w:ind w:left="1843" w:hanging="425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sz w:val="24"/>
        <w:szCs w:val="24"/>
        <w:u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tabs>
          <w:tab w:val="num" w:pos="-1517"/>
        </w:tabs>
        <w:ind w:left="-1517" w:hanging="1134"/>
      </w:pPr>
      <w:rPr>
        <w:rFonts w:ascii="Times New Roman" w:hAnsi="Times New Roman" w:hint="default"/>
        <w:b/>
        <w:i w:val="0"/>
        <w:color w:val="auto"/>
        <w:spacing w:val="0"/>
        <w:w w:val="100"/>
        <w:kern w:val="0"/>
        <w:position w:val="0"/>
        <w:sz w:val="24"/>
        <w:szCs w:val="24"/>
        <w:u w:val="none"/>
      </w:rPr>
    </w:lvl>
    <w:lvl w:ilvl="4">
      <w:start w:val="1"/>
      <w:numFmt w:val="decimal"/>
      <w:lvlText w:val="%1.%2.%3.%4.%5"/>
      <w:lvlJc w:val="left"/>
      <w:pPr>
        <w:tabs>
          <w:tab w:val="num" w:pos="-2041"/>
        </w:tabs>
        <w:ind w:left="-3742" w:firstLine="720"/>
      </w:pPr>
      <w:rPr>
        <w:rFonts w:ascii="Arial" w:hAnsi="Arial" w:hint="default"/>
        <w:b/>
        <w:i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</w:rPr>
    </w:lvl>
    <w:lvl w:ilvl="5">
      <w:start w:val="1"/>
      <w:numFmt w:val="decimal"/>
      <w:lvlText w:val="%1.%2.%3.%4.%5.%6"/>
      <w:lvlJc w:val="left"/>
      <w:pPr>
        <w:tabs>
          <w:tab w:val="num" w:pos="-2590"/>
        </w:tabs>
        <w:ind w:left="-2590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-2446"/>
        </w:tabs>
        <w:ind w:left="-244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-2302"/>
        </w:tabs>
        <w:ind w:left="-23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-2158"/>
        </w:tabs>
        <w:ind w:left="-2158" w:hanging="1584"/>
      </w:pPr>
      <w:rPr>
        <w:rFonts w:hint="default"/>
      </w:rPr>
    </w:lvl>
  </w:abstractNum>
  <w:abstractNum w:abstractNumId="22">
    <w:nsid w:val="205C290A"/>
    <w:multiLevelType w:val="hybridMultilevel"/>
    <w:tmpl w:val="27787336"/>
    <w:lvl w:ilvl="0" w:tplc="E116BB34">
      <w:numFmt w:val="bullet"/>
      <w:lvlText w:val="-"/>
      <w:lvlJc w:val="left"/>
      <w:pPr>
        <w:ind w:left="157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3">
    <w:nsid w:val="23B7583F"/>
    <w:multiLevelType w:val="hybridMultilevel"/>
    <w:tmpl w:val="3D94B740"/>
    <w:lvl w:ilvl="0" w:tplc="E116BB34">
      <w:numFmt w:val="bullet"/>
      <w:lvlText w:val="-"/>
      <w:lvlJc w:val="left"/>
      <w:pPr>
        <w:ind w:left="157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4">
    <w:nsid w:val="245F792B"/>
    <w:multiLevelType w:val="hybridMultilevel"/>
    <w:tmpl w:val="DADE2EEE"/>
    <w:lvl w:ilvl="0" w:tplc="933A88FE">
      <w:start w:val="1"/>
      <w:numFmt w:val="bullet"/>
      <w:pStyle w:val="BulletList"/>
      <w:lvlText w:val=""/>
      <w:lvlJc w:val="left"/>
      <w:pPr>
        <w:ind w:left="1210" w:hanging="360"/>
      </w:pPr>
      <w:rPr>
        <w:rFonts w:ascii="Symbol" w:hAnsi="Symbo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 w:tplc="04190003">
      <w:start w:val="1"/>
      <w:numFmt w:val="bullet"/>
      <w:pStyle w:val="ListLevel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pStyle w:val="ListLevel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4C83543"/>
    <w:multiLevelType w:val="hybridMultilevel"/>
    <w:tmpl w:val="4E0EF806"/>
    <w:lvl w:ilvl="0" w:tplc="0FC8AC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4CC4810" w:tentative="1">
      <w:start w:val="1"/>
      <w:numFmt w:val="lowerLetter"/>
      <w:lvlText w:val="%2."/>
      <w:lvlJc w:val="left"/>
      <w:pPr>
        <w:ind w:left="1440" w:hanging="360"/>
      </w:pPr>
    </w:lvl>
    <w:lvl w:ilvl="2" w:tplc="E064DAF0" w:tentative="1">
      <w:start w:val="1"/>
      <w:numFmt w:val="lowerRoman"/>
      <w:lvlText w:val="%3."/>
      <w:lvlJc w:val="right"/>
      <w:pPr>
        <w:ind w:left="2160" w:hanging="180"/>
      </w:pPr>
    </w:lvl>
    <w:lvl w:ilvl="3" w:tplc="ED7EB36A" w:tentative="1">
      <w:start w:val="1"/>
      <w:numFmt w:val="decimal"/>
      <w:lvlText w:val="%4."/>
      <w:lvlJc w:val="left"/>
      <w:pPr>
        <w:ind w:left="2880" w:hanging="360"/>
      </w:pPr>
    </w:lvl>
    <w:lvl w:ilvl="4" w:tplc="61928BA4" w:tentative="1">
      <w:start w:val="1"/>
      <w:numFmt w:val="lowerLetter"/>
      <w:lvlText w:val="%5."/>
      <w:lvlJc w:val="left"/>
      <w:pPr>
        <w:ind w:left="3600" w:hanging="360"/>
      </w:pPr>
    </w:lvl>
    <w:lvl w:ilvl="5" w:tplc="BE80AD16" w:tentative="1">
      <w:start w:val="1"/>
      <w:numFmt w:val="lowerRoman"/>
      <w:lvlText w:val="%6."/>
      <w:lvlJc w:val="right"/>
      <w:pPr>
        <w:ind w:left="4320" w:hanging="180"/>
      </w:pPr>
    </w:lvl>
    <w:lvl w:ilvl="6" w:tplc="9EBE6186" w:tentative="1">
      <w:start w:val="1"/>
      <w:numFmt w:val="decimal"/>
      <w:lvlText w:val="%7."/>
      <w:lvlJc w:val="left"/>
      <w:pPr>
        <w:ind w:left="5040" w:hanging="360"/>
      </w:pPr>
    </w:lvl>
    <w:lvl w:ilvl="7" w:tplc="C15EEA72" w:tentative="1">
      <w:start w:val="1"/>
      <w:numFmt w:val="lowerLetter"/>
      <w:lvlText w:val="%8."/>
      <w:lvlJc w:val="left"/>
      <w:pPr>
        <w:ind w:left="5760" w:hanging="360"/>
      </w:pPr>
    </w:lvl>
    <w:lvl w:ilvl="8" w:tplc="B888BFB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7C3126B"/>
    <w:multiLevelType w:val="hybridMultilevel"/>
    <w:tmpl w:val="8998023A"/>
    <w:lvl w:ilvl="0" w:tplc="5DEA428C">
      <w:numFmt w:val="bullet"/>
      <w:lvlText w:val="-"/>
      <w:lvlJc w:val="left"/>
      <w:pPr>
        <w:ind w:left="1570" w:hanging="360"/>
      </w:pPr>
      <w:rPr>
        <w:rFonts w:ascii="Times New Roman" w:eastAsia="Times New Roman" w:hAnsi="Times New Roman" w:cs="Times New Roman" w:hint="default"/>
      </w:rPr>
    </w:lvl>
    <w:lvl w:ilvl="1" w:tplc="5ACE147A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F00D9F0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5D0E34E6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DCC0528A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06224D8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FD14988A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8236B690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400804FC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7">
    <w:nsid w:val="2ADC6B44"/>
    <w:multiLevelType w:val="hybridMultilevel"/>
    <w:tmpl w:val="DCA2C474"/>
    <w:lvl w:ilvl="0" w:tplc="E116BB34">
      <w:numFmt w:val="bullet"/>
      <w:lvlText w:val="-"/>
      <w:lvlJc w:val="left"/>
      <w:pPr>
        <w:ind w:left="157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8">
    <w:nsid w:val="2C5A422D"/>
    <w:multiLevelType w:val="multilevel"/>
    <w:tmpl w:val="C616C40C"/>
    <w:styleLink w:val="a6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346C6163"/>
    <w:multiLevelType w:val="hybridMultilevel"/>
    <w:tmpl w:val="B1A6C0B2"/>
    <w:lvl w:ilvl="0" w:tplc="E116BB34">
      <w:numFmt w:val="bullet"/>
      <w:lvlText w:val="-"/>
      <w:lvlJc w:val="left"/>
      <w:pPr>
        <w:ind w:left="157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30">
    <w:nsid w:val="35DB598B"/>
    <w:multiLevelType w:val="hybridMultilevel"/>
    <w:tmpl w:val="79D46086"/>
    <w:lvl w:ilvl="0" w:tplc="FFFFFFF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95D58DD"/>
    <w:multiLevelType w:val="hybridMultilevel"/>
    <w:tmpl w:val="A2786022"/>
    <w:lvl w:ilvl="0" w:tplc="E116BB34">
      <w:numFmt w:val="bullet"/>
      <w:lvlText w:val="-"/>
      <w:lvlJc w:val="left"/>
      <w:pPr>
        <w:ind w:left="157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32">
    <w:nsid w:val="3CBB23F2"/>
    <w:multiLevelType w:val="multilevel"/>
    <w:tmpl w:val="E5D6E094"/>
    <w:styleLink w:val="a7"/>
    <w:lvl w:ilvl="0">
      <w:start w:val="1"/>
      <w:numFmt w:val="bullet"/>
      <w:lvlText w:val="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  <w:b/>
        <w:i w:val="0"/>
        <w:caps w:val="0"/>
        <w:spacing w:val="0"/>
        <w:w w:val="100"/>
        <w:kern w:val="0"/>
        <w:position w:val="0"/>
        <w:sz w:val="28"/>
        <w:u w:val="none"/>
        <w:effect w:val="none"/>
      </w:rPr>
    </w:lvl>
    <w:lvl w:ilvl="1">
      <w:start w:val="1"/>
      <w:numFmt w:val="decimal"/>
      <w:lvlText w:val="%1%2)"/>
      <w:lvlJc w:val="left"/>
      <w:pPr>
        <w:tabs>
          <w:tab w:val="num" w:pos="0"/>
        </w:tabs>
        <w:ind w:left="1418" w:hanging="284"/>
      </w:pPr>
      <w:rPr>
        <w:rFonts w:ascii="Times New Roman" w:hAnsi="Times New Roman" w:hint="default"/>
        <w:b w:val="0"/>
        <w:i w:val="0"/>
        <w:color w:val="auto"/>
        <w:spacing w:val="0"/>
        <w:w w:val="100"/>
        <w:kern w:val="0"/>
        <w:position w:val="0"/>
        <w:sz w:val="28"/>
        <w:szCs w:val="24"/>
        <w:u w:val="none"/>
        <w:effect w:val="none"/>
      </w:rPr>
    </w:lvl>
    <w:lvl w:ilvl="2">
      <w:start w:val="1"/>
      <w:numFmt w:val="decimal"/>
      <w:lvlText w:val="%1%2.%3)"/>
      <w:lvlJc w:val="left"/>
      <w:pPr>
        <w:tabs>
          <w:tab w:val="num" w:pos="1843"/>
        </w:tabs>
        <w:ind w:left="1843" w:hanging="425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szCs w:val="24"/>
        <w:u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tabs>
          <w:tab w:val="num" w:pos="-1517"/>
        </w:tabs>
        <w:ind w:left="-1517" w:hanging="1134"/>
      </w:pPr>
      <w:rPr>
        <w:rFonts w:ascii="Times New Roman" w:hAnsi="Times New Roman" w:hint="default"/>
        <w:b/>
        <w:i w:val="0"/>
        <w:color w:val="auto"/>
        <w:spacing w:val="0"/>
        <w:w w:val="100"/>
        <w:kern w:val="0"/>
        <w:position w:val="0"/>
        <w:sz w:val="24"/>
        <w:szCs w:val="24"/>
        <w:u w:val="none"/>
      </w:rPr>
    </w:lvl>
    <w:lvl w:ilvl="4">
      <w:start w:val="1"/>
      <w:numFmt w:val="decimal"/>
      <w:lvlText w:val="%1.%2.%3.%4.%5"/>
      <w:lvlJc w:val="left"/>
      <w:pPr>
        <w:tabs>
          <w:tab w:val="num" w:pos="-2041"/>
        </w:tabs>
        <w:ind w:left="-3742" w:firstLine="720"/>
      </w:pPr>
      <w:rPr>
        <w:rFonts w:ascii="Arial" w:hAnsi="Arial" w:hint="default"/>
        <w:b/>
        <w:i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</w:rPr>
    </w:lvl>
    <w:lvl w:ilvl="5">
      <w:start w:val="1"/>
      <w:numFmt w:val="decimal"/>
      <w:lvlText w:val="%1.%2.%3.%4.%5.%6"/>
      <w:lvlJc w:val="left"/>
      <w:pPr>
        <w:tabs>
          <w:tab w:val="num" w:pos="-2590"/>
        </w:tabs>
        <w:ind w:left="-2590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-2446"/>
        </w:tabs>
        <w:ind w:left="-244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-2302"/>
        </w:tabs>
        <w:ind w:left="-23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-2158"/>
        </w:tabs>
        <w:ind w:left="-2158" w:hanging="1584"/>
      </w:pPr>
      <w:rPr>
        <w:rFonts w:hint="default"/>
      </w:rPr>
    </w:lvl>
  </w:abstractNum>
  <w:abstractNum w:abstractNumId="33">
    <w:nsid w:val="3F113757"/>
    <w:multiLevelType w:val="multilevel"/>
    <w:tmpl w:val="67743928"/>
    <w:lvl w:ilvl="0">
      <w:start w:val="1"/>
      <w:numFmt w:val="bullet"/>
      <w:pStyle w:val="a8"/>
      <w:lvlText w:val=""/>
      <w:lvlJc w:val="left"/>
      <w:pPr>
        <w:tabs>
          <w:tab w:val="num" w:pos="992"/>
        </w:tabs>
        <w:ind w:left="0" w:firstLine="709"/>
      </w:pPr>
      <w:rPr>
        <w:rFonts w:ascii="Symbol" w:hAnsi="Symbol" w:cs="Times New Roman" w:hint="default"/>
        <w:color w:val="auto"/>
      </w:rPr>
    </w:lvl>
    <w:lvl w:ilvl="1">
      <w:start w:val="1"/>
      <w:numFmt w:val="bullet"/>
      <w:lvlText w:val=""/>
      <w:lvlJc w:val="left"/>
      <w:pPr>
        <w:tabs>
          <w:tab w:val="num" w:pos="992"/>
        </w:tabs>
        <w:ind w:left="1276" w:hanging="284"/>
      </w:pPr>
      <w:rPr>
        <w:rFonts w:ascii="Wingdings" w:hAnsi="Wingdings" w:cs="Times New Roman" w:hint="default"/>
        <w:sz w:val="16"/>
        <w:szCs w:val="16"/>
      </w:rPr>
    </w:lvl>
    <w:lvl w:ilvl="2">
      <w:start w:val="1"/>
      <w:numFmt w:val="bullet"/>
      <w:lvlText w:val="–"/>
      <w:lvlJc w:val="left"/>
      <w:pPr>
        <w:tabs>
          <w:tab w:val="num" w:pos="1276"/>
        </w:tabs>
        <w:ind w:left="1758" w:hanging="340"/>
      </w:pPr>
      <w:rPr>
        <w:rFonts w:ascii="Verdana" w:hAnsi="Verdana" w:cs="Times New Roman" w:hint="default"/>
        <w:b/>
        <w:i w:val="0"/>
        <w:sz w:val="24"/>
        <w:szCs w:val="20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34">
    <w:nsid w:val="3FE2055D"/>
    <w:multiLevelType w:val="hybridMultilevel"/>
    <w:tmpl w:val="6F6AA768"/>
    <w:lvl w:ilvl="0" w:tplc="E048B986">
      <w:start w:val="1"/>
      <w:numFmt w:val="decimal"/>
      <w:pStyle w:val="a9"/>
      <w:lvlText w:val="%1."/>
      <w:lvlJc w:val="left"/>
      <w:pPr>
        <w:tabs>
          <w:tab w:val="num" w:pos="1854"/>
        </w:tabs>
        <w:ind w:left="1494" w:hanging="360"/>
      </w:pPr>
    </w:lvl>
    <w:lvl w:ilvl="1" w:tplc="D310CA7A">
      <w:start w:val="1"/>
      <w:numFmt w:val="bullet"/>
      <w:lvlText w:val=""/>
      <w:lvlJc w:val="left"/>
      <w:pPr>
        <w:tabs>
          <w:tab w:val="num" w:pos="1782"/>
        </w:tabs>
        <w:ind w:left="1782" w:hanging="360"/>
      </w:pPr>
      <w:rPr>
        <w:rFonts w:ascii="Symbol" w:hAnsi="Symbol" w:hint="default"/>
      </w:rPr>
    </w:lvl>
    <w:lvl w:ilvl="2" w:tplc="3CBA037A">
      <w:numFmt w:val="none"/>
      <w:lvlText w:val=""/>
      <w:lvlJc w:val="left"/>
      <w:pPr>
        <w:tabs>
          <w:tab w:val="num" w:pos="360"/>
        </w:tabs>
      </w:pPr>
    </w:lvl>
    <w:lvl w:ilvl="3" w:tplc="CC7AF026">
      <w:numFmt w:val="none"/>
      <w:lvlText w:val=""/>
      <w:lvlJc w:val="left"/>
      <w:pPr>
        <w:tabs>
          <w:tab w:val="num" w:pos="360"/>
        </w:tabs>
      </w:pPr>
    </w:lvl>
    <w:lvl w:ilvl="4" w:tplc="A57872FA">
      <w:numFmt w:val="none"/>
      <w:lvlText w:val=""/>
      <w:lvlJc w:val="left"/>
      <w:pPr>
        <w:tabs>
          <w:tab w:val="num" w:pos="360"/>
        </w:tabs>
      </w:pPr>
    </w:lvl>
    <w:lvl w:ilvl="5" w:tplc="821C0BA8">
      <w:numFmt w:val="none"/>
      <w:lvlText w:val=""/>
      <w:lvlJc w:val="left"/>
      <w:pPr>
        <w:tabs>
          <w:tab w:val="num" w:pos="360"/>
        </w:tabs>
      </w:pPr>
    </w:lvl>
    <w:lvl w:ilvl="6" w:tplc="98B6E8B4">
      <w:numFmt w:val="none"/>
      <w:lvlText w:val=""/>
      <w:lvlJc w:val="left"/>
      <w:pPr>
        <w:tabs>
          <w:tab w:val="num" w:pos="360"/>
        </w:tabs>
      </w:pPr>
    </w:lvl>
    <w:lvl w:ilvl="7" w:tplc="EADA6BF0">
      <w:numFmt w:val="none"/>
      <w:lvlText w:val=""/>
      <w:lvlJc w:val="left"/>
      <w:pPr>
        <w:tabs>
          <w:tab w:val="num" w:pos="360"/>
        </w:tabs>
      </w:pPr>
    </w:lvl>
    <w:lvl w:ilvl="8" w:tplc="620A7816">
      <w:numFmt w:val="none"/>
      <w:lvlText w:val=""/>
      <w:lvlJc w:val="left"/>
      <w:pPr>
        <w:tabs>
          <w:tab w:val="num" w:pos="360"/>
        </w:tabs>
      </w:pPr>
    </w:lvl>
  </w:abstractNum>
  <w:abstractNum w:abstractNumId="35">
    <w:nsid w:val="44A703C7"/>
    <w:multiLevelType w:val="hybridMultilevel"/>
    <w:tmpl w:val="41A81F22"/>
    <w:lvl w:ilvl="0" w:tplc="4E5C907C">
      <w:start w:val="1"/>
      <w:numFmt w:val="bullet"/>
      <w:pStyle w:val="aa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4A81857"/>
    <w:multiLevelType w:val="hybridMultilevel"/>
    <w:tmpl w:val="085E3CB6"/>
    <w:lvl w:ilvl="0" w:tplc="CFF467F8">
      <w:start w:val="1"/>
      <w:numFmt w:val="decimal"/>
      <w:pStyle w:val="ab"/>
      <w:lvlText w:val="%1)"/>
      <w:lvlJc w:val="left"/>
      <w:pPr>
        <w:ind w:left="720" w:hanging="360"/>
      </w:pPr>
    </w:lvl>
    <w:lvl w:ilvl="1" w:tplc="8A66DE32" w:tentative="1">
      <w:start w:val="1"/>
      <w:numFmt w:val="lowerLetter"/>
      <w:lvlText w:val="%2."/>
      <w:lvlJc w:val="left"/>
      <w:pPr>
        <w:ind w:left="1440" w:hanging="360"/>
      </w:pPr>
    </w:lvl>
    <w:lvl w:ilvl="2" w:tplc="A810EFA0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81F139C"/>
    <w:multiLevelType w:val="hybridMultilevel"/>
    <w:tmpl w:val="45785A8C"/>
    <w:lvl w:ilvl="0" w:tplc="FFFFFFF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8760FF7"/>
    <w:multiLevelType w:val="multilevel"/>
    <w:tmpl w:val="F9A826F2"/>
    <w:lvl w:ilvl="0">
      <w:start w:val="1"/>
      <w:numFmt w:val="bullet"/>
      <w:pStyle w:val="OTRListMark"/>
      <w:lvlText w:val="–"/>
      <w:lvlJc w:val="left"/>
      <w:pPr>
        <w:tabs>
          <w:tab w:val="num" w:pos="1134"/>
        </w:tabs>
        <w:ind w:left="1134" w:hanging="283"/>
      </w:pPr>
      <w:rPr>
        <w:rFonts w:ascii="Verdana" w:hAnsi="Verdana" w:hint="default"/>
        <w:color w:val="auto"/>
        <w:sz w:val="24"/>
      </w:rPr>
    </w:lvl>
    <w:lvl w:ilvl="1">
      <w:start w:val="1"/>
      <w:numFmt w:val="bullet"/>
      <w:lvlText w:val="―"/>
      <w:lvlJc w:val="left"/>
      <w:pPr>
        <w:tabs>
          <w:tab w:val="num" w:pos="1418"/>
        </w:tabs>
        <w:ind w:left="1418" w:hanging="284"/>
      </w:pPr>
      <w:rPr>
        <w:rFonts w:ascii="Verdana" w:hAnsi="Verdana" w:hint="default"/>
        <w:color w:val="auto"/>
        <w:sz w:val="16"/>
      </w:rPr>
    </w:lvl>
    <w:lvl w:ilvl="2">
      <w:start w:val="1"/>
      <w:numFmt w:val="bullet"/>
      <w:lvlText w:val="–"/>
      <w:lvlJc w:val="left"/>
      <w:pPr>
        <w:tabs>
          <w:tab w:val="num" w:pos="1701"/>
        </w:tabs>
        <w:ind w:left="1701" w:hanging="283"/>
      </w:pPr>
      <w:rPr>
        <w:rFonts w:ascii="Verdana" w:hAnsi="Verdana" w:hint="default"/>
        <w:b/>
        <w:i w:val="0"/>
        <w:sz w:val="24"/>
      </w:rPr>
    </w:lvl>
    <w:lvl w:ilvl="3">
      <w:start w:val="1"/>
      <w:numFmt w:val="bullet"/>
      <w:lvlText w:val="–"/>
      <w:lvlJc w:val="left"/>
      <w:pPr>
        <w:tabs>
          <w:tab w:val="num" w:pos="2255"/>
        </w:tabs>
        <w:ind w:left="2255" w:hanging="283"/>
      </w:pPr>
      <w:rPr>
        <w:rFonts w:ascii="Verdana" w:hAnsi="Verdana" w:hint="default"/>
      </w:rPr>
    </w:lvl>
    <w:lvl w:ilvl="4">
      <w:start w:val="1"/>
      <w:numFmt w:val="bullet"/>
      <w:lvlText w:val=""/>
      <w:lvlJc w:val="left"/>
      <w:pPr>
        <w:tabs>
          <w:tab w:val="num" w:pos="2784"/>
        </w:tabs>
        <w:ind w:left="27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144"/>
        </w:tabs>
        <w:ind w:left="31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504"/>
        </w:tabs>
        <w:ind w:left="35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864"/>
        </w:tabs>
        <w:ind w:left="38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224"/>
        </w:tabs>
        <w:ind w:left="4224" w:hanging="360"/>
      </w:pPr>
      <w:rPr>
        <w:rFonts w:ascii="Symbol" w:hAnsi="Symbol" w:hint="default"/>
      </w:rPr>
    </w:lvl>
  </w:abstractNum>
  <w:abstractNum w:abstractNumId="39">
    <w:nsid w:val="4B891833"/>
    <w:multiLevelType w:val="multilevel"/>
    <w:tmpl w:val="BBD68BF4"/>
    <w:styleLink w:val="ac"/>
    <w:lvl w:ilvl="0">
      <w:start w:val="1"/>
      <w:numFmt w:val="russianLower"/>
      <w:lvlText w:val="%1)"/>
      <w:lvlJc w:val="left"/>
      <w:pPr>
        <w:ind w:left="2711" w:hanging="360"/>
      </w:pPr>
      <w:rPr>
        <w:rFonts w:hint="default"/>
        <w:b w:val="0"/>
        <w:i w:val="0"/>
        <w:sz w:val="28"/>
        <w:szCs w:val="24"/>
      </w:rPr>
    </w:lvl>
    <w:lvl w:ilvl="1">
      <w:start w:val="1"/>
      <w:numFmt w:val="decimal"/>
      <w:lvlText w:val="%2)"/>
      <w:lvlJc w:val="left"/>
      <w:pPr>
        <w:tabs>
          <w:tab w:val="num" w:pos="3082"/>
        </w:tabs>
        <w:ind w:left="3082" w:hanging="360"/>
      </w:pPr>
      <w:rPr>
        <w:rFonts w:ascii="Times New Roman" w:hAnsi="Times New Roman" w:hint="default"/>
        <w:sz w:val="28"/>
      </w:rPr>
    </w:lvl>
    <w:lvl w:ilvl="2">
      <w:start w:val="1"/>
      <w:numFmt w:val="decimal"/>
      <w:lvlText w:val="%3)"/>
      <w:lvlJc w:val="right"/>
      <w:pPr>
        <w:tabs>
          <w:tab w:val="num" w:pos="3802"/>
        </w:tabs>
        <w:ind w:left="3802" w:hanging="18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4522"/>
        </w:tabs>
        <w:ind w:left="452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5242"/>
        </w:tabs>
        <w:ind w:left="524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962"/>
        </w:tabs>
        <w:ind w:left="596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682"/>
        </w:tabs>
        <w:ind w:left="668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402"/>
        </w:tabs>
        <w:ind w:left="740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122"/>
        </w:tabs>
        <w:ind w:left="8122" w:hanging="180"/>
      </w:pPr>
      <w:rPr>
        <w:rFonts w:hint="default"/>
      </w:rPr>
    </w:lvl>
  </w:abstractNum>
  <w:abstractNum w:abstractNumId="40">
    <w:nsid w:val="4DB564FC"/>
    <w:multiLevelType w:val="hybridMultilevel"/>
    <w:tmpl w:val="86BC73DE"/>
    <w:lvl w:ilvl="0" w:tplc="15360492">
      <w:start w:val="1"/>
      <w:numFmt w:val="none"/>
      <w:pStyle w:val="OTRHeadingApp"/>
      <w:lvlText w:val="%1Приложение"/>
      <w:lvlJc w:val="left"/>
      <w:pPr>
        <w:tabs>
          <w:tab w:val="num" w:pos="0"/>
        </w:tabs>
        <w:ind w:left="284" w:hanging="284"/>
      </w:pPr>
      <w:rPr>
        <w:rFonts w:hint="default"/>
      </w:rPr>
    </w:lvl>
    <w:lvl w:ilvl="1" w:tplc="AD700F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3B1C22A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2FAD5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286380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8F089EB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670807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F50C34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5F82D2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>
    <w:nsid w:val="4E044427"/>
    <w:multiLevelType w:val="hybridMultilevel"/>
    <w:tmpl w:val="524A4D26"/>
    <w:lvl w:ilvl="0" w:tplc="0419000F">
      <w:start w:val="1"/>
      <w:numFmt w:val="none"/>
      <w:pStyle w:val="OTRNameTable"/>
      <w:lvlText w:val="Таблица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>
    <w:nsid w:val="55F97A5F"/>
    <w:multiLevelType w:val="multilevel"/>
    <w:tmpl w:val="D8B8919E"/>
    <w:lvl w:ilvl="0">
      <w:start w:val="1"/>
      <w:numFmt w:val="russianLower"/>
      <w:pStyle w:val="ad"/>
      <w:lvlText w:val="%1)"/>
      <w:lvlJc w:val="left"/>
      <w:pPr>
        <w:ind w:left="1134" w:hanging="425"/>
      </w:pPr>
      <w:rPr>
        <w:rFonts w:hint="default"/>
        <w:b w:val="0"/>
        <w:i w:val="0"/>
        <w:sz w:val="28"/>
        <w:szCs w:val="24"/>
      </w:rPr>
    </w:lvl>
    <w:lvl w:ilvl="1">
      <w:start w:val="1"/>
      <w:numFmt w:val="decimal"/>
      <w:lvlText w:val="%2)"/>
      <w:lvlJc w:val="left"/>
      <w:pPr>
        <w:tabs>
          <w:tab w:val="num" w:pos="0"/>
        </w:tabs>
        <w:ind w:left="1531" w:hanging="397"/>
      </w:pPr>
      <w:rPr>
        <w:rFonts w:ascii="Times New Roman" w:hAnsi="Times New Roman" w:hint="default"/>
        <w:sz w:val="28"/>
      </w:rPr>
    </w:lvl>
    <w:lvl w:ilvl="2">
      <w:start w:val="1"/>
      <w:numFmt w:val="decimal"/>
      <w:lvlText w:val="%2.%3)"/>
      <w:lvlJc w:val="right"/>
      <w:pPr>
        <w:ind w:left="1843" w:hanging="425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4522"/>
        </w:tabs>
        <w:ind w:left="452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5242"/>
        </w:tabs>
        <w:ind w:left="524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962"/>
        </w:tabs>
        <w:ind w:left="596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682"/>
        </w:tabs>
        <w:ind w:left="668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402"/>
        </w:tabs>
        <w:ind w:left="740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122"/>
        </w:tabs>
        <w:ind w:left="8122" w:hanging="180"/>
      </w:pPr>
      <w:rPr>
        <w:rFonts w:hint="default"/>
      </w:rPr>
    </w:lvl>
  </w:abstractNum>
  <w:abstractNum w:abstractNumId="43">
    <w:nsid w:val="563E5235"/>
    <w:multiLevelType w:val="hybridMultilevel"/>
    <w:tmpl w:val="B380E836"/>
    <w:lvl w:ilvl="0" w:tplc="E116BB34">
      <w:numFmt w:val="bullet"/>
      <w:lvlText w:val="-"/>
      <w:lvlJc w:val="left"/>
      <w:pPr>
        <w:ind w:left="193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0" w:hanging="360"/>
      </w:pPr>
      <w:rPr>
        <w:rFonts w:ascii="Wingdings" w:hAnsi="Wingdings" w:hint="default"/>
      </w:rPr>
    </w:lvl>
  </w:abstractNum>
  <w:abstractNum w:abstractNumId="44">
    <w:nsid w:val="578139E0"/>
    <w:multiLevelType w:val="hybridMultilevel"/>
    <w:tmpl w:val="E724D356"/>
    <w:lvl w:ilvl="0" w:tplc="0419000F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65A0D10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1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5">
    <w:nsid w:val="57AE098E"/>
    <w:multiLevelType w:val="multilevel"/>
    <w:tmpl w:val="5466266C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0"/>
      <w:lvlText w:val="%1.%2."/>
      <w:lvlJc w:val="left"/>
      <w:pPr>
        <w:ind w:left="792" w:hanging="432"/>
      </w:pPr>
    </w:lvl>
    <w:lvl w:ilvl="2">
      <w:start w:val="1"/>
      <w:numFmt w:val="decimal"/>
      <w:pStyle w:val="30"/>
      <w:lvlText w:val="%1.%2.%3."/>
      <w:lvlJc w:val="left"/>
      <w:pPr>
        <w:ind w:left="1224" w:hanging="504"/>
      </w:pPr>
    </w:lvl>
    <w:lvl w:ilvl="3">
      <w:start w:val="1"/>
      <w:numFmt w:val="decimal"/>
      <w:pStyle w:val="41"/>
      <w:lvlText w:val="%1.%2.%3.%4."/>
      <w:lvlJc w:val="left"/>
      <w:pPr>
        <w:ind w:left="1728" w:hanging="648"/>
      </w:pPr>
    </w:lvl>
    <w:lvl w:ilvl="4">
      <w:start w:val="1"/>
      <w:numFmt w:val="decimal"/>
      <w:pStyle w:val="51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>
    <w:nsid w:val="57B74054"/>
    <w:multiLevelType w:val="hybridMultilevel"/>
    <w:tmpl w:val="467C54D0"/>
    <w:lvl w:ilvl="0" w:tplc="E116BB34">
      <w:numFmt w:val="bullet"/>
      <w:lvlText w:val="-"/>
      <w:lvlJc w:val="left"/>
      <w:pPr>
        <w:ind w:left="157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47">
    <w:nsid w:val="5D5C6437"/>
    <w:multiLevelType w:val="hybridMultilevel"/>
    <w:tmpl w:val="CE4CE4AC"/>
    <w:lvl w:ilvl="0" w:tplc="E116BB34">
      <w:numFmt w:val="bullet"/>
      <w:lvlText w:val="-"/>
      <w:lvlJc w:val="left"/>
      <w:pPr>
        <w:ind w:left="157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48">
    <w:nsid w:val="5F121371"/>
    <w:multiLevelType w:val="multilevel"/>
    <w:tmpl w:val="7842F1D6"/>
    <w:lvl w:ilvl="0">
      <w:start w:val="1"/>
      <w:numFmt w:val="decimal"/>
      <w:pStyle w:val="OTRListNum"/>
      <w:lvlText w:val="%1."/>
      <w:lvlJc w:val="left"/>
      <w:pPr>
        <w:tabs>
          <w:tab w:val="num" w:pos="851"/>
        </w:tabs>
        <w:ind w:left="851" w:hanging="284"/>
      </w:pPr>
      <w:rPr>
        <w:rFonts w:ascii="Times New Roman" w:hAnsi="Times New Roman" w:hint="default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num" w:pos="1275"/>
        </w:tabs>
        <w:ind w:left="1418" w:hanging="567"/>
      </w:pPr>
      <w:rPr>
        <w:rFonts w:ascii="Times New Roman" w:hAnsi="Times New Roman" w:hint="default"/>
        <w:sz w:val="24"/>
        <w:szCs w:val="24"/>
      </w:rPr>
    </w:lvl>
    <w:lvl w:ilvl="2">
      <w:start w:val="1"/>
      <w:numFmt w:val="decimal"/>
      <w:lvlText w:val="%2.%1.%3."/>
      <w:lvlJc w:val="left"/>
      <w:pPr>
        <w:tabs>
          <w:tab w:val="num" w:pos="1558"/>
        </w:tabs>
        <w:ind w:left="1843" w:hanging="568"/>
      </w:pPr>
      <w:rPr>
        <w:rFonts w:ascii="Times New Roman" w:hAnsi="Times New Roman"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2508"/>
        </w:tabs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88"/>
        </w:tabs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68"/>
        </w:tabs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88"/>
        </w:tabs>
        <w:ind w:left="5028" w:hanging="1440"/>
      </w:pPr>
      <w:rPr>
        <w:rFonts w:hint="default"/>
      </w:rPr>
    </w:lvl>
  </w:abstractNum>
  <w:abstractNum w:abstractNumId="49">
    <w:nsid w:val="616350D8"/>
    <w:multiLevelType w:val="multilevel"/>
    <w:tmpl w:val="3E4414E6"/>
    <w:lvl w:ilvl="0">
      <w:start w:val="1"/>
      <w:numFmt w:val="bullet"/>
      <w:pStyle w:val="OTRTableListMark"/>
      <w:lvlText w:val="–"/>
      <w:lvlJc w:val="left"/>
      <w:pPr>
        <w:tabs>
          <w:tab w:val="num" w:pos="284"/>
        </w:tabs>
        <w:ind w:left="284" w:hanging="284"/>
      </w:pPr>
      <w:rPr>
        <w:rFonts w:ascii="Verdana" w:hAnsi="Verdana" w:hint="default"/>
        <w:color w:val="auto"/>
        <w:sz w:val="24"/>
      </w:rPr>
    </w:lvl>
    <w:lvl w:ilvl="1">
      <w:start w:val="1"/>
      <w:numFmt w:val="bullet"/>
      <w:lvlText w:val="―"/>
      <w:lvlJc w:val="left"/>
      <w:pPr>
        <w:tabs>
          <w:tab w:val="num" w:pos="1275"/>
        </w:tabs>
        <w:ind w:left="1275" w:hanging="283"/>
      </w:pPr>
      <w:rPr>
        <w:rFonts w:ascii="Verdana" w:hAnsi="Verdana" w:hint="default"/>
        <w:color w:val="auto"/>
        <w:sz w:val="16"/>
      </w:rPr>
    </w:lvl>
    <w:lvl w:ilvl="2">
      <w:start w:val="1"/>
      <w:numFmt w:val="bullet"/>
      <w:lvlText w:val="–"/>
      <w:lvlJc w:val="left"/>
      <w:pPr>
        <w:tabs>
          <w:tab w:val="num" w:pos="1559"/>
        </w:tabs>
        <w:ind w:left="1559" w:hanging="284"/>
      </w:pPr>
      <w:rPr>
        <w:rFonts w:ascii="Verdana" w:hAnsi="Verdana"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tabs>
          <w:tab w:val="num" w:pos="1303"/>
        </w:tabs>
        <w:ind w:left="1303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663"/>
        </w:tabs>
        <w:ind w:left="1663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023"/>
        </w:tabs>
        <w:ind w:left="2023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383"/>
        </w:tabs>
        <w:ind w:left="2383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743"/>
        </w:tabs>
        <w:ind w:left="2743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103"/>
        </w:tabs>
        <w:ind w:left="3103" w:hanging="360"/>
      </w:pPr>
      <w:rPr>
        <w:rFonts w:ascii="Symbol" w:hAnsi="Symbol" w:hint="default"/>
      </w:rPr>
    </w:lvl>
  </w:abstractNum>
  <w:abstractNum w:abstractNumId="50">
    <w:nsid w:val="67294D23"/>
    <w:multiLevelType w:val="hybridMultilevel"/>
    <w:tmpl w:val="47168F9A"/>
    <w:lvl w:ilvl="0" w:tplc="770A438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A648A5A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BB0CA1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ECF0C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5C498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9C39F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6A746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BC841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9F4408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6A0E765A"/>
    <w:multiLevelType w:val="hybridMultilevel"/>
    <w:tmpl w:val="6AE0A54A"/>
    <w:lvl w:ilvl="0" w:tplc="0419000F">
      <w:start w:val="1"/>
      <w:numFmt w:val="russianLower"/>
      <w:pStyle w:val="OTRListlit"/>
      <w:lvlText w:val="%1."/>
      <w:lvlJc w:val="left"/>
      <w:pPr>
        <w:tabs>
          <w:tab w:val="num" w:pos="567"/>
        </w:tabs>
        <w:ind w:left="1134" w:hanging="283"/>
      </w:pPr>
      <w:rPr>
        <w:rFonts w:hint="default"/>
      </w:rPr>
    </w:lvl>
    <w:lvl w:ilvl="1" w:tplc="065A0D10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2">
    <w:nsid w:val="70595186"/>
    <w:multiLevelType w:val="hybridMultilevel"/>
    <w:tmpl w:val="AD38BDB6"/>
    <w:lvl w:ilvl="0" w:tplc="041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53">
    <w:nsid w:val="73555EE3"/>
    <w:multiLevelType w:val="hybridMultilevel"/>
    <w:tmpl w:val="32346C8A"/>
    <w:lvl w:ilvl="0" w:tplc="BEA45216">
      <w:start w:val="1"/>
      <w:numFmt w:val="bullet"/>
      <w:pStyle w:val="ae"/>
      <w:lvlText w:val="o"/>
      <w:lvlJc w:val="left"/>
      <w:pPr>
        <w:ind w:left="3076" w:hanging="360"/>
      </w:pPr>
      <w:rPr>
        <w:rFonts w:ascii="Courier New" w:hAnsi="Courier New" w:hint="default"/>
      </w:rPr>
    </w:lvl>
    <w:lvl w:ilvl="1" w:tplc="A22E36FA">
      <w:start w:val="1"/>
      <w:numFmt w:val="bullet"/>
      <w:pStyle w:val="2-Char"/>
      <w:lvlText w:val="o"/>
      <w:lvlJc w:val="left"/>
      <w:pPr>
        <w:ind w:left="5552" w:hanging="360"/>
      </w:pPr>
      <w:rPr>
        <w:rFonts w:ascii="Courier New" w:hAnsi="Courier New" w:hint="default"/>
      </w:rPr>
    </w:lvl>
    <w:lvl w:ilvl="2" w:tplc="71D2E44E">
      <w:start w:val="1"/>
      <w:numFmt w:val="bullet"/>
      <w:lvlText w:val=""/>
      <w:lvlJc w:val="left"/>
      <w:pPr>
        <w:ind w:left="4516" w:hanging="360"/>
      </w:pPr>
      <w:rPr>
        <w:rFonts w:ascii="Wingdings" w:hAnsi="Wingdings" w:hint="default"/>
      </w:rPr>
    </w:lvl>
    <w:lvl w:ilvl="3" w:tplc="47585030" w:tentative="1">
      <w:start w:val="1"/>
      <w:numFmt w:val="bullet"/>
      <w:lvlText w:val=""/>
      <w:lvlJc w:val="left"/>
      <w:pPr>
        <w:ind w:left="5236" w:hanging="360"/>
      </w:pPr>
      <w:rPr>
        <w:rFonts w:ascii="Symbol" w:hAnsi="Symbol" w:hint="default"/>
      </w:rPr>
    </w:lvl>
    <w:lvl w:ilvl="4" w:tplc="9CE43D82" w:tentative="1">
      <w:start w:val="1"/>
      <w:numFmt w:val="bullet"/>
      <w:lvlText w:val="o"/>
      <w:lvlJc w:val="left"/>
      <w:pPr>
        <w:ind w:left="5956" w:hanging="360"/>
      </w:pPr>
      <w:rPr>
        <w:rFonts w:ascii="Courier New" w:hAnsi="Courier New" w:hint="default"/>
      </w:rPr>
    </w:lvl>
    <w:lvl w:ilvl="5" w:tplc="0D12C6A6" w:tentative="1">
      <w:start w:val="1"/>
      <w:numFmt w:val="bullet"/>
      <w:lvlText w:val=""/>
      <w:lvlJc w:val="left"/>
      <w:pPr>
        <w:ind w:left="6676" w:hanging="360"/>
      </w:pPr>
      <w:rPr>
        <w:rFonts w:ascii="Wingdings" w:hAnsi="Wingdings" w:hint="default"/>
      </w:rPr>
    </w:lvl>
    <w:lvl w:ilvl="6" w:tplc="6956A244" w:tentative="1">
      <w:start w:val="1"/>
      <w:numFmt w:val="bullet"/>
      <w:lvlText w:val=""/>
      <w:lvlJc w:val="left"/>
      <w:pPr>
        <w:ind w:left="7396" w:hanging="360"/>
      </w:pPr>
      <w:rPr>
        <w:rFonts w:ascii="Symbol" w:hAnsi="Symbol" w:hint="default"/>
      </w:rPr>
    </w:lvl>
    <w:lvl w:ilvl="7" w:tplc="82825716" w:tentative="1">
      <w:start w:val="1"/>
      <w:numFmt w:val="bullet"/>
      <w:lvlText w:val="o"/>
      <w:lvlJc w:val="left"/>
      <w:pPr>
        <w:ind w:left="8116" w:hanging="360"/>
      </w:pPr>
      <w:rPr>
        <w:rFonts w:ascii="Courier New" w:hAnsi="Courier New" w:hint="default"/>
      </w:rPr>
    </w:lvl>
    <w:lvl w:ilvl="8" w:tplc="65723C54" w:tentative="1">
      <w:start w:val="1"/>
      <w:numFmt w:val="bullet"/>
      <w:lvlText w:val=""/>
      <w:lvlJc w:val="left"/>
      <w:pPr>
        <w:ind w:left="8836" w:hanging="360"/>
      </w:pPr>
      <w:rPr>
        <w:rFonts w:ascii="Wingdings" w:hAnsi="Wingdings" w:hint="default"/>
      </w:rPr>
    </w:lvl>
  </w:abstractNum>
  <w:abstractNum w:abstractNumId="54">
    <w:nsid w:val="7C0050E1"/>
    <w:multiLevelType w:val="hybridMultilevel"/>
    <w:tmpl w:val="5B72B974"/>
    <w:lvl w:ilvl="0" w:tplc="663C686E">
      <w:start w:val="1"/>
      <w:numFmt w:val="decimal"/>
      <w:pStyle w:val="OTRTableNum"/>
      <w:lvlText w:val="%1."/>
      <w:lvlJc w:val="left"/>
      <w:pPr>
        <w:tabs>
          <w:tab w:val="num" w:pos="0"/>
        </w:tabs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4"/>
  </w:num>
  <w:num w:numId="2">
    <w:abstractNumId w:val="45"/>
  </w:num>
  <w:num w:numId="3">
    <w:abstractNumId w:val="25"/>
  </w:num>
  <w:num w:numId="4">
    <w:abstractNumId w:val="17"/>
  </w:num>
  <w:num w:numId="5">
    <w:abstractNumId w:val="50"/>
  </w:num>
  <w:num w:numId="6">
    <w:abstractNumId w:val="44"/>
  </w:num>
  <w:num w:numId="7">
    <w:abstractNumId w:val="10"/>
  </w:num>
  <w:num w:numId="8">
    <w:abstractNumId w:val="37"/>
  </w:num>
  <w:num w:numId="9">
    <w:abstractNumId w:val="8"/>
  </w:num>
  <w:num w:numId="10">
    <w:abstractNumId w:val="6"/>
  </w:num>
  <w:num w:numId="11">
    <w:abstractNumId w:val="5"/>
  </w:num>
  <w:num w:numId="12">
    <w:abstractNumId w:val="4"/>
  </w:num>
  <w:num w:numId="13">
    <w:abstractNumId w:val="2"/>
  </w:num>
  <w:num w:numId="14">
    <w:abstractNumId w:val="1"/>
  </w:num>
  <w:num w:numId="15">
    <w:abstractNumId w:val="0"/>
  </w:num>
  <w:num w:numId="16">
    <w:abstractNumId w:val="19"/>
  </w:num>
  <w:num w:numId="17">
    <w:abstractNumId w:val="28"/>
  </w:num>
  <w:num w:numId="18">
    <w:abstractNumId w:val="3"/>
  </w:num>
  <w:num w:numId="19">
    <w:abstractNumId w:val="33"/>
  </w:num>
  <w:num w:numId="20">
    <w:abstractNumId w:val="48"/>
  </w:num>
  <w:num w:numId="21">
    <w:abstractNumId w:val="49"/>
  </w:num>
  <w:num w:numId="22">
    <w:abstractNumId w:val="54"/>
  </w:num>
  <w:num w:numId="23">
    <w:abstractNumId w:val="40"/>
  </w:num>
  <w:num w:numId="24">
    <w:abstractNumId w:val="14"/>
  </w:num>
  <w:num w:numId="25">
    <w:abstractNumId w:val="41"/>
  </w:num>
  <w:num w:numId="26">
    <w:abstractNumId w:val="51"/>
  </w:num>
  <w:num w:numId="27">
    <w:abstractNumId w:val="12"/>
  </w:num>
  <w:num w:numId="28">
    <w:abstractNumId w:val="38"/>
  </w:num>
  <w:num w:numId="29">
    <w:abstractNumId w:val="7"/>
  </w:num>
  <w:num w:numId="30">
    <w:abstractNumId w:val="15"/>
  </w:num>
  <w:num w:numId="31">
    <w:abstractNumId w:val="34"/>
  </w:num>
  <w:num w:numId="32">
    <w:abstractNumId w:val="53"/>
  </w:num>
  <w:num w:numId="33">
    <w:abstractNumId w:val="21"/>
  </w:num>
  <w:num w:numId="34">
    <w:abstractNumId w:val="26"/>
  </w:num>
  <w:num w:numId="35">
    <w:abstractNumId w:val="18"/>
  </w:num>
  <w:num w:numId="36">
    <w:abstractNumId w:val="32"/>
  </w:num>
  <w:num w:numId="37">
    <w:abstractNumId w:val="39"/>
  </w:num>
  <w:num w:numId="38">
    <w:abstractNumId w:val="42"/>
  </w:num>
  <w:num w:numId="39">
    <w:abstractNumId w:val="35"/>
  </w:num>
  <w:num w:numId="40">
    <w:abstractNumId w:val="36"/>
  </w:num>
  <w:num w:numId="41">
    <w:abstractNumId w:val="20"/>
  </w:num>
  <w:num w:numId="42">
    <w:abstractNumId w:val="16"/>
  </w:num>
  <w:num w:numId="43">
    <w:abstractNumId w:val="13"/>
  </w:num>
  <w:num w:numId="44">
    <w:abstractNumId w:val="52"/>
  </w:num>
  <w:num w:numId="45">
    <w:abstractNumId w:val="43"/>
  </w:num>
  <w:num w:numId="46">
    <w:abstractNumId w:val="47"/>
  </w:num>
  <w:num w:numId="47">
    <w:abstractNumId w:val="9"/>
  </w:num>
  <w:num w:numId="48">
    <w:abstractNumId w:val="29"/>
  </w:num>
  <w:num w:numId="49">
    <w:abstractNumId w:val="22"/>
  </w:num>
  <w:num w:numId="50">
    <w:abstractNumId w:val="46"/>
  </w:num>
  <w:num w:numId="51">
    <w:abstractNumId w:val="27"/>
  </w:num>
  <w:num w:numId="52">
    <w:abstractNumId w:val="23"/>
  </w:num>
  <w:num w:numId="53">
    <w:abstractNumId w:val="31"/>
  </w:num>
  <w:num w:numId="54">
    <w:abstractNumId w:val="30"/>
  </w:num>
  <w:num w:numId="55">
    <w:abstractNumId w:val="11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removePersonalInformation/>
  <w:removeDateAndTime/>
  <w:hideSpellingErrors/>
  <w:hideGrammatical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oNotTrackFormatting/>
  <w:defaultTabStop w:val="720"/>
  <w:hyphenationZone w:val="357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pos w:val="sectEnd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64AD"/>
    <w:rsid w:val="0000038B"/>
    <w:rsid w:val="000003CC"/>
    <w:rsid w:val="00000E29"/>
    <w:rsid w:val="000017A9"/>
    <w:rsid w:val="000018D9"/>
    <w:rsid w:val="00001A3B"/>
    <w:rsid w:val="00002A35"/>
    <w:rsid w:val="00003049"/>
    <w:rsid w:val="00003C98"/>
    <w:rsid w:val="00003F63"/>
    <w:rsid w:val="000045F0"/>
    <w:rsid w:val="00005302"/>
    <w:rsid w:val="00006DAF"/>
    <w:rsid w:val="00007C85"/>
    <w:rsid w:val="00007EF2"/>
    <w:rsid w:val="00010AAA"/>
    <w:rsid w:val="00011762"/>
    <w:rsid w:val="000122C0"/>
    <w:rsid w:val="00012716"/>
    <w:rsid w:val="000128D5"/>
    <w:rsid w:val="00013253"/>
    <w:rsid w:val="00013D3D"/>
    <w:rsid w:val="00013FC6"/>
    <w:rsid w:val="00014117"/>
    <w:rsid w:val="000144A8"/>
    <w:rsid w:val="00014656"/>
    <w:rsid w:val="00015C60"/>
    <w:rsid w:val="00016D42"/>
    <w:rsid w:val="00017230"/>
    <w:rsid w:val="00017F9B"/>
    <w:rsid w:val="000206D3"/>
    <w:rsid w:val="00021DF5"/>
    <w:rsid w:val="000221B4"/>
    <w:rsid w:val="00022D30"/>
    <w:rsid w:val="00024623"/>
    <w:rsid w:val="0002478A"/>
    <w:rsid w:val="000248EE"/>
    <w:rsid w:val="000251E7"/>
    <w:rsid w:val="0002758A"/>
    <w:rsid w:val="00027DAB"/>
    <w:rsid w:val="0003098D"/>
    <w:rsid w:val="00030ED4"/>
    <w:rsid w:val="00032B22"/>
    <w:rsid w:val="00034354"/>
    <w:rsid w:val="000345B0"/>
    <w:rsid w:val="000347D0"/>
    <w:rsid w:val="00035073"/>
    <w:rsid w:val="00035108"/>
    <w:rsid w:val="00035A66"/>
    <w:rsid w:val="0004077E"/>
    <w:rsid w:val="000412CE"/>
    <w:rsid w:val="000415C4"/>
    <w:rsid w:val="000416F5"/>
    <w:rsid w:val="000428E9"/>
    <w:rsid w:val="00042B90"/>
    <w:rsid w:val="00042CC3"/>
    <w:rsid w:val="000454E5"/>
    <w:rsid w:val="00045518"/>
    <w:rsid w:val="00046BF1"/>
    <w:rsid w:val="00047233"/>
    <w:rsid w:val="000473A4"/>
    <w:rsid w:val="0004769F"/>
    <w:rsid w:val="00047DB7"/>
    <w:rsid w:val="00050434"/>
    <w:rsid w:val="000515A7"/>
    <w:rsid w:val="000515B6"/>
    <w:rsid w:val="00051A7E"/>
    <w:rsid w:val="00051F36"/>
    <w:rsid w:val="00052BA2"/>
    <w:rsid w:val="000534B4"/>
    <w:rsid w:val="00053E69"/>
    <w:rsid w:val="00053EEA"/>
    <w:rsid w:val="000542FA"/>
    <w:rsid w:val="00054859"/>
    <w:rsid w:val="00054AFD"/>
    <w:rsid w:val="0005579F"/>
    <w:rsid w:val="00055A5D"/>
    <w:rsid w:val="00055C83"/>
    <w:rsid w:val="00055D02"/>
    <w:rsid w:val="00055FDB"/>
    <w:rsid w:val="0005667F"/>
    <w:rsid w:val="00056894"/>
    <w:rsid w:val="000569FC"/>
    <w:rsid w:val="00056D14"/>
    <w:rsid w:val="00057ACF"/>
    <w:rsid w:val="00057F7B"/>
    <w:rsid w:val="0006072A"/>
    <w:rsid w:val="000617C4"/>
    <w:rsid w:val="00061C78"/>
    <w:rsid w:val="000620BA"/>
    <w:rsid w:val="0006236F"/>
    <w:rsid w:val="00062923"/>
    <w:rsid w:val="00062FCA"/>
    <w:rsid w:val="00063831"/>
    <w:rsid w:val="00063FD1"/>
    <w:rsid w:val="0006403E"/>
    <w:rsid w:val="000651BA"/>
    <w:rsid w:val="00065B8D"/>
    <w:rsid w:val="00066705"/>
    <w:rsid w:val="0006702A"/>
    <w:rsid w:val="00067F72"/>
    <w:rsid w:val="00070848"/>
    <w:rsid w:val="00071A57"/>
    <w:rsid w:val="000735E7"/>
    <w:rsid w:val="00076612"/>
    <w:rsid w:val="0007784B"/>
    <w:rsid w:val="00080A62"/>
    <w:rsid w:val="00082E00"/>
    <w:rsid w:val="0008300D"/>
    <w:rsid w:val="00083C45"/>
    <w:rsid w:val="00083D60"/>
    <w:rsid w:val="00084035"/>
    <w:rsid w:val="000842B6"/>
    <w:rsid w:val="0008440B"/>
    <w:rsid w:val="00085DA6"/>
    <w:rsid w:val="00086D69"/>
    <w:rsid w:val="0009003E"/>
    <w:rsid w:val="00090ECF"/>
    <w:rsid w:val="000913D4"/>
    <w:rsid w:val="00092343"/>
    <w:rsid w:val="00093901"/>
    <w:rsid w:val="00093E03"/>
    <w:rsid w:val="00094154"/>
    <w:rsid w:val="00094A6B"/>
    <w:rsid w:val="0009679E"/>
    <w:rsid w:val="00097377"/>
    <w:rsid w:val="00097487"/>
    <w:rsid w:val="00097676"/>
    <w:rsid w:val="000977BE"/>
    <w:rsid w:val="00097DB3"/>
    <w:rsid w:val="000A38DF"/>
    <w:rsid w:val="000A3C91"/>
    <w:rsid w:val="000A3E7B"/>
    <w:rsid w:val="000A5A94"/>
    <w:rsid w:val="000A66B1"/>
    <w:rsid w:val="000A771E"/>
    <w:rsid w:val="000B0192"/>
    <w:rsid w:val="000B20B0"/>
    <w:rsid w:val="000B2398"/>
    <w:rsid w:val="000B3876"/>
    <w:rsid w:val="000B39D4"/>
    <w:rsid w:val="000B4107"/>
    <w:rsid w:val="000B42A3"/>
    <w:rsid w:val="000B49FF"/>
    <w:rsid w:val="000B4D1B"/>
    <w:rsid w:val="000B5844"/>
    <w:rsid w:val="000B6793"/>
    <w:rsid w:val="000B6E82"/>
    <w:rsid w:val="000C1EB5"/>
    <w:rsid w:val="000C26A4"/>
    <w:rsid w:val="000C2EE9"/>
    <w:rsid w:val="000C3B74"/>
    <w:rsid w:val="000C4A7F"/>
    <w:rsid w:val="000C5581"/>
    <w:rsid w:val="000C570A"/>
    <w:rsid w:val="000C5DAD"/>
    <w:rsid w:val="000C72AA"/>
    <w:rsid w:val="000D188F"/>
    <w:rsid w:val="000D25C0"/>
    <w:rsid w:val="000D38ED"/>
    <w:rsid w:val="000D4A13"/>
    <w:rsid w:val="000D5595"/>
    <w:rsid w:val="000D6245"/>
    <w:rsid w:val="000E19C7"/>
    <w:rsid w:val="000E1A91"/>
    <w:rsid w:val="000E1B60"/>
    <w:rsid w:val="000E1DE0"/>
    <w:rsid w:val="000E1DE9"/>
    <w:rsid w:val="000E21BA"/>
    <w:rsid w:val="000E249E"/>
    <w:rsid w:val="000E2EE3"/>
    <w:rsid w:val="000E4255"/>
    <w:rsid w:val="000E4F4F"/>
    <w:rsid w:val="000E5895"/>
    <w:rsid w:val="000E6090"/>
    <w:rsid w:val="000E70BD"/>
    <w:rsid w:val="000E7347"/>
    <w:rsid w:val="000E768E"/>
    <w:rsid w:val="000E7830"/>
    <w:rsid w:val="000E7A41"/>
    <w:rsid w:val="000F0032"/>
    <w:rsid w:val="000F0C57"/>
    <w:rsid w:val="000F1AA6"/>
    <w:rsid w:val="000F1B59"/>
    <w:rsid w:val="000F297E"/>
    <w:rsid w:val="000F3639"/>
    <w:rsid w:val="000F3BB9"/>
    <w:rsid w:val="000F44D0"/>
    <w:rsid w:val="000F5034"/>
    <w:rsid w:val="000F5708"/>
    <w:rsid w:val="000F65FE"/>
    <w:rsid w:val="000F7538"/>
    <w:rsid w:val="000F79F9"/>
    <w:rsid w:val="000F7D50"/>
    <w:rsid w:val="001014FA"/>
    <w:rsid w:val="00101AC2"/>
    <w:rsid w:val="00101B7E"/>
    <w:rsid w:val="0010290D"/>
    <w:rsid w:val="00103BDD"/>
    <w:rsid w:val="00103DF6"/>
    <w:rsid w:val="001042CB"/>
    <w:rsid w:val="00104B12"/>
    <w:rsid w:val="00104D52"/>
    <w:rsid w:val="0011087D"/>
    <w:rsid w:val="00111120"/>
    <w:rsid w:val="00111ECD"/>
    <w:rsid w:val="0011256C"/>
    <w:rsid w:val="00112F33"/>
    <w:rsid w:val="001137AB"/>
    <w:rsid w:val="0011502F"/>
    <w:rsid w:val="001164DE"/>
    <w:rsid w:val="001168A2"/>
    <w:rsid w:val="00116FFB"/>
    <w:rsid w:val="00117782"/>
    <w:rsid w:val="0012020B"/>
    <w:rsid w:val="0012038F"/>
    <w:rsid w:val="00121DCA"/>
    <w:rsid w:val="00122D85"/>
    <w:rsid w:val="00123584"/>
    <w:rsid w:val="00124656"/>
    <w:rsid w:val="00125A3B"/>
    <w:rsid w:val="00126B8B"/>
    <w:rsid w:val="00127152"/>
    <w:rsid w:val="00130BAB"/>
    <w:rsid w:val="001317B3"/>
    <w:rsid w:val="00131A31"/>
    <w:rsid w:val="00132991"/>
    <w:rsid w:val="00132A88"/>
    <w:rsid w:val="0013373E"/>
    <w:rsid w:val="00133933"/>
    <w:rsid w:val="001354A4"/>
    <w:rsid w:val="00137C77"/>
    <w:rsid w:val="00137D81"/>
    <w:rsid w:val="00140209"/>
    <w:rsid w:val="001408BE"/>
    <w:rsid w:val="00140BB3"/>
    <w:rsid w:val="00142C22"/>
    <w:rsid w:val="00143824"/>
    <w:rsid w:val="00143886"/>
    <w:rsid w:val="00144DA2"/>
    <w:rsid w:val="0014650A"/>
    <w:rsid w:val="00146804"/>
    <w:rsid w:val="0014731B"/>
    <w:rsid w:val="0015040D"/>
    <w:rsid w:val="00150F8B"/>
    <w:rsid w:val="0015113B"/>
    <w:rsid w:val="00151837"/>
    <w:rsid w:val="00152500"/>
    <w:rsid w:val="00152D04"/>
    <w:rsid w:val="001536C6"/>
    <w:rsid w:val="001542C8"/>
    <w:rsid w:val="00154776"/>
    <w:rsid w:val="00156683"/>
    <w:rsid w:val="0016066F"/>
    <w:rsid w:val="00160B93"/>
    <w:rsid w:val="00161CFD"/>
    <w:rsid w:val="00161D92"/>
    <w:rsid w:val="0016287A"/>
    <w:rsid w:val="00162E8C"/>
    <w:rsid w:val="00164F04"/>
    <w:rsid w:val="0016550B"/>
    <w:rsid w:val="001656AC"/>
    <w:rsid w:val="00165B0C"/>
    <w:rsid w:val="001663BA"/>
    <w:rsid w:val="00166B70"/>
    <w:rsid w:val="00166CD9"/>
    <w:rsid w:val="00166FE8"/>
    <w:rsid w:val="00170980"/>
    <w:rsid w:val="00171460"/>
    <w:rsid w:val="001719C4"/>
    <w:rsid w:val="00172294"/>
    <w:rsid w:val="001723A0"/>
    <w:rsid w:val="001736D6"/>
    <w:rsid w:val="00174460"/>
    <w:rsid w:val="001747A3"/>
    <w:rsid w:val="00175B82"/>
    <w:rsid w:val="00177007"/>
    <w:rsid w:val="0017700D"/>
    <w:rsid w:val="0017748A"/>
    <w:rsid w:val="00180083"/>
    <w:rsid w:val="001812A9"/>
    <w:rsid w:val="0018138E"/>
    <w:rsid w:val="00181874"/>
    <w:rsid w:val="0018206D"/>
    <w:rsid w:val="001823E0"/>
    <w:rsid w:val="00182494"/>
    <w:rsid w:val="00182EA9"/>
    <w:rsid w:val="0018368A"/>
    <w:rsid w:val="00183DBF"/>
    <w:rsid w:val="00184039"/>
    <w:rsid w:val="00185033"/>
    <w:rsid w:val="0018528F"/>
    <w:rsid w:val="00186266"/>
    <w:rsid w:val="00186292"/>
    <w:rsid w:val="00186B33"/>
    <w:rsid w:val="0018703A"/>
    <w:rsid w:val="001870B4"/>
    <w:rsid w:val="00187475"/>
    <w:rsid w:val="001903C7"/>
    <w:rsid w:val="001910F6"/>
    <w:rsid w:val="001923E1"/>
    <w:rsid w:val="001929A8"/>
    <w:rsid w:val="00192E80"/>
    <w:rsid w:val="00192EBC"/>
    <w:rsid w:val="0019424E"/>
    <w:rsid w:val="00196670"/>
    <w:rsid w:val="00196839"/>
    <w:rsid w:val="00196C2F"/>
    <w:rsid w:val="00196EAE"/>
    <w:rsid w:val="001A0E96"/>
    <w:rsid w:val="001A13B0"/>
    <w:rsid w:val="001A1B22"/>
    <w:rsid w:val="001A1EB1"/>
    <w:rsid w:val="001A20E9"/>
    <w:rsid w:val="001A2728"/>
    <w:rsid w:val="001A3189"/>
    <w:rsid w:val="001A3CC4"/>
    <w:rsid w:val="001A3E8B"/>
    <w:rsid w:val="001A4780"/>
    <w:rsid w:val="001A60FE"/>
    <w:rsid w:val="001A7838"/>
    <w:rsid w:val="001B15CB"/>
    <w:rsid w:val="001B1F2C"/>
    <w:rsid w:val="001B2AC8"/>
    <w:rsid w:val="001B2F26"/>
    <w:rsid w:val="001B34A2"/>
    <w:rsid w:val="001B3C27"/>
    <w:rsid w:val="001B3DF5"/>
    <w:rsid w:val="001B41FA"/>
    <w:rsid w:val="001B47B0"/>
    <w:rsid w:val="001B532D"/>
    <w:rsid w:val="001B797A"/>
    <w:rsid w:val="001C1F80"/>
    <w:rsid w:val="001C208C"/>
    <w:rsid w:val="001C304E"/>
    <w:rsid w:val="001C4F6B"/>
    <w:rsid w:val="001C4FD6"/>
    <w:rsid w:val="001C6428"/>
    <w:rsid w:val="001C794E"/>
    <w:rsid w:val="001C7E13"/>
    <w:rsid w:val="001D3BD4"/>
    <w:rsid w:val="001D3FC7"/>
    <w:rsid w:val="001D411A"/>
    <w:rsid w:val="001D4A5F"/>
    <w:rsid w:val="001D4B23"/>
    <w:rsid w:val="001D762C"/>
    <w:rsid w:val="001E0D66"/>
    <w:rsid w:val="001E275A"/>
    <w:rsid w:val="001E2834"/>
    <w:rsid w:val="001E393E"/>
    <w:rsid w:val="001E5A85"/>
    <w:rsid w:val="001E5EF7"/>
    <w:rsid w:val="001E7BDC"/>
    <w:rsid w:val="001F08EE"/>
    <w:rsid w:val="001F184B"/>
    <w:rsid w:val="001F24B8"/>
    <w:rsid w:val="001F37CA"/>
    <w:rsid w:val="001F428C"/>
    <w:rsid w:val="001F4BD6"/>
    <w:rsid w:val="001F561B"/>
    <w:rsid w:val="001F599A"/>
    <w:rsid w:val="001F730B"/>
    <w:rsid w:val="001F7DB5"/>
    <w:rsid w:val="001F7DB9"/>
    <w:rsid w:val="00200466"/>
    <w:rsid w:val="002007FD"/>
    <w:rsid w:val="00200D5B"/>
    <w:rsid w:val="00202B2E"/>
    <w:rsid w:val="00203148"/>
    <w:rsid w:val="00203930"/>
    <w:rsid w:val="00204187"/>
    <w:rsid w:val="002057A7"/>
    <w:rsid w:val="00205976"/>
    <w:rsid w:val="00206038"/>
    <w:rsid w:val="00206066"/>
    <w:rsid w:val="002060A7"/>
    <w:rsid w:val="002061AF"/>
    <w:rsid w:val="002066B6"/>
    <w:rsid w:val="00206E87"/>
    <w:rsid w:val="00207380"/>
    <w:rsid w:val="002074F0"/>
    <w:rsid w:val="00207A9D"/>
    <w:rsid w:val="00207ED1"/>
    <w:rsid w:val="002102A4"/>
    <w:rsid w:val="00210EFF"/>
    <w:rsid w:val="00211A33"/>
    <w:rsid w:val="002123AC"/>
    <w:rsid w:val="002124E9"/>
    <w:rsid w:val="00212D8A"/>
    <w:rsid w:val="002137C9"/>
    <w:rsid w:val="00213FAC"/>
    <w:rsid w:val="00214DF4"/>
    <w:rsid w:val="0021554A"/>
    <w:rsid w:val="002155DA"/>
    <w:rsid w:val="00215CCD"/>
    <w:rsid w:val="00216D7B"/>
    <w:rsid w:val="0021772A"/>
    <w:rsid w:val="0022014D"/>
    <w:rsid w:val="002202FA"/>
    <w:rsid w:val="00220655"/>
    <w:rsid w:val="0022099C"/>
    <w:rsid w:val="002212F6"/>
    <w:rsid w:val="0022162E"/>
    <w:rsid w:val="00221FEE"/>
    <w:rsid w:val="00223780"/>
    <w:rsid w:val="00223803"/>
    <w:rsid w:val="0022474B"/>
    <w:rsid w:val="0022484F"/>
    <w:rsid w:val="00224F06"/>
    <w:rsid w:val="002258AB"/>
    <w:rsid w:val="00230058"/>
    <w:rsid w:val="002316B5"/>
    <w:rsid w:val="002329CA"/>
    <w:rsid w:val="002333D5"/>
    <w:rsid w:val="002346C4"/>
    <w:rsid w:val="00234758"/>
    <w:rsid w:val="00234AAD"/>
    <w:rsid w:val="0023504F"/>
    <w:rsid w:val="002357EA"/>
    <w:rsid w:val="0023667D"/>
    <w:rsid w:val="00236F55"/>
    <w:rsid w:val="002370B8"/>
    <w:rsid w:val="0024033C"/>
    <w:rsid w:val="002408CD"/>
    <w:rsid w:val="002408DD"/>
    <w:rsid w:val="002415F0"/>
    <w:rsid w:val="00241790"/>
    <w:rsid w:val="00241795"/>
    <w:rsid w:val="00243981"/>
    <w:rsid w:val="00243E59"/>
    <w:rsid w:val="00244098"/>
    <w:rsid w:val="00246818"/>
    <w:rsid w:val="002472C7"/>
    <w:rsid w:val="00247B57"/>
    <w:rsid w:val="00250887"/>
    <w:rsid w:val="00250ED3"/>
    <w:rsid w:val="00251844"/>
    <w:rsid w:val="00253C49"/>
    <w:rsid w:val="00254514"/>
    <w:rsid w:val="00255684"/>
    <w:rsid w:val="002568B3"/>
    <w:rsid w:val="00260570"/>
    <w:rsid w:val="00260BD2"/>
    <w:rsid w:val="002613A1"/>
    <w:rsid w:val="002615CB"/>
    <w:rsid w:val="00261A63"/>
    <w:rsid w:val="0026259F"/>
    <w:rsid w:val="00264A23"/>
    <w:rsid w:val="00264DCA"/>
    <w:rsid w:val="00265059"/>
    <w:rsid w:val="002666A9"/>
    <w:rsid w:val="00267197"/>
    <w:rsid w:val="002678B6"/>
    <w:rsid w:val="00267BFC"/>
    <w:rsid w:val="00272432"/>
    <w:rsid w:val="002729CF"/>
    <w:rsid w:val="00272F5B"/>
    <w:rsid w:val="00272FD7"/>
    <w:rsid w:val="0027314B"/>
    <w:rsid w:val="00273DD4"/>
    <w:rsid w:val="00273FA1"/>
    <w:rsid w:val="00276F8A"/>
    <w:rsid w:val="00280943"/>
    <w:rsid w:val="0028098C"/>
    <w:rsid w:val="00281826"/>
    <w:rsid w:val="00283DEB"/>
    <w:rsid w:val="00284320"/>
    <w:rsid w:val="002868DF"/>
    <w:rsid w:val="00286E12"/>
    <w:rsid w:val="00287E67"/>
    <w:rsid w:val="00290DF8"/>
    <w:rsid w:val="00290EC6"/>
    <w:rsid w:val="00291375"/>
    <w:rsid w:val="00291BFA"/>
    <w:rsid w:val="00291CC2"/>
    <w:rsid w:val="002928FB"/>
    <w:rsid w:val="00293920"/>
    <w:rsid w:val="00295022"/>
    <w:rsid w:val="00295B67"/>
    <w:rsid w:val="00296266"/>
    <w:rsid w:val="00297E08"/>
    <w:rsid w:val="002A0239"/>
    <w:rsid w:val="002A12BD"/>
    <w:rsid w:val="002A1E3D"/>
    <w:rsid w:val="002A2E42"/>
    <w:rsid w:val="002A3CF7"/>
    <w:rsid w:val="002A489A"/>
    <w:rsid w:val="002A4F80"/>
    <w:rsid w:val="002A535C"/>
    <w:rsid w:val="002A5903"/>
    <w:rsid w:val="002A6129"/>
    <w:rsid w:val="002A7063"/>
    <w:rsid w:val="002A7A10"/>
    <w:rsid w:val="002A7B25"/>
    <w:rsid w:val="002B14C4"/>
    <w:rsid w:val="002B1D57"/>
    <w:rsid w:val="002B1FA4"/>
    <w:rsid w:val="002B3F80"/>
    <w:rsid w:val="002B48C5"/>
    <w:rsid w:val="002B527C"/>
    <w:rsid w:val="002B6741"/>
    <w:rsid w:val="002B6FE2"/>
    <w:rsid w:val="002B75B8"/>
    <w:rsid w:val="002B7930"/>
    <w:rsid w:val="002C0308"/>
    <w:rsid w:val="002C1EB8"/>
    <w:rsid w:val="002C252C"/>
    <w:rsid w:val="002C2FAC"/>
    <w:rsid w:val="002C5053"/>
    <w:rsid w:val="002C523A"/>
    <w:rsid w:val="002C5A27"/>
    <w:rsid w:val="002C6C86"/>
    <w:rsid w:val="002C71C4"/>
    <w:rsid w:val="002D0145"/>
    <w:rsid w:val="002D07BC"/>
    <w:rsid w:val="002D0A7B"/>
    <w:rsid w:val="002D0E99"/>
    <w:rsid w:val="002D1BD5"/>
    <w:rsid w:val="002D1F44"/>
    <w:rsid w:val="002D2F3B"/>
    <w:rsid w:val="002D34CD"/>
    <w:rsid w:val="002D6745"/>
    <w:rsid w:val="002D68E3"/>
    <w:rsid w:val="002D7903"/>
    <w:rsid w:val="002D7CA8"/>
    <w:rsid w:val="002D7E23"/>
    <w:rsid w:val="002D7FAA"/>
    <w:rsid w:val="002E1061"/>
    <w:rsid w:val="002E168C"/>
    <w:rsid w:val="002E1F84"/>
    <w:rsid w:val="002E3339"/>
    <w:rsid w:val="002E3373"/>
    <w:rsid w:val="002E34B2"/>
    <w:rsid w:val="002E48FD"/>
    <w:rsid w:val="002E5675"/>
    <w:rsid w:val="002E72B7"/>
    <w:rsid w:val="002E79B1"/>
    <w:rsid w:val="002E7C79"/>
    <w:rsid w:val="002F1169"/>
    <w:rsid w:val="002F1C36"/>
    <w:rsid w:val="002F305B"/>
    <w:rsid w:val="002F3BAB"/>
    <w:rsid w:val="002F4DAA"/>
    <w:rsid w:val="002F52CF"/>
    <w:rsid w:val="002F5312"/>
    <w:rsid w:val="002F5591"/>
    <w:rsid w:val="002F66C0"/>
    <w:rsid w:val="0030078A"/>
    <w:rsid w:val="003007A2"/>
    <w:rsid w:val="003019E5"/>
    <w:rsid w:val="00302E00"/>
    <w:rsid w:val="00302E23"/>
    <w:rsid w:val="003036CB"/>
    <w:rsid w:val="003039E5"/>
    <w:rsid w:val="003046BC"/>
    <w:rsid w:val="00305665"/>
    <w:rsid w:val="00306846"/>
    <w:rsid w:val="00310DC8"/>
    <w:rsid w:val="003122C9"/>
    <w:rsid w:val="0031245C"/>
    <w:rsid w:val="003135D1"/>
    <w:rsid w:val="003136EC"/>
    <w:rsid w:val="00314664"/>
    <w:rsid w:val="00315DEC"/>
    <w:rsid w:val="00316163"/>
    <w:rsid w:val="00316397"/>
    <w:rsid w:val="003171B7"/>
    <w:rsid w:val="00320671"/>
    <w:rsid w:val="003213B5"/>
    <w:rsid w:val="0032141E"/>
    <w:rsid w:val="00322CD5"/>
    <w:rsid w:val="00322EA0"/>
    <w:rsid w:val="003230A9"/>
    <w:rsid w:val="00324145"/>
    <w:rsid w:val="0032475B"/>
    <w:rsid w:val="0032789E"/>
    <w:rsid w:val="00330782"/>
    <w:rsid w:val="003310DA"/>
    <w:rsid w:val="00333F82"/>
    <w:rsid w:val="0033594A"/>
    <w:rsid w:val="00336739"/>
    <w:rsid w:val="00336869"/>
    <w:rsid w:val="003368C2"/>
    <w:rsid w:val="003372FE"/>
    <w:rsid w:val="003377B6"/>
    <w:rsid w:val="00337B4B"/>
    <w:rsid w:val="00340996"/>
    <w:rsid w:val="003415BD"/>
    <w:rsid w:val="003423FB"/>
    <w:rsid w:val="0034258A"/>
    <w:rsid w:val="003447E5"/>
    <w:rsid w:val="00344D97"/>
    <w:rsid w:val="003467A3"/>
    <w:rsid w:val="0034753F"/>
    <w:rsid w:val="00351964"/>
    <w:rsid w:val="00351BAE"/>
    <w:rsid w:val="00351BEA"/>
    <w:rsid w:val="00352A3C"/>
    <w:rsid w:val="00352FE7"/>
    <w:rsid w:val="003532C2"/>
    <w:rsid w:val="003549EB"/>
    <w:rsid w:val="00354A71"/>
    <w:rsid w:val="00354AB4"/>
    <w:rsid w:val="00354EDE"/>
    <w:rsid w:val="0035567F"/>
    <w:rsid w:val="00355732"/>
    <w:rsid w:val="0035654F"/>
    <w:rsid w:val="0036141D"/>
    <w:rsid w:val="00361465"/>
    <w:rsid w:val="00361AAC"/>
    <w:rsid w:val="003625A8"/>
    <w:rsid w:val="00362AA3"/>
    <w:rsid w:val="003634BE"/>
    <w:rsid w:val="00363860"/>
    <w:rsid w:val="003641C0"/>
    <w:rsid w:val="00366AA2"/>
    <w:rsid w:val="00366D57"/>
    <w:rsid w:val="0037000D"/>
    <w:rsid w:val="00370CAF"/>
    <w:rsid w:val="00371D03"/>
    <w:rsid w:val="00371E96"/>
    <w:rsid w:val="0037329B"/>
    <w:rsid w:val="003745AF"/>
    <w:rsid w:val="00375D54"/>
    <w:rsid w:val="0037753B"/>
    <w:rsid w:val="003775FA"/>
    <w:rsid w:val="00377630"/>
    <w:rsid w:val="00377A9A"/>
    <w:rsid w:val="0038038B"/>
    <w:rsid w:val="003804BF"/>
    <w:rsid w:val="00380F17"/>
    <w:rsid w:val="00382603"/>
    <w:rsid w:val="00382F55"/>
    <w:rsid w:val="00383310"/>
    <w:rsid w:val="00383C46"/>
    <w:rsid w:val="003854B8"/>
    <w:rsid w:val="00386D59"/>
    <w:rsid w:val="00387248"/>
    <w:rsid w:val="00387454"/>
    <w:rsid w:val="00390509"/>
    <w:rsid w:val="00391A5D"/>
    <w:rsid w:val="0039213D"/>
    <w:rsid w:val="00392264"/>
    <w:rsid w:val="003928C5"/>
    <w:rsid w:val="00393FDA"/>
    <w:rsid w:val="00394911"/>
    <w:rsid w:val="00394C23"/>
    <w:rsid w:val="0039566A"/>
    <w:rsid w:val="0039604B"/>
    <w:rsid w:val="00396B89"/>
    <w:rsid w:val="00397409"/>
    <w:rsid w:val="00397A32"/>
    <w:rsid w:val="003A02BC"/>
    <w:rsid w:val="003A0C7B"/>
    <w:rsid w:val="003A1F9C"/>
    <w:rsid w:val="003A379D"/>
    <w:rsid w:val="003A3807"/>
    <w:rsid w:val="003A3E71"/>
    <w:rsid w:val="003A4611"/>
    <w:rsid w:val="003A4818"/>
    <w:rsid w:val="003A496B"/>
    <w:rsid w:val="003A4D73"/>
    <w:rsid w:val="003A5100"/>
    <w:rsid w:val="003A557F"/>
    <w:rsid w:val="003A5AFB"/>
    <w:rsid w:val="003A5F7F"/>
    <w:rsid w:val="003A693D"/>
    <w:rsid w:val="003A73E0"/>
    <w:rsid w:val="003B056E"/>
    <w:rsid w:val="003B158D"/>
    <w:rsid w:val="003B1713"/>
    <w:rsid w:val="003B279B"/>
    <w:rsid w:val="003B2852"/>
    <w:rsid w:val="003B29BD"/>
    <w:rsid w:val="003B7244"/>
    <w:rsid w:val="003C00F8"/>
    <w:rsid w:val="003C0C7C"/>
    <w:rsid w:val="003C2C21"/>
    <w:rsid w:val="003C2DF7"/>
    <w:rsid w:val="003C3387"/>
    <w:rsid w:val="003C3EDF"/>
    <w:rsid w:val="003C4AEB"/>
    <w:rsid w:val="003C50C4"/>
    <w:rsid w:val="003C5171"/>
    <w:rsid w:val="003C5324"/>
    <w:rsid w:val="003C72E6"/>
    <w:rsid w:val="003D10B2"/>
    <w:rsid w:val="003D1725"/>
    <w:rsid w:val="003D183C"/>
    <w:rsid w:val="003D1ACE"/>
    <w:rsid w:val="003D220F"/>
    <w:rsid w:val="003D2770"/>
    <w:rsid w:val="003D2EE7"/>
    <w:rsid w:val="003D3D6C"/>
    <w:rsid w:val="003D3FE0"/>
    <w:rsid w:val="003D4286"/>
    <w:rsid w:val="003D502B"/>
    <w:rsid w:val="003D5245"/>
    <w:rsid w:val="003D528B"/>
    <w:rsid w:val="003D5330"/>
    <w:rsid w:val="003D575A"/>
    <w:rsid w:val="003D62E4"/>
    <w:rsid w:val="003D6AD5"/>
    <w:rsid w:val="003D72F3"/>
    <w:rsid w:val="003E03E1"/>
    <w:rsid w:val="003E0F83"/>
    <w:rsid w:val="003E1684"/>
    <w:rsid w:val="003E1DD8"/>
    <w:rsid w:val="003E2FAB"/>
    <w:rsid w:val="003E60E4"/>
    <w:rsid w:val="003E7846"/>
    <w:rsid w:val="003E7953"/>
    <w:rsid w:val="003E7B68"/>
    <w:rsid w:val="003E7DD7"/>
    <w:rsid w:val="003F057D"/>
    <w:rsid w:val="003F1FF3"/>
    <w:rsid w:val="003F20C8"/>
    <w:rsid w:val="003F222E"/>
    <w:rsid w:val="003F2506"/>
    <w:rsid w:val="003F2611"/>
    <w:rsid w:val="003F3009"/>
    <w:rsid w:val="003F3076"/>
    <w:rsid w:val="003F4A7A"/>
    <w:rsid w:val="003F5593"/>
    <w:rsid w:val="003F6826"/>
    <w:rsid w:val="003F72FB"/>
    <w:rsid w:val="003F7C32"/>
    <w:rsid w:val="003F7F6F"/>
    <w:rsid w:val="00400118"/>
    <w:rsid w:val="00402907"/>
    <w:rsid w:val="004029B8"/>
    <w:rsid w:val="00402D45"/>
    <w:rsid w:val="004037CB"/>
    <w:rsid w:val="004038B7"/>
    <w:rsid w:val="0040456E"/>
    <w:rsid w:val="00404C72"/>
    <w:rsid w:val="00406910"/>
    <w:rsid w:val="00407E99"/>
    <w:rsid w:val="004100F5"/>
    <w:rsid w:val="00411210"/>
    <w:rsid w:val="00411969"/>
    <w:rsid w:val="00412231"/>
    <w:rsid w:val="004140BF"/>
    <w:rsid w:val="00414E5B"/>
    <w:rsid w:val="00415058"/>
    <w:rsid w:val="00415CE3"/>
    <w:rsid w:val="0041601B"/>
    <w:rsid w:val="00417DFC"/>
    <w:rsid w:val="00420951"/>
    <w:rsid w:val="00420E2E"/>
    <w:rsid w:val="004210F8"/>
    <w:rsid w:val="00424C9A"/>
    <w:rsid w:val="0042508F"/>
    <w:rsid w:val="004252E1"/>
    <w:rsid w:val="00425AB0"/>
    <w:rsid w:val="00425CF2"/>
    <w:rsid w:val="00426B89"/>
    <w:rsid w:val="0042756B"/>
    <w:rsid w:val="00431900"/>
    <w:rsid w:val="00432CE2"/>
    <w:rsid w:val="004330A2"/>
    <w:rsid w:val="0043330C"/>
    <w:rsid w:val="00433655"/>
    <w:rsid w:val="0043457A"/>
    <w:rsid w:val="00434EA5"/>
    <w:rsid w:val="00435723"/>
    <w:rsid w:val="00435CBC"/>
    <w:rsid w:val="004371AA"/>
    <w:rsid w:val="004376E9"/>
    <w:rsid w:val="00440193"/>
    <w:rsid w:val="00440A5E"/>
    <w:rsid w:val="004410F6"/>
    <w:rsid w:val="00441279"/>
    <w:rsid w:val="004412F8"/>
    <w:rsid w:val="00442F63"/>
    <w:rsid w:val="004430EC"/>
    <w:rsid w:val="00444C32"/>
    <w:rsid w:val="00445173"/>
    <w:rsid w:val="00447C4D"/>
    <w:rsid w:val="00450578"/>
    <w:rsid w:val="004510F2"/>
    <w:rsid w:val="00451D50"/>
    <w:rsid w:val="00452D5D"/>
    <w:rsid w:val="004535FB"/>
    <w:rsid w:val="00453EAF"/>
    <w:rsid w:val="00454C99"/>
    <w:rsid w:val="004558D9"/>
    <w:rsid w:val="00455BBB"/>
    <w:rsid w:val="00456E69"/>
    <w:rsid w:val="00457714"/>
    <w:rsid w:val="00457B89"/>
    <w:rsid w:val="004603D1"/>
    <w:rsid w:val="0046052B"/>
    <w:rsid w:val="00461951"/>
    <w:rsid w:val="00461D1C"/>
    <w:rsid w:val="004626CD"/>
    <w:rsid w:val="00463DBD"/>
    <w:rsid w:val="00463F38"/>
    <w:rsid w:val="004641AA"/>
    <w:rsid w:val="00464920"/>
    <w:rsid w:val="00464AB1"/>
    <w:rsid w:val="00465B05"/>
    <w:rsid w:val="00466781"/>
    <w:rsid w:val="00472F77"/>
    <w:rsid w:val="004733DE"/>
    <w:rsid w:val="0047423E"/>
    <w:rsid w:val="00476F62"/>
    <w:rsid w:val="0047760B"/>
    <w:rsid w:val="00477B0F"/>
    <w:rsid w:val="004804D8"/>
    <w:rsid w:val="004813A1"/>
    <w:rsid w:val="00481580"/>
    <w:rsid w:val="00481FA0"/>
    <w:rsid w:val="00482F08"/>
    <w:rsid w:val="004834DD"/>
    <w:rsid w:val="00483986"/>
    <w:rsid w:val="00483E7A"/>
    <w:rsid w:val="00483FD5"/>
    <w:rsid w:val="00484FF1"/>
    <w:rsid w:val="00484FFD"/>
    <w:rsid w:val="004850A9"/>
    <w:rsid w:val="00485470"/>
    <w:rsid w:val="00486D62"/>
    <w:rsid w:val="0049067C"/>
    <w:rsid w:val="00492D0C"/>
    <w:rsid w:val="00493293"/>
    <w:rsid w:val="00493381"/>
    <w:rsid w:val="00495025"/>
    <w:rsid w:val="004950AA"/>
    <w:rsid w:val="00495E28"/>
    <w:rsid w:val="004964F7"/>
    <w:rsid w:val="004971D0"/>
    <w:rsid w:val="004A0263"/>
    <w:rsid w:val="004A0805"/>
    <w:rsid w:val="004A22B3"/>
    <w:rsid w:val="004A2601"/>
    <w:rsid w:val="004A2B5E"/>
    <w:rsid w:val="004A2D73"/>
    <w:rsid w:val="004A5F56"/>
    <w:rsid w:val="004A7870"/>
    <w:rsid w:val="004B1A1D"/>
    <w:rsid w:val="004B24B2"/>
    <w:rsid w:val="004B28FA"/>
    <w:rsid w:val="004B382D"/>
    <w:rsid w:val="004B3E76"/>
    <w:rsid w:val="004B465C"/>
    <w:rsid w:val="004B49A0"/>
    <w:rsid w:val="004B4F78"/>
    <w:rsid w:val="004B525B"/>
    <w:rsid w:val="004B558A"/>
    <w:rsid w:val="004B55D6"/>
    <w:rsid w:val="004B568C"/>
    <w:rsid w:val="004B598E"/>
    <w:rsid w:val="004B6860"/>
    <w:rsid w:val="004C1C0A"/>
    <w:rsid w:val="004C282B"/>
    <w:rsid w:val="004C49D9"/>
    <w:rsid w:val="004C536D"/>
    <w:rsid w:val="004C5628"/>
    <w:rsid w:val="004C5912"/>
    <w:rsid w:val="004C62EA"/>
    <w:rsid w:val="004C6617"/>
    <w:rsid w:val="004C7130"/>
    <w:rsid w:val="004C787C"/>
    <w:rsid w:val="004C7FB6"/>
    <w:rsid w:val="004D0130"/>
    <w:rsid w:val="004D1371"/>
    <w:rsid w:val="004D1469"/>
    <w:rsid w:val="004D2442"/>
    <w:rsid w:val="004D28AD"/>
    <w:rsid w:val="004D437E"/>
    <w:rsid w:val="004D539D"/>
    <w:rsid w:val="004D646A"/>
    <w:rsid w:val="004D7DA2"/>
    <w:rsid w:val="004E148A"/>
    <w:rsid w:val="004E1873"/>
    <w:rsid w:val="004E1C68"/>
    <w:rsid w:val="004E1E4A"/>
    <w:rsid w:val="004E31B9"/>
    <w:rsid w:val="004E366C"/>
    <w:rsid w:val="004E4BE0"/>
    <w:rsid w:val="004E4EEC"/>
    <w:rsid w:val="004E56B1"/>
    <w:rsid w:val="004E5970"/>
    <w:rsid w:val="004E5DD6"/>
    <w:rsid w:val="004F0043"/>
    <w:rsid w:val="004F0EE9"/>
    <w:rsid w:val="004F25D4"/>
    <w:rsid w:val="004F2614"/>
    <w:rsid w:val="004F2885"/>
    <w:rsid w:val="004F2BAC"/>
    <w:rsid w:val="004F2F87"/>
    <w:rsid w:val="004F3C82"/>
    <w:rsid w:val="004F4458"/>
    <w:rsid w:val="004F5283"/>
    <w:rsid w:val="004F55AF"/>
    <w:rsid w:val="004F59AE"/>
    <w:rsid w:val="004F7102"/>
    <w:rsid w:val="004F7D9F"/>
    <w:rsid w:val="00500733"/>
    <w:rsid w:val="0050160A"/>
    <w:rsid w:val="00501A4C"/>
    <w:rsid w:val="005023BB"/>
    <w:rsid w:val="005028A6"/>
    <w:rsid w:val="00503246"/>
    <w:rsid w:val="00503B65"/>
    <w:rsid w:val="00504C3D"/>
    <w:rsid w:val="005053B8"/>
    <w:rsid w:val="00506E86"/>
    <w:rsid w:val="00507FC7"/>
    <w:rsid w:val="00510105"/>
    <w:rsid w:val="0051039D"/>
    <w:rsid w:val="0051095A"/>
    <w:rsid w:val="005117DF"/>
    <w:rsid w:val="00511C1C"/>
    <w:rsid w:val="00511F46"/>
    <w:rsid w:val="00513536"/>
    <w:rsid w:val="005148C2"/>
    <w:rsid w:val="00515010"/>
    <w:rsid w:val="005158A5"/>
    <w:rsid w:val="00516245"/>
    <w:rsid w:val="00516F04"/>
    <w:rsid w:val="00520304"/>
    <w:rsid w:val="00520A52"/>
    <w:rsid w:val="00521F96"/>
    <w:rsid w:val="00522082"/>
    <w:rsid w:val="00524451"/>
    <w:rsid w:val="0052539C"/>
    <w:rsid w:val="0052551E"/>
    <w:rsid w:val="00525769"/>
    <w:rsid w:val="0052635E"/>
    <w:rsid w:val="0052673C"/>
    <w:rsid w:val="005267F8"/>
    <w:rsid w:val="00526805"/>
    <w:rsid w:val="00526885"/>
    <w:rsid w:val="005304A4"/>
    <w:rsid w:val="00530747"/>
    <w:rsid w:val="0053186C"/>
    <w:rsid w:val="00536C78"/>
    <w:rsid w:val="005375C7"/>
    <w:rsid w:val="0054061F"/>
    <w:rsid w:val="00543B1C"/>
    <w:rsid w:val="00543B4F"/>
    <w:rsid w:val="00544FEF"/>
    <w:rsid w:val="005451E5"/>
    <w:rsid w:val="005467EC"/>
    <w:rsid w:val="00547556"/>
    <w:rsid w:val="00547833"/>
    <w:rsid w:val="00547BE4"/>
    <w:rsid w:val="00550FCE"/>
    <w:rsid w:val="00551076"/>
    <w:rsid w:val="005512CA"/>
    <w:rsid w:val="00551D9C"/>
    <w:rsid w:val="00553C16"/>
    <w:rsid w:val="00553DDF"/>
    <w:rsid w:val="00555890"/>
    <w:rsid w:val="00556E4C"/>
    <w:rsid w:val="005573AC"/>
    <w:rsid w:val="005602A4"/>
    <w:rsid w:val="005609B3"/>
    <w:rsid w:val="00560FE1"/>
    <w:rsid w:val="00561012"/>
    <w:rsid w:val="005613C6"/>
    <w:rsid w:val="005629FC"/>
    <w:rsid w:val="00562A57"/>
    <w:rsid w:val="00562E0C"/>
    <w:rsid w:val="00562EAC"/>
    <w:rsid w:val="005641E2"/>
    <w:rsid w:val="0056468E"/>
    <w:rsid w:val="005654C9"/>
    <w:rsid w:val="005660C0"/>
    <w:rsid w:val="00566A54"/>
    <w:rsid w:val="005700E5"/>
    <w:rsid w:val="005712A3"/>
    <w:rsid w:val="0057133F"/>
    <w:rsid w:val="0057172A"/>
    <w:rsid w:val="00571ADA"/>
    <w:rsid w:val="00571B61"/>
    <w:rsid w:val="00571E26"/>
    <w:rsid w:val="00574878"/>
    <w:rsid w:val="00575BDF"/>
    <w:rsid w:val="00575DCB"/>
    <w:rsid w:val="00575F5E"/>
    <w:rsid w:val="00576C5C"/>
    <w:rsid w:val="005770A5"/>
    <w:rsid w:val="0058165B"/>
    <w:rsid w:val="00585C6F"/>
    <w:rsid w:val="005860B5"/>
    <w:rsid w:val="0058705D"/>
    <w:rsid w:val="00592722"/>
    <w:rsid w:val="005935E8"/>
    <w:rsid w:val="005941F0"/>
    <w:rsid w:val="00594378"/>
    <w:rsid w:val="005946B5"/>
    <w:rsid w:val="00595CE7"/>
    <w:rsid w:val="00596CFB"/>
    <w:rsid w:val="005972D3"/>
    <w:rsid w:val="00597BF6"/>
    <w:rsid w:val="005A170D"/>
    <w:rsid w:val="005A1928"/>
    <w:rsid w:val="005A1C68"/>
    <w:rsid w:val="005A2031"/>
    <w:rsid w:val="005A2929"/>
    <w:rsid w:val="005A33B1"/>
    <w:rsid w:val="005A4170"/>
    <w:rsid w:val="005A422D"/>
    <w:rsid w:val="005A45E2"/>
    <w:rsid w:val="005A5D62"/>
    <w:rsid w:val="005A687C"/>
    <w:rsid w:val="005A7F65"/>
    <w:rsid w:val="005B0760"/>
    <w:rsid w:val="005B0857"/>
    <w:rsid w:val="005B1202"/>
    <w:rsid w:val="005B164B"/>
    <w:rsid w:val="005B26C3"/>
    <w:rsid w:val="005B310E"/>
    <w:rsid w:val="005B345B"/>
    <w:rsid w:val="005B41EB"/>
    <w:rsid w:val="005B474F"/>
    <w:rsid w:val="005B6998"/>
    <w:rsid w:val="005B6C2F"/>
    <w:rsid w:val="005B6EA5"/>
    <w:rsid w:val="005B70FC"/>
    <w:rsid w:val="005C1DEA"/>
    <w:rsid w:val="005C2079"/>
    <w:rsid w:val="005C25E1"/>
    <w:rsid w:val="005C2B69"/>
    <w:rsid w:val="005C2BC0"/>
    <w:rsid w:val="005C34D0"/>
    <w:rsid w:val="005C4128"/>
    <w:rsid w:val="005C45BB"/>
    <w:rsid w:val="005C6213"/>
    <w:rsid w:val="005C6F36"/>
    <w:rsid w:val="005D0ECE"/>
    <w:rsid w:val="005D1507"/>
    <w:rsid w:val="005D22E4"/>
    <w:rsid w:val="005D3342"/>
    <w:rsid w:val="005D3A7E"/>
    <w:rsid w:val="005D4257"/>
    <w:rsid w:val="005D5B55"/>
    <w:rsid w:val="005D7481"/>
    <w:rsid w:val="005D7A1C"/>
    <w:rsid w:val="005E13C5"/>
    <w:rsid w:val="005E17AD"/>
    <w:rsid w:val="005E1E9F"/>
    <w:rsid w:val="005E2A87"/>
    <w:rsid w:val="005E3B0E"/>
    <w:rsid w:val="005E416A"/>
    <w:rsid w:val="005E4312"/>
    <w:rsid w:val="005E6403"/>
    <w:rsid w:val="005E64C5"/>
    <w:rsid w:val="005E7F63"/>
    <w:rsid w:val="005F1063"/>
    <w:rsid w:val="005F16ED"/>
    <w:rsid w:val="005F25BE"/>
    <w:rsid w:val="005F2F2A"/>
    <w:rsid w:val="005F38A0"/>
    <w:rsid w:val="005F43F5"/>
    <w:rsid w:val="005F4DF4"/>
    <w:rsid w:val="005F51D7"/>
    <w:rsid w:val="005F7E55"/>
    <w:rsid w:val="0060039E"/>
    <w:rsid w:val="00600607"/>
    <w:rsid w:val="0060082A"/>
    <w:rsid w:val="00600A08"/>
    <w:rsid w:val="00600D44"/>
    <w:rsid w:val="0060106D"/>
    <w:rsid w:val="006015AE"/>
    <w:rsid w:val="00602D8D"/>
    <w:rsid w:val="00602DA7"/>
    <w:rsid w:val="0060365A"/>
    <w:rsid w:val="00603803"/>
    <w:rsid w:val="00604616"/>
    <w:rsid w:val="00605750"/>
    <w:rsid w:val="00605BF1"/>
    <w:rsid w:val="00606462"/>
    <w:rsid w:val="006079C1"/>
    <w:rsid w:val="006114DD"/>
    <w:rsid w:val="006124CA"/>
    <w:rsid w:val="00613073"/>
    <w:rsid w:val="0061317D"/>
    <w:rsid w:val="006136D6"/>
    <w:rsid w:val="00613BB2"/>
    <w:rsid w:val="00617086"/>
    <w:rsid w:val="006172DD"/>
    <w:rsid w:val="00620DCC"/>
    <w:rsid w:val="0062156B"/>
    <w:rsid w:val="0062176E"/>
    <w:rsid w:val="00622BA3"/>
    <w:rsid w:val="0062349C"/>
    <w:rsid w:val="006237BE"/>
    <w:rsid w:val="006238ED"/>
    <w:rsid w:val="00624076"/>
    <w:rsid w:val="00624B13"/>
    <w:rsid w:val="00625254"/>
    <w:rsid w:val="006252ED"/>
    <w:rsid w:val="00625412"/>
    <w:rsid w:val="00625C5F"/>
    <w:rsid w:val="006261C8"/>
    <w:rsid w:val="00630311"/>
    <w:rsid w:val="00630353"/>
    <w:rsid w:val="00632159"/>
    <w:rsid w:val="006322F3"/>
    <w:rsid w:val="0063336E"/>
    <w:rsid w:val="00633809"/>
    <w:rsid w:val="0063392B"/>
    <w:rsid w:val="006339B2"/>
    <w:rsid w:val="00633B1C"/>
    <w:rsid w:val="00634545"/>
    <w:rsid w:val="00635DED"/>
    <w:rsid w:val="00636E18"/>
    <w:rsid w:val="00637E51"/>
    <w:rsid w:val="006400C8"/>
    <w:rsid w:val="00640C02"/>
    <w:rsid w:val="00640F01"/>
    <w:rsid w:val="00641456"/>
    <w:rsid w:val="00641A99"/>
    <w:rsid w:val="00641E50"/>
    <w:rsid w:val="006423F8"/>
    <w:rsid w:val="00642435"/>
    <w:rsid w:val="00645773"/>
    <w:rsid w:val="00646F8E"/>
    <w:rsid w:val="006476C3"/>
    <w:rsid w:val="00647C8A"/>
    <w:rsid w:val="0065017F"/>
    <w:rsid w:val="0065073E"/>
    <w:rsid w:val="00651B2A"/>
    <w:rsid w:val="00654069"/>
    <w:rsid w:val="0065472E"/>
    <w:rsid w:val="0065577D"/>
    <w:rsid w:val="00655FB3"/>
    <w:rsid w:val="00657AF6"/>
    <w:rsid w:val="00660A8E"/>
    <w:rsid w:val="00660B94"/>
    <w:rsid w:val="006622DF"/>
    <w:rsid w:val="006626C4"/>
    <w:rsid w:val="00663F03"/>
    <w:rsid w:val="00664155"/>
    <w:rsid w:val="00664810"/>
    <w:rsid w:val="006648B4"/>
    <w:rsid w:val="00664D15"/>
    <w:rsid w:val="00664F65"/>
    <w:rsid w:val="006657FE"/>
    <w:rsid w:val="00666210"/>
    <w:rsid w:val="00666A68"/>
    <w:rsid w:val="00666F58"/>
    <w:rsid w:val="006701AF"/>
    <w:rsid w:val="0067114A"/>
    <w:rsid w:val="006729D2"/>
    <w:rsid w:val="00672DE8"/>
    <w:rsid w:val="00673097"/>
    <w:rsid w:val="0067380C"/>
    <w:rsid w:val="00673DB4"/>
    <w:rsid w:val="00674682"/>
    <w:rsid w:val="0067522A"/>
    <w:rsid w:val="00675499"/>
    <w:rsid w:val="00675F9B"/>
    <w:rsid w:val="006764E4"/>
    <w:rsid w:val="006766E9"/>
    <w:rsid w:val="00676D5C"/>
    <w:rsid w:val="006804F4"/>
    <w:rsid w:val="0068090B"/>
    <w:rsid w:val="00680E73"/>
    <w:rsid w:val="00683454"/>
    <w:rsid w:val="006834D3"/>
    <w:rsid w:val="00686D52"/>
    <w:rsid w:val="00687408"/>
    <w:rsid w:val="006905AF"/>
    <w:rsid w:val="0069131B"/>
    <w:rsid w:val="00692BB6"/>
    <w:rsid w:val="00693BCE"/>
    <w:rsid w:val="00694F40"/>
    <w:rsid w:val="00696A99"/>
    <w:rsid w:val="006A086A"/>
    <w:rsid w:val="006A0CE2"/>
    <w:rsid w:val="006A0CF2"/>
    <w:rsid w:val="006A108F"/>
    <w:rsid w:val="006A21EA"/>
    <w:rsid w:val="006A22EF"/>
    <w:rsid w:val="006A2513"/>
    <w:rsid w:val="006A2A5C"/>
    <w:rsid w:val="006A3ABA"/>
    <w:rsid w:val="006A57F1"/>
    <w:rsid w:val="006A5AD6"/>
    <w:rsid w:val="006A5B40"/>
    <w:rsid w:val="006A7289"/>
    <w:rsid w:val="006A7CC2"/>
    <w:rsid w:val="006A7D47"/>
    <w:rsid w:val="006B0C42"/>
    <w:rsid w:val="006B0D94"/>
    <w:rsid w:val="006B1AF2"/>
    <w:rsid w:val="006B2193"/>
    <w:rsid w:val="006B3405"/>
    <w:rsid w:val="006B4357"/>
    <w:rsid w:val="006B52C5"/>
    <w:rsid w:val="006B571B"/>
    <w:rsid w:val="006B5D6E"/>
    <w:rsid w:val="006B6708"/>
    <w:rsid w:val="006B6AB2"/>
    <w:rsid w:val="006C06EC"/>
    <w:rsid w:val="006C1106"/>
    <w:rsid w:val="006C1D8D"/>
    <w:rsid w:val="006C2F71"/>
    <w:rsid w:val="006C3757"/>
    <w:rsid w:val="006C3E6B"/>
    <w:rsid w:val="006C49C0"/>
    <w:rsid w:val="006C5E82"/>
    <w:rsid w:val="006C6041"/>
    <w:rsid w:val="006C6181"/>
    <w:rsid w:val="006C6D44"/>
    <w:rsid w:val="006D01A5"/>
    <w:rsid w:val="006D062D"/>
    <w:rsid w:val="006D1D67"/>
    <w:rsid w:val="006D1E99"/>
    <w:rsid w:val="006D3C6A"/>
    <w:rsid w:val="006D4742"/>
    <w:rsid w:val="006D4848"/>
    <w:rsid w:val="006D560E"/>
    <w:rsid w:val="006D59D8"/>
    <w:rsid w:val="006D649D"/>
    <w:rsid w:val="006D7247"/>
    <w:rsid w:val="006D7645"/>
    <w:rsid w:val="006E0A00"/>
    <w:rsid w:val="006E182A"/>
    <w:rsid w:val="006E2F3F"/>
    <w:rsid w:val="006E3039"/>
    <w:rsid w:val="006E4AF9"/>
    <w:rsid w:val="006E50FF"/>
    <w:rsid w:val="006E63C7"/>
    <w:rsid w:val="006E6428"/>
    <w:rsid w:val="006E642D"/>
    <w:rsid w:val="006E6853"/>
    <w:rsid w:val="006E77AB"/>
    <w:rsid w:val="006F0B27"/>
    <w:rsid w:val="006F0DD2"/>
    <w:rsid w:val="006F16F6"/>
    <w:rsid w:val="006F17BC"/>
    <w:rsid w:val="006F21F7"/>
    <w:rsid w:val="006F350D"/>
    <w:rsid w:val="006F52F2"/>
    <w:rsid w:val="006F5DCB"/>
    <w:rsid w:val="006F5EA0"/>
    <w:rsid w:val="006F5F85"/>
    <w:rsid w:val="006F65FF"/>
    <w:rsid w:val="006F67DD"/>
    <w:rsid w:val="006F705F"/>
    <w:rsid w:val="006F76A8"/>
    <w:rsid w:val="006F7ABA"/>
    <w:rsid w:val="00700A08"/>
    <w:rsid w:val="0070180A"/>
    <w:rsid w:val="00701D28"/>
    <w:rsid w:val="00703AE1"/>
    <w:rsid w:val="00703AE5"/>
    <w:rsid w:val="00703D84"/>
    <w:rsid w:val="007049DD"/>
    <w:rsid w:val="00704F2F"/>
    <w:rsid w:val="007053AE"/>
    <w:rsid w:val="00705D52"/>
    <w:rsid w:val="007065D8"/>
    <w:rsid w:val="0070747C"/>
    <w:rsid w:val="007100BD"/>
    <w:rsid w:val="00710940"/>
    <w:rsid w:val="00710949"/>
    <w:rsid w:val="00711523"/>
    <w:rsid w:val="00711BB3"/>
    <w:rsid w:val="00713BA4"/>
    <w:rsid w:val="007146CC"/>
    <w:rsid w:val="00714FCE"/>
    <w:rsid w:val="007151B3"/>
    <w:rsid w:val="00715D1E"/>
    <w:rsid w:val="00715F08"/>
    <w:rsid w:val="007169F7"/>
    <w:rsid w:val="00716D19"/>
    <w:rsid w:val="00716E01"/>
    <w:rsid w:val="00716EC5"/>
    <w:rsid w:val="00717C1E"/>
    <w:rsid w:val="00717E67"/>
    <w:rsid w:val="00721849"/>
    <w:rsid w:val="007222ED"/>
    <w:rsid w:val="00723666"/>
    <w:rsid w:val="007236C9"/>
    <w:rsid w:val="0072406A"/>
    <w:rsid w:val="00724833"/>
    <w:rsid w:val="007254DF"/>
    <w:rsid w:val="00725761"/>
    <w:rsid w:val="00726BA7"/>
    <w:rsid w:val="00726C9F"/>
    <w:rsid w:val="007275EE"/>
    <w:rsid w:val="00727603"/>
    <w:rsid w:val="00727A08"/>
    <w:rsid w:val="0073028F"/>
    <w:rsid w:val="00731AFC"/>
    <w:rsid w:val="007320AC"/>
    <w:rsid w:val="007323B3"/>
    <w:rsid w:val="007326D7"/>
    <w:rsid w:val="00732C6F"/>
    <w:rsid w:val="0073369E"/>
    <w:rsid w:val="00733747"/>
    <w:rsid w:val="00733821"/>
    <w:rsid w:val="0073426E"/>
    <w:rsid w:val="00736318"/>
    <w:rsid w:val="00736757"/>
    <w:rsid w:val="00740551"/>
    <w:rsid w:val="007421A1"/>
    <w:rsid w:val="007422EE"/>
    <w:rsid w:val="00744985"/>
    <w:rsid w:val="00744FAE"/>
    <w:rsid w:val="0074565F"/>
    <w:rsid w:val="00745E43"/>
    <w:rsid w:val="00746424"/>
    <w:rsid w:val="0074655A"/>
    <w:rsid w:val="00746D78"/>
    <w:rsid w:val="007502C3"/>
    <w:rsid w:val="00750E21"/>
    <w:rsid w:val="00751969"/>
    <w:rsid w:val="00751DA2"/>
    <w:rsid w:val="00753EBF"/>
    <w:rsid w:val="00754027"/>
    <w:rsid w:val="00754609"/>
    <w:rsid w:val="007556D9"/>
    <w:rsid w:val="007559A6"/>
    <w:rsid w:val="00755B7E"/>
    <w:rsid w:val="00757CED"/>
    <w:rsid w:val="00761FC6"/>
    <w:rsid w:val="0076207D"/>
    <w:rsid w:val="00763592"/>
    <w:rsid w:val="007636D5"/>
    <w:rsid w:val="00763AE4"/>
    <w:rsid w:val="00763B94"/>
    <w:rsid w:val="00764B26"/>
    <w:rsid w:val="00767208"/>
    <w:rsid w:val="00770474"/>
    <w:rsid w:val="00771080"/>
    <w:rsid w:val="0077131C"/>
    <w:rsid w:val="00771352"/>
    <w:rsid w:val="007718BE"/>
    <w:rsid w:val="00773004"/>
    <w:rsid w:val="00773AC4"/>
    <w:rsid w:val="007746F1"/>
    <w:rsid w:val="00774B00"/>
    <w:rsid w:val="00774B63"/>
    <w:rsid w:val="00774E94"/>
    <w:rsid w:val="00776E6A"/>
    <w:rsid w:val="0077733C"/>
    <w:rsid w:val="00777944"/>
    <w:rsid w:val="00777E62"/>
    <w:rsid w:val="00780083"/>
    <w:rsid w:val="007816C4"/>
    <w:rsid w:val="00781BC1"/>
    <w:rsid w:val="0078278E"/>
    <w:rsid w:val="007830F5"/>
    <w:rsid w:val="007847C1"/>
    <w:rsid w:val="00784A8A"/>
    <w:rsid w:val="00784B0F"/>
    <w:rsid w:val="007910EF"/>
    <w:rsid w:val="00793086"/>
    <w:rsid w:val="0079310F"/>
    <w:rsid w:val="007932D4"/>
    <w:rsid w:val="00794656"/>
    <w:rsid w:val="00795CDA"/>
    <w:rsid w:val="0079704E"/>
    <w:rsid w:val="00797432"/>
    <w:rsid w:val="007A033D"/>
    <w:rsid w:val="007A0620"/>
    <w:rsid w:val="007A12E4"/>
    <w:rsid w:val="007A1588"/>
    <w:rsid w:val="007A1D53"/>
    <w:rsid w:val="007A4FA4"/>
    <w:rsid w:val="007A72C6"/>
    <w:rsid w:val="007B037E"/>
    <w:rsid w:val="007B1117"/>
    <w:rsid w:val="007B233E"/>
    <w:rsid w:val="007B2774"/>
    <w:rsid w:val="007B2F80"/>
    <w:rsid w:val="007B35EA"/>
    <w:rsid w:val="007B3662"/>
    <w:rsid w:val="007B70F4"/>
    <w:rsid w:val="007C0183"/>
    <w:rsid w:val="007C02AC"/>
    <w:rsid w:val="007C0572"/>
    <w:rsid w:val="007C1F18"/>
    <w:rsid w:val="007C270B"/>
    <w:rsid w:val="007C3733"/>
    <w:rsid w:val="007C3D8D"/>
    <w:rsid w:val="007C43B1"/>
    <w:rsid w:val="007C6BCC"/>
    <w:rsid w:val="007D1942"/>
    <w:rsid w:val="007D2D02"/>
    <w:rsid w:val="007D3043"/>
    <w:rsid w:val="007D3DA1"/>
    <w:rsid w:val="007D45B2"/>
    <w:rsid w:val="007D4611"/>
    <w:rsid w:val="007D4F18"/>
    <w:rsid w:val="007D5502"/>
    <w:rsid w:val="007D59A9"/>
    <w:rsid w:val="007D60B5"/>
    <w:rsid w:val="007D66D2"/>
    <w:rsid w:val="007D7BA6"/>
    <w:rsid w:val="007E0CBC"/>
    <w:rsid w:val="007E10F4"/>
    <w:rsid w:val="007E1A63"/>
    <w:rsid w:val="007E250E"/>
    <w:rsid w:val="007E347E"/>
    <w:rsid w:val="007E366C"/>
    <w:rsid w:val="007E4150"/>
    <w:rsid w:val="007E55FA"/>
    <w:rsid w:val="007E61CD"/>
    <w:rsid w:val="007E6F54"/>
    <w:rsid w:val="007E7672"/>
    <w:rsid w:val="007E7C02"/>
    <w:rsid w:val="007F2C5E"/>
    <w:rsid w:val="007F3805"/>
    <w:rsid w:val="007F4EA0"/>
    <w:rsid w:val="007F6EFB"/>
    <w:rsid w:val="007F73D1"/>
    <w:rsid w:val="0080331E"/>
    <w:rsid w:val="0080338A"/>
    <w:rsid w:val="0080548E"/>
    <w:rsid w:val="00805881"/>
    <w:rsid w:val="00805FFE"/>
    <w:rsid w:val="00806ADC"/>
    <w:rsid w:val="0080769D"/>
    <w:rsid w:val="00807A4A"/>
    <w:rsid w:val="00807FB9"/>
    <w:rsid w:val="008102A4"/>
    <w:rsid w:val="00810E1A"/>
    <w:rsid w:val="00811DF6"/>
    <w:rsid w:val="00813A9F"/>
    <w:rsid w:val="00813B90"/>
    <w:rsid w:val="008162A8"/>
    <w:rsid w:val="008173F6"/>
    <w:rsid w:val="00817D42"/>
    <w:rsid w:val="00820F91"/>
    <w:rsid w:val="00822559"/>
    <w:rsid w:val="00823061"/>
    <w:rsid w:val="00823537"/>
    <w:rsid w:val="0082441C"/>
    <w:rsid w:val="008247B4"/>
    <w:rsid w:val="00824F46"/>
    <w:rsid w:val="008265E5"/>
    <w:rsid w:val="008271DF"/>
    <w:rsid w:val="00827334"/>
    <w:rsid w:val="00830451"/>
    <w:rsid w:val="00834AC3"/>
    <w:rsid w:val="00835391"/>
    <w:rsid w:val="00835484"/>
    <w:rsid w:val="00835A2B"/>
    <w:rsid w:val="00835C3F"/>
    <w:rsid w:val="00837933"/>
    <w:rsid w:val="00837BD1"/>
    <w:rsid w:val="0084021B"/>
    <w:rsid w:val="0084084F"/>
    <w:rsid w:val="008416A4"/>
    <w:rsid w:val="0084218A"/>
    <w:rsid w:val="00842FD6"/>
    <w:rsid w:val="0084480F"/>
    <w:rsid w:val="00846053"/>
    <w:rsid w:val="008468DB"/>
    <w:rsid w:val="00847C67"/>
    <w:rsid w:val="008501B8"/>
    <w:rsid w:val="00850E82"/>
    <w:rsid w:val="008515A6"/>
    <w:rsid w:val="008519B9"/>
    <w:rsid w:val="00853A1E"/>
    <w:rsid w:val="0085515C"/>
    <w:rsid w:val="0085528B"/>
    <w:rsid w:val="00855483"/>
    <w:rsid w:val="008560DF"/>
    <w:rsid w:val="00857C9C"/>
    <w:rsid w:val="0086072A"/>
    <w:rsid w:val="0086088D"/>
    <w:rsid w:val="00862672"/>
    <w:rsid w:val="00862CCC"/>
    <w:rsid w:val="00863373"/>
    <w:rsid w:val="0086504B"/>
    <w:rsid w:val="0086525D"/>
    <w:rsid w:val="00865D37"/>
    <w:rsid w:val="00866A11"/>
    <w:rsid w:val="00870BEB"/>
    <w:rsid w:val="00870C3B"/>
    <w:rsid w:val="008715F3"/>
    <w:rsid w:val="008717B2"/>
    <w:rsid w:val="00871C7B"/>
    <w:rsid w:val="00872B87"/>
    <w:rsid w:val="008730F5"/>
    <w:rsid w:val="008732F7"/>
    <w:rsid w:val="008742C7"/>
    <w:rsid w:val="00875510"/>
    <w:rsid w:val="00875B1D"/>
    <w:rsid w:val="0087617C"/>
    <w:rsid w:val="008777D1"/>
    <w:rsid w:val="00877BBC"/>
    <w:rsid w:val="0088164B"/>
    <w:rsid w:val="00883D70"/>
    <w:rsid w:val="008841F7"/>
    <w:rsid w:val="00884AC8"/>
    <w:rsid w:val="008851A2"/>
    <w:rsid w:val="0088581A"/>
    <w:rsid w:val="00886604"/>
    <w:rsid w:val="00886EC3"/>
    <w:rsid w:val="00887294"/>
    <w:rsid w:val="00887947"/>
    <w:rsid w:val="00887C64"/>
    <w:rsid w:val="00887D13"/>
    <w:rsid w:val="00890122"/>
    <w:rsid w:val="00890906"/>
    <w:rsid w:val="00890AD8"/>
    <w:rsid w:val="008913D4"/>
    <w:rsid w:val="00891E40"/>
    <w:rsid w:val="0089353D"/>
    <w:rsid w:val="00893C88"/>
    <w:rsid w:val="008963B5"/>
    <w:rsid w:val="008964A2"/>
    <w:rsid w:val="00896670"/>
    <w:rsid w:val="00896BFE"/>
    <w:rsid w:val="00896EB1"/>
    <w:rsid w:val="008974BA"/>
    <w:rsid w:val="008A01EC"/>
    <w:rsid w:val="008A2D71"/>
    <w:rsid w:val="008A2E55"/>
    <w:rsid w:val="008A3AF0"/>
    <w:rsid w:val="008A47C7"/>
    <w:rsid w:val="008A4856"/>
    <w:rsid w:val="008A4FBD"/>
    <w:rsid w:val="008A5ACF"/>
    <w:rsid w:val="008A7768"/>
    <w:rsid w:val="008B15AF"/>
    <w:rsid w:val="008B1D33"/>
    <w:rsid w:val="008B3FF1"/>
    <w:rsid w:val="008B41CC"/>
    <w:rsid w:val="008B5BC9"/>
    <w:rsid w:val="008B6FD4"/>
    <w:rsid w:val="008C04EA"/>
    <w:rsid w:val="008C2B08"/>
    <w:rsid w:val="008C3276"/>
    <w:rsid w:val="008C3322"/>
    <w:rsid w:val="008C3664"/>
    <w:rsid w:val="008C382D"/>
    <w:rsid w:val="008C431F"/>
    <w:rsid w:val="008C4386"/>
    <w:rsid w:val="008C43B9"/>
    <w:rsid w:val="008C456B"/>
    <w:rsid w:val="008C4BE1"/>
    <w:rsid w:val="008C56AC"/>
    <w:rsid w:val="008C5857"/>
    <w:rsid w:val="008C7398"/>
    <w:rsid w:val="008C7A82"/>
    <w:rsid w:val="008D0CAC"/>
    <w:rsid w:val="008D100A"/>
    <w:rsid w:val="008D1F3F"/>
    <w:rsid w:val="008D3BDE"/>
    <w:rsid w:val="008D3CC8"/>
    <w:rsid w:val="008D5709"/>
    <w:rsid w:val="008D684A"/>
    <w:rsid w:val="008D69B9"/>
    <w:rsid w:val="008D7523"/>
    <w:rsid w:val="008D7ADB"/>
    <w:rsid w:val="008D7B49"/>
    <w:rsid w:val="008D7CB8"/>
    <w:rsid w:val="008E0F49"/>
    <w:rsid w:val="008E30C0"/>
    <w:rsid w:val="008E3774"/>
    <w:rsid w:val="008E3C9A"/>
    <w:rsid w:val="008E3DBC"/>
    <w:rsid w:val="008E4A0F"/>
    <w:rsid w:val="008E54EC"/>
    <w:rsid w:val="008E56DE"/>
    <w:rsid w:val="008E5DC9"/>
    <w:rsid w:val="008E794D"/>
    <w:rsid w:val="008E7F2E"/>
    <w:rsid w:val="008F013B"/>
    <w:rsid w:val="008F1183"/>
    <w:rsid w:val="008F1202"/>
    <w:rsid w:val="008F1454"/>
    <w:rsid w:val="008F1D4B"/>
    <w:rsid w:val="008F2C02"/>
    <w:rsid w:val="008F4668"/>
    <w:rsid w:val="008F504A"/>
    <w:rsid w:val="008F5587"/>
    <w:rsid w:val="008F57B0"/>
    <w:rsid w:val="008F64D5"/>
    <w:rsid w:val="009004FE"/>
    <w:rsid w:val="00901DAA"/>
    <w:rsid w:val="00903D38"/>
    <w:rsid w:val="00905598"/>
    <w:rsid w:val="009059AD"/>
    <w:rsid w:val="00905E49"/>
    <w:rsid w:val="009072A8"/>
    <w:rsid w:val="00907409"/>
    <w:rsid w:val="0090772F"/>
    <w:rsid w:val="00907838"/>
    <w:rsid w:val="00910738"/>
    <w:rsid w:val="00910F98"/>
    <w:rsid w:val="00912535"/>
    <w:rsid w:val="00912591"/>
    <w:rsid w:val="00912D03"/>
    <w:rsid w:val="009130B2"/>
    <w:rsid w:val="00913EF2"/>
    <w:rsid w:val="00914068"/>
    <w:rsid w:val="00915191"/>
    <w:rsid w:val="00915678"/>
    <w:rsid w:val="0091570E"/>
    <w:rsid w:val="009168E7"/>
    <w:rsid w:val="00916DAA"/>
    <w:rsid w:val="00917CA9"/>
    <w:rsid w:val="00920135"/>
    <w:rsid w:val="00920484"/>
    <w:rsid w:val="0092145B"/>
    <w:rsid w:val="00921D5C"/>
    <w:rsid w:val="00921E2F"/>
    <w:rsid w:val="00922833"/>
    <w:rsid w:val="00922E5A"/>
    <w:rsid w:val="009241B8"/>
    <w:rsid w:val="0092552F"/>
    <w:rsid w:val="00925E2D"/>
    <w:rsid w:val="00926BC1"/>
    <w:rsid w:val="00926DE1"/>
    <w:rsid w:val="009276F8"/>
    <w:rsid w:val="009323DF"/>
    <w:rsid w:val="0093373F"/>
    <w:rsid w:val="009339DC"/>
    <w:rsid w:val="00933B37"/>
    <w:rsid w:val="0093429A"/>
    <w:rsid w:val="009368A5"/>
    <w:rsid w:val="00937956"/>
    <w:rsid w:val="009411B8"/>
    <w:rsid w:val="0094144C"/>
    <w:rsid w:val="00942594"/>
    <w:rsid w:val="00944AC2"/>
    <w:rsid w:val="00945874"/>
    <w:rsid w:val="00946743"/>
    <w:rsid w:val="00950A24"/>
    <w:rsid w:val="009512FC"/>
    <w:rsid w:val="00951941"/>
    <w:rsid w:val="00952304"/>
    <w:rsid w:val="00952336"/>
    <w:rsid w:val="00952C22"/>
    <w:rsid w:val="009539D8"/>
    <w:rsid w:val="00954726"/>
    <w:rsid w:val="00955AF5"/>
    <w:rsid w:val="00955C84"/>
    <w:rsid w:val="00955CB4"/>
    <w:rsid w:val="00957429"/>
    <w:rsid w:val="00957AAD"/>
    <w:rsid w:val="00957AE4"/>
    <w:rsid w:val="00960007"/>
    <w:rsid w:val="00964B42"/>
    <w:rsid w:val="009652A4"/>
    <w:rsid w:val="009655F9"/>
    <w:rsid w:val="009657F5"/>
    <w:rsid w:val="009664E2"/>
    <w:rsid w:val="00967488"/>
    <w:rsid w:val="00970632"/>
    <w:rsid w:val="00972A24"/>
    <w:rsid w:val="00973B36"/>
    <w:rsid w:val="00974860"/>
    <w:rsid w:val="009750D6"/>
    <w:rsid w:val="00976A38"/>
    <w:rsid w:val="00976A7B"/>
    <w:rsid w:val="00980355"/>
    <w:rsid w:val="009807A8"/>
    <w:rsid w:val="009809D6"/>
    <w:rsid w:val="00980BB1"/>
    <w:rsid w:val="00981664"/>
    <w:rsid w:val="00982501"/>
    <w:rsid w:val="00982E06"/>
    <w:rsid w:val="00983D88"/>
    <w:rsid w:val="00986F92"/>
    <w:rsid w:val="009873D5"/>
    <w:rsid w:val="009877F2"/>
    <w:rsid w:val="00987A74"/>
    <w:rsid w:val="00990129"/>
    <w:rsid w:val="009904FF"/>
    <w:rsid w:val="009907B7"/>
    <w:rsid w:val="0099109C"/>
    <w:rsid w:val="0099313B"/>
    <w:rsid w:val="00993222"/>
    <w:rsid w:val="009933FE"/>
    <w:rsid w:val="009945EA"/>
    <w:rsid w:val="00994ADC"/>
    <w:rsid w:val="00994B57"/>
    <w:rsid w:val="009968C5"/>
    <w:rsid w:val="00996A93"/>
    <w:rsid w:val="00996C54"/>
    <w:rsid w:val="00996FC5"/>
    <w:rsid w:val="00997E45"/>
    <w:rsid w:val="009A01C1"/>
    <w:rsid w:val="009A2154"/>
    <w:rsid w:val="009A3562"/>
    <w:rsid w:val="009A3647"/>
    <w:rsid w:val="009A4C4F"/>
    <w:rsid w:val="009A63E2"/>
    <w:rsid w:val="009A71FB"/>
    <w:rsid w:val="009A7A50"/>
    <w:rsid w:val="009A7F22"/>
    <w:rsid w:val="009B0A15"/>
    <w:rsid w:val="009B2339"/>
    <w:rsid w:val="009B3413"/>
    <w:rsid w:val="009B362C"/>
    <w:rsid w:val="009B42E2"/>
    <w:rsid w:val="009B4637"/>
    <w:rsid w:val="009B5F22"/>
    <w:rsid w:val="009B7595"/>
    <w:rsid w:val="009C0F37"/>
    <w:rsid w:val="009C14BD"/>
    <w:rsid w:val="009C16F4"/>
    <w:rsid w:val="009C1A6B"/>
    <w:rsid w:val="009C3756"/>
    <w:rsid w:val="009C3919"/>
    <w:rsid w:val="009C3A21"/>
    <w:rsid w:val="009C5083"/>
    <w:rsid w:val="009C5A6A"/>
    <w:rsid w:val="009C7CDB"/>
    <w:rsid w:val="009D06CF"/>
    <w:rsid w:val="009D08C8"/>
    <w:rsid w:val="009D0DBB"/>
    <w:rsid w:val="009D1964"/>
    <w:rsid w:val="009D3084"/>
    <w:rsid w:val="009D509A"/>
    <w:rsid w:val="009D5E8F"/>
    <w:rsid w:val="009D60EA"/>
    <w:rsid w:val="009D6B66"/>
    <w:rsid w:val="009D6FBB"/>
    <w:rsid w:val="009D7A80"/>
    <w:rsid w:val="009E0219"/>
    <w:rsid w:val="009E1676"/>
    <w:rsid w:val="009E26AC"/>
    <w:rsid w:val="009E2A7F"/>
    <w:rsid w:val="009E2B40"/>
    <w:rsid w:val="009E39BB"/>
    <w:rsid w:val="009E5403"/>
    <w:rsid w:val="009E54E3"/>
    <w:rsid w:val="009E5C13"/>
    <w:rsid w:val="009E6A0F"/>
    <w:rsid w:val="009E7CF1"/>
    <w:rsid w:val="009F07AF"/>
    <w:rsid w:val="009F0C05"/>
    <w:rsid w:val="009F213B"/>
    <w:rsid w:val="009F2E37"/>
    <w:rsid w:val="009F4451"/>
    <w:rsid w:val="009F4CE4"/>
    <w:rsid w:val="009F52EB"/>
    <w:rsid w:val="00A0072D"/>
    <w:rsid w:val="00A01C92"/>
    <w:rsid w:val="00A01F5B"/>
    <w:rsid w:val="00A031DF"/>
    <w:rsid w:val="00A03E3C"/>
    <w:rsid w:val="00A079B1"/>
    <w:rsid w:val="00A07A76"/>
    <w:rsid w:val="00A07B87"/>
    <w:rsid w:val="00A07D09"/>
    <w:rsid w:val="00A07DAB"/>
    <w:rsid w:val="00A11550"/>
    <w:rsid w:val="00A12C81"/>
    <w:rsid w:val="00A145CC"/>
    <w:rsid w:val="00A154DD"/>
    <w:rsid w:val="00A1552C"/>
    <w:rsid w:val="00A157B3"/>
    <w:rsid w:val="00A159EE"/>
    <w:rsid w:val="00A1762A"/>
    <w:rsid w:val="00A17B4D"/>
    <w:rsid w:val="00A20F22"/>
    <w:rsid w:val="00A21141"/>
    <w:rsid w:val="00A22776"/>
    <w:rsid w:val="00A22B34"/>
    <w:rsid w:val="00A23827"/>
    <w:rsid w:val="00A24AFB"/>
    <w:rsid w:val="00A24FC3"/>
    <w:rsid w:val="00A2539A"/>
    <w:rsid w:val="00A274D9"/>
    <w:rsid w:val="00A278DD"/>
    <w:rsid w:val="00A27947"/>
    <w:rsid w:val="00A27C6C"/>
    <w:rsid w:val="00A27D57"/>
    <w:rsid w:val="00A3087E"/>
    <w:rsid w:val="00A310E5"/>
    <w:rsid w:val="00A31759"/>
    <w:rsid w:val="00A31CBD"/>
    <w:rsid w:val="00A328DC"/>
    <w:rsid w:val="00A333DA"/>
    <w:rsid w:val="00A33D93"/>
    <w:rsid w:val="00A35016"/>
    <w:rsid w:val="00A35116"/>
    <w:rsid w:val="00A37C0C"/>
    <w:rsid w:val="00A40D8D"/>
    <w:rsid w:val="00A4304D"/>
    <w:rsid w:val="00A442B1"/>
    <w:rsid w:val="00A449A2"/>
    <w:rsid w:val="00A46099"/>
    <w:rsid w:val="00A46EF2"/>
    <w:rsid w:val="00A47101"/>
    <w:rsid w:val="00A5057D"/>
    <w:rsid w:val="00A515B4"/>
    <w:rsid w:val="00A51815"/>
    <w:rsid w:val="00A52A53"/>
    <w:rsid w:val="00A52C68"/>
    <w:rsid w:val="00A52D0A"/>
    <w:rsid w:val="00A53311"/>
    <w:rsid w:val="00A534FC"/>
    <w:rsid w:val="00A53A98"/>
    <w:rsid w:val="00A540C0"/>
    <w:rsid w:val="00A54329"/>
    <w:rsid w:val="00A54C41"/>
    <w:rsid w:val="00A54CB5"/>
    <w:rsid w:val="00A552FA"/>
    <w:rsid w:val="00A55D57"/>
    <w:rsid w:val="00A57021"/>
    <w:rsid w:val="00A575AF"/>
    <w:rsid w:val="00A57779"/>
    <w:rsid w:val="00A610E7"/>
    <w:rsid w:val="00A64197"/>
    <w:rsid w:val="00A64750"/>
    <w:rsid w:val="00A6475F"/>
    <w:rsid w:val="00A64CAE"/>
    <w:rsid w:val="00A64CD0"/>
    <w:rsid w:val="00A6554A"/>
    <w:rsid w:val="00A65FFE"/>
    <w:rsid w:val="00A70CB8"/>
    <w:rsid w:val="00A71159"/>
    <w:rsid w:val="00A71211"/>
    <w:rsid w:val="00A715BA"/>
    <w:rsid w:val="00A731F8"/>
    <w:rsid w:val="00A732BB"/>
    <w:rsid w:val="00A73562"/>
    <w:rsid w:val="00A736E9"/>
    <w:rsid w:val="00A73F71"/>
    <w:rsid w:val="00A740E7"/>
    <w:rsid w:val="00A7421B"/>
    <w:rsid w:val="00A748A0"/>
    <w:rsid w:val="00A75DAD"/>
    <w:rsid w:val="00A7601B"/>
    <w:rsid w:val="00A76AB3"/>
    <w:rsid w:val="00A7724A"/>
    <w:rsid w:val="00A80104"/>
    <w:rsid w:val="00A814F5"/>
    <w:rsid w:val="00A83433"/>
    <w:rsid w:val="00A83C09"/>
    <w:rsid w:val="00A84D1A"/>
    <w:rsid w:val="00A85176"/>
    <w:rsid w:val="00A87444"/>
    <w:rsid w:val="00A90776"/>
    <w:rsid w:val="00A91E35"/>
    <w:rsid w:val="00A92BC1"/>
    <w:rsid w:val="00A93B1B"/>
    <w:rsid w:val="00A941D7"/>
    <w:rsid w:val="00A94E96"/>
    <w:rsid w:val="00A94F6F"/>
    <w:rsid w:val="00A969F9"/>
    <w:rsid w:val="00A96E60"/>
    <w:rsid w:val="00A97575"/>
    <w:rsid w:val="00A97FFA"/>
    <w:rsid w:val="00AA2A21"/>
    <w:rsid w:val="00AA3611"/>
    <w:rsid w:val="00AA3D36"/>
    <w:rsid w:val="00AA55C4"/>
    <w:rsid w:val="00AA6519"/>
    <w:rsid w:val="00AA6EEE"/>
    <w:rsid w:val="00AB043E"/>
    <w:rsid w:val="00AB0C40"/>
    <w:rsid w:val="00AB174C"/>
    <w:rsid w:val="00AB1826"/>
    <w:rsid w:val="00AB22F7"/>
    <w:rsid w:val="00AB281C"/>
    <w:rsid w:val="00AB2AA2"/>
    <w:rsid w:val="00AB2FB2"/>
    <w:rsid w:val="00AB55D4"/>
    <w:rsid w:val="00AB649F"/>
    <w:rsid w:val="00AB699E"/>
    <w:rsid w:val="00AB7B5F"/>
    <w:rsid w:val="00AC072C"/>
    <w:rsid w:val="00AC0FA1"/>
    <w:rsid w:val="00AC107C"/>
    <w:rsid w:val="00AC3198"/>
    <w:rsid w:val="00AC34CF"/>
    <w:rsid w:val="00AC4318"/>
    <w:rsid w:val="00AC5B6F"/>
    <w:rsid w:val="00AC5D46"/>
    <w:rsid w:val="00AC6246"/>
    <w:rsid w:val="00AC75DB"/>
    <w:rsid w:val="00AC7733"/>
    <w:rsid w:val="00AD0207"/>
    <w:rsid w:val="00AD05F5"/>
    <w:rsid w:val="00AD07D0"/>
    <w:rsid w:val="00AD0DA4"/>
    <w:rsid w:val="00AD14D5"/>
    <w:rsid w:val="00AD1648"/>
    <w:rsid w:val="00AD308D"/>
    <w:rsid w:val="00AD385B"/>
    <w:rsid w:val="00AD7391"/>
    <w:rsid w:val="00AE0410"/>
    <w:rsid w:val="00AE235C"/>
    <w:rsid w:val="00AE2D31"/>
    <w:rsid w:val="00AE303B"/>
    <w:rsid w:val="00AE420E"/>
    <w:rsid w:val="00AE4523"/>
    <w:rsid w:val="00AE4C06"/>
    <w:rsid w:val="00AE4F26"/>
    <w:rsid w:val="00AE707C"/>
    <w:rsid w:val="00AF0F55"/>
    <w:rsid w:val="00AF1C61"/>
    <w:rsid w:val="00AF249C"/>
    <w:rsid w:val="00AF2DE1"/>
    <w:rsid w:val="00AF379C"/>
    <w:rsid w:val="00AF3BFF"/>
    <w:rsid w:val="00AF3E68"/>
    <w:rsid w:val="00AF4153"/>
    <w:rsid w:val="00AF56A9"/>
    <w:rsid w:val="00AF705C"/>
    <w:rsid w:val="00AF70EB"/>
    <w:rsid w:val="00AF7BF8"/>
    <w:rsid w:val="00B004E8"/>
    <w:rsid w:val="00B0298D"/>
    <w:rsid w:val="00B03096"/>
    <w:rsid w:val="00B03766"/>
    <w:rsid w:val="00B0520E"/>
    <w:rsid w:val="00B05B64"/>
    <w:rsid w:val="00B05CA5"/>
    <w:rsid w:val="00B05F30"/>
    <w:rsid w:val="00B06891"/>
    <w:rsid w:val="00B0735F"/>
    <w:rsid w:val="00B1059E"/>
    <w:rsid w:val="00B1060B"/>
    <w:rsid w:val="00B119F2"/>
    <w:rsid w:val="00B11E55"/>
    <w:rsid w:val="00B11EDF"/>
    <w:rsid w:val="00B127EA"/>
    <w:rsid w:val="00B14C60"/>
    <w:rsid w:val="00B15092"/>
    <w:rsid w:val="00B1545A"/>
    <w:rsid w:val="00B155C1"/>
    <w:rsid w:val="00B165FB"/>
    <w:rsid w:val="00B167C8"/>
    <w:rsid w:val="00B217AB"/>
    <w:rsid w:val="00B21ECD"/>
    <w:rsid w:val="00B2228B"/>
    <w:rsid w:val="00B23E02"/>
    <w:rsid w:val="00B23FCA"/>
    <w:rsid w:val="00B23FFC"/>
    <w:rsid w:val="00B254B0"/>
    <w:rsid w:val="00B262A2"/>
    <w:rsid w:val="00B2636E"/>
    <w:rsid w:val="00B268DA"/>
    <w:rsid w:val="00B26C96"/>
    <w:rsid w:val="00B3256F"/>
    <w:rsid w:val="00B327C3"/>
    <w:rsid w:val="00B330AC"/>
    <w:rsid w:val="00B33A53"/>
    <w:rsid w:val="00B34477"/>
    <w:rsid w:val="00B34498"/>
    <w:rsid w:val="00B37638"/>
    <w:rsid w:val="00B404AD"/>
    <w:rsid w:val="00B405F9"/>
    <w:rsid w:val="00B4104D"/>
    <w:rsid w:val="00B421CF"/>
    <w:rsid w:val="00B42A38"/>
    <w:rsid w:val="00B445C0"/>
    <w:rsid w:val="00B45009"/>
    <w:rsid w:val="00B45441"/>
    <w:rsid w:val="00B4612D"/>
    <w:rsid w:val="00B4678A"/>
    <w:rsid w:val="00B46B2C"/>
    <w:rsid w:val="00B46D2D"/>
    <w:rsid w:val="00B4709A"/>
    <w:rsid w:val="00B50721"/>
    <w:rsid w:val="00B51841"/>
    <w:rsid w:val="00B51A09"/>
    <w:rsid w:val="00B53172"/>
    <w:rsid w:val="00B540E0"/>
    <w:rsid w:val="00B54980"/>
    <w:rsid w:val="00B55842"/>
    <w:rsid w:val="00B61FAC"/>
    <w:rsid w:val="00B63A1F"/>
    <w:rsid w:val="00B65646"/>
    <w:rsid w:val="00B66744"/>
    <w:rsid w:val="00B67176"/>
    <w:rsid w:val="00B6742F"/>
    <w:rsid w:val="00B674C0"/>
    <w:rsid w:val="00B67539"/>
    <w:rsid w:val="00B67C54"/>
    <w:rsid w:val="00B70688"/>
    <w:rsid w:val="00B70955"/>
    <w:rsid w:val="00B70BCD"/>
    <w:rsid w:val="00B72826"/>
    <w:rsid w:val="00B7349D"/>
    <w:rsid w:val="00B748C4"/>
    <w:rsid w:val="00B74CD1"/>
    <w:rsid w:val="00B76C49"/>
    <w:rsid w:val="00B76E0D"/>
    <w:rsid w:val="00B77DE2"/>
    <w:rsid w:val="00B77DF6"/>
    <w:rsid w:val="00B80981"/>
    <w:rsid w:val="00B81D8A"/>
    <w:rsid w:val="00B82A8A"/>
    <w:rsid w:val="00B851C4"/>
    <w:rsid w:val="00B85291"/>
    <w:rsid w:val="00B8557A"/>
    <w:rsid w:val="00B85F18"/>
    <w:rsid w:val="00B8632E"/>
    <w:rsid w:val="00B8670C"/>
    <w:rsid w:val="00B903F3"/>
    <w:rsid w:val="00B905A4"/>
    <w:rsid w:val="00B906C3"/>
    <w:rsid w:val="00B90D60"/>
    <w:rsid w:val="00B913F8"/>
    <w:rsid w:val="00B91900"/>
    <w:rsid w:val="00B926EA"/>
    <w:rsid w:val="00B9360E"/>
    <w:rsid w:val="00B93F74"/>
    <w:rsid w:val="00B95265"/>
    <w:rsid w:val="00B95397"/>
    <w:rsid w:val="00B96383"/>
    <w:rsid w:val="00B96489"/>
    <w:rsid w:val="00B97297"/>
    <w:rsid w:val="00B97507"/>
    <w:rsid w:val="00B97684"/>
    <w:rsid w:val="00B978B7"/>
    <w:rsid w:val="00BA1085"/>
    <w:rsid w:val="00BA1541"/>
    <w:rsid w:val="00BA18AC"/>
    <w:rsid w:val="00BA2112"/>
    <w:rsid w:val="00BA3319"/>
    <w:rsid w:val="00BA37F2"/>
    <w:rsid w:val="00BA4027"/>
    <w:rsid w:val="00BA49DA"/>
    <w:rsid w:val="00BA5486"/>
    <w:rsid w:val="00BA6579"/>
    <w:rsid w:val="00BA6AD7"/>
    <w:rsid w:val="00BB0657"/>
    <w:rsid w:val="00BB108F"/>
    <w:rsid w:val="00BB1611"/>
    <w:rsid w:val="00BB4811"/>
    <w:rsid w:val="00BB4C46"/>
    <w:rsid w:val="00BB5948"/>
    <w:rsid w:val="00BB5C32"/>
    <w:rsid w:val="00BB5FA4"/>
    <w:rsid w:val="00BB6149"/>
    <w:rsid w:val="00BB6995"/>
    <w:rsid w:val="00BB6B06"/>
    <w:rsid w:val="00BB6C68"/>
    <w:rsid w:val="00BC000B"/>
    <w:rsid w:val="00BC1B78"/>
    <w:rsid w:val="00BC27D4"/>
    <w:rsid w:val="00BC556B"/>
    <w:rsid w:val="00BC69C8"/>
    <w:rsid w:val="00BC7F41"/>
    <w:rsid w:val="00BD39E5"/>
    <w:rsid w:val="00BD4224"/>
    <w:rsid w:val="00BD45F1"/>
    <w:rsid w:val="00BD49E7"/>
    <w:rsid w:val="00BD52D5"/>
    <w:rsid w:val="00BD5C7A"/>
    <w:rsid w:val="00BD5EED"/>
    <w:rsid w:val="00BD65B2"/>
    <w:rsid w:val="00BD6A9E"/>
    <w:rsid w:val="00BD6E8A"/>
    <w:rsid w:val="00BD7879"/>
    <w:rsid w:val="00BD7E3A"/>
    <w:rsid w:val="00BE053A"/>
    <w:rsid w:val="00BE06BC"/>
    <w:rsid w:val="00BE0744"/>
    <w:rsid w:val="00BE1AA6"/>
    <w:rsid w:val="00BE1B7E"/>
    <w:rsid w:val="00BE1DED"/>
    <w:rsid w:val="00BE306A"/>
    <w:rsid w:val="00BE3498"/>
    <w:rsid w:val="00BE39EB"/>
    <w:rsid w:val="00BE3E03"/>
    <w:rsid w:val="00BE60C5"/>
    <w:rsid w:val="00BE7763"/>
    <w:rsid w:val="00BF02C1"/>
    <w:rsid w:val="00BF0664"/>
    <w:rsid w:val="00BF0DB9"/>
    <w:rsid w:val="00BF0F79"/>
    <w:rsid w:val="00BF183A"/>
    <w:rsid w:val="00BF2B4A"/>
    <w:rsid w:val="00BF2EEA"/>
    <w:rsid w:val="00BF33B9"/>
    <w:rsid w:val="00BF41FA"/>
    <w:rsid w:val="00BF56C5"/>
    <w:rsid w:val="00BF684A"/>
    <w:rsid w:val="00BF6930"/>
    <w:rsid w:val="00BF78D5"/>
    <w:rsid w:val="00C007BD"/>
    <w:rsid w:val="00C00A22"/>
    <w:rsid w:val="00C014B5"/>
    <w:rsid w:val="00C01B81"/>
    <w:rsid w:val="00C02299"/>
    <w:rsid w:val="00C02926"/>
    <w:rsid w:val="00C0446E"/>
    <w:rsid w:val="00C04830"/>
    <w:rsid w:val="00C04C38"/>
    <w:rsid w:val="00C04EC1"/>
    <w:rsid w:val="00C06D8B"/>
    <w:rsid w:val="00C077EF"/>
    <w:rsid w:val="00C0787A"/>
    <w:rsid w:val="00C07D6B"/>
    <w:rsid w:val="00C1075E"/>
    <w:rsid w:val="00C111A6"/>
    <w:rsid w:val="00C114D5"/>
    <w:rsid w:val="00C13872"/>
    <w:rsid w:val="00C139C4"/>
    <w:rsid w:val="00C1647C"/>
    <w:rsid w:val="00C177AF"/>
    <w:rsid w:val="00C17A89"/>
    <w:rsid w:val="00C203B5"/>
    <w:rsid w:val="00C20F74"/>
    <w:rsid w:val="00C20F75"/>
    <w:rsid w:val="00C213F0"/>
    <w:rsid w:val="00C214A9"/>
    <w:rsid w:val="00C21941"/>
    <w:rsid w:val="00C21C2E"/>
    <w:rsid w:val="00C2430A"/>
    <w:rsid w:val="00C2430C"/>
    <w:rsid w:val="00C24DDB"/>
    <w:rsid w:val="00C251CD"/>
    <w:rsid w:val="00C26B42"/>
    <w:rsid w:val="00C27289"/>
    <w:rsid w:val="00C277A5"/>
    <w:rsid w:val="00C27B9A"/>
    <w:rsid w:val="00C27E94"/>
    <w:rsid w:val="00C3047E"/>
    <w:rsid w:val="00C306C0"/>
    <w:rsid w:val="00C309D6"/>
    <w:rsid w:val="00C3191E"/>
    <w:rsid w:val="00C31D1B"/>
    <w:rsid w:val="00C33B7F"/>
    <w:rsid w:val="00C33C17"/>
    <w:rsid w:val="00C33C66"/>
    <w:rsid w:val="00C3452D"/>
    <w:rsid w:val="00C36287"/>
    <w:rsid w:val="00C36446"/>
    <w:rsid w:val="00C37DD2"/>
    <w:rsid w:val="00C405DE"/>
    <w:rsid w:val="00C40B16"/>
    <w:rsid w:val="00C40CA9"/>
    <w:rsid w:val="00C41936"/>
    <w:rsid w:val="00C4292C"/>
    <w:rsid w:val="00C42EC9"/>
    <w:rsid w:val="00C4357B"/>
    <w:rsid w:val="00C44021"/>
    <w:rsid w:val="00C441E4"/>
    <w:rsid w:val="00C44539"/>
    <w:rsid w:val="00C450A3"/>
    <w:rsid w:val="00C454B9"/>
    <w:rsid w:val="00C45550"/>
    <w:rsid w:val="00C463F8"/>
    <w:rsid w:val="00C46D4D"/>
    <w:rsid w:val="00C5064C"/>
    <w:rsid w:val="00C512C7"/>
    <w:rsid w:val="00C51A8E"/>
    <w:rsid w:val="00C538F4"/>
    <w:rsid w:val="00C53F7B"/>
    <w:rsid w:val="00C54888"/>
    <w:rsid w:val="00C54C93"/>
    <w:rsid w:val="00C5543C"/>
    <w:rsid w:val="00C55636"/>
    <w:rsid w:val="00C55E71"/>
    <w:rsid w:val="00C562E8"/>
    <w:rsid w:val="00C60B99"/>
    <w:rsid w:val="00C629E7"/>
    <w:rsid w:val="00C63595"/>
    <w:rsid w:val="00C63826"/>
    <w:rsid w:val="00C657AB"/>
    <w:rsid w:val="00C663B6"/>
    <w:rsid w:val="00C66562"/>
    <w:rsid w:val="00C67065"/>
    <w:rsid w:val="00C673E9"/>
    <w:rsid w:val="00C67CB0"/>
    <w:rsid w:val="00C67DCB"/>
    <w:rsid w:val="00C7151B"/>
    <w:rsid w:val="00C71719"/>
    <w:rsid w:val="00C71C2E"/>
    <w:rsid w:val="00C747DD"/>
    <w:rsid w:val="00C74C54"/>
    <w:rsid w:val="00C76A09"/>
    <w:rsid w:val="00C7786E"/>
    <w:rsid w:val="00C809BB"/>
    <w:rsid w:val="00C809FD"/>
    <w:rsid w:val="00C81B88"/>
    <w:rsid w:val="00C825DF"/>
    <w:rsid w:val="00C8473C"/>
    <w:rsid w:val="00C868FC"/>
    <w:rsid w:val="00C90B6E"/>
    <w:rsid w:val="00C9180A"/>
    <w:rsid w:val="00C91C64"/>
    <w:rsid w:val="00C92D70"/>
    <w:rsid w:val="00C92E93"/>
    <w:rsid w:val="00C9399B"/>
    <w:rsid w:val="00C93EB3"/>
    <w:rsid w:val="00C94270"/>
    <w:rsid w:val="00C95556"/>
    <w:rsid w:val="00C959AA"/>
    <w:rsid w:val="00C95A91"/>
    <w:rsid w:val="00C95C56"/>
    <w:rsid w:val="00C9724A"/>
    <w:rsid w:val="00C9773A"/>
    <w:rsid w:val="00CA1450"/>
    <w:rsid w:val="00CA2D65"/>
    <w:rsid w:val="00CA38E4"/>
    <w:rsid w:val="00CA38EB"/>
    <w:rsid w:val="00CA4265"/>
    <w:rsid w:val="00CA7347"/>
    <w:rsid w:val="00CB0018"/>
    <w:rsid w:val="00CB18D6"/>
    <w:rsid w:val="00CB403B"/>
    <w:rsid w:val="00CB4E9F"/>
    <w:rsid w:val="00CB4F4E"/>
    <w:rsid w:val="00CB548D"/>
    <w:rsid w:val="00CB5700"/>
    <w:rsid w:val="00CB57FF"/>
    <w:rsid w:val="00CB5FB9"/>
    <w:rsid w:val="00CC00BC"/>
    <w:rsid w:val="00CC06A1"/>
    <w:rsid w:val="00CC092C"/>
    <w:rsid w:val="00CC0CF7"/>
    <w:rsid w:val="00CC1399"/>
    <w:rsid w:val="00CC2848"/>
    <w:rsid w:val="00CC3755"/>
    <w:rsid w:val="00CC3D1D"/>
    <w:rsid w:val="00CC3DDC"/>
    <w:rsid w:val="00CC3E0C"/>
    <w:rsid w:val="00CC5267"/>
    <w:rsid w:val="00CC6BB7"/>
    <w:rsid w:val="00CC7A4B"/>
    <w:rsid w:val="00CD027D"/>
    <w:rsid w:val="00CD0C85"/>
    <w:rsid w:val="00CD1FDC"/>
    <w:rsid w:val="00CD22D1"/>
    <w:rsid w:val="00CD2AFE"/>
    <w:rsid w:val="00CD3F7A"/>
    <w:rsid w:val="00CD585D"/>
    <w:rsid w:val="00CD5D08"/>
    <w:rsid w:val="00CD6026"/>
    <w:rsid w:val="00CD64DC"/>
    <w:rsid w:val="00CD67B9"/>
    <w:rsid w:val="00CD683E"/>
    <w:rsid w:val="00CE1801"/>
    <w:rsid w:val="00CE1A14"/>
    <w:rsid w:val="00CE215A"/>
    <w:rsid w:val="00CE247E"/>
    <w:rsid w:val="00CE357C"/>
    <w:rsid w:val="00CE437F"/>
    <w:rsid w:val="00CE4FCB"/>
    <w:rsid w:val="00CE5840"/>
    <w:rsid w:val="00CE6049"/>
    <w:rsid w:val="00CE64F2"/>
    <w:rsid w:val="00CE6995"/>
    <w:rsid w:val="00CF0110"/>
    <w:rsid w:val="00CF0674"/>
    <w:rsid w:val="00CF0F28"/>
    <w:rsid w:val="00CF1C08"/>
    <w:rsid w:val="00CF1C2E"/>
    <w:rsid w:val="00CF1D08"/>
    <w:rsid w:val="00CF1F4C"/>
    <w:rsid w:val="00CF2824"/>
    <w:rsid w:val="00CF2B21"/>
    <w:rsid w:val="00CF2C4A"/>
    <w:rsid w:val="00CF2E7D"/>
    <w:rsid w:val="00CF443D"/>
    <w:rsid w:val="00CF4A5D"/>
    <w:rsid w:val="00CF4BCC"/>
    <w:rsid w:val="00CF6F4D"/>
    <w:rsid w:val="00D015C3"/>
    <w:rsid w:val="00D01CBF"/>
    <w:rsid w:val="00D02005"/>
    <w:rsid w:val="00D028C1"/>
    <w:rsid w:val="00D02BB1"/>
    <w:rsid w:val="00D02F2B"/>
    <w:rsid w:val="00D033D2"/>
    <w:rsid w:val="00D034D4"/>
    <w:rsid w:val="00D03824"/>
    <w:rsid w:val="00D044C5"/>
    <w:rsid w:val="00D06F43"/>
    <w:rsid w:val="00D117C3"/>
    <w:rsid w:val="00D1197A"/>
    <w:rsid w:val="00D12961"/>
    <w:rsid w:val="00D12E80"/>
    <w:rsid w:val="00D13AEB"/>
    <w:rsid w:val="00D14B04"/>
    <w:rsid w:val="00D16E3B"/>
    <w:rsid w:val="00D17C34"/>
    <w:rsid w:val="00D21585"/>
    <w:rsid w:val="00D21935"/>
    <w:rsid w:val="00D225FE"/>
    <w:rsid w:val="00D228A3"/>
    <w:rsid w:val="00D2395F"/>
    <w:rsid w:val="00D239D3"/>
    <w:rsid w:val="00D23EFB"/>
    <w:rsid w:val="00D24643"/>
    <w:rsid w:val="00D26F08"/>
    <w:rsid w:val="00D270BD"/>
    <w:rsid w:val="00D2779E"/>
    <w:rsid w:val="00D27B88"/>
    <w:rsid w:val="00D30570"/>
    <w:rsid w:val="00D30917"/>
    <w:rsid w:val="00D31D1B"/>
    <w:rsid w:val="00D31E14"/>
    <w:rsid w:val="00D3263A"/>
    <w:rsid w:val="00D32785"/>
    <w:rsid w:val="00D32DD7"/>
    <w:rsid w:val="00D343FC"/>
    <w:rsid w:val="00D35ECC"/>
    <w:rsid w:val="00D40175"/>
    <w:rsid w:val="00D40BEC"/>
    <w:rsid w:val="00D40DE5"/>
    <w:rsid w:val="00D41AE9"/>
    <w:rsid w:val="00D42D00"/>
    <w:rsid w:val="00D43778"/>
    <w:rsid w:val="00D447E9"/>
    <w:rsid w:val="00D450BA"/>
    <w:rsid w:val="00D4524E"/>
    <w:rsid w:val="00D45253"/>
    <w:rsid w:val="00D472DF"/>
    <w:rsid w:val="00D47357"/>
    <w:rsid w:val="00D479D4"/>
    <w:rsid w:val="00D5016A"/>
    <w:rsid w:val="00D50A58"/>
    <w:rsid w:val="00D50F3B"/>
    <w:rsid w:val="00D51219"/>
    <w:rsid w:val="00D51EAD"/>
    <w:rsid w:val="00D525AA"/>
    <w:rsid w:val="00D5295D"/>
    <w:rsid w:val="00D52E97"/>
    <w:rsid w:val="00D530F9"/>
    <w:rsid w:val="00D54097"/>
    <w:rsid w:val="00D5516D"/>
    <w:rsid w:val="00D555BD"/>
    <w:rsid w:val="00D56540"/>
    <w:rsid w:val="00D56F2C"/>
    <w:rsid w:val="00D572F9"/>
    <w:rsid w:val="00D57681"/>
    <w:rsid w:val="00D579AE"/>
    <w:rsid w:val="00D57C4A"/>
    <w:rsid w:val="00D57E49"/>
    <w:rsid w:val="00D61C83"/>
    <w:rsid w:val="00D629C5"/>
    <w:rsid w:val="00D63259"/>
    <w:rsid w:val="00D637CC"/>
    <w:rsid w:val="00D64C34"/>
    <w:rsid w:val="00D65926"/>
    <w:rsid w:val="00D65C59"/>
    <w:rsid w:val="00D678A3"/>
    <w:rsid w:val="00D67AA6"/>
    <w:rsid w:val="00D70936"/>
    <w:rsid w:val="00D716D3"/>
    <w:rsid w:val="00D74B13"/>
    <w:rsid w:val="00D754A0"/>
    <w:rsid w:val="00D755FA"/>
    <w:rsid w:val="00D77DE2"/>
    <w:rsid w:val="00D8089D"/>
    <w:rsid w:val="00D80B76"/>
    <w:rsid w:val="00D81CFD"/>
    <w:rsid w:val="00D8213D"/>
    <w:rsid w:val="00D829DD"/>
    <w:rsid w:val="00D83CAF"/>
    <w:rsid w:val="00D843FE"/>
    <w:rsid w:val="00D85D31"/>
    <w:rsid w:val="00D86046"/>
    <w:rsid w:val="00D90C98"/>
    <w:rsid w:val="00D91203"/>
    <w:rsid w:val="00D91A6E"/>
    <w:rsid w:val="00D91BC5"/>
    <w:rsid w:val="00D9244B"/>
    <w:rsid w:val="00D96ED5"/>
    <w:rsid w:val="00DA02AC"/>
    <w:rsid w:val="00DA16EA"/>
    <w:rsid w:val="00DA2307"/>
    <w:rsid w:val="00DA23D8"/>
    <w:rsid w:val="00DA2F8A"/>
    <w:rsid w:val="00DA33F6"/>
    <w:rsid w:val="00DA35A1"/>
    <w:rsid w:val="00DA3FC1"/>
    <w:rsid w:val="00DA5B01"/>
    <w:rsid w:val="00DA6924"/>
    <w:rsid w:val="00DA6A14"/>
    <w:rsid w:val="00DA7560"/>
    <w:rsid w:val="00DA7E7A"/>
    <w:rsid w:val="00DB448A"/>
    <w:rsid w:val="00DB5781"/>
    <w:rsid w:val="00DB5AFF"/>
    <w:rsid w:val="00DB6785"/>
    <w:rsid w:val="00DC09C5"/>
    <w:rsid w:val="00DC0A5F"/>
    <w:rsid w:val="00DC1121"/>
    <w:rsid w:val="00DC219D"/>
    <w:rsid w:val="00DC5BDB"/>
    <w:rsid w:val="00DC65CE"/>
    <w:rsid w:val="00DC69DC"/>
    <w:rsid w:val="00DD174C"/>
    <w:rsid w:val="00DD22D0"/>
    <w:rsid w:val="00DD3AB3"/>
    <w:rsid w:val="00DD3E7B"/>
    <w:rsid w:val="00DD4663"/>
    <w:rsid w:val="00DD4A77"/>
    <w:rsid w:val="00DD515E"/>
    <w:rsid w:val="00DD53F4"/>
    <w:rsid w:val="00DD6CEC"/>
    <w:rsid w:val="00DD70A0"/>
    <w:rsid w:val="00DE0E29"/>
    <w:rsid w:val="00DE12BE"/>
    <w:rsid w:val="00DE1484"/>
    <w:rsid w:val="00DE2699"/>
    <w:rsid w:val="00DE311A"/>
    <w:rsid w:val="00DE31D3"/>
    <w:rsid w:val="00DE40A0"/>
    <w:rsid w:val="00DE4F8F"/>
    <w:rsid w:val="00DE5030"/>
    <w:rsid w:val="00DE5890"/>
    <w:rsid w:val="00DF01B7"/>
    <w:rsid w:val="00DF02D5"/>
    <w:rsid w:val="00DF0BD1"/>
    <w:rsid w:val="00DF31F4"/>
    <w:rsid w:val="00DF34F0"/>
    <w:rsid w:val="00DF3FA2"/>
    <w:rsid w:val="00DF4546"/>
    <w:rsid w:val="00DF4E55"/>
    <w:rsid w:val="00DF4E87"/>
    <w:rsid w:val="00DF64C1"/>
    <w:rsid w:val="00DF715F"/>
    <w:rsid w:val="00DF7252"/>
    <w:rsid w:val="00DF7FFA"/>
    <w:rsid w:val="00E00597"/>
    <w:rsid w:val="00E00701"/>
    <w:rsid w:val="00E00B78"/>
    <w:rsid w:val="00E00D0E"/>
    <w:rsid w:val="00E019FA"/>
    <w:rsid w:val="00E01F57"/>
    <w:rsid w:val="00E0313D"/>
    <w:rsid w:val="00E04B71"/>
    <w:rsid w:val="00E04BD2"/>
    <w:rsid w:val="00E0698F"/>
    <w:rsid w:val="00E06C85"/>
    <w:rsid w:val="00E06F48"/>
    <w:rsid w:val="00E071F3"/>
    <w:rsid w:val="00E07B6B"/>
    <w:rsid w:val="00E10D4C"/>
    <w:rsid w:val="00E11524"/>
    <w:rsid w:val="00E11697"/>
    <w:rsid w:val="00E11C7B"/>
    <w:rsid w:val="00E1214B"/>
    <w:rsid w:val="00E15AFA"/>
    <w:rsid w:val="00E164AD"/>
    <w:rsid w:val="00E16EA7"/>
    <w:rsid w:val="00E170DD"/>
    <w:rsid w:val="00E17F78"/>
    <w:rsid w:val="00E20626"/>
    <w:rsid w:val="00E20B75"/>
    <w:rsid w:val="00E220A5"/>
    <w:rsid w:val="00E226F0"/>
    <w:rsid w:val="00E22BA7"/>
    <w:rsid w:val="00E232BB"/>
    <w:rsid w:val="00E23AB2"/>
    <w:rsid w:val="00E23B10"/>
    <w:rsid w:val="00E244BA"/>
    <w:rsid w:val="00E259C8"/>
    <w:rsid w:val="00E26324"/>
    <w:rsid w:val="00E2732C"/>
    <w:rsid w:val="00E30C7F"/>
    <w:rsid w:val="00E30FF8"/>
    <w:rsid w:val="00E3124F"/>
    <w:rsid w:val="00E323D0"/>
    <w:rsid w:val="00E33BC3"/>
    <w:rsid w:val="00E363EB"/>
    <w:rsid w:val="00E37185"/>
    <w:rsid w:val="00E3762E"/>
    <w:rsid w:val="00E37909"/>
    <w:rsid w:val="00E37954"/>
    <w:rsid w:val="00E37EC0"/>
    <w:rsid w:val="00E37EC7"/>
    <w:rsid w:val="00E40688"/>
    <w:rsid w:val="00E4213E"/>
    <w:rsid w:val="00E44188"/>
    <w:rsid w:val="00E44343"/>
    <w:rsid w:val="00E452C3"/>
    <w:rsid w:val="00E45768"/>
    <w:rsid w:val="00E457CC"/>
    <w:rsid w:val="00E50589"/>
    <w:rsid w:val="00E50907"/>
    <w:rsid w:val="00E51055"/>
    <w:rsid w:val="00E522B6"/>
    <w:rsid w:val="00E5293A"/>
    <w:rsid w:val="00E53671"/>
    <w:rsid w:val="00E53935"/>
    <w:rsid w:val="00E53F25"/>
    <w:rsid w:val="00E54169"/>
    <w:rsid w:val="00E557C9"/>
    <w:rsid w:val="00E558F9"/>
    <w:rsid w:val="00E5687A"/>
    <w:rsid w:val="00E56CE1"/>
    <w:rsid w:val="00E644FF"/>
    <w:rsid w:val="00E649CA"/>
    <w:rsid w:val="00E65CAF"/>
    <w:rsid w:val="00E65CD0"/>
    <w:rsid w:val="00E65DFF"/>
    <w:rsid w:val="00E6674B"/>
    <w:rsid w:val="00E67233"/>
    <w:rsid w:val="00E675A3"/>
    <w:rsid w:val="00E67E4F"/>
    <w:rsid w:val="00E71E40"/>
    <w:rsid w:val="00E72469"/>
    <w:rsid w:val="00E72EEA"/>
    <w:rsid w:val="00E7362D"/>
    <w:rsid w:val="00E74C14"/>
    <w:rsid w:val="00E74DF5"/>
    <w:rsid w:val="00E758C5"/>
    <w:rsid w:val="00E75D9F"/>
    <w:rsid w:val="00E76370"/>
    <w:rsid w:val="00E76666"/>
    <w:rsid w:val="00E77984"/>
    <w:rsid w:val="00E77BE8"/>
    <w:rsid w:val="00E77CE7"/>
    <w:rsid w:val="00E81DCF"/>
    <w:rsid w:val="00E83346"/>
    <w:rsid w:val="00E834E7"/>
    <w:rsid w:val="00E83E2C"/>
    <w:rsid w:val="00E83E5E"/>
    <w:rsid w:val="00E841EE"/>
    <w:rsid w:val="00E8575A"/>
    <w:rsid w:val="00E85F65"/>
    <w:rsid w:val="00E87917"/>
    <w:rsid w:val="00E87FD7"/>
    <w:rsid w:val="00E90390"/>
    <w:rsid w:val="00E90492"/>
    <w:rsid w:val="00E9095A"/>
    <w:rsid w:val="00E90A64"/>
    <w:rsid w:val="00E90ACC"/>
    <w:rsid w:val="00E91424"/>
    <w:rsid w:val="00E9248F"/>
    <w:rsid w:val="00E938DA"/>
    <w:rsid w:val="00E93962"/>
    <w:rsid w:val="00E94432"/>
    <w:rsid w:val="00E9447E"/>
    <w:rsid w:val="00E945CC"/>
    <w:rsid w:val="00E949DD"/>
    <w:rsid w:val="00E94BA9"/>
    <w:rsid w:val="00E9509E"/>
    <w:rsid w:val="00E95279"/>
    <w:rsid w:val="00E9541D"/>
    <w:rsid w:val="00E9621C"/>
    <w:rsid w:val="00E96CA4"/>
    <w:rsid w:val="00E976D0"/>
    <w:rsid w:val="00E978C4"/>
    <w:rsid w:val="00EA1902"/>
    <w:rsid w:val="00EA1992"/>
    <w:rsid w:val="00EA2129"/>
    <w:rsid w:val="00EA2444"/>
    <w:rsid w:val="00EA2DC7"/>
    <w:rsid w:val="00EA3050"/>
    <w:rsid w:val="00EA33D8"/>
    <w:rsid w:val="00EA40DA"/>
    <w:rsid w:val="00EA4C59"/>
    <w:rsid w:val="00EA5F0C"/>
    <w:rsid w:val="00EA6746"/>
    <w:rsid w:val="00EA745C"/>
    <w:rsid w:val="00EA789A"/>
    <w:rsid w:val="00EA7DF3"/>
    <w:rsid w:val="00EB0300"/>
    <w:rsid w:val="00EB1004"/>
    <w:rsid w:val="00EB13B1"/>
    <w:rsid w:val="00EB3DBF"/>
    <w:rsid w:val="00EB47D6"/>
    <w:rsid w:val="00EB5859"/>
    <w:rsid w:val="00EB6333"/>
    <w:rsid w:val="00EB6A8D"/>
    <w:rsid w:val="00EB770A"/>
    <w:rsid w:val="00EC1785"/>
    <w:rsid w:val="00EC2952"/>
    <w:rsid w:val="00EC38FB"/>
    <w:rsid w:val="00EC4E8C"/>
    <w:rsid w:val="00EC5A8F"/>
    <w:rsid w:val="00EC6035"/>
    <w:rsid w:val="00EC67C9"/>
    <w:rsid w:val="00EC7A5E"/>
    <w:rsid w:val="00EC7D5C"/>
    <w:rsid w:val="00ED072F"/>
    <w:rsid w:val="00ED0749"/>
    <w:rsid w:val="00ED1644"/>
    <w:rsid w:val="00ED1959"/>
    <w:rsid w:val="00ED1D32"/>
    <w:rsid w:val="00ED43B5"/>
    <w:rsid w:val="00ED7907"/>
    <w:rsid w:val="00EE0247"/>
    <w:rsid w:val="00EE0A2D"/>
    <w:rsid w:val="00EE208F"/>
    <w:rsid w:val="00EE218E"/>
    <w:rsid w:val="00EE3392"/>
    <w:rsid w:val="00EE3A6F"/>
    <w:rsid w:val="00EE44AF"/>
    <w:rsid w:val="00EE4AD0"/>
    <w:rsid w:val="00EE4DD4"/>
    <w:rsid w:val="00EE4E63"/>
    <w:rsid w:val="00EE58FA"/>
    <w:rsid w:val="00EE5EBC"/>
    <w:rsid w:val="00EE6A1A"/>
    <w:rsid w:val="00EE70A9"/>
    <w:rsid w:val="00EE76D9"/>
    <w:rsid w:val="00EF0059"/>
    <w:rsid w:val="00EF037C"/>
    <w:rsid w:val="00EF0795"/>
    <w:rsid w:val="00EF14C5"/>
    <w:rsid w:val="00EF2A7A"/>
    <w:rsid w:val="00EF2C24"/>
    <w:rsid w:val="00EF319A"/>
    <w:rsid w:val="00EF3332"/>
    <w:rsid w:val="00EF3DBE"/>
    <w:rsid w:val="00EF5C7B"/>
    <w:rsid w:val="00EF73D9"/>
    <w:rsid w:val="00EF73DC"/>
    <w:rsid w:val="00F00560"/>
    <w:rsid w:val="00F0266B"/>
    <w:rsid w:val="00F02855"/>
    <w:rsid w:val="00F029FA"/>
    <w:rsid w:val="00F02CF6"/>
    <w:rsid w:val="00F02D36"/>
    <w:rsid w:val="00F03144"/>
    <w:rsid w:val="00F0428C"/>
    <w:rsid w:val="00F043D6"/>
    <w:rsid w:val="00F07455"/>
    <w:rsid w:val="00F10512"/>
    <w:rsid w:val="00F10AB7"/>
    <w:rsid w:val="00F11139"/>
    <w:rsid w:val="00F1206E"/>
    <w:rsid w:val="00F12C7F"/>
    <w:rsid w:val="00F14182"/>
    <w:rsid w:val="00F14C33"/>
    <w:rsid w:val="00F1671D"/>
    <w:rsid w:val="00F17C6D"/>
    <w:rsid w:val="00F20071"/>
    <w:rsid w:val="00F21A39"/>
    <w:rsid w:val="00F21CA9"/>
    <w:rsid w:val="00F22CFC"/>
    <w:rsid w:val="00F232D8"/>
    <w:rsid w:val="00F23677"/>
    <w:rsid w:val="00F241B3"/>
    <w:rsid w:val="00F242A9"/>
    <w:rsid w:val="00F24804"/>
    <w:rsid w:val="00F24A4F"/>
    <w:rsid w:val="00F26353"/>
    <w:rsid w:val="00F2745E"/>
    <w:rsid w:val="00F27DE9"/>
    <w:rsid w:val="00F31488"/>
    <w:rsid w:val="00F322C9"/>
    <w:rsid w:val="00F328B6"/>
    <w:rsid w:val="00F34726"/>
    <w:rsid w:val="00F3540C"/>
    <w:rsid w:val="00F35454"/>
    <w:rsid w:val="00F35D7A"/>
    <w:rsid w:val="00F35E3A"/>
    <w:rsid w:val="00F368CE"/>
    <w:rsid w:val="00F36BF6"/>
    <w:rsid w:val="00F37DE4"/>
    <w:rsid w:val="00F41EB0"/>
    <w:rsid w:val="00F41F2A"/>
    <w:rsid w:val="00F420D3"/>
    <w:rsid w:val="00F423E6"/>
    <w:rsid w:val="00F42934"/>
    <w:rsid w:val="00F42DB7"/>
    <w:rsid w:val="00F44630"/>
    <w:rsid w:val="00F44BB6"/>
    <w:rsid w:val="00F45FC4"/>
    <w:rsid w:val="00F46A4D"/>
    <w:rsid w:val="00F475A4"/>
    <w:rsid w:val="00F4770F"/>
    <w:rsid w:val="00F5158F"/>
    <w:rsid w:val="00F532E3"/>
    <w:rsid w:val="00F53ECD"/>
    <w:rsid w:val="00F55065"/>
    <w:rsid w:val="00F55094"/>
    <w:rsid w:val="00F55878"/>
    <w:rsid w:val="00F563C4"/>
    <w:rsid w:val="00F569CC"/>
    <w:rsid w:val="00F6172C"/>
    <w:rsid w:val="00F61EFB"/>
    <w:rsid w:val="00F621A3"/>
    <w:rsid w:val="00F633FA"/>
    <w:rsid w:val="00F63CBB"/>
    <w:rsid w:val="00F643A1"/>
    <w:rsid w:val="00F645C5"/>
    <w:rsid w:val="00F650E9"/>
    <w:rsid w:val="00F66560"/>
    <w:rsid w:val="00F66706"/>
    <w:rsid w:val="00F66B4F"/>
    <w:rsid w:val="00F670C0"/>
    <w:rsid w:val="00F67A3C"/>
    <w:rsid w:val="00F70653"/>
    <w:rsid w:val="00F7168F"/>
    <w:rsid w:val="00F71C18"/>
    <w:rsid w:val="00F71F49"/>
    <w:rsid w:val="00F7236C"/>
    <w:rsid w:val="00F73E26"/>
    <w:rsid w:val="00F76C80"/>
    <w:rsid w:val="00F77141"/>
    <w:rsid w:val="00F77C93"/>
    <w:rsid w:val="00F802BB"/>
    <w:rsid w:val="00F802FD"/>
    <w:rsid w:val="00F80D75"/>
    <w:rsid w:val="00F80EBC"/>
    <w:rsid w:val="00F82578"/>
    <w:rsid w:val="00F82D1A"/>
    <w:rsid w:val="00F82F57"/>
    <w:rsid w:val="00F83C97"/>
    <w:rsid w:val="00F84038"/>
    <w:rsid w:val="00F84485"/>
    <w:rsid w:val="00F8498A"/>
    <w:rsid w:val="00F849BD"/>
    <w:rsid w:val="00F84E67"/>
    <w:rsid w:val="00F8503D"/>
    <w:rsid w:val="00F85280"/>
    <w:rsid w:val="00F864BE"/>
    <w:rsid w:val="00F865C4"/>
    <w:rsid w:val="00F86BA3"/>
    <w:rsid w:val="00F87FB3"/>
    <w:rsid w:val="00F91A9F"/>
    <w:rsid w:val="00F926B5"/>
    <w:rsid w:val="00F92C49"/>
    <w:rsid w:val="00F94028"/>
    <w:rsid w:val="00F957DF"/>
    <w:rsid w:val="00F96026"/>
    <w:rsid w:val="00F962E4"/>
    <w:rsid w:val="00F9647A"/>
    <w:rsid w:val="00F9798D"/>
    <w:rsid w:val="00F97B5B"/>
    <w:rsid w:val="00FA01F4"/>
    <w:rsid w:val="00FA0473"/>
    <w:rsid w:val="00FA0714"/>
    <w:rsid w:val="00FA1681"/>
    <w:rsid w:val="00FA16DD"/>
    <w:rsid w:val="00FA19C0"/>
    <w:rsid w:val="00FA1FF5"/>
    <w:rsid w:val="00FA24B6"/>
    <w:rsid w:val="00FA3126"/>
    <w:rsid w:val="00FA3B82"/>
    <w:rsid w:val="00FA4B59"/>
    <w:rsid w:val="00FA4F55"/>
    <w:rsid w:val="00FA52F4"/>
    <w:rsid w:val="00FA59CD"/>
    <w:rsid w:val="00FA5DE2"/>
    <w:rsid w:val="00FA6356"/>
    <w:rsid w:val="00FA63D1"/>
    <w:rsid w:val="00FA72D8"/>
    <w:rsid w:val="00FA7631"/>
    <w:rsid w:val="00FA7A68"/>
    <w:rsid w:val="00FB1B0E"/>
    <w:rsid w:val="00FB1F45"/>
    <w:rsid w:val="00FB2D87"/>
    <w:rsid w:val="00FB321B"/>
    <w:rsid w:val="00FB32E0"/>
    <w:rsid w:val="00FB344C"/>
    <w:rsid w:val="00FB349A"/>
    <w:rsid w:val="00FB3B9B"/>
    <w:rsid w:val="00FB424C"/>
    <w:rsid w:val="00FB479F"/>
    <w:rsid w:val="00FB6200"/>
    <w:rsid w:val="00FC0D3B"/>
    <w:rsid w:val="00FC1112"/>
    <w:rsid w:val="00FC2764"/>
    <w:rsid w:val="00FC2CDF"/>
    <w:rsid w:val="00FC328B"/>
    <w:rsid w:val="00FC40A8"/>
    <w:rsid w:val="00FC5082"/>
    <w:rsid w:val="00FC50AC"/>
    <w:rsid w:val="00FC521B"/>
    <w:rsid w:val="00FC5761"/>
    <w:rsid w:val="00FC6BB3"/>
    <w:rsid w:val="00FD0432"/>
    <w:rsid w:val="00FD1B04"/>
    <w:rsid w:val="00FD239F"/>
    <w:rsid w:val="00FD2FB3"/>
    <w:rsid w:val="00FD33EA"/>
    <w:rsid w:val="00FD38D4"/>
    <w:rsid w:val="00FD3F4D"/>
    <w:rsid w:val="00FD4BCC"/>
    <w:rsid w:val="00FD4D15"/>
    <w:rsid w:val="00FD6403"/>
    <w:rsid w:val="00FD6574"/>
    <w:rsid w:val="00FD6B61"/>
    <w:rsid w:val="00FD7B34"/>
    <w:rsid w:val="00FE1064"/>
    <w:rsid w:val="00FE25F4"/>
    <w:rsid w:val="00FE26DA"/>
    <w:rsid w:val="00FE2987"/>
    <w:rsid w:val="00FE4280"/>
    <w:rsid w:val="00FE51A5"/>
    <w:rsid w:val="00FE5796"/>
    <w:rsid w:val="00FE6B1E"/>
    <w:rsid w:val="00FE7792"/>
    <w:rsid w:val="00FE7ADF"/>
    <w:rsid w:val="00FF25EF"/>
    <w:rsid w:val="00FF2E6F"/>
    <w:rsid w:val="00FF3AB0"/>
    <w:rsid w:val="00FF4FC6"/>
    <w:rsid w:val="00FF58BD"/>
    <w:rsid w:val="00FF5EEB"/>
    <w:rsid w:val="00FF7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77335B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List Bullet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HTML Preformatted" w:uiPriority="99"/>
    <w:lsdException w:name="No Lis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f">
    <w:name w:val="Normal"/>
    <w:qFormat/>
    <w:rsid w:val="00B80981"/>
    <w:pPr>
      <w:spacing w:before="100" w:after="100"/>
    </w:pPr>
    <w:rPr>
      <w:sz w:val="24"/>
    </w:rPr>
  </w:style>
  <w:style w:type="paragraph" w:styleId="1">
    <w:name w:val="heading 1"/>
    <w:aliases w:val="H1,.,Название спецификации,h:1,h:1app,TF-Overskrift 1,H11,R1,Titre 0"/>
    <w:basedOn w:val="af"/>
    <w:next w:val="af"/>
    <w:link w:val="10"/>
    <w:qFormat/>
    <w:rsid w:val="00B155C1"/>
    <w:pPr>
      <w:keepNext/>
      <w:pageBreakBefore/>
      <w:numPr>
        <w:numId w:val="2"/>
      </w:numPr>
      <w:spacing w:before="240" w:after="60"/>
      <w:outlineLvl w:val="0"/>
    </w:pPr>
    <w:rPr>
      <w:b/>
      <w:caps/>
      <w:kern w:val="28"/>
      <w:sz w:val="28"/>
    </w:rPr>
  </w:style>
  <w:style w:type="paragraph" w:styleId="20">
    <w:name w:val="heading 2"/>
    <w:aliases w:val="contract,H2,h2,2,Numbered text 3,heading 2,Подраздел,21,22,211,h:2,h:2app,T2,TF-Overskrit 2,Title2,ITT t2,PA Major Section,TE Heading 2,Livello 2,R2,H21,heading 2+ Indent: Left 0.25 in,título 2,TITRE 2,1st level heading,l2,level 2 no toc,A"/>
    <w:basedOn w:val="1"/>
    <w:next w:val="af"/>
    <w:link w:val="21"/>
    <w:qFormat/>
    <w:rsid w:val="00B155C1"/>
    <w:pPr>
      <w:pageBreakBefore w:val="0"/>
      <w:numPr>
        <w:ilvl w:val="1"/>
      </w:numPr>
      <w:outlineLvl w:val="1"/>
    </w:pPr>
    <w:rPr>
      <w:caps w:val="0"/>
    </w:rPr>
  </w:style>
  <w:style w:type="paragraph" w:styleId="30">
    <w:name w:val="heading 3"/>
    <w:aliases w:val="o,H3,3,h:3,h,31,ITT t3,PA Minor Section,TE Heading,Title3,list,l3,Level 3 Head,heading 3,h3,H31,H32,H33,H34,H35,título 3,subhead,1.,TF-Overskrift 3,Titre3,alltoc,Table3,3heading,Heading 3 - old,orderpara2,l31,32,l32,33,l33,34,l34,35,l35"/>
    <w:basedOn w:val="20"/>
    <w:next w:val="af"/>
    <w:link w:val="31"/>
    <w:qFormat/>
    <w:rsid w:val="00BF78D5"/>
    <w:pPr>
      <w:numPr>
        <w:ilvl w:val="2"/>
      </w:numPr>
      <w:spacing w:after="240"/>
      <w:outlineLvl w:val="2"/>
    </w:pPr>
  </w:style>
  <w:style w:type="paragraph" w:styleId="41">
    <w:name w:val="heading 4"/>
    <w:aliases w:val="H4,Заголовок 4 (Приложение)"/>
    <w:basedOn w:val="30"/>
    <w:next w:val="af"/>
    <w:link w:val="42"/>
    <w:qFormat/>
    <w:rsid w:val="00F2745E"/>
    <w:pPr>
      <w:numPr>
        <w:ilvl w:val="3"/>
      </w:numPr>
      <w:tabs>
        <w:tab w:val="left" w:pos="1560"/>
      </w:tabs>
      <w:outlineLvl w:val="3"/>
    </w:pPr>
  </w:style>
  <w:style w:type="paragraph" w:styleId="51">
    <w:name w:val="heading 5"/>
    <w:basedOn w:val="41"/>
    <w:next w:val="af"/>
    <w:link w:val="52"/>
    <w:qFormat/>
    <w:rsid w:val="007B70F4"/>
    <w:pPr>
      <w:numPr>
        <w:ilvl w:val="4"/>
      </w:numPr>
      <w:tabs>
        <w:tab w:val="clear" w:pos="1560"/>
        <w:tab w:val="left" w:pos="1701"/>
      </w:tabs>
      <w:outlineLvl w:val="4"/>
    </w:pPr>
  </w:style>
  <w:style w:type="paragraph" w:styleId="6">
    <w:name w:val="heading 6"/>
    <w:basedOn w:val="af"/>
    <w:next w:val="af"/>
    <w:link w:val="60"/>
    <w:qFormat/>
    <w:rsid w:val="00A2539A"/>
    <w:pPr>
      <w:keepNext/>
      <w:tabs>
        <w:tab w:val="num" w:pos="1152"/>
      </w:tabs>
      <w:spacing w:before="0" w:after="0"/>
      <w:ind w:left="1152" w:hanging="1152"/>
      <w:jc w:val="both"/>
      <w:outlineLvl w:val="5"/>
    </w:pPr>
    <w:rPr>
      <w:rFonts w:ascii="MS Sans Serif" w:hAnsi="MS Sans Serif"/>
    </w:rPr>
  </w:style>
  <w:style w:type="paragraph" w:styleId="7">
    <w:name w:val="heading 7"/>
    <w:basedOn w:val="af"/>
    <w:next w:val="af"/>
    <w:link w:val="70"/>
    <w:qFormat/>
    <w:rsid w:val="00A2539A"/>
    <w:pPr>
      <w:keepNext/>
      <w:tabs>
        <w:tab w:val="num" w:pos="1296"/>
      </w:tabs>
      <w:spacing w:before="0" w:after="0"/>
      <w:ind w:left="1296" w:right="-654" w:hanging="1296"/>
      <w:jc w:val="center"/>
      <w:outlineLvl w:val="6"/>
    </w:pPr>
    <w:rPr>
      <w:b/>
      <w:sz w:val="22"/>
    </w:rPr>
  </w:style>
  <w:style w:type="paragraph" w:styleId="8">
    <w:name w:val="heading 8"/>
    <w:basedOn w:val="af"/>
    <w:next w:val="af"/>
    <w:link w:val="80"/>
    <w:qFormat/>
    <w:rsid w:val="00A2539A"/>
    <w:pPr>
      <w:keepNext/>
      <w:tabs>
        <w:tab w:val="num" w:pos="1440"/>
      </w:tabs>
      <w:spacing w:before="0" w:after="0"/>
      <w:ind w:left="1440" w:hanging="1440"/>
      <w:jc w:val="both"/>
      <w:outlineLvl w:val="7"/>
    </w:pPr>
  </w:style>
  <w:style w:type="paragraph" w:styleId="9">
    <w:name w:val="heading 9"/>
    <w:basedOn w:val="af"/>
    <w:next w:val="af"/>
    <w:link w:val="90"/>
    <w:qFormat/>
    <w:rsid w:val="00A2539A"/>
    <w:pPr>
      <w:keepNext/>
      <w:tabs>
        <w:tab w:val="num" w:pos="1584"/>
      </w:tabs>
      <w:spacing w:before="0" w:after="0"/>
      <w:ind w:left="1584" w:hanging="1584"/>
      <w:outlineLvl w:val="8"/>
    </w:pPr>
    <w:rPr>
      <w:rFonts w:ascii="MS Sans Serif" w:hAnsi="MS Sans Serif"/>
    </w:rPr>
  </w:style>
  <w:style w:type="character" w:default="1" w:styleId="af0">
    <w:name w:val="Default Paragraph Font"/>
    <w:uiPriority w:val="1"/>
    <w:semiHidden/>
    <w:unhideWhenUsed/>
  </w:style>
  <w:style w:type="table" w:default="1" w:styleId="af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2">
    <w:name w:val="No List"/>
    <w:uiPriority w:val="99"/>
    <w:semiHidden/>
    <w:unhideWhenUsed/>
  </w:style>
  <w:style w:type="paragraph" w:customStyle="1" w:styleId="11">
    <w:name w:val="Основной текст с отступом1"/>
    <w:basedOn w:val="af"/>
    <w:rsid w:val="00A2539A"/>
    <w:pPr>
      <w:spacing w:before="0" w:after="0"/>
      <w:ind w:firstLine="720"/>
    </w:pPr>
    <w:rPr>
      <w:rFonts w:ascii="Courier New" w:hAnsi="Courier New"/>
      <w:sz w:val="20"/>
    </w:rPr>
  </w:style>
  <w:style w:type="paragraph" w:styleId="af3">
    <w:name w:val="Block Text"/>
    <w:basedOn w:val="af"/>
    <w:rsid w:val="00A2539A"/>
    <w:pPr>
      <w:spacing w:before="0" w:after="0"/>
      <w:ind w:left="720" w:right="1035" w:firstLine="720"/>
    </w:pPr>
    <w:rPr>
      <w:rFonts w:ascii="Arial" w:hAnsi="Arial"/>
      <w:b/>
    </w:rPr>
  </w:style>
  <w:style w:type="paragraph" w:styleId="af4">
    <w:name w:val="header"/>
    <w:basedOn w:val="af"/>
    <w:link w:val="af5"/>
    <w:uiPriority w:val="99"/>
    <w:rsid w:val="00A2539A"/>
    <w:pPr>
      <w:tabs>
        <w:tab w:val="center" w:pos="4153"/>
        <w:tab w:val="right" w:pos="8306"/>
      </w:tabs>
      <w:spacing w:before="0" w:after="0"/>
    </w:pPr>
    <w:rPr>
      <w:rFonts w:ascii="MS Sans Serif" w:hAnsi="MS Sans Serif"/>
      <w:sz w:val="20"/>
    </w:rPr>
  </w:style>
  <w:style w:type="paragraph" w:styleId="af6">
    <w:name w:val="footer"/>
    <w:basedOn w:val="af"/>
    <w:link w:val="af7"/>
    <w:uiPriority w:val="99"/>
    <w:rsid w:val="00A2539A"/>
    <w:pPr>
      <w:tabs>
        <w:tab w:val="center" w:pos="4153"/>
        <w:tab w:val="right" w:pos="8306"/>
      </w:tabs>
      <w:spacing w:before="0" w:after="0"/>
    </w:pPr>
    <w:rPr>
      <w:rFonts w:ascii="MS Sans Serif" w:hAnsi="MS Sans Serif"/>
      <w:sz w:val="20"/>
    </w:rPr>
  </w:style>
  <w:style w:type="character" w:styleId="af8">
    <w:name w:val="page number"/>
    <w:basedOn w:val="af0"/>
    <w:rsid w:val="00A2539A"/>
  </w:style>
  <w:style w:type="paragraph" w:styleId="12">
    <w:name w:val="toc 1"/>
    <w:basedOn w:val="af"/>
    <w:next w:val="af"/>
    <w:autoRedefine/>
    <w:uiPriority w:val="39"/>
    <w:qFormat/>
    <w:rsid w:val="00A2539A"/>
    <w:pPr>
      <w:spacing w:before="120" w:after="120"/>
    </w:pPr>
    <w:rPr>
      <w:b/>
      <w:caps/>
      <w:sz w:val="20"/>
    </w:rPr>
  </w:style>
  <w:style w:type="paragraph" w:styleId="22">
    <w:name w:val="toc 2"/>
    <w:basedOn w:val="af"/>
    <w:next w:val="af"/>
    <w:autoRedefine/>
    <w:uiPriority w:val="39"/>
    <w:qFormat/>
    <w:rsid w:val="00A2539A"/>
    <w:pPr>
      <w:spacing w:before="0" w:after="0"/>
      <w:ind w:left="200"/>
    </w:pPr>
    <w:rPr>
      <w:smallCaps/>
      <w:sz w:val="20"/>
    </w:rPr>
  </w:style>
  <w:style w:type="paragraph" w:styleId="32">
    <w:name w:val="toc 3"/>
    <w:basedOn w:val="af"/>
    <w:next w:val="af"/>
    <w:autoRedefine/>
    <w:uiPriority w:val="39"/>
    <w:qFormat/>
    <w:rsid w:val="00A2539A"/>
    <w:pPr>
      <w:spacing w:before="0" w:after="0"/>
      <w:ind w:left="400"/>
    </w:pPr>
    <w:rPr>
      <w:i/>
      <w:sz w:val="20"/>
    </w:rPr>
  </w:style>
  <w:style w:type="paragraph" w:styleId="43">
    <w:name w:val="toc 4"/>
    <w:basedOn w:val="af"/>
    <w:next w:val="af"/>
    <w:autoRedefine/>
    <w:uiPriority w:val="39"/>
    <w:rsid w:val="00A2539A"/>
    <w:pPr>
      <w:spacing w:before="0" w:after="0"/>
      <w:ind w:left="600"/>
    </w:pPr>
    <w:rPr>
      <w:sz w:val="18"/>
    </w:rPr>
  </w:style>
  <w:style w:type="paragraph" w:styleId="53">
    <w:name w:val="toc 5"/>
    <w:basedOn w:val="af"/>
    <w:next w:val="af"/>
    <w:autoRedefine/>
    <w:uiPriority w:val="39"/>
    <w:rsid w:val="00A2539A"/>
    <w:pPr>
      <w:spacing w:before="0" w:after="0"/>
      <w:ind w:left="800"/>
    </w:pPr>
    <w:rPr>
      <w:sz w:val="18"/>
    </w:rPr>
  </w:style>
  <w:style w:type="paragraph" w:styleId="61">
    <w:name w:val="toc 6"/>
    <w:basedOn w:val="af"/>
    <w:next w:val="af"/>
    <w:autoRedefine/>
    <w:uiPriority w:val="39"/>
    <w:rsid w:val="00A2539A"/>
    <w:pPr>
      <w:spacing w:before="0" w:after="0"/>
      <w:ind w:left="1000"/>
    </w:pPr>
    <w:rPr>
      <w:sz w:val="18"/>
    </w:rPr>
  </w:style>
  <w:style w:type="paragraph" w:styleId="71">
    <w:name w:val="toc 7"/>
    <w:basedOn w:val="af"/>
    <w:next w:val="af"/>
    <w:autoRedefine/>
    <w:uiPriority w:val="39"/>
    <w:rsid w:val="00A2539A"/>
    <w:pPr>
      <w:spacing w:before="0" w:after="0"/>
      <w:ind w:left="1200"/>
    </w:pPr>
    <w:rPr>
      <w:sz w:val="18"/>
    </w:rPr>
  </w:style>
  <w:style w:type="paragraph" w:styleId="81">
    <w:name w:val="toc 8"/>
    <w:basedOn w:val="af"/>
    <w:next w:val="af"/>
    <w:autoRedefine/>
    <w:uiPriority w:val="39"/>
    <w:rsid w:val="00A2539A"/>
    <w:pPr>
      <w:spacing w:before="0" w:after="0"/>
      <w:ind w:left="1400"/>
    </w:pPr>
    <w:rPr>
      <w:sz w:val="18"/>
    </w:rPr>
  </w:style>
  <w:style w:type="paragraph" w:styleId="91">
    <w:name w:val="toc 9"/>
    <w:basedOn w:val="af"/>
    <w:next w:val="af"/>
    <w:autoRedefine/>
    <w:uiPriority w:val="39"/>
    <w:rsid w:val="00A2539A"/>
    <w:pPr>
      <w:spacing w:before="0" w:after="0"/>
      <w:ind w:left="1600"/>
    </w:pPr>
    <w:rPr>
      <w:sz w:val="18"/>
    </w:rPr>
  </w:style>
  <w:style w:type="paragraph" w:customStyle="1" w:styleId="13">
    <w:name w:val="Обычный1"/>
    <w:rsid w:val="00A2539A"/>
    <w:pPr>
      <w:widowControl w:val="0"/>
      <w:ind w:firstLine="567"/>
      <w:jc w:val="both"/>
    </w:pPr>
    <w:rPr>
      <w:rFonts w:ascii="MS Sans Serif" w:hAnsi="MS Sans Serif"/>
      <w:sz w:val="28"/>
    </w:rPr>
  </w:style>
  <w:style w:type="paragraph" w:styleId="af9">
    <w:name w:val="Plain Text"/>
    <w:basedOn w:val="af"/>
    <w:link w:val="afa"/>
    <w:rsid w:val="00A2539A"/>
    <w:pPr>
      <w:spacing w:before="0" w:after="0"/>
    </w:pPr>
    <w:rPr>
      <w:rFonts w:ascii="Courier New" w:hAnsi="Courier New"/>
      <w:sz w:val="20"/>
    </w:rPr>
  </w:style>
  <w:style w:type="paragraph" w:styleId="23">
    <w:name w:val="Body Text Indent 2"/>
    <w:basedOn w:val="af"/>
    <w:link w:val="24"/>
    <w:rsid w:val="00A2539A"/>
    <w:pPr>
      <w:spacing w:before="0" w:after="0"/>
      <w:ind w:firstLine="426"/>
      <w:jc w:val="both"/>
    </w:pPr>
  </w:style>
  <w:style w:type="paragraph" w:customStyle="1" w:styleId="25">
    <w:name w:val="Стиль2"/>
    <w:basedOn w:val="af"/>
    <w:rsid w:val="00A2539A"/>
    <w:pPr>
      <w:spacing w:before="0" w:after="0"/>
    </w:pPr>
    <w:rPr>
      <w:sz w:val="28"/>
    </w:rPr>
  </w:style>
  <w:style w:type="paragraph" w:styleId="33">
    <w:name w:val="Body Text Indent 3"/>
    <w:basedOn w:val="af"/>
    <w:link w:val="34"/>
    <w:rsid w:val="00A2539A"/>
    <w:pPr>
      <w:spacing w:before="0" w:after="0"/>
      <w:ind w:firstLine="720"/>
      <w:jc w:val="both"/>
    </w:pPr>
  </w:style>
  <w:style w:type="paragraph" w:styleId="afb">
    <w:name w:val="Body Text"/>
    <w:basedOn w:val="af"/>
    <w:link w:val="afc"/>
    <w:rsid w:val="00A2539A"/>
    <w:pPr>
      <w:spacing w:before="0" w:after="0"/>
      <w:jc w:val="center"/>
    </w:pPr>
    <w:rPr>
      <w:sz w:val="20"/>
    </w:rPr>
  </w:style>
  <w:style w:type="paragraph" w:styleId="afd">
    <w:name w:val="Body Text Indent"/>
    <w:basedOn w:val="af"/>
    <w:link w:val="afe"/>
    <w:rsid w:val="00A2539A"/>
    <w:pPr>
      <w:spacing w:before="0" w:after="0"/>
    </w:pPr>
  </w:style>
  <w:style w:type="paragraph" w:styleId="aff">
    <w:name w:val="List"/>
    <w:basedOn w:val="af"/>
    <w:rsid w:val="00A2539A"/>
    <w:pPr>
      <w:spacing w:before="0" w:after="0"/>
      <w:ind w:left="283" w:hanging="283"/>
    </w:pPr>
    <w:rPr>
      <w:rFonts w:ascii="MS Sans Serif" w:hAnsi="MS Sans Serif"/>
      <w:sz w:val="20"/>
    </w:rPr>
  </w:style>
  <w:style w:type="paragraph" w:styleId="26">
    <w:name w:val="List 2"/>
    <w:basedOn w:val="af"/>
    <w:rsid w:val="00A2539A"/>
    <w:pPr>
      <w:spacing w:before="0" w:after="0"/>
      <w:ind w:left="566" w:hanging="283"/>
    </w:pPr>
    <w:rPr>
      <w:rFonts w:ascii="MS Sans Serif" w:hAnsi="MS Sans Serif"/>
      <w:sz w:val="20"/>
    </w:rPr>
  </w:style>
  <w:style w:type="paragraph" w:styleId="aff0">
    <w:name w:val="List Bullet"/>
    <w:aliases w:val="НОВ_Маркированный список,List Bullet 1,UL,Маркированный список 1"/>
    <w:basedOn w:val="af"/>
    <w:autoRedefine/>
    <w:qFormat/>
    <w:rsid w:val="00A2539A"/>
    <w:pPr>
      <w:tabs>
        <w:tab w:val="num" w:pos="360"/>
      </w:tabs>
      <w:spacing w:before="0" w:after="0"/>
      <w:ind w:left="360" w:hanging="360"/>
    </w:pPr>
    <w:rPr>
      <w:rFonts w:ascii="MS Sans Serif" w:hAnsi="MS Sans Serif"/>
      <w:sz w:val="20"/>
    </w:rPr>
  </w:style>
  <w:style w:type="paragraph" w:styleId="27">
    <w:name w:val="List Bullet 2"/>
    <w:basedOn w:val="af"/>
    <w:autoRedefine/>
    <w:rsid w:val="00A2539A"/>
    <w:pPr>
      <w:tabs>
        <w:tab w:val="num" w:pos="643"/>
      </w:tabs>
      <w:spacing w:before="0" w:after="0"/>
      <w:ind w:left="643" w:hanging="360"/>
    </w:pPr>
    <w:rPr>
      <w:rFonts w:ascii="MS Sans Serif" w:hAnsi="MS Sans Serif"/>
      <w:sz w:val="20"/>
    </w:rPr>
  </w:style>
  <w:style w:type="paragraph" w:styleId="35">
    <w:name w:val="List Bullet 3"/>
    <w:basedOn w:val="af"/>
    <w:autoRedefine/>
    <w:rsid w:val="00A2539A"/>
    <w:pPr>
      <w:tabs>
        <w:tab w:val="num" w:pos="926"/>
      </w:tabs>
      <w:spacing w:before="0" w:after="0"/>
      <w:ind w:left="926" w:hanging="360"/>
    </w:pPr>
    <w:rPr>
      <w:rFonts w:ascii="MS Sans Serif" w:hAnsi="MS Sans Serif"/>
      <w:sz w:val="20"/>
    </w:rPr>
  </w:style>
  <w:style w:type="paragraph" w:styleId="aff1">
    <w:name w:val="Title"/>
    <w:basedOn w:val="af"/>
    <w:link w:val="aff2"/>
    <w:qFormat/>
    <w:rsid w:val="00A2539A"/>
    <w:pP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styleId="aff3">
    <w:name w:val="Subtitle"/>
    <w:basedOn w:val="af"/>
    <w:link w:val="aff4"/>
    <w:qFormat/>
    <w:rsid w:val="00A2539A"/>
    <w:pPr>
      <w:spacing w:before="0" w:after="60"/>
      <w:jc w:val="center"/>
      <w:outlineLvl w:val="1"/>
    </w:pPr>
    <w:rPr>
      <w:rFonts w:ascii="Arial" w:hAnsi="Arial"/>
    </w:rPr>
  </w:style>
  <w:style w:type="paragraph" w:styleId="aff5">
    <w:name w:val="Document Map"/>
    <w:basedOn w:val="af"/>
    <w:link w:val="aff6"/>
    <w:semiHidden/>
    <w:rsid w:val="00A2539A"/>
    <w:pPr>
      <w:shd w:val="clear" w:color="auto" w:fill="000080"/>
      <w:spacing w:before="0" w:after="0"/>
    </w:pPr>
    <w:rPr>
      <w:rFonts w:ascii="Tahoma" w:hAnsi="Tahoma"/>
      <w:sz w:val="20"/>
    </w:rPr>
  </w:style>
  <w:style w:type="paragraph" w:styleId="14">
    <w:name w:val="index 1"/>
    <w:basedOn w:val="af"/>
    <w:next w:val="af"/>
    <w:autoRedefine/>
    <w:semiHidden/>
    <w:rsid w:val="00A2539A"/>
    <w:pPr>
      <w:spacing w:before="0" w:after="0"/>
      <w:ind w:left="200" w:hanging="200"/>
    </w:pPr>
    <w:rPr>
      <w:rFonts w:ascii="MS Sans Serif" w:hAnsi="MS Sans Serif"/>
      <w:sz w:val="20"/>
    </w:rPr>
  </w:style>
  <w:style w:type="paragraph" w:styleId="28">
    <w:name w:val="index 2"/>
    <w:basedOn w:val="af"/>
    <w:next w:val="af"/>
    <w:autoRedefine/>
    <w:semiHidden/>
    <w:rsid w:val="00A2539A"/>
    <w:pPr>
      <w:spacing w:before="0" w:after="0"/>
      <w:ind w:left="400" w:hanging="200"/>
    </w:pPr>
    <w:rPr>
      <w:rFonts w:ascii="MS Sans Serif" w:hAnsi="MS Sans Serif"/>
      <w:sz w:val="20"/>
    </w:rPr>
  </w:style>
  <w:style w:type="paragraph" w:styleId="36">
    <w:name w:val="index 3"/>
    <w:basedOn w:val="af"/>
    <w:next w:val="af"/>
    <w:autoRedefine/>
    <w:semiHidden/>
    <w:rsid w:val="00A2539A"/>
    <w:pPr>
      <w:spacing w:before="0" w:after="0"/>
      <w:ind w:left="600" w:hanging="200"/>
    </w:pPr>
    <w:rPr>
      <w:rFonts w:ascii="MS Sans Serif" w:hAnsi="MS Sans Serif"/>
      <w:sz w:val="20"/>
    </w:rPr>
  </w:style>
  <w:style w:type="paragraph" w:styleId="44">
    <w:name w:val="index 4"/>
    <w:basedOn w:val="af"/>
    <w:next w:val="af"/>
    <w:autoRedefine/>
    <w:semiHidden/>
    <w:rsid w:val="00A2539A"/>
    <w:pPr>
      <w:spacing w:before="0" w:after="0"/>
      <w:ind w:left="800" w:hanging="200"/>
    </w:pPr>
    <w:rPr>
      <w:rFonts w:ascii="MS Sans Serif" w:hAnsi="MS Sans Serif"/>
      <w:sz w:val="20"/>
    </w:rPr>
  </w:style>
  <w:style w:type="paragraph" w:styleId="54">
    <w:name w:val="index 5"/>
    <w:basedOn w:val="af"/>
    <w:next w:val="af"/>
    <w:autoRedefine/>
    <w:semiHidden/>
    <w:rsid w:val="00A2539A"/>
    <w:pPr>
      <w:spacing w:before="0" w:after="0"/>
      <w:ind w:left="1000" w:hanging="200"/>
    </w:pPr>
    <w:rPr>
      <w:rFonts w:ascii="MS Sans Serif" w:hAnsi="MS Sans Serif"/>
      <w:sz w:val="20"/>
    </w:rPr>
  </w:style>
  <w:style w:type="paragraph" w:styleId="62">
    <w:name w:val="index 6"/>
    <w:basedOn w:val="af"/>
    <w:next w:val="af"/>
    <w:autoRedefine/>
    <w:semiHidden/>
    <w:rsid w:val="00A2539A"/>
    <w:pPr>
      <w:spacing w:before="0" w:after="0"/>
      <w:ind w:left="1200" w:hanging="200"/>
    </w:pPr>
    <w:rPr>
      <w:rFonts w:ascii="MS Sans Serif" w:hAnsi="MS Sans Serif"/>
      <w:sz w:val="20"/>
    </w:rPr>
  </w:style>
  <w:style w:type="paragraph" w:styleId="72">
    <w:name w:val="index 7"/>
    <w:basedOn w:val="af"/>
    <w:next w:val="af"/>
    <w:autoRedefine/>
    <w:semiHidden/>
    <w:rsid w:val="00A2539A"/>
    <w:pPr>
      <w:spacing w:before="0" w:after="0"/>
      <w:ind w:left="1400" w:hanging="200"/>
    </w:pPr>
    <w:rPr>
      <w:rFonts w:ascii="MS Sans Serif" w:hAnsi="MS Sans Serif"/>
      <w:sz w:val="20"/>
    </w:rPr>
  </w:style>
  <w:style w:type="paragraph" w:styleId="82">
    <w:name w:val="index 8"/>
    <w:basedOn w:val="af"/>
    <w:next w:val="af"/>
    <w:autoRedefine/>
    <w:semiHidden/>
    <w:rsid w:val="00A2539A"/>
    <w:pPr>
      <w:spacing w:before="0" w:after="0"/>
      <w:ind w:left="1600" w:hanging="200"/>
    </w:pPr>
    <w:rPr>
      <w:rFonts w:ascii="MS Sans Serif" w:hAnsi="MS Sans Serif"/>
      <w:sz w:val="20"/>
    </w:rPr>
  </w:style>
  <w:style w:type="paragraph" w:styleId="92">
    <w:name w:val="index 9"/>
    <w:basedOn w:val="af"/>
    <w:next w:val="af"/>
    <w:autoRedefine/>
    <w:semiHidden/>
    <w:rsid w:val="00A2539A"/>
    <w:pPr>
      <w:spacing w:before="0" w:after="0"/>
      <w:ind w:left="1800" w:hanging="200"/>
    </w:pPr>
    <w:rPr>
      <w:rFonts w:ascii="MS Sans Serif" w:hAnsi="MS Sans Serif"/>
      <w:sz w:val="20"/>
    </w:rPr>
  </w:style>
  <w:style w:type="paragraph" w:styleId="aff7">
    <w:name w:val="index heading"/>
    <w:basedOn w:val="af"/>
    <w:next w:val="14"/>
    <w:semiHidden/>
    <w:rsid w:val="00A2539A"/>
    <w:pPr>
      <w:spacing w:before="0" w:after="0"/>
    </w:pPr>
    <w:rPr>
      <w:rFonts w:ascii="MS Sans Serif" w:hAnsi="MS Sans Serif"/>
      <w:sz w:val="20"/>
    </w:rPr>
  </w:style>
  <w:style w:type="paragraph" w:styleId="37">
    <w:name w:val="Body Text 3"/>
    <w:basedOn w:val="af"/>
    <w:link w:val="38"/>
    <w:rsid w:val="00A2539A"/>
    <w:pPr>
      <w:spacing w:before="0" w:after="0"/>
      <w:jc w:val="both"/>
    </w:pPr>
  </w:style>
  <w:style w:type="paragraph" w:customStyle="1" w:styleId="aff8">
    <w:name w:val="Стиль"/>
    <w:rsid w:val="00A2539A"/>
    <w:pPr>
      <w:ind w:firstLine="720"/>
      <w:jc w:val="both"/>
    </w:pPr>
    <w:rPr>
      <w:rFonts w:ascii="Arial" w:hAnsi="Arial"/>
    </w:rPr>
  </w:style>
  <w:style w:type="character" w:customStyle="1" w:styleId="aff9">
    <w:name w:val="Цветовое выделение"/>
    <w:rsid w:val="00A2539A"/>
    <w:rPr>
      <w:b/>
      <w:color w:val="000080"/>
      <w:sz w:val="20"/>
    </w:rPr>
  </w:style>
  <w:style w:type="character" w:customStyle="1" w:styleId="affa">
    <w:name w:val="Гипертекстовая ссылка"/>
    <w:rsid w:val="00A2539A"/>
    <w:rPr>
      <w:b/>
      <w:color w:val="008000"/>
      <w:sz w:val="20"/>
      <w:u w:val="single"/>
    </w:rPr>
  </w:style>
  <w:style w:type="paragraph" w:customStyle="1" w:styleId="affb">
    <w:name w:val="Заголовок статьи"/>
    <w:basedOn w:val="aff8"/>
    <w:next w:val="aff8"/>
    <w:rsid w:val="00A2539A"/>
    <w:pPr>
      <w:ind w:left="1612" w:hanging="892"/>
    </w:pPr>
  </w:style>
  <w:style w:type="paragraph" w:customStyle="1" w:styleId="affc">
    <w:name w:val="Комментарий"/>
    <w:basedOn w:val="aff8"/>
    <w:next w:val="aff8"/>
    <w:rsid w:val="00A2539A"/>
    <w:pPr>
      <w:ind w:left="170" w:firstLine="0"/>
    </w:pPr>
    <w:rPr>
      <w:i/>
      <w:color w:val="800080"/>
    </w:rPr>
  </w:style>
  <w:style w:type="paragraph" w:customStyle="1" w:styleId="15">
    <w:name w:val="заголовок 1"/>
    <w:basedOn w:val="af"/>
    <w:next w:val="af"/>
    <w:rsid w:val="00A2539A"/>
    <w:pPr>
      <w:keepNext/>
      <w:widowControl w:val="0"/>
      <w:spacing w:before="0" w:after="0"/>
    </w:pPr>
  </w:style>
  <w:style w:type="character" w:styleId="affd">
    <w:name w:val="Hyperlink"/>
    <w:uiPriority w:val="99"/>
    <w:rsid w:val="00A2539A"/>
    <w:rPr>
      <w:color w:val="0000FF"/>
      <w:u w:val="single"/>
    </w:rPr>
  </w:style>
  <w:style w:type="paragraph" w:customStyle="1" w:styleId="127">
    <w:name w:val="Стиль Основной текст с отступом + Первая строка:  1.27 см"/>
    <w:basedOn w:val="af"/>
    <w:rsid w:val="00A2539A"/>
    <w:pPr>
      <w:spacing w:before="60" w:after="60"/>
      <w:ind w:firstLine="720"/>
      <w:jc w:val="both"/>
    </w:pPr>
  </w:style>
  <w:style w:type="paragraph" w:customStyle="1" w:styleId="affe">
    <w:name w:val="Маркированный список Тире"/>
    <w:basedOn w:val="af"/>
    <w:rsid w:val="00A2539A"/>
    <w:pPr>
      <w:tabs>
        <w:tab w:val="num" w:pos="360"/>
        <w:tab w:val="num" w:pos="1418"/>
      </w:tabs>
      <w:spacing w:before="20" w:after="0"/>
      <w:ind w:left="1418" w:hanging="425"/>
      <w:jc w:val="both"/>
    </w:pPr>
    <w:rPr>
      <w:rFonts w:ascii="Arial" w:hAnsi="Arial"/>
      <w:sz w:val="20"/>
    </w:rPr>
  </w:style>
  <w:style w:type="paragraph" w:styleId="afff">
    <w:name w:val="annotation text"/>
    <w:basedOn w:val="af"/>
    <w:link w:val="afff0"/>
    <w:rsid w:val="00A2539A"/>
    <w:pPr>
      <w:spacing w:before="0" w:after="0"/>
    </w:pPr>
    <w:rPr>
      <w:sz w:val="20"/>
    </w:rPr>
  </w:style>
  <w:style w:type="character" w:customStyle="1" w:styleId="m1">
    <w:name w:val="m1"/>
    <w:rsid w:val="00A2539A"/>
    <w:rPr>
      <w:color w:val="0000FF"/>
    </w:rPr>
  </w:style>
  <w:style w:type="character" w:customStyle="1" w:styleId="pi1">
    <w:name w:val="pi1"/>
    <w:rsid w:val="00A2539A"/>
    <w:rPr>
      <w:color w:val="0000FF"/>
    </w:rPr>
  </w:style>
  <w:style w:type="character" w:customStyle="1" w:styleId="t1">
    <w:name w:val="t1"/>
    <w:rsid w:val="00A2539A"/>
    <w:rPr>
      <w:color w:val="800000"/>
    </w:rPr>
  </w:style>
  <w:style w:type="character" w:customStyle="1" w:styleId="ns1">
    <w:name w:val="ns1"/>
    <w:rsid w:val="00A2539A"/>
    <w:rPr>
      <w:color w:val="FF0000"/>
    </w:rPr>
  </w:style>
  <w:style w:type="character" w:customStyle="1" w:styleId="b1">
    <w:name w:val="b1"/>
    <w:rsid w:val="00A2539A"/>
    <w:rPr>
      <w:rFonts w:ascii="Courier New" w:hAnsi="Courier New"/>
      <w:b/>
      <w:color w:val="FF0000"/>
      <w:u w:val="none"/>
      <w:effect w:val="none"/>
    </w:rPr>
  </w:style>
  <w:style w:type="character" w:customStyle="1" w:styleId="tx1">
    <w:name w:val="tx1"/>
    <w:rsid w:val="00A2539A"/>
    <w:rPr>
      <w:b/>
    </w:rPr>
  </w:style>
  <w:style w:type="paragraph" w:customStyle="1" w:styleId="16">
    <w:name w:val="Текст выноски1"/>
    <w:basedOn w:val="af"/>
    <w:rsid w:val="00A2539A"/>
    <w:pPr>
      <w:spacing w:before="0" w:after="0"/>
    </w:pPr>
    <w:rPr>
      <w:rFonts w:ascii="Tahoma" w:hAnsi="Tahoma"/>
      <w:sz w:val="16"/>
    </w:rPr>
  </w:style>
  <w:style w:type="paragraph" w:customStyle="1" w:styleId="tx">
    <w:name w:val="tx"/>
    <w:basedOn w:val="af"/>
    <w:rsid w:val="00A2539A"/>
    <w:rPr>
      <w:b/>
    </w:rPr>
  </w:style>
  <w:style w:type="paragraph" w:styleId="afff1">
    <w:name w:val="annotation subject"/>
    <w:basedOn w:val="afff"/>
    <w:next w:val="afff"/>
    <w:link w:val="afff2"/>
    <w:rsid w:val="00103DF6"/>
    <w:pPr>
      <w:spacing w:line="276" w:lineRule="auto"/>
      <w:ind w:firstLine="567"/>
      <w:jc w:val="both"/>
    </w:pPr>
    <w:rPr>
      <w:b/>
      <w:bCs/>
      <w:lang w:eastAsia="en-US" w:bidi="en-US"/>
    </w:rPr>
  </w:style>
  <w:style w:type="character" w:customStyle="1" w:styleId="afff0">
    <w:name w:val="Текст примечания Знак"/>
    <w:basedOn w:val="af0"/>
    <w:link w:val="afff"/>
    <w:rsid w:val="00103DF6"/>
  </w:style>
  <w:style w:type="character" w:customStyle="1" w:styleId="afff2">
    <w:name w:val="Тема примечания Знак"/>
    <w:link w:val="afff1"/>
    <w:rsid w:val="00103DF6"/>
    <w:rPr>
      <w:b/>
      <w:bCs/>
      <w:lang w:eastAsia="en-US" w:bidi="en-US"/>
    </w:rPr>
  </w:style>
  <w:style w:type="paragraph" w:customStyle="1" w:styleId="BulletList">
    <w:name w:val="Bullet List"/>
    <w:basedOn w:val="af"/>
    <w:link w:val="BulletListChar1"/>
    <w:qFormat/>
    <w:rsid w:val="005304A4"/>
    <w:pPr>
      <w:numPr>
        <w:numId w:val="1"/>
      </w:numPr>
      <w:spacing w:before="0" w:after="0" w:line="276" w:lineRule="auto"/>
      <w:jc w:val="both"/>
    </w:pPr>
    <w:rPr>
      <w:sz w:val="28"/>
      <w:szCs w:val="28"/>
      <w:lang w:bidi="en-US"/>
    </w:rPr>
  </w:style>
  <w:style w:type="character" w:customStyle="1" w:styleId="BulletListChar1">
    <w:name w:val="Bullet List Char1"/>
    <w:link w:val="BulletList"/>
    <w:rsid w:val="005304A4"/>
    <w:rPr>
      <w:sz w:val="28"/>
      <w:szCs w:val="28"/>
      <w:lang w:bidi="en-US"/>
    </w:rPr>
  </w:style>
  <w:style w:type="paragraph" w:customStyle="1" w:styleId="ListLevel2">
    <w:name w:val="List Level 2"/>
    <w:basedOn w:val="BulletList"/>
    <w:qFormat/>
    <w:rsid w:val="00103DF6"/>
    <w:pPr>
      <w:numPr>
        <w:ilvl w:val="1"/>
      </w:numPr>
    </w:pPr>
  </w:style>
  <w:style w:type="paragraph" w:customStyle="1" w:styleId="ListLevel3">
    <w:name w:val="List Level 3"/>
    <w:basedOn w:val="ListLevel2"/>
    <w:qFormat/>
    <w:rsid w:val="00103DF6"/>
    <w:pPr>
      <w:numPr>
        <w:ilvl w:val="2"/>
      </w:numPr>
      <w:tabs>
        <w:tab w:val="num" w:pos="643"/>
      </w:tabs>
      <w:ind w:left="2127" w:hanging="284"/>
    </w:pPr>
  </w:style>
  <w:style w:type="character" w:styleId="afff3">
    <w:name w:val="annotation reference"/>
    <w:rsid w:val="006E63C7"/>
    <w:rPr>
      <w:sz w:val="16"/>
      <w:szCs w:val="16"/>
    </w:rPr>
  </w:style>
  <w:style w:type="paragraph" w:styleId="afff4">
    <w:name w:val="Balloon Text"/>
    <w:basedOn w:val="af"/>
    <w:link w:val="afff5"/>
    <w:rsid w:val="006E63C7"/>
    <w:rPr>
      <w:rFonts w:ascii="Tahoma" w:hAnsi="Tahoma" w:cs="Tahoma"/>
      <w:sz w:val="16"/>
      <w:szCs w:val="16"/>
    </w:rPr>
  </w:style>
  <w:style w:type="paragraph" w:customStyle="1" w:styleId="OTRTITULnew">
    <w:name w:val="OTR_TITUL_new"/>
    <w:basedOn w:val="af"/>
    <w:semiHidden/>
    <w:rsid w:val="00051F36"/>
    <w:pPr>
      <w:spacing w:before="0" w:after="0" w:line="360" w:lineRule="auto"/>
      <w:jc w:val="center"/>
    </w:pPr>
    <w:rPr>
      <w:sz w:val="28"/>
      <w:szCs w:val="28"/>
    </w:rPr>
  </w:style>
  <w:style w:type="paragraph" w:customStyle="1" w:styleId="OTRTITULNAME">
    <w:name w:val="OTR_TITUL_NAME"/>
    <w:basedOn w:val="af"/>
    <w:semiHidden/>
    <w:rsid w:val="00051F36"/>
    <w:pPr>
      <w:spacing w:before="400" w:after="200"/>
      <w:contextualSpacing/>
      <w:jc w:val="center"/>
    </w:pPr>
    <w:rPr>
      <w:b/>
      <w:sz w:val="32"/>
      <w:szCs w:val="28"/>
    </w:rPr>
  </w:style>
  <w:style w:type="paragraph" w:customStyle="1" w:styleId="OTRTitulnamedoc">
    <w:name w:val="OTR_Titul_name_doc"/>
    <w:basedOn w:val="af"/>
    <w:semiHidden/>
    <w:rsid w:val="00051F36"/>
    <w:pPr>
      <w:spacing w:before="200" w:after="400"/>
      <w:contextualSpacing/>
      <w:jc w:val="center"/>
    </w:pPr>
    <w:rPr>
      <w:b/>
      <w:sz w:val="32"/>
      <w:szCs w:val="28"/>
    </w:rPr>
  </w:style>
  <w:style w:type="character" w:customStyle="1" w:styleId="af7">
    <w:name w:val="Нижний колонтитул Знак"/>
    <w:link w:val="af6"/>
    <w:uiPriority w:val="99"/>
    <w:rsid w:val="00562A57"/>
    <w:rPr>
      <w:rFonts w:ascii="MS Sans Serif" w:hAnsi="MS Sans Serif"/>
    </w:rPr>
  </w:style>
  <w:style w:type="paragraph" w:styleId="afff6">
    <w:name w:val="caption"/>
    <w:aliases w:val="Рисунок название стить,Название объекта Знак,Название объекта Знак1 Знак,Название объекта Знак Знак Знак,Name_object Знак Знак Знак,Наименование объекта Знак Знак Знак,Name_object Знак1 Знак,Наименование объекта Знак1 Знак"/>
    <w:basedOn w:val="af"/>
    <w:next w:val="af"/>
    <w:link w:val="17"/>
    <w:unhideWhenUsed/>
    <w:qFormat/>
    <w:rsid w:val="00180083"/>
    <w:pPr>
      <w:jc w:val="center"/>
    </w:pPr>
    <w:rPr>
      <w:b/>
      <w:bCs/>
      <w:szCs w:val="24"/>
    </w:rPr>
  </w:style>
  <w:style w:type="paragraph" w:customStyle="1" w:styleId="XML">
    <w:name w:val="XML"/>
    <w:basedOn w:val="af"/>
    <w:link w:val="XML0"/>
    <w:qFormat/>
    <w:rsid w:val="00DF4E55"/>
    <w:pPr>
      <w:autoSpaceDE w:val="0"/>
      <w:autoSpaceDN w:val="0"/>
      <w:adjustRightInd w:val="0"/>
      <w:spacing w:before="0" w:after="0"/>
    </w:pPr>
    <w:rPr>
      <w:noProof/>
      <w:color w:val="008080"/>
      <w:sz w:val="18"/>
      <w:szCs w:val="18"/>
      <w:lang w:val="en-US"/>
    </w:rPr>
  </w:style>
  <w:style w:type="paragraph" w:styleId="afff7">
    <w:name w:val="Revision"/>
    <w:hidden/>
    <w:uiPriority w:val="99"/>
    <w:semiHidden/>
    <w:rsid w:val="001C4FD6"/>
    <w:rPr>
      <w:sz w:val="24"/>
    </w:rPr>
  </w:style>
  <w:style w:type="character" w:customStyle="1" w:styleId="XML0">
    <w:name w:val="XML Знак"/>
    <w:link w:val="XML"/>
    <w:rsid w:val="00DF4E55"/>
    <w:rPr>
      <w:noProof/>
      <w:color w:val="008080"/>
      <w:sz w:val="18"/>
      <w:szCs w:val="18"/>
      <w:lang w:val="en-US"/>
    </w:rPr>
  </w:style>
  <w:style w:type="character" w:styleId="afff8">
    <w:name w:val="FollowedHyperlink"/>
    <w:rsid w:val="00716E01"/>
    <w:rPr>
      <w:color w:val="800080"/>
      <w:u w:val="single"/>
    </w:rPr>
  </w:style>
  <w:style w:type="paragraph" w:styleId="afff9">
    <w:name w:val="TOC Heading"/>
    <w:basedOn w:val="1"/>
    <w:next w:val="af"/>
    <w:uiPriority w:val="39"/>
    <w:semiHidden/>
    <w:unhideWhenUsed/>
    <w:qFormat/>
    <w:rsid w:val="00B906C3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bCs/>
      <w:caps w:val="0"/>
      <w:color w:val="365F91"/>
      <w:kern w:val="0"/>
      <w:szCs w:val="28"/>
    </w:rPr>
  </w:style>
  <w:style w:type="paragraph" w:customStyle="1" w:styleId="right">
    <w:name w:val="right"/>
    <w:basedOn w:val="af"/>
    <w:rsid w:val="005C25E1"/>
    <w:pPr>
      <w:pBdr>
        <w:right w:val="single" w:sz="8" w:space="0" w:color="000000"/>
      </w:pBdr>
      <w:spacing w:beforeAutospacing="1" w:afterAutospacing="1"/>
    </w:pPr>
    <w:rPr>
      <w:szCs w:val="24"/>
    </w:rPr>
  </w:style>
  <w:style w:type="paragraph" w:customStyle="1" w:styleId="bottom">
    <w:name w:val="bottom"/>
    <w:basedOn w:val="af"/>
    <w:rsid w:val="005C25E1"/>
    <w:pPr>
      <w:pBdr>
        <w:bottom w:val="single" w:sz="8" w:space="0" w:color="000000"/>
      </w:pBdr>
      <w:spacing w:beforeAutospacing="1" w:afterAutospacing="1"/>
    </w:pPr>
    <w:rPr>
      <w:szCs w:val="24"/>
    </w:rPr>
  </w:style>
  <w:style w:type="table" w:styleId="afffa">
    <w:name w:val="Table Grid"/>
    <w:basedOn w:val="af1"/>
    <w:uiPriority w:val="59"/>
    <w:rsid w:val="005C25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1">
    <w:name w:val="Заголовок 2 Знак"/>
    <w:aliases w:val="contract Знак,H2 Знак,h2 Знак,2 Знак,Numbered text 3 Знак,heading 2 Знак,Подраздел Знак,21 Знак,22 Знак,211 Знак,h:2 Знак,h:2app Знак,T2 Знак,TF-Overskrit 2 Знак,Title2 Знак,ITT t2 Знак,PA Major Section Знак,TE Heading 2 Знак,R2 Знак"/>
    <w:link w:val="20"/>
    <w:rsid w:val="00B155C1"/>
    <w:rPr>
      <w:b/>
      <w:kern w:val="28"/>
      <w:sz w:val="28"/>
    </w:rPr>
  </w:style>
  <w:style w:type="numbering" w:customStyle="1" w:styleId="18">
    <w:name w:val="Нет списка1"/>
    <w:next w:val="af2"/>
    <w:uiPriority w:val="99"/>
    <w:semiHidden/>
    <w:unhideWhenUsed/>
    <w:rsid w:val="004100F5"/>
  </w:style>
  <w:style w:type="numbering" w:customStyle="1" w:styleId="29">
    <w:name w:val="Нет списка2"/>
    <w:next w:val="af2"/>
    <w:uiPriority w:val="99"/>
    <w:semiHidden/>
    <w:unhideWhenUsed/>
    <w:rsid w:val="00BF684A"/>
  </w:style>
  <w:style w:type="numbering" w:customStyle="1" w:styleId="39">
    <w:name w:val="Нет списка3"/>
    <w:next w:val="af2"/>
    <w:uiPriority w:val="99"/>
    <w:semiHidden/>
    <w:unhideWhenUsed/>
    <w:rsid w:val="00BF684A"/>
  </w:style>
  <w:style w:type="numbering" w:customStyle="1" w:styleId="45">
    <w:name w:val="Нет списка4"/>
    <w:next w:val="af2"/>
    <w:uiPriority w:val="99"/>
    <w:semiHidden/>
    <w:unhideWhenUsed/>
    <w:rsid w:val="00BF684A"/>
  </w:style>
  <w:style w:type="numbering" w:customStyle="1" w:styleId="55">
    <w:name w:val="Нет списка5"/>
    <w:next w:val="af2"/>
    <w:uiPriority w:val="99"/>
    <w:semiHidden/>
    <w:unhideWhenUsed/>
    <w:rsid w:val="00BF684A"/>
  </w:style>
  <w:style w:type="numbering" w:customStyle="1" w:styleId="63">
    <w:name w:val="Нет списка6"/>
    <w:next w:val="af2"/>
    <w:uiPriority w:val="99"/>
    <w:semiHidden/>
    <w:unhideWhenUsed/>
    <w:rsid w:val="00BF684A"/>
  </w:style>
  <w:style w:type="numbering" w:customStyle="1" w:styleId="73">
    <w:name w:val="Нет списка7"/>
    <w:next w:val="af2"/>
    <w:uiPriority w:val="99"/>
    <w:semiHidden/>
    <w:unhideWhenUsed/>
    <w:rsid w:val="00BF684A"/>
  </w:style>
  <w:style w:type="numbering" w:customStyle="1" w:styleId="83">
    <w:name w:val="Нет списка8"/>
    <w:next w:val="af2"/>
    <w:uiPriority w:val="99"/>
    <w:semiHidden/>
    <w:unhideWhenUsed/>
    <w:rsid w:val="00BF684A"/>
  </w:style>
  <w:style w:type="numbering" w:customStyle="1" w:styleId="93">
    <w:name w:val="Нет списка9"/>
    <w:next w:val="af2"/>
    <w:uiPriority w:val="99"/>
    <w:semiHidden/>
    <w:unhideWhenUsed/>
    <w:rsid w:val="00BF684A"/>
  </w:style>
  <w:style w:type="numbering" w:customStyle="1" w:styleId="100">
    <w:name w:val="Нет списка10"/>
    <w:next w:val="af2"/>
    <w:uiPriority w:val="99"/>
    <w:semiHidden/>
    <w:unhideWhenUsed/>
    <w:rsid w:val="00BF684A"/>
  </w:style>
  <w:style w:type="character" w:customStyle="1" w:styleId="10">
    <w:name w:val="Заголовок 1 Знак"/>
    <w:aliases w:val="H1 Знак,. Знак,Название спецификации Знак,h:1 Знак,h:1app Знак,TF-Overskrift 1 Знак,H11 Знак,R1 Знак,Titre 0 Знак"/>
    <w:link w:val="1"/>
    <w:rsid w:val="00B155C1"/>
    <w:rPr>
      <w:b/>
      <w:caps/>
      <w:kern w:val="28"/>
      <w:sz w:val="28"/>
    </w:rPr>
  </w:style>
  <w:style w:type="character" w:customStyle="1" w:styleId="31">
    <w:name w:val="Заголовок 3 Знак"/>
    <w:aliases w:val="o Знак,H3 Знак,3 Знак,h:3 Знак,h Знак,31 Знак,ITT t3 Знак,PA Minor Section Знак,TE Heading Знак,Title3 Знак,list Знак,l3 Знак,Level 3 Head Знак,heading 3 Знак,h3 Знак,H31 Знак,H32 Знак,H33 Знак,H34 Знак,H35 Знак,título 3 Знак,1. Знак"/>
    <w:link w:val="30"/>
    <w:rsid w:val="00BF78D5"/>
    <w:rPr>
      <w:b/>
      <w:kern w:val="28"/>
      <w:sz w:val="28"/>
    </w:rPr>
  </w:style>
  <w:style w:type="character" w:customStyle="1" w:styleId="42">
    <w:name w:val="Заголовок 4 Знак"/>
    <w:aliases w:val="H4 Знак,Заголовок 4 (Приложение) Знак"/>
    <w:link w:val="41"/>
    <w:rsid w:val="00F2745E"/>
    <w:rPr>
      <w:b/>
      <w:kern w:val="28"/>
      <w:sz w:val="28"/>
    </w:rPr>
  </w:style>
  <w:style w:type="character" w:customStyle="1" w:styleId="52">
    <w:name w:val="Заголовок 5 Знак"/>
    <w:link w:val="51"/>
    <w:rsid w:val="007B70F4"/>
    <w:rPr>
      <w:b/>
      <w:kern w:val="28"/>
      <w:sz w:val="28"/>
    </w:rPr>
  </w:style>
  <w:style w:type="character" w:customStyle="1" w:styleId="60">
    <w:name w:val="Заголовок 6 Знак"/>
    <w:link w:val="6"/>
    <w:rsid w:val="00597BF6"/>
    <w:rPr>
      <w:rFonts w:ascii="MS Sans Serif" w:hAnsi="MS Sans Serif"/>
      <w:sz w:val="24"/>
    </w:rPr>
  </w:style>
  <w:style w:type="character" w:customStyle="1" w:styleId="70">
    <w:name w:val="Заголовок 7 Знак"/>
    <w:link w:val="7"/>
    <w:rsid w:val="00597BF6"/>
    <w:rPr>
      <w:b/>
      <w:sz w:val="22"/>
    </w:rPr>
  </w:style>
  <w:style w:type="character" w:customStyle="1" w:styleId="80">
    <w:name w:val="Заголовок 8 Знак"/>
    <w:link w:val="8"/>
    <w:rsid w:val="00597BF6"/>
    <w:rPr>
      <w:sz w:val="24"/>
    </w:rPr>
  </w:style>
  <w:style w:type="character" w:customStyle="1" w:styleId="90">
    <w:name w:val="Заголовок 9 Знак"/>
    <w:link w:val="9"/>
    <w:rsid w:val="00597BF6"/>
    <w:rPr>
      <w:rFonts w:ascii="MS Sans Serif" w:hAnsi="MS Sans Serif"/>
      <w:sz w:val="24"/>
    </w:rPr>
  </w:style>
  <w:style w:type="character" w:customStyle="1" w:styleId="af5">
    <w:name w:val="Верхний колонтитул Знак"/>
    <w:link w:val="af4"/>
    <w:uiPriority w:val="99"/>
    <w:rsid w:val="00597BF6"/>
    <w:rPr>
      <w:rFonts w:ascii="MS Sans Serif" w:hAnsi="MS Sans Serif"/>
    </w:rPr>
  </w:style>
  <w:style w:type="character" w:customStyle="1" w:styleId="afa">
    <w:name w:val="Текст Знак"/>
    <w:link w:val="af9"/>
    <w:rsid w:val="00597BF6"/>
    <w:rPr>
      <w:rFonts w:ascii="Courier New" w:hAnsi="Courier New"/>
    </w:rPr>
  </w:style>
  <w:style w:type="character" w:customStyle="1" w:styleId="24">
    <w:name w:val="Основной текст с отступом 2 Знак"/>
    <w:link w:val="23"/>
    <w:rsid w:val="00597BF6"/>
    <w:rPr>
      <w:sz w:val="24"/>
    </w:rPr>
  </w:style>
  <w:style w:type="character" w:customStyle="1" w:styleId="34">
    <w:name w:val="Основной текст с отступом 3 Знак"/>
    <w:link w:val="33"/>
    <w:rsid w:val="00597BF6"/>
    <w:rPr>
      <w:sz w:val="24"/>
    </w:rPr>
  </w:style>
  <w:style w:type="character" w:customStyle="1" w:styleId="afc">
    <w:name w:val="Основной текст Знак"/>
    <w:link w:val="afb"/>
    <w:rsid w:val="00597BF6"/>
  </w:style>
  <w:style w:type="character" w:customStyle="1" w:styleId="afe">
    <w:name w:val="Основной текст с отступом Знак"/>
    <w:link w:val="afd"/>
    <w:rsid w:val="00597BF6"/>
    <w:rPr>
      <w:sz w:val="24"/>
    </w:rPr>
  </w:style>
  <w:style w:type="character" w:customStyle="1" w:styleId="aff2">
    <w:name w:val="Название Знак"/>
    <w:link w:val="aff1"/>
    <w:rsid w:val="00597BF6"/>
    <w:rPr>
      <w:rFonts w:ascii="Arial" w:hAnsi="Arial"/>
      <w:b/>
      <w:kern w:val="28"/>
      <w:sz w:val="32"/>
    </w:rPr>
  </w:style>
  <w:style w:type="character" w:customStyle="1" w:styleId="aff4">
    <w:name w:val="Подзаголовок Знак"/>
    <w:link w:val="aff3"/>
    <w:rsid w:val="00597BF6"/>
    <w:rPr>
      <w:rFonts w:ascii="Arial" w:hAnsi="Arial"/>
      <w:sz w:val="24"/>
    </w:rPr>
  </w:style>
  <w:style w:type="character" w:customStyle="1" w:styleId="aff6">
    <w:name w:val="Схема документа Знак"/>
    <w:link w:val="aff5"/>
    <w:semiHidden/>
    <w:rsid w:val="00597BF6"/>
    <w:rPr>
      <w:rFonts w:ascii="Tahoma" w:hAnsi="Tahoma"/>
      <w:shd w:val="clear" w:color="auto" w:fill="000080"/>
    </w:rPr>
  </w:style>
  <w:style w:type="character" w:customStyle="1" w:styleId="38">
    <w:name w:val="Основной текст 3 Знак"/>
    <w:link w:val="37"/>
    <w:rsid w:val="00597BF6"/>
    <w:rPr>
      <w:sz w:val="24"/>
    </w:rPr>
  </w:style>
  <w:style w:type="character" w:customStyle="1" w:styleId="afff5">
    <w:name w:val="Текст выноски Знак"/>
    <w:link w:val="afff4"/>
    <w:rsid w:val="00597BF6"/>
    <w:rPr>
      <w:rFonts w:ascii="Tahoma" w:hAnsi="Tahoma" w:cs="Tahoma"/>
      <w:sz w:val="16"/>
      <w:szCs w:val="16"/>
    </w:rPr>
  </w:style>
  <w:style w:type="numbering" w:customStyle="1" w:styleId="110">
    <w:name w:val="Нет списка11"/>
    <w:next w:val="af2"/>
    <w:uiPriority w:val="99"/>
    <w:semiHidden/>
    <w:unhideWhenUsed/>
    <w:rsid w:val="0092552F"/>
  </w:style>
  <w:style w:type="numbering" w:customStyle="1" w:styleId="120">
    <w:name w:val="Нет списка12"/>
    <w:next w:val="af2"/>
    <w:uiPriority w:val="99"/>
    <w:semiHidden/>
    <w:unhideWhenUsed/>
    <w:rsid w:val="00FB1B0E"/>
  </w:style>
  <w:style w:type="numbering" w:customStyle="1" w:styleId="130">
    <w:name w:val="Нет списка13"/>
    <w:next w:val="af2"/>
    <w:uiPriority w:val="99"/>
    <w:semiHidden/>
    <w:unhideWhenUsed/>
    <w:rsid w:val="00461D1C"/>
  </w:style>
  <w:style w:type="numbering" w:customStyle="1" w:styleId="140">
    <w:name w:val="Нет списка14"/>
    <w:next w:val="af2"/>
    <w:uiPriority w:val="99"/>
    <w:semiHidden/>
    <w:unhideWhenUsed/>
    <w:rsid w:val="00664155"/>
  </w:style>
  <w:style w:type="numbering" w:customStyle="1" w:styleId="150">
    <w:name w:val="Нет списка15"/>
    <w:next w:val="af2"/>
    <w:uiPriority w:val="99"/>
    <w:semiHidden/>
    <w:unhideWhenUsed/>
    <w:rsid w:val="000542FA"/>
  </w:style>
  <w:style w:type="numbering" w:customStyle="1" w:styleId="160">
    <w:name w:val="Нет списка16"/>
    <w:next w:val="af2"/>
    <w:uiPriority w:val="99"/>
    <w:semiHidden/>
    <w:unhideWhenUsed/>
    <w:rsid w:val="00D40DE5"/>
  </w:style>
  <w:style w:type="numbering" w:customStyle="1" w:styleId="170">
    <w:name w:val="Нет списка17"/>
    <w:next w:val="af2"/>
    <w:uiPriority w:val="99"/>
    <w:semiHidden/>
    <w:unhideWhenUsed/>
    <w:rsid w:val="00B674C0"/>
  </w:style>
  <w:style w:type="paragraph" w:customStyle="1" w:styleId="1400">
    <w:name w:val="Стиль 14 пт полужирный все прописные По центру Перед:  0 пт По..."/>
    <w:basedOn w:val="af"/>
    <w:rsid w:val="00B155C1"/>
    <w:pPr>
      <w:pageBreakBefore/>
      <w:spacing w:before="0" w:after="0"/>
      <w:jc w:val="center"/>
    </w:pPr>
    <w:rPr>
      <w:b/>
      <w:bCs/>
      <w:caps/>
      <w:sz w:val="28"/>
    </w:rPr>
  </w:style>
  <w:style w:type="paragraph" w:styleId="afffb">
    <w:name w:val="List Paragraph"/>
    <w:basedOn w:val="af"/>
    <w:link w:val="afffc"/>
    <w:uiPriority w:val="34"/>
    <w:qFormat/>
    <w:rsid w:val="00202B2E"/>
    <w:pPr>
      <w:spacing w:before="0" w:after="200"/>
      <w:ind w:left="720"/>
      <w:contextualSpacing/>
      <w:jc w:val="both"/>
    </w:pPr>
    <w:rPr>
      <w:rFonts w:eastAsia="Calibri"/>
      <w:sz w:val="28"/>
      <w:szCs w:val="22"/>
      <w:lang w:eastAsia="en-US"/>
    </w:rPr>
  </w:style>
  <w:style w:type="paragraph" w:styleId="HTML">
    <w:name w:val="HTML Preformatted"/>
    <w:basedOn w:val="af"/>
    <w:link w:val="HTML0"/>
    <w:uiPriority w:val="99"/>
    <w:unhideWhenUsed/>
    <w:rsid w:val="000E19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link w:val="HTML"/>
    <w:uiPriority w:val="99"/>
    <w:rsid w:val="000E19C7"/>
    <w:rPr>
      <w:rFonts w:ascii="Courier New" w:hAnsi="Courier New" w:cs="Courier New"/>
    </w:rPr>
  </w:style>
  <w:style w:type="paragraph" w:customStyle="1" w:styleId="Picture">
    <w:name w:val="Picture"/>
    <w:basedOn w:val="afb"/>
    <w:next w:val="afb"/>
    <w:rsid w:val="00062923"/>
    <w:pPr>
      <w:numPr>
        <w:numId w:val="9"/>
      </w:numPr>
      <w:tabs>
        <w:tab w:val="clear" w:pos="360"/>
      </w:tabs>
      <w:spacing w:before="360" w:line="360" w:lineRule="auto"/>
      <w:ind w:left="0" w:firstLine="0"/>
    </w:pPr>
    <w:rPr>
      <w:sz w:val="28"/>
      <w:lang w:eastAsia="en-US"/>
    </w:rPr>
  </w:style>
  <w:style w:type="character" w:customStyle="1" w:styleId="ms-sitemapdirectional">
    <w:name w:val="ms-sitemapdirectional"/>
    <w:rsid w:val="00F77141"/>
  </w:style>
  <w:style w:type="paragraph" w:customStyle="1" w:styleId="OTRTableNum">
    <w:name w:val="OTR_Table_Num"/>
    <w:basedOn w:val="OTRDefault"/>
    <w:semiHidden/>
    <w:rsid w:val="002060A7"/>
    <w:pPr>
      <w:numPr>
        <w:numId w:val="22"/>
      </w:numPr>
      <w:tabs>
        <w:tab w:val="clear" w:pos="0"/>
      </w:tabs>
      <w:spacing w:before="60" w:after="60"/>
      <w:ind w:left="720" w:hanging="360"/>
      <w:jc w:val="left"/>
    </w:pPr>
  </w:style>
  <w:style w:type="paragraph" w:customStyle="1" w:styleId="OTRTitleFoot">
    <w:name w:val="OTR_Title_Foot"/>
    <w:basedOn w:val="OTRHeaderRight"/>
    <w:semiHidden/>
    <w:rsid w:val="002060A7"/>
    <w:pPr>
      <w:ind w:left="21"/>
      <w:jc w:val="center"/>
    </w:pPr>
  </w:style>
  <w:style w:type="paragraph" w:customStyle="1" w:styleId="afffd">
    <w:name w:val="Основной"/>
    <w:basedOn w:val="af"/>
    <w:semiHidden/>
    <w:rsid w:val="002060A7"/>
    <w:pPr>
      <w:spacing w:before="0" w:after="0"/>
      <w:ind w:firstLine="567"/>
      <w:jc w:val="both"/>
    </w:pPr>
  </w:style>
  <w:style w:type="paragraph" w:styleId="2a">
    <w:name w:val="Body Text 2"/>
    <w:basedOn w:val="af"/>
    <w:link w:val="2b"/>
    <w:rsid w:val="002060A7"/>
    <w:pPr>
      <w:spacing w:before="0" w:after="120" w:line="480" w:lineRule="auto"/>
      <w:jc w:val="both"/>
    </w:pPr>
  </w:style>
  <w:style w:type="character" w:customStyle="1" w:styleId="2b">
    <w:name w:val="Основной текст 2 Знак"/>
    <w:link w:val="2a"/>
    <w:rsid w:val="002060A7"/>
    <w:rPr>
      <w:sz w:val="24"/>
    </w:rPr>
  </w:style>
  <w:style w:type="character" w:customStyle="1" w:styleId="OTRSymBoldItalic">
    <w:name w:val="OTR_Sym_Bold_Italic"/>
    <w:rsid w:val="002060A7"/>
    <w:rPr>
      <w:b/>
      <w:i/>
    </w:rPr>
  </w:style>
  <w:style w:type="character" w:styleId="afffe">
    <w:name w:val="Emphasis"/>
    <w:qFormat/>
    <w:rsid w:val="002060A7"/>
    <w:rPr>
      <w:i/>
      <w:iCs/>
    </w:rPr>
  </w:style>
  <w:style w:type="paragraph" w:styleId="a">
    <w:name w:val="List Number"/>
    <w:basedOn w:val="af"/>
    <w:rsid w:val="002060A7"/>
    <w:pPr>
      <w:numPr>
        <w:numId w:val="10"/>
      </w:numPr>
      <w:spacing w:before="0" w:after="0"/>
      <w:jc w:val="both"/>
    </w:pPr>
  </w:style>
  <w:style w:type="paragraph" w:styleId="2">
    <w:name w:val="List Number 2"/>
    <w:basedOn w:val="af"/>
    <w:rsid w:val="002060A7"/>
    <w:pPr>
      <w:numPr>
        <w:numId w:val="18"/>
      </w:numPr>
      <w:spacing w:before="0" w:after="0"/>
      <w:jc w:val="both"/>
    </w:pPr>
  </w:style>
  <w:style w:type="paragraph" w:customStyle="1" w:styleId="OTRControlPgCenter">
    <w:name w:val="OTR_Control_PgCenter"/>
    <w:basedOn w:val="OTRControlPage"/>
    <w:semiHidden/>
    <w:rsid w:val="002060A7"/>
    <w:pPr>
      <w:jc w:val="center"/>
    </w:pPr>
  </w:style>
  <w:style w:type="paragraph" w:customStyle="1" w:styleId="OTRNormalRight">
    <w:name w:val="OTR_Normal_Right"/>
    <w:basedOn w:val="OTRDefault"/>
    <w:semiHidden/>
    <w:rsid w:val="002060A7"/>
    <w:pPr>
      <w:jc w:val="right"/>
    </w:pPr>
  </w:style>
  <w:style w:type="paragraph" w:customStyle="1" w:styleId="OTRHeaderCenter">
    <w:name w:val="OTR_Header_Center"/>
    <w:basedOn w:val="OTRHeader"/>
    <w:semiHidden/>
    <w:rsid w:val="002060A7"/>
    <w:pPr>
      <w:jc w:val="center"/>
    </w:pPr>
  </w:style>
  <w:style w:type="paragraph" w:customStyle="1" w:styleId="OTRDefault">
    <w:name w:val="OTR_Default"/>
    <w:link w:val="OTRDefault0"/>
    <w:semiHidden/>
    <w:rsid w:val="002060A7"/>
    <w:pPr>
      <w:jc w:val="both"/>
    </w:pPr>
    <w:rPr>
      <w:sz w:val="24"/>
    </w:rPr>
  </w:style>
  <w:style w:type="paragraph" w:customStyle="1" w:styleId="a8">
    <w:name w:val="Список маркированный"/>
    <w:basedOn w:val="af"/>
    <w:semiHidden/>
    <w:rsid w:val="002060A7"/>
    <w:pPr>
      <w:numPr>
        <w:numId w:val="19"/>
      </w:numPr>
      <w:tabs>
        <w:tab w:val="left" w:pos="1080"/>
      </w:tabs>
      <w:spacing w:before="0" w:after="0"/>
      <w:jc w:val="both"/>
    </w:pPr>
  </w:style>
  <w:style w:type="paragraph" w:customStyle="1" w:styleId="OTRNormalMark2">
    <w:name w:val="OTR_Normal_Mark_2"/>
    <w:basedOn w:val="OTRDefault"/>
    <w:rsid w:val="002060A7"/>
    <w:pPr>
      <w:spacing w:after="120"/>
      <w:ind w:left="1418"/>
    </w:pPr>
  </w:style>
  <w:style w:type="paragraph" w:customStyle="1" w:styleId="OTRNormalMark3">
    <w:name w:val="OTR_Normal_Mark_3"/>
    <w:basedOn w:val="OTRDefault"/>
    <w:rsid w:val="002060A7"/>
    <w:pPr>
      <w:ind w:left="1701"/>
    </w:pPr>
  </w:style>
  <w:style w:type="paragraph" w:customStyle="1" w:styleId="OTRListNum">
    <w:name w:val="OTR_List_Num"/>
    <w:basedOn w:val="OTRDefault"/>
    <w:link w:val="OTRListNum0"/>
    <w:semiHidden/>
    <w:rsid w:val="002060A7"/>
    <w:pPr>
      <w:numPr>
        <w:numId w:val="20"/>
      </w:numPr>
      <w:spacing w:before="60" w:after="60"/>
    </w:pPr>
  </w:style>
  <w:style w:type="character" w:customStyle="1" w:styleId="my">
    <w:name w:val="my жирный"/>
    <w:semiHidden/>
    <w:locked/>
    <w:rsid w:val="002060A7"/>
    <w:rPr>
      <w:b/>
    </w:rPr>
  </w:style>
  <w:style w:type="paragraph" w:customStyle="1" w:styleId="OTRNormalNum2">
    <w:name w:val="OTR_Normal_Num_2"/>
    <w:basedOn w:val="OTRDefault"/>
    <w:rsid w:val="002060A7"/>
    <w:pPr>
      <w:spacing w:after="120"/>
      <w:ind w:left="1418"/>
    </w:pPr>
  </w:style>
  <w:style w:type="paragraph" w:customStyle="1" w:styleId="OTRNormalNum3">
    <w:name w:val="OTR_Normal_Num_3"/>
    <w:basedOn w:val="OTRDefault"/>
    <w:rsid w:val="002060A7"/>
    <w:pPr>
      <w:spacing w:after="120"/>
      <w:ind w:left="1985"/>
    </w:pPr>
  </w:style>
  <w:style w:type="paragraph" w:customStyle="1" w:styleId="affff">
    <w:name w:val="Надпись"/>
    <w:semiHidden/>
    <w:rsid w:val="002060A7"/>
    <w:rPr>
      <w:noProof/>
      <w:sz w:val="16"/>
    </w:rPr>
  </w:style>
  <w:style w:type="paragraph" w:customStyle="1" w:styleId="OTRHeaderRight">
    <w:name w:val="OTR_Header_Right"/>
    <w:basedOn w:val="af"/>
    <w:semiHidden/>
    <w:rsid w:val="002060A7"/>
    <w:pPr>
      <w:spacing w:before="0" w:after="0"/>
      <w:jc w:val="both"/>
    </w:pPr>
    <w:rPr>
      <w:rFonts w:ascii="Arial" w:hAnsi="Arial"/>
      <w:b/>
      <w:sz w:val="20"/>
    </w:rPr>
  </w:style>
  <w:style w:type="paragraph" w:styleId="HTML1">
    <w:name w:val="HTML Address"/>
    <w:basedOn w:val="af"/>
    <w:link w:val="HTML2"/>
    <w:rsid w:val="002060A7"/>
    <w:pPr>
      <w:spacing w:before="0" w:after="0"/>
      <w:jc w:val="both"/>
    </w:pPr>
    <w:rPr>
      <w:i/>
      <w:iCs/>
    </w:rPr>
  </w:style>
  <w:style w:type="character" w:customStyle="1" w:styleId="HTML2">
    <w:name w:val="Адрес HTML Знак"/>
    <w:link w:val="HTML1"/>
    <w:rsid w:val="002060A7"/>
    <w:rPr>
      <w:i/>
      <w:iCs/>
      <w:sz w:val="24"/>
    </w:rPr>
  </w:style>
  <w:style w:type="paragraph" w:customStyle="1" w:styleId="OTRTableHead">
    <w:name w:val="OTR_Table_Head"/>
    <w:basedOn w:val="OTRDefault"/>
    <w:rsid w:val="002060A7"/>
    <w:pPr>
      <w:keepNext/>
      <w:spacing w:before="60" w:after="60"/>
      <w:jc w:val="center"/>
    </w:pPr>
    <w:rPr>
      <w:b/>
    </w:rPr>
  </w:style>
  <w:style w:type="paragraph" w:customStyle="1" w:styleId="OTRListMark">
    <w:name w:val="OTR_List_Mark"/>
    <w:basedOn w:val="OTRDefault"/>
    <w:link w:val="OTRListMark0"/>
    <w:rsid w:val="002060A7"/>
    <w:pPr>
      <w:numPr>
        <w:numId w:val="28"/>
      </w:numPr>
      <w:spacing w:before="60" w:after="60"/>
    </w:pPr>
  </w:style>
  <w:style w:type="paragraph" w:customStyle="1" w:styleId="OTRNameFigure">
    <w:name w:val="OTR_Name_Figure"/>
    <w:basedOn w:val="OTRDefault"/>
    <w:rsid w:val="002060A7"/>
    <w:pPr>
      <w:numPr>
        <w:numId w:val="24"/>
      </w:numPr>
      <w:tabs>
        <w:tab w:val="clear" w:pos="720"/>
        <w:tab w:val="num" w:pos="360"/>
      </w:tabs>
      <w:spacing w:before="120" w:after="120"/>
      <w:ind w:left="714" w:hanging="357"/>
      <w:jc w:val="center"/>
    </w:pPr>
    <w:rPr>
      <w:b/>
    </w:rPr>
  </w:style>
  <w:style w:type="paragraph" w:customStyle="1" w:styleId="OTRNormal">
    <w:name w:val="OTR_Normal"/>
    <w:basedOn w:val="OTRDefault"/>
    <w:link w:val="OTRNormal0"/>
    <w:rsid w:val="002060A7"/>
    <w:pPr>
      <w:spacing w:before="60" w:after="120"/>
      <w:ind w:firstLine="567"/>
    </w:pPr>
  </w:style>
  <w:style w:type="paragraph" w:customStyle="1" w:styleId="OTRControlPage">
    <w:name w:val="OTR_Control_Page"/>
    <w:basedOn w:val="OTRDefault"/>
    <w:semiHidden/>
    <w:rsid w:val="002060A7"/>
    <w:pPr>
      <w:spacing w:line="360" w:lineRule="auto"/>
    </w:pPr>
  </w:style>
  <w:style w:type="paragraph" w:customStyle="1" w:styleId="OTRHeadingApp">
    <w:name w:val="OTR_Heading_App"/>
    <w:basedOn w:val="1"/>
    <w:next w:val="OTRNormal"/>
    <w:rsid w:val="002060A7"/>
    <w:pPr>
      <w:numPr>
        <w:numId w:val="23"/>
      </w:numPr>
      <w:spacing w:after="120"/>
      <w:jc w:val="both"/>
    </w:pPr>
    <w:rPr>
      <w:caps w:val="0"/>
      <w:kern w:val="0"/>
      <w:sz w:val="32"/>
      <w:szCs w:val="32"/>
    </w:rPr>
  </w:style>
  <w:style w:type="paragraph" w:customStyle="1" w:styleId="OTRNormalList">
    <w:name w:val="OTR_Normal_List"/>
    <w:basedOn w:val="OTRNormal"/>
    <w:semiHidden/>
    <w:rsid w:val="002060A7"/>
    <w:pPr>
      <w:keepNext/>
      <w:spacing w:before="120" w:after="60"/>
    </w:pPr>
  </w:style>
  <w:style w:type="paragraph" w:customStyle="1" w:styleId="OTRNormalMark1">
    <w:name w:val="OTR_Normal_Mark_1"/>
    <w:basedOn w:val="OTRDefault"/>
    <w:rsid w:val="002060A7"/>
    <w:pPr>
      <w:spacing w:after="120"/>
      <w:ind w:left="1134"/>
    </w:pPr>
  </w:style>
  <w:style w:type="paragraph" w:customStyle="1" w:styleId="OTRNormalNum1">
    <w:name w:val="OTR_Normal_Num_1"/>
    <w:basedOn w:val="OTRDefault"/>
    <w:rsid w:val="002060A7"/>
    <w:pPr>
      <w:spacing w:after="120"/>
      <w:ind w:left="851"/>
    </w:pPr>
  </w:style>
  <w:style w:type="paragraph" w:customStyle="1" w:styleId="OTRTITUL">
    <w:name w:val="OTR_TITUL"/>
    <w:basedOn w:val="OTRTITULnew"/>
    <w:semiHidden/>
    <w:rsid w:val="002060A7"/>
    <w:pPr>
      <w:spacing w:before="360" w:after="360"/>
    </w:pPr>
    <w:rPr>
      <w:b/>
      <w:caps/>
      <w:sz w:val="32"/>
    </w:rPr>
  </w:style>
  <w:style w:type="paragraph" w:customStyle="1" w:styleId="OTRFigure">
    <w:name w:val="OTR_Figure"/>
    <w:rsid w:val="002060A7"/>
    <w:pPr>
      <w:keepNext/>
      <w:spacing w:before="120" w:after="120"/>
      <w:jc w:val="center"/>
    </w:pPr>
    <w:rPr>
      <w:sz w:val="24"/>
    </w:rPr>
  </w:style>
  <w:style w:type="character" w:customStyle="1" w:styleId="OTRNormal0">
    <w:name w:val="OTR_Normal Знак"/>
    <w:link w:val="OTRNormal"/>
    <w:rsid w:val="002060A7"/>
    <w:rPr>
      <w:sz w:val="24"/>
    </w:rPr>
  </w:style>
  <w:style w:type="paragraph" w:customStyle="1" w:styleId="OTRsign">
    <w:name w:val="OTR_sign"/>
    <w:basedOn w:val="OTRNormal"/>
    <w:semiHidden/>
    <w:rsid w:val="002060A7"/>
    <w:pPr>
      <w:spacing w:before="120"/>
      <w:ind w:firstLine="0"/>
      <w:jc w:val="center"/>
    </w:pPr>
    <w:rPr>
      <w:caps/>
      <w:sz w:val="28"/>
    </w:rPr>
  </w:style>
  <w:style w:type="paragraph" w:customStyle="1" w:styleId="OTRreg">
    <w:name w:val="OTR_reg"/>
    <w:basedOn w:val="OTRNormal"/>
    <w:rsid w:val="002060A7"/>
    <w:pPr>
      <w:pageBreakBefore/>
      <w:ind w:firstLine="0"/>
      <w:jc w:val="center"/>
      <w:outlineLvl w:val="0"/>
    </w:pPr>
    <w:rPr>
      <w:caps/>
      <w:sz w:val="28"/>
    </w:rPr>
  </w:style>
  <w:style w:type="paragraph" w:customStyle="1" w:styleId="OTRFootercenter">
    <w:name w:val="OTR_Footer_center"/>
    <w:basedOn w:val="OTRHeaderCenter"/>
    <w:semiHidden/>
    <w:rsid w:val="002060A7"/>
    <w:pPr>
      <w:spacing w:line="360" w:lineRule="auto"/>
    </w:pPr>
    <w:rPr>
      <w:rFonts w:ascii="Times New Roman" w:hAnsi="Times New Roman"/>
      <w:b w:val="0"/>
      <w:sz w:val="28"/>
    </w:rPr>
  </w:style>
  <w:style w:type="character" w:customStyle="1" w:styleId="OTRDefault0">
    <w:name w:val="OTR_Default Знак"/>
    <w:link w:val="OTRDefault"/>
    <w:semiHidden/>
    <w:rsid w:val="002060A7"/>
    <w:rPr>
      <w:sz w:val="24"/>
    </w:rPr>
  </w:style>
  <w:style w:type="character" w:customStyle="1" w:styleId="OTRListNum0">
    <w:name w:val="OTR_List_Num Знак Знак"/>
    <w:link w:val="OTRListNum"/>
    <w:semiHidden/>
    <w:rsid w:val="002060A7"/>
    <w:rPr>
      <w:sz w:val="24"/>
    </w:rPr>
  </w:style>
  <w:style w:type="paragraph" w:customStyle="1" w:styleId="OTRListlit">
    <w:name w:val="OTR_List_lit"/>
    <w:basedOn w:val="OTRFigure"/>
    <w:rsid w:val="002060A7"/>
    <w:pPr>
      <w:numPr>
        <w:numId w:val="26"/>
      </w:numPr>
      <w:jc w:val="left"/>
    </w:pPr>
  </w:style>
  <w:style w:type="paragraph" w:customStyle="1" w:styleId="OTRTableListMark">
    <w:name w:val="OTR_Table_List_Mark"/>
    <w:basedOn w:val="OTRListMark"/>
    <w:rsid w:val="002060A7"/>
    <w:pPr>
      <w:numPr>
        <w:numId w:val="21"/>
      </w:numPr>
      <w:tabs>
        <w:tab w:val="clear" w:pos="284"/>
      </w:tabs>
      <w:ind w:left="720" w:hanging="360"/>
      <w:jc w:val="left"/>
    </w:pPr>
  </w:style>
  <w:style w:type="paragraph" w:styleId="affff0">
    <w:name w:val="envelope address"/>
    <w:basedOn w:val="af"/>
    <w:rsid w:val="002060A7"/>
    <w:pPr>
      <w:framePr w:w="7920" w:h="1980" w:hRule="exact" w:hSpace="180" w:wrap="auto" w:hAnchor="page" w:xAlign="center" w:yAlign="bottom"/>
      <w:spacing w:before="0" w:after="0"/>
      <w:ind w:left="2880"/>
      <w:jc w:val="both"/>
    </w:pPr>
    <w:rPr>
      <w:rFonts w:ascii="Arial" w:hAnsi="Arial" w:cs="Arial"/>
    </w:rPr>
  </w:style>
  <w:style w:type="character" w:styleId="HTML3">
    <w:name w:val="HTML Acronym"/>
    <w:rsid w:val="002060A7"/>
  </w:style>
  <w:style w:type="table" w:styleId="-1">
    <w:name w:val="Table Web 1"/>
    <w:basedOn w:val="af1"/>
    <w:rsid w:val="002060A7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Web 2"/>
    <w:basedOn w:val="af1"/>
    <w:rsid w:val="002060A7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Web 3"/>
    <w:basedOn w:val="af1"/>
    <w:rsid w:val="002060A7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1">
    <w:name w:val="Date"/>
    <w:basedOn w:val="af"/>
    <w:next w:val="af"/>
    <w:link w:val="affff2"/>
    <w:rsid w:val="002060A7"/>
    <w:pPr>
      <w:spacing w:before="0" w:after="0"/>
      <w:jc w:val="both"/>
    </w:pPr>
  </w:style>
  <w:style w:type="character" w:customStyle="1" w:styleId="affff2">
    <w:name w:val="Дата Знак"/>
    <w:link w:val="affff1"/>
    <w:rsid w:val="002060A7"/>
    <w:rPr>
      <w:sz w:val="24"/>
    </w:rPr>
  </w:style>
  <w:style w:type="paragraph" w:styleId="affff3">
    <w:name w:val="Note Heading"/>
    <w:basedOn w:val="af"/>
    <w:next w:val="af"/>
    <w:link w:val="affff4"/>
    <w:rsid w:val="002060A7"/>
    <w:pPr>
      <w:spacing w:before="0" w:after="0"/>
      <w:jc w:val="both"/>
    </w:pPr>
  </w:style>
  <w:style w:type="character" w:customStyle="1" w:styleId="affff4">
    <w:name w:val="Заголовок записки Знак"/>
    <w:link w:val="affff3"/>
    <w:rsid w:val="002060A7"/>
    <w:rPr>
      <w:sz w:val="24"/>
    </w:rPr>
  </w:style>
  <w:style w:type="table" w:styleId="affff5">
    <w:name w:val="Table Elegant"/>
    <w:basedOn w:val="af1"/>
    <w:rsid w:val="002060A7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Subtle 1"/>
    <w:basedOn w:val="af1"/>
    <w:rsid w:val="002060A7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Subtle 2"/>
    <w:basedOn w:val="af1"/>
    <w:rsid w:val="002060A7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4">
    <w:name w:val="HTML Keyboard"/>
    <w:rsid w:val="002060A7"/>
    <w:rPr>
      <w:rFonts w:ascii="Courier New" w:hAnsi="Courier New" w:cs="Courier New"/>
      <w:sz w:val="20"/>
      <w:szCs w:val="20"/>
    </w:rPr>
  </w:style>
  <w:style w:type="table" w:styleId="1a">
    <w:name w:val="Table Classic 1"/>
    <w:basedOn w:val="af1"/>
    <w:rsid w:val="002060A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lassic 2"/>
    <w:basedOn w:val="af1"/>
    <w:rsid w:val="002060A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Classic 3"/>
    <w:basedOn w:val="af1"/>
    <w:rsid w:val="002060A7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f1"/>
    <w:rsid w:val="002060A7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5">
    <w:name w:val="HTML Code"/>
    <w:rsid w:val="002060A7"/>
    <w:rPr>
      <w:rFonts w:ascii="Courier New" w:hAnsi="Courier New" w:cs="Courier New"/>
      <w:sz w:val="20"/>
      <w:szCs w:val="20"/>
    </w:rPr>
  </w:style>
  <w:style w:type="paragraph" w:styleId="affff6">
    <w:name w:val="Body Text First Indent"/>
    <w:basedOn w:val="afb"/>
    <w:link w:val="affff7"/>
    <w:rsid w:val="002060A7"/>
    <w:pPr>
      <w:spacing w:after="120"/>
      <w:ind w:firstLine="210"/>
      <w:jc w:val="left"/>
    </w:pPr>
    <w:rPr>
      <w:sz w:val="24"/>
    </w:rPr>
  </w:style>
  <w:style w:type="character" w:customStyle="1" w:styleId="affff7">
    <w:name w:val="Красная строка Знак"/>
    <w:link w:val="affff6"/>
    <w:rsid w:val="002060A7"/>
    <w:rPr>
      <w:sz w:val="24"/>
    </w:rPr>
  </w:style>
  <w:style w:type="paragraph" w:styleId="2e">
    <w:name w:val="Body Text First Indent 2"/>
    <w:basedOn w:val="afd"/>
    <w:link w:val="2f"/>
    <w:rsid w:val="002060A7"/>
    <w:pPr>
      <w:spacing w:after="120"/>
      <w:ind w:left="283" w:firstLine="210"/>
    </w:pPr>
    <w:rPr>
      <w:szCs w:val="24"/>
    </w:rPr>
  </w:style>
  <w:style w:type="character" w:customStyle="1" w:styleId="2f">
    <w:name w:val="Красная строка 2 Знак"/>
    <w:link w:val="2e"/>
    <w:rsid w:val="002060A7"/>
    <w:rPr>
      <w:sz w:val="24"/>
      <w:szCs w:val="24"/>
    </w:rPr>
  </w:style>
  <w:style w:type="paragraph" w:styleId="40">
    <w:name w:val="List Bullet 4"/>
    <w:basedOn w:val="af"/>
    <w:rsid w:val="002060A7"/>
    <w:pPr>
      <w:numPr>
        <w:numId w:val="11"/>
      </w:numPr>
      <w:spacing w:before="0" w:after="0"/>
      <w:jc w:val="both"/>
    </w:pPr>
  </w:style>
  <w:style w:type="paragraph" w:styleId="50">
    <w:name w:val="List Bullet 5"/>
    <w:basedOn w:val="af"/>
    <w:rsid w:val="002060A7"/>
    <w:pPr>
      <w:numPr>
        <w:numId w:val="12"/>
      </w:numPr>
      <w:spacing w:before="0" w:after="0"/>
      <w:jc w:val="both"/>
    </w:pPr>
  </w:style>
  <w:style w:type="character" w:styleId="affff8">
    <w:name w:val="line number"/>
    <w:rsid w:val="002060A7"/>
  </w:style>
  <w:style w:type="paragraph" w:styleId="3">
    <w:name w:val="List Number 3"/>
    <w:basedOn w:val="af"/>
    <w:rsid w:val="002060A7"/>
    <w:pPr>
      <w:numPr>
        <w:numId w:val="13"/>
      </w:numPr>
      <w:spacing w:before="0" w:after="0"/>
      <w:jc w:val="both"/>
    </w:pPr>
  </w:style>
  <w:style w:type="paragraph" w:styleId="4">
    <w:name w:val="List Number 4"/>
    <w:basedOn w:val="af"/>
    <w:rsid w:val="002060A7"/>
    <w:pPr>
      <w:numPr>
        <w:numId w:val="14"/>
      </w:numPr>
      <w:spacing w:before="0" w:after="0"/>
      <w:jc w:val="both"/>
    </w:pPr>
  </w:style>
  <w:style w:type="paragraph" w:styleId="5">
    <w:name w:val="List Number 5"/>
    <w:basedOn w:val="af"/>
    <w:rsid w:val="002060A7"/>
    <w:pPr>
      <w:numPr>
        <w:numId w:val="15"/>
      </w:numPr>
      <w:spacing w:before="0" w:after="0"/>
      <w:jc w:val="both"/>
    </w:pPr>
  </w:style>
  <w:style w:type="character" w:styleId="HTML6">
    <w:name w:val="HTML Sample"/>
    <w:rsid w:val="002060A7"/>
    <w:rPr>
      <w:rFonts w:ascii="Courier New" w:hAnsi="Courier New" w:cs="Courier New"/>
    </w:rPr>
  </w:style>
  <w:style w:type="paragraph" w:styleId="2f0">
    <w:name w:val="envelope return"/>
    <w:basedOn w:val="af"/>
    <w:rsid w:val="002060A7"/>
    <w:pPr>
      <w:spacing w:before="0" w:after="0"/>
      <w:jc w:val="both"/>
    </w:pPr>
    <w:rPr>
      <w:rFonts w:ascii="Arial" w:hAnsi="Arial" w:cs="Arial"/>
      <w:sz w:val="20"/>
    </w:rPr>
  </w:style>
  <w:style w:type="table" w:styleId="1b">
    <w:name w:val="Table 3D effects 1"/>
    <w:basedOn w:val="af1"/>
    <w:rsid w:val="002060A7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3D effects 2"/>
    <w:basedOn w:val="af1"/>
    <w:rsid w:val="002060A7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3D effects 3"/>
    <w:basedOn w:val="af1"/>
    <w:rsid w:val="002060A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9">
    <w:name w:val="Normal (Web)"/>
    <w:basedOn w:val="af"/>
    <w:rsid w:val="002060A7"/>
    <w:pPr>
      <w:spacing w:before="0" w:after="0"/>
      <w:jc w:val="both"/>
    </w:pPr>
  </w:style>
  <w:style w:type="paragraph" w:styleId="affffa">
    <w:name w:val="Normal Indent"/>
    <w:basedOn w:val="af"/>
    <w:rsid w:val="002060A7"/>
    <w:pPr>
      <w:spacing w:before="0" w:after="0"/>
      <w:ind w:left="708"/>
      <w:jc w:val="both"/>
    </w:pPr>
  </w:style>
  <w:style w:type="character" w:styleId="HTML7">
    <w:name w:val="HTML Definition"/>
    <w:rsid w:val="002060A7"/>
    <w:rPr>
      <w:i/>
      <w:iCs/>
    </w:rPr>
  </w:style>
  <w:style w:type="character" w:styleId="HTML8">
    <w:name w:val="HTML Variable"/>
    <w:rsid w:val="002060A7"/>
    <w:rPr>
      <w:i/>
      <w:iCs/>
    </w:rPr>
  </w:style>
  <w:style w:type="character" w:styleId="HTML9">
    <w:name w:val="HTML Typewriter"/>
    <w:rsid w:val="002060A7"/>
    <w:rPr>
      <w:rFonts w:ascii="Courier New" w:hAnsi="Courier New" w:cs="Courier New"/>
      <w:sz w:val="20"/>
      <w:szCs w:val="20"/>
    </w:rPr>
  </w:style>
  <w:style w:type="paragraph" w:customStyle="1" w:styleId="OTRTableListNum">
    <w:name w:val="OTR_Table_List_Num"/>
    <w:basedOn w:val="OTRDefault"/>
    <w:rsid w:val="002060A7"/>
    <w:pPr>
      <w:numPr>
        <w:numId w:val="27"/>
      </w:numPr>
      <w:tabs>
        <w:tab w:val="clear" w:pos="284"/>
        <w:tab w:val="num" w:pos="360"/>
      </w:tabs>
      <w:spacing w:before="60" w:after="60"/>
      <w:ind w:left="0" w:firstLine="0"/>
      <w:jc w:val="left"/>
    </w:pPr>
  </w:style>
  <w:style w:type="paragraph" w:styleId="affffb">
    <w:name w:val="Salutation"/>
    <w:basedOn w:val="af"/>
    <w:next w:val="af"/>
    <w:link w:val="affffc"/>
    <w:rsid w:val="002060A7"/>
    <w:pPr>
      <w:spacing w:before="0" w:after="0"/>
      <w:jc w:val="both"/>
    </w:pPr>
  </w:style>
  <w:style w:type="character" w:customStyle="1" w:styleId="affffc">
    <w:name w:val="Приветствие Знак"/>
    <w:link w:val="affffb"/>
    <w:rsid w:val="002060A7"/>
    <w:rPr>
      <w:sz w:val="24"/>
    </w:rPr>
  </w:style>
  <w:style w:type="paragraph" w:styleId="affffd">
    <w:name w:val="List Continue"/>
    <w:basedOn w:val="af"/>
    <w:rsid w:val="002060A7"/>
    <w:pPr>
      <w:spacing w:before="0" w:after="120"/>
      <w:ind w:left="283"/>
      <w:jc w:val="both"/>
    </w:pPr>
  </w:style>
  <w:style w:type="paragraph" w:styleId="2f2">
    <w:name w:val="List Continue 2"/>
    <w:basedOn w:val="af"/>
    <w:rsid w:val="002060A7"/>
    <w:pPr>
      <w:spacing w:before="0" w:after="120"/>
      <w:ind w:left="566"/>
      <w:jc w:val="both"/>
    </w:pPr>
  </w:style>
  <w:style w:type="paragraph" w:styleId="3c">
    <w:name w:val="List Continue 3"/>
    <w:basedOn w:val="af"/>
    <w:rsid w:val="002060A7"/>
    <w:pPr>
      <w:spacing w:before="0" w:after="120"/>
      <w:ind w:left="849"/>
      <w:jc w:val="both"/>
    </w:pPr>
  </w:style>
  <w:style w:type="paragraph" w:styleId="47">
    <w:name w:val="List Continue 4"/>
    <w:basedOn w:val="af"/>
    <w:rsid w:val="002060A7"/>
    <w:pPr>
      <w:spacing w:before="0" w:after="120"/>
      <w:ind w:left="1132"/>
      <w:jc w:val="both"/>
    </w:pPr>
  </w:style>
  <w:style w:type="paragraph" w:styleId="56">
    <w:name w:val="List Continue 5"/>
    <w:basedOn w:val="af"/>
    <w:rsid w:val="002060A7"/>
    <w:pPr>
      <w:spacing w:before="0" w:after="120"/>
      <w:ind w:left="1415"/>
      <w:jc w:val="both"/>
    </w:pPr>
  </w:style>
  <w:style w:type="table" w:styleId="1c">
    <w:name w:val="Table Simple 1"/>
    <w:basedOn w:val="af1"/>
    <w:rsid w:val="002060A7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Simple 2"/>
    <w:basedOn w:val="af1"/>
    <w:rsid w:val="002060A7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Simple 3"/>
    <w:basedOn w:val="af1"/>
    <w:rsid w:val="002060A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ffe">
    <w:name w:val="Closing"/>
    <w:basedOn w:val="af"/>
    <w:link w:val="afffff"/>
    <w:rsid w:val="002060A7"/>
    <w:pPr>
      <w:spacing w:before="0" w:after="0"/>
      <w:ind w:left="4252"/>
      <w:jc w:val="both"/>
    </w:pPr>
  </w:style>
  <w:style w:type="character" w:customStyle="1" w:styleId="afffff">
    <w:name w:val="Прощание Знак"/>
    <w:link w:val="affffe"/>
    <w:rsid w:val="002060A7"/>
    <w:rPr>
      <w:sz w:val="24"/>
    </w:rPr>
  </w:style>
  <w:style w:type="table" w:styleId="1d">
    <w:name w:val="Table Grid 1"/>
    <w:basedOn w:val="af1"/>
    <w:rsid w:val="002060A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Grid 2"/>
    <w:basedOn w:val="af1"/>
    <w:rsid w:val="002060A7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f1"/>
    <w:rsid w:val="002060A7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Grid 4"/>
    <w:basedOn w:val="af1"/>
    <w:rsid w:val="002060A7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7">
    <w:name w:val="Table Grid 5"/>
    <w:basedOn w:val="af1"/>
    <w:rsid w:val="002060A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f1"/>
    <w:rsid w:val="002060A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f1"/>
    <w:rsid w:val="002060A7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4">
    <w:name w:val="Table Grid 8"/>
    <w:basedOn w:val="af1"/>
    <w:rsid w:val="002060A7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0">
    <w:name w:val="Table Contemporary"/>
    <w:basedOn w:val="af1"/>
    <w:rsid w:val="002060A7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3f">
    <w:name w:val="List 3"/>
    <w:basedOn w:val="af"/>
    <w:rsid w:val="002060A7"/>
    <w:pPr>
      <w:spacing w:before="0" w:after="0"/>
      <w:ind w:left="849" w:hanging="283"/>
      <w:jc w:val="both"/>
    </w:pPr>
  </w:style>
  <w:style w:type="paragraph" w:styleId="49">
    <w:name w:val="List 4"/>
    <w:basedOn w:val="af"/>
    <w:rsid w:val="002060A7"/>
    <w:pPr>
      <w:spacing w:before="0" w:after="0"/>
      <w:ind w:left="1132" w:hanging="283"/>
      <w:jc w:val="both"/>
    </w:pPr>
  </w:style>
  <w:style w:type="paragraph" w:styleId="58">
    <w:name w:val="List 5"/>
    <w:basedOn w:val="af"/>
    <w:rsid w:val="002060A7"/>
    <w:pPr>
      <w:spacing w:before="0" w:after="0"/>
      <w:ind w:left="1415" w:hanging="283"/>
      <w:jc w:val="both"/>
    </w:pPr>
  </w:style>
  <w:style w:type="table" w:styleId="afffff1">
    <w:name w:val="Table Professional"/>
    <w:basedOn w:val="af1"/>
    <w:rsid w:val="002060A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numbering" w:styleId="a4">
    <w:name w:val="Outline List 3"/>
    <w:basedOn w:val="af2"/>
    <w:rsid w:val="002060A7"/>
    <w:pPr>
      <w:numPr>
        <w:numId w:val="16"/>
      </w:numPr>
    </w:pPr>
  </w:style>
  <w:style w:type="table" w:styleId="1e">
    <w:name w:val="Table Columns 1"/>
    <w:basedOn w:val="af1"/>
    <w:rsid w:val="002060A7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f1"/>
    <w:rsid w:val="002060A7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f1"/>
    <w:rsid w:val="002060A7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f1"/>
    <w:rsid w:val="002060A7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f1"/>
    <w:rsid w:val="002060A7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character" w:styleId="afffff2">
    <w:name w:val="Strong"/>
    <w:qFormat/>
    <w:rsid w:val="002060A7"/>
    <w:rPr>
      <w:b/>
      <w:bCs/>
    </w:rPr>
  </w:style>
  <w:style w:type="table" w:styleId="-10">
    <w:name w:val="Table List 1"/>
    <w:basedOn w:val="af1"/>
    <w:rsid w:val="002060A7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0">
    <w:name w:val="Table List 2"/>
    <w:basedOn w:val="af1"/>
    <w:rsid w:val="002060A7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0">
    <w:name w:val="Table List 3"/>
    <w:basedOn w:val="af1"/>
    <w:rsid w:val="002060A7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f1"/>
    <w:rsid w:val="002060A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f1"/>
    <w:rsid w:val="002060A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f1"/>
    <w:rsid w:val="002060A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f1"/>
    <w:rsid w:val="002060A7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f1"/>
    <w:rsid w:val="002060A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afffff3">
    <w:name w:val="Table Theme"/>
    <w:basedOn w:val="af1"/>
    <w:rsid w:val="0020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Colorful 1"/>
    <w:basedOn w:val="af1"/>
    <w:rsid w:val="002060A7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Colorful 2"/>
    <w:basedOn w:val="af1"/>
    <w:rsid w:val="002060A7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orful 3"/>
    <w:basedOn w:val="af1"/>
    <w:rsid w:val="002060A7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styleId="HTMLa">
    <w:name w:val="HTML Cite"/>
    <w:rsid w:val="002060A7"/>
    <w:rPr>
      <w:i/>
      <w:iCs/>
    </w:rPr>
  </w:style>
  <w:style w:type="paragraph" w:styleId="afffff4">
    <w:name w:val="Message Header"/>
    <w:basedOn w:val="af"/>
    <w:link w:val="afffff5"/>
    <w:rsid w:val="002060A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after="0"/>
      <w:ind w:left="1134" w:hanging="1134"/>
      <w:jc w:val="both"/>
    </w:pPr>
    <w:rPr>
      <w:rFonts w:ascii="Arial" w:hAnsi="Arial" w:cs="Arial"/>
    </w:rPr>
  </w:style>
  <w:style w:type="character" w:customStyle="1" w:styleId="afffff5">
    <w:name w:val="Шапка Знак"/>
    <w:link w:val="afffff4"/>
    <w:rsid w:val="002060A7"/>
    <w:rPr>
      <w:rFonts w:ascii="Arial" w:hAnsi="Arial" w:cs="Arial"/>
      <w:sz w:val="24"/>
      <w:shd w:val="pct20" w:color="auto" w:fill="auto"/>
    </w:rPr>
  </w:style>
  <w:style w:type="paragraph" w:styleId="afffff6">
    <w:name w:val="E-mail Signature"/>
    <w:basedOn w:val="af"/>
    <w:link w:val="afffff7"/>
    <w:rsid w:val="002060A7"/>
    <w:pPr>
      <w:spacing w:before="0" w:after="0"/>
      <w:jc w:val="both"/>
    </w:pPr>
  </w:style>
  <w:style w:type="character" w:customStyle="1" w:styleId="afffff7">
    <w:name w:val="Электронная подпись Знак"/>
    <w:link w:val="afffff6"/>
    <w:rsid w:val="002060A7"/>
    <w:rPr>
      <w:sz w:val="24"/>
    </w:rPr>
  </w:style>
  <w:style w:type="paragraph" w:styleId="afffff8">
    <w:name w:val="Signature"/>
    <w:basedOn w:val="af"/>
    <w:link w:val="afffff9"/>
    <w:rsid w:val="002060A7"/>
    <w:pPr>
      <w:spacing w:before="0" w:after="0"/>
      <w:ind w:left="4252"/>
      <w:jc w:val="both"/>
    </w:pPr>
  </w:style>
  <w:style w:type="character" w:customStyle="1" w:styleId="afffff9">
    <w:name w:val="Подпись Знак"/>
    <w:link w:val="afffff8"/>
    <w:rsid w:val="002060A7"/>
    <w:rPr>
      <w:sz w:val="24"/>
    </w:rPr>
  </w:style>
  <w:style w:type="paragraph" w:customStyle="1" w:styleId="OTRNormalCenter">
    <w:name w:val="OTR_Normal_Center"/>
    <w:basedOn w:val="OTRDefault"/>
    <w:semiHidden/>
    <w:rsid w:val="002060A7"/>
    <w:pPr>
      <w:jc w:val="center"/>
    </w:pPr>
  </w:style>
  <w:style w:type="paragraph" w:customStyle="1" w:styleId="OTRFooter">
    <w:name w:val="OTR_Footer"/>
    <w:basedOn w:val="af"/>
    <w:semiHidden/>
    <w:rsid w:val="002060A7"/>
    <w:pPr>
      <w:tabs>
        <w:tab w:val="center" w:pos="4677"/>
        <w:tab w:val="right" w:pos="9355"/>
      </w:tabs>
      <w:spacing w:before="0" w:after="0"/>
      <w:ind w:right="360"/>
      <w:jc w:val="both"/>
    </w:pPr>
    <w:rPr>
      <w:rFonts w:ascii="Arial" w:hAnsi="Arial" w:cs="Arial"/>
      <w:szCs w:val="24"/>
    </w:rPr>
  </w:style>
  <w:style w:type="character" w:customStyle="1" w:styleId="OTRNoteHead">
    <w:name w:val="OTR_Note_Head"/>
    <w:rsid w:val="002060A7"/>
    <w:rPr>
      <w:rFonts w:ascii="Times New Roman" w:hAnsi="Times New Roman"/>
      <w:b/>
      <w:sz w:val="24"/>
    </w:rPr>
  </w:style>
  <w:style w:type="paragraph" w:customStyle="1" w:styleId="OTRNote">
    <w:name w:val="OTR_Note"/>
    <w:basedOn w:val="OTRDefault"/>
    <w:rsid w:val="002060A7"/>
    <w:pPr>
      <w:ind w:left="2552" w:hanging="1701"/>
    </w:pPr>
  </w:style>
  <w:style w:type="character" w:customStyle="1" w:styleId="OTRSymItalic">
    <w:name w:val="OTR_Sym_Italic"/>
    <w:rsid w:val="002060A7"/>
    <w:rPr>
      <w:i/>
    </w:rPr>
  </w:style>
  <w:style w:type="paragraph" w:customStyle="1" w:styleId="OTRFooterRight">
    <w:name w:val="OTR_Footer_Right"/>
    <w:basedOn w:val="af"/>
    <w:semiHidden/>
    <w:rsid w:val="002060A7"/>
    <w:pPr>
      <w:tabs>
        <w:tab w:val="center" w:pos="4677"/>
        <w:tab w:val="right" w:pos="9355"/>
      </w:tabs>
      <w:spacing w:before="0" w:after="0"/>
      <w:jc w:val="right"/>
    </w:pPr>
    <w:rPr>
      <w:rFonts w:ascii="Arial" w:hAnsi="Arial" w:cs="Arial"/>
      <w:szCs w:val="24"/>
    </w:rPr>
  </w:style>
  <w:style w:type="paragraph" w:customStyle="1" w:styleId="OTRHeader">
    <w:name w:val="OTR_Header"/>
    <w:semiHidden/>
    <w:rsid w:val="002060A7"/>
    <w:pPr>
      <w:ind w:left="21"/>
    </w:pPr>
    <w:rPr>
      <w:rFonts w:ascii="Arial" w:hAnsi="Arial" w:cs="Arial"/>
      <w:b/>
      <w:bCs/>
    </w:rPr>
  </w:style>
  <w:style w:type="paragraph" w:customStyle="1" w:styleId="OTRHeading5">
    <w:name w:val="OTR_Heading_5"/>
    <w:next w:val="af"/>
    <w:semiHidden/>
    <w:rsid w:val="002060A7"/>
    <w:pPr>
      <w:keepNext/>
      <w:widowControl w:val="0"/>
      <w:tabs>
        <w:tab w:val="left" w:pos="1066"/>
      </w:tabs>
      <w:autoSpaceDE w:val="0"/>
      <w:autoSpaceDN w:val="0"/>
      <w:adjustRightInd w:val="0"/>
      <w:spacing w:before="240" w:after="120"/>
      <w:jc w:val="both"/>
      <w:textAlignment w:val="baseline"/>
      <w:outlineLvl w:val="4"/>
    </w:pPr>
    <w:rPr>
      <w:b/>
      <w:bCs/>
      <w:i/>
      <w:iCs/>
      <w:sz w:val="26"/>
      <w:szCs w:val="26"/>
    </w:rPr>
  </w:style>
  <w:style w:type="paragraph" w:customStyle="1" w:styleId="OTRWarning">
    <w:name w:val="OTR_Warning"/>
    <w:basedOn w:val="OTRDefault"/>
    <w:rsid w:val="002060A7"/>
    <w:pPr>
      <w:keepNext/>
      <w:keepLines/>
      <w:pBdr>
        <w:top w:val="single" w:sz="4" w:space="1" w:color="auto"/>
        <w:left w:val="single" w:sz="4" w:space="4" w:color="C0C0C0"/>
        <w:bottom w:val="single" w:sz="4" w:space="1" w:color="C0C0C0"/>
        <w:right w:val="single" w:sz="4" w:space="4" w:color="C0C0C0"/>
      </w:pBdr>
      <w:shd w:val="clear" w:color="auto" w:fill="D9D9D9"/>
      <w:jc w:val="center"/>
    </w:pPr>
    <w:rPr>
      <w:b/>
      <w:caps/>
      <w:szCs w:val="24"/>
    </w:rPr>
  </w:style>
  <w:style w:type="paragraph" w:customStyle="1" w:styleId="OTRTitleDol">
    <w:name w:val="OTR_Title_Dol"/>
    <w:basedOn w:val="af"/>
    <w:semiHidden/>
    <w:rsid w:val="002060A7"/>
    <w:pPr>
      <w:spacing w:before="0" w:after="0"/>
      <w:jc w:val="center"/>
    </w:pPr>
  </w:style>
  <w:style w:type="paragraph" w:customStyle="1" w:styleId="OTRWarningText">
    <w:name w:val="OTR_Warning_Text"/>
    <w:basedOn w:val="OTRDefault"/>
    <w:rsid w:val="002060A7"/>
    <w:pPr>
      <w:keepLines/>
      <w:pBdr>
        <w:left w:val="single" w:sz="4" w:space="4" w:color="C0C0C0"/>
        <w:bottom w:val="single" w:sz="4" w:space="1" w:color="auto"/>
        <w:right w:val="single" w:sz="4" w:space="4" w:color="C0C0C0"/>
      </w:pBdr>
      <w:spacing w:before="120"/>
    </w:pPr>
  </w:style>
  <w:style w:type="paragraph" w:customStyle="1" w:styleId="OTRTitulnew1">
    <w:name w:val="OTR_Titul_new_1"/>
    <w:basedOn w:val="af"/>
    <w:semiHidden/>
    <w:rsid w:val="002060A7"/>
    <w:pPr>
      <w:spacing w:before="240" w:after="240"/>
      <w:contextualSpacing/>
      <w:jc w:val="center"/>
    </w:pPr>
    <w:rPr>
      <w:sz w:val="32"/>
      <w:szCs w:val="28"/>
    </w:rPr>
  </w:style>
  <w:style w:type="paragraph" w:customStyle="1" w:styleId="OTRTitulLU">
    <w:name w:val="OTR_Titul_LU"/>
    <w:basedOn w:val="af"/>
    <w:semiHidden/>
    <w:rsid w:val="002060A7"/>
    <w:pPr>
      <w:spacing w:before="240" w:after="240"/>
      <w:contextualSpacing/>
      <w:jc w:val="center"/>
    </w:pPr>
    <w:rPr>
      <w:sz w:val="32"/>
      <w:szCs w:val="28"/>
    </w:rPr>
  </w:style>
  <w:style w:type="paragraph" w:customStyle="1" w:styleId="OTRnum">
    <w:name w:val="OTR_num"/>
    <w:basedOn w:val="1"/>
    <w:rsid w:val="002060A7"/>
    <w:pPr>
      <w:keepNext w:val="0"/>
      <w:pageBreakBefore w:val="0"/>
      <w:numPr>
        <w:numId w:val="29"/>
      </w:numPr>
      <w:tabs>
        <w:tab w:val="left" w:pos="1080"/>
      </w:tabs>
      <w:spacing w:before="60"/>
      <w:jc w:val="both"/>
    </w:pPr>
    <w:rPr>
      <w:b w:val="0"/>
      <w:caps w:val="0"/>
      <w:kern w:val="0"/>
      <w:sz w:val="24"/>
      <w:szCs w:val="32"/>
    </w:rPr>
  </w:style>
  <w:style w:type="paragraph" w:customStyle="1" w:styleId="OTRnum2">
    <w:name w:val="OTR_num_2"/>
    <w:basedOn w:val="20"/>
    <w:rsid w:val="002060A7"/>
    <w:pPr>
      <w:keepNext w:val="0"/>
      <w:numPr>
        <w:numId w:val="29"/>
      </w:numPr>
      <w:spacing w:before="60"/>
      <w:jc w:val="both"/>
    </w:pPr>
    <w:rPr>
      <w:rFonts w:cs="Arial"/>
      <w:b w:val="0"/>
      <w:bCs/>
      <w:iCs/>
      <w:kern w:val="0"/>
      <w:sz w:val="24"/>
      <w:szCs w:val="28"/>
    </w:rPr>
  </w:style>
  <w:style w:type="paragraph" w:customStyle="1" w:styleId="OTRnum3">
    <w:name w:val="OTR_num_3"/>
    <w:basedOn w:val="30"/>
    <w:rsid w:val="002060A7"/>
    <w:pPr>
      <w:keepNext w:val="0"/>
      <w:numPr>
        <w:numId w:val="29"/>
      </w:numPr>
      <w:tabs>
        <w:tab w:val="left" w:pos="2340"/>
      </w:tabs>
      <w:spacing w:before="60" w:after="60"/>
      <w:jc w:val="both"/>
    </w:pPr>
    <w:rPr>
      <w:rFonts w:cs="Arial"/>
      <w:b w:val="0"/>
      <w:bCs/>
      <w:kern w:val="0"/>
      <w:sz w:val="24"/>
      <w:szCs w:val="26"/>
    </w:rPr>
  </w:style>
  <w:style w:type="paragraph" w:customStyle="1" w:styleId="OTRnum4">
    <w:name w:val="OTR_num_4"/>
    <w:basedOn w:val="41"/>
    <w:rsid w:val="002060A7"/>
    <w:pPr>
      <w:keepNext w:val="0"/>
      <w:numPr>
        <w:numId w:val="29"/>
      </w:numPr>
      <w:tabs>
        <w:tab w:val="clear" w:pos="1560"/>
        <w:tab w:val="left" w:pos="3080"/>
      </w:tabs>
      <w:spacing w:before="0" w:after="0"/>
      <w:jc w:val="both"/>
    </w:pPr>
    <w:rPr>
      <w:b w:val="0"/>
      <w:i/>
      <w:kern w:val="0"/>
      <w:sz w:val="24"/>
    </w:rPr>
  </w:style>
  <w:style w:type="paragraph" w:customStyle="1" w:styleId="OTRNormalNum4">
    <w:name w:val="OTR_Normal_Num_4"/>
    <w:basedOn w:val="OTRDefault"/>
    <w:rsid w:val="002060A7"/>
    <w:pPr>
      <w:ind w:left="2835"/>
    </w:pPr>
  </w:style>
  <w:style w:type="paragraph" w:customStyle="1" w:styleId="OTRTitleDocCode">
    <w:name w:val="OTR_Title_DocCode"/>
    <w:basedOn w:val="af"/>
    <w:semiHidden/>
    <w:rsid w:val="002060A7"/>
    <w:pPr>
      <w:spacing w:before="120" w:after="240"/>
      <w:jc w:val="center"/>
    </w:pPr>
    <w:rPr>
      <w:b/>
      <w:bCs/>
      <w:sz w:val="20"/>
    </w:rPr>
  </w:style>
  <w:style w:type="paragraph" w:customStyle="1" w:styleId="OTRTitleDocName">
    <w:name w:val="OTR_Title_DocName"/>
    <w:basedOn w:val="af"/>
    <w:semiHidden/>
    <w:rsid w:val="002060A7"/>
    <w:pPr>
      <w:spacing w:before="2880" w:after="0"/>
      <w:jc w:val="center"/>
    </w:pPr>
    <w:rPr>
      <w:b/>
      <w:bCs/>
      <w:caps/>
      <w:sz w:val="32"/>
    </w:rPr>
  </w:style>
  <w:style w:type="paragraph" w:customStyle="1" w:styleId="OTRTitleDate">
    <w:name w:val="OTR_Title_Date"/>
    <w:basedOn w:val="af"/>
    <w:semiHidden/>
    <w:rsid w:val="002060A7"/>
    <w:pPr>
      <w:spacing w:before="0" w:after="0"/>
      <w:jc w:val="center"/>
    </w:pPr>
    <w:rPr>
      <w:sz w:val="16"/>
    </w:rPr>
  </w:style>
  <w:style w:type="paragraph" w:customStyle="1" w:styleId="OTRTitleStamp">
    <w:name w:val="OTR_Title_Stamp"/>
    <w:basedOn w:val="af"/>
    <w:semiHidden/>
    <w:rsid w:val="002060A7"/>
    <w:pPr>
      <w:spacing w:before="0" w:after="0"/>
      <w:jc w:val="center"/>
    </w:pPr>
    <w:rPr>
      <w:iCs/>
      <w:sz w:val="16"/>
    </w:rPr>
  </w:style>
  <w:style w:type="paragraph" w:customStyle="1" w:styleId="OTRTitleFIO">
    <w:name w:val="OTR_Title_FIO"/>
    <w:basedOn w:val="OTRTitleDol"/>
    <w:semiHidden/>
    <w:rsid w:val="002060A7"/>
    <w:rPr>
      <w:u w:val="single"/>
    </w:rPr>
  </w:style>
  <w:style w:type="paragraph" w:customStyle="1" w:styleId="OTRTitlePageNum">
    <w:name w:val="OTR_Title_PageNum"/>
    <w:basedOn w:val="af"/>
    <w:semiHidden/>
    <w:rsid w:val="002060A7"/>
    <w:pPr>
      <w:keepNext/>
      <w:spacing w:before="160" w:after="2040"/>
      <w:jc w:val="center"/>
    </w:pPr>
    <w:rPr>
      <w:b/>
      <w:bCs/>
    </w:rPr>
  </w:style>
  <w:style w:type="numbering" w:styleId="1ai">
    <w:name w:val="Outline List 1"/>
    <w:basedOn w:val="af2"/>
    <w:rsid w:val="002060A7"/>
    <w:pPr>
      <w:numPr>
        <w:numId w:val="30"/>
      </w:numPr>
    </w:pPr>
  </w:style>
  <w:style w:type="character" w:customStyle="1" w:styleId="OTRListMark0">
    <w:name w:val="OTR_List_Mark Знак"/>
    <w:link w:val="OTRListMark"/>
    <w:rsid w:val="002060A7"/>
    <w:rPr>
      <w:sz w:val="24"/>
    </w:rPr>
  </w:style>
  <w:style w:type="paragraph" w:customStyle="1" w:styleId="OTRContents">
    <w:name w:val="OTR_Contents"/>
    <w:basedOn w:val="af"/>
    <w:semiHidden/>
    <w:rsid w:val="002060A7"/>
    <w:pPr>
      <w:keepNext/>
      <w:pageBreakBefore/>
      <w:spacing w:before="120" w:after="240"/>
      <w:jc w:val="center"/>
    </w:pPr>
    <w:rPr>
      <w:b/>
      <w:sz w:val="28"/>
      <w:szCs w:val="32"/>
    </w:rPr>
  </w:style>
  <w:style w:type="character" w:customStyle="1" w:styleId="otrsymitalic0">
    <w:name w:val="otrsymitalic0"/>
    <w:rsid w:val="002060A7"/>
    <w:rPr>
      <w:i/>
      <w:iCs/>
    </w:rPr>
  </w:style>
  <w:style w:type="paragraph" w:customStyle="1" w:styleId="afffffa">
    <w:name w:val="Знак"/>
    <w:basedOn w:val="af"/>
    <w:next w:val="af"/>
    <w:semiHidden/>
    <w:rsid w:val="002060A7"/>
    <w:pPr>
      <w:spacing w:before="0" w:after="160" w:line="240" w:lineRule="exact"/>
    </w:pPr>
    <w:rPr>
      <w:rFonts w:ascii="Arial" w:hAnsi="Arial" w:cs="Arial"/>
      <w:sz w:val="20"/>
      <w:lang w:val="en-US" w:eastAsia="en-US"/>
    </w:rPr>
  </w:style>
  <w:style w:type="paragraph" w:customStyle="1" w:styleId="afffffb">
    <w:name w:val="Знак Знак Знак Знак Знак Знак Знак Знак Знак Знак"/>
    <w:basedOn w:val="af"/>
    <w:rsid w:val="002060A7"/>
    <w:pPr>
      <w:spacing w:before="0" w:after="160" w:line="240" w:lineRule="exact"/>
    </w:pPr>
    <w:rPr>
      <w:rFonts w:ascii="Verdana" w:hAnsi="Verdana"/>
      <w:szCs w:val="24"/>
      <w:lang w:val="en-US" w:eastAsia="en-US"/>
    </w:rPr>
  </w:style>
  <w:style w:type="paragraph" w:customStyle="1" w:styleId="OTRNameTable">
    <w:name w:val="OTR_Name_Table"/>
    <w:basedOn w:val="OTRDefault"/>
    <w:rsid w:val="002060A7"/>
    <w:pPr>
      <w:keepNext/>
      <w:numPr>
        <w:numId w:val="25"/>
      </w:numPr>
      <w:tabs>
        <w:tab w:val="clear" w:pos="720"/>
        <w:tab w:val="num" w:pos="360"/>
        <w:tab w:val="num" w:pos="1080"/>
      </w:tabs>
      <w:spacing w:before="120"/>
      <w:ind w:left="0" w:firstLine="0"/>
    </w:pPr>
    <w:rPr>
      <w:b/>
    </w:rPr>
  </w:style>
  <w:style w:type="paragraph" w:customStyle="1" w:styleId="Char">
    <w:name w:val="Обычный маркированный Char"/>
    <w:basedOn w:val="af"/>
    <w:link w:val="CharChar"/>
    <w:qFormat/>
    <w:rsid w:val="002060A7"/>
    <w:pPr>
      <w:spacing w:before="0" w:after="0" w:line="360" w:lineRule="auto"/>
      <w:ind w:left="1429" w:hanging="360"/>
      <w:jc w:val="both"/>
    </w:pPr>
    <w:rPr>
      <w:rFonts w:eastAsia="Calibri"/>
      <w:szCs w:val="22"/>
    </w:rPr>
  </w:style>
  <w:style w:type="character" w:customStyle="1" w:styleId="CharChar">
    <w:name w:val="Обычный маркированный Char Char"/>
    <w:link w:val="Char"/>
    <w:rsid w:val="002060A7"/>
    <w:rPr>
      <w:rFonts w:eastAsia="Calibri"/>
      <w:sz w:val="24"/>
      <w:szCs w:val="22"/>
    </w:rPr>
  </w:style>
  <w:style w:type="character" w:customStyle="1" w:styleId="OTRSymBold">
    <w:name w:val="OTR_Sym_Bold"/>
    <w:rsid w:val="002060A7"/>
    <w:rPr>
      <w:b/>
    </w:rPr>
  </w:style>
  <w:style w:type="table" w:customStyle="1" w:styleId="OTRTable">
    <w:name w:val="OTR_Table"/>
    <w:basedOn w:val="af1"/>
    <w:rsid w:val="002060A7"/>
    <w:pPr>
      <w:spacing w:before="60" w:after="60"/>
      <w:jc w:val="both"/>
    </w:pPr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keepNext/>
        <w:keepLines w:val="0"/>
        <w:pageBreakBefore w:val="0"/>
        <w:widowControl w:val="0"/>
        <w:suppressLineNumbers w:val="0"/>
        <w:suppressAutoHyphens w:val="0"/>
        <w:wordWrap/>
        <w:spacing w:beforeLines="0" w:beforeAutospacing="0" w:afterLines="0" w:afterAutospacing="0" w:line="240" w:lineRule="auto"/>
        <w:ind w:leftChars="0" w:left="0" w:rightChars="0" w:right="0" w:firstLineChars="0" w:firstLine="0"/>
        <w:contextualSpacing w:val="0"/>
        <w:jc w:val="center"/>
        <w:outlineLvl w:val="9"/>
      </w:pPr>
      <w:rPr>
        <w:rFonts w:ascii="Times New Roman" w:hAnsi="Times New Roman"/>
        <w:b w:val="0"/>
        <w:i w:val="0"/>
        <w:sz w:val="24"/>
      </w:rPr>
      <w:tblPr/>
      <w:tcPr>
        <w:shd w:val="clear" w:color="auto" w:fill="E6E6E6"/>
      </w:tcPr>
    </w:tblStylePr>
  </w:style>
  <w:style w:type="character" w:customStyle="1" w:styleId="17">
    <w:name w:val="Название объекта Знак1"/>
    <w:aliases w:val="Рисунок название стить Знак,Название объекта Знак Знак,Название объекта Знак1 Знак Знак,Название объекта Знак Знак Знак Знак,Name_object Знак Знак Знак Знак,Наименование объекта Знак Знак Знак Знак,Name_object Знак1 Знак Знак"/>
    <w:link w:val="afff6"/>
    <w:rsid w:val="002060A7"/>
    <w:rPr>
      <w:b/>
      <w:bCs/>
      <w:sz w:val="24"/>
      <w:szCs w:val="24"/>
    </w:rPr>
  </w:style>
  <w:style w:type="character" w:customStyle="1" w:styleId="afffffc">
    <w:name w:val="Текст сноски Знак"/>
    <w:link w:val="afffffd"/>
    <w:rsid w:val="002060A7"/>
  </w:style>
  <w:style w:type="paragraph" w:customStyle="1" w:styleId="1f0">
    <w:name w:val="Абзац списка1"/>
    <w:basedOn w:val="af"/>
    <w:rsid w:val="002060A7"/>
    <w:pPr>
      <w:spacing w:before="0" w:after="0"/>
      <w:ind w:left="720"/>
      <w:contextualSpacing/>
      <w:jc w:val="both"/>
    </w:pPr>
    <w:rPr>
      <w:rFonts w:eastAsia="Calibri"/>
      <w:szCs w:val="24"/>
      <w:lang w:val="en-US" w:eastAsia="en-US"/>
    </w:rPr>
  </w:style>
  <w:style w:type="paragraph" w:customStyle="1" w:styleId="a9">
    <w:name w:val="СценарийНью"/>
    <w:basedOn w:val="af"/>
    <w:rsid w:val="002060A7"/>
    <w:pPr>
      <w:numPr>
        <w:numId w:val="31"/>
      </w:numPr>
      <w:tabs>
        <w:tab w:val="left" w:pos="1482"/>
      </w:tabs>
      <w:autoSpaceDE w:val="0"/>
      <w:autoSpaceDN w:val="0"/>
      <w:adjustRightInd w:val="0"/>
      <w:spacing w:before="120" w:after="60"/>
      <w:ind w:right="851"/>
      <w:jc w:val="both"/>
    </w:pPr>
    <w:rPr>
      <w:rFonts w:cs="Tahoma"/>
      <w:iCs/>
      <w:szCs w:val="22"/>
    </w:rPr>
  </w:style>
  <w:style w:type="paragraph" w:customStyle="1" w:styleId="ae">
    <w:name w:val="макрированный"/>
    <w:basedOn w:val="af"/>
    <w:rsid w:val="002060A7"/>
    <w:pPr>
      <w:numPr>
        <w:numId w:val="32"/>
      </w:numPr>
      <w:tabs>
        <w:tab w:val="left" w:pos="5683"/>
      </w:tabs>
      <w:spacing w:before="0" w:after="0" w:line="360" w:lineRule="auto"/>
      <w:jc w:val="both"/>
    </w:pPr>
  </w:style>
  <w:style w:type="paragraph" w:customStyle="1" w:styleId="2-Char">
    <w:name w:val="Обычный маркированный 2-ой уровень Char"/>
    <w:basedOn w:val="ae"/>
    <w:rsid w:val="002060A7"/>
    <w:pPr>
      <w:numPr>
        <w:ilvl w:val="1"/>
      </w:numPr>
      <w:tabs>
        <w:tab w:val="num" w:pos="1296"/>
        <w:tab w:val="num" w:pos="1581"/>
      </w:tabs>
      <w:ind w:left="1429" w:hanging="576"/>
    </w:pPr>
  </w:style>
  <w:style w:type="paragraph" w:customStyle="1" w:styleId="1-">
    <w:name w:val="Перечисление 1-го уровня"/>
    <w:basedOn w:val="af"/>
    <w:autoRedefine/>
    <w:qFormat/>
    <w:rsid w:val="002060A7"/>
    <w:pPr>
      <w:numPr>
        <w:numId w:val="33"/>
      </w:numPr>
      <w:spacing w:before="0" w:after="0" w:line="360" w:lineRule="auto"/>
      <w:jc w:val="both"/>
    </w:pPr>
    <w:rPr>
      <w:szCs w:val="24"/>
    </w:rPr>
  </w:style>
  <w:style w:type="paragraph" w:customStyle="1" w:styleId="afffffe">
    <w:name w:val="Маркир список"/>
    <w:basedOn w:val="af"/>
    <w:semiHidden/>
    <w:rsid w:val="002060A7"/>
    <w:pPr>
      <w:tabs>
        <w:tab w:val="num" w:pos="1080"/>
        <w:tab w:val="left" w:pos="1191"/>
      </w:tabs>
      <w:spacing w:before="0" w:after="0" w:line="360" w:lineRule="auto"/>
      <w:ind w:left="1080" w:hanging="360"/>
      <w:jc w:val="both"/>
    </w:pPr>
    <w:rPr>
      <w:snapToGrid w:val="0"/>
    </w:rPr>
  </w:style>
  <w:style w:type="paragraph" w:customStyle="1" w:styleId="a5">
    <w:name w:val="Перечисление второго уровня"/>
    <w:basedOn w:val="af"/>
    <w:qFormat/>
    <w:rsid w:val="002060A7"/>
    <w:pPr>
      <w:numPr>
        <w:ilvl w:val="1"/>
        <w:numId w:val="33"/>
      </w:numPr>
      <w:spacing w:before="0" w:after="0" w:line="360" w:lineRule="auto"/>
      <w:jc w:val="both"/>
    </w:pPr>
    <w:rPr>
      <w:szCs w:val="24"/>
    </w:rPr>
  </w:style>
  <w:style w:type="paragraph" w:customStyle="1" w:styleId="affffff">
    <w:name w:val="Примечание"/>
    <w:basedOn w:val="af"/>
    <w:semiHidden/>
    <w:rsid w:val="002060A7"/>
    <w:pPr>
      <w:autoSpaceDE w:val="0"/>
      <w:autoSpaceDN w:val="0"/>
      <w:adjustRightInd w:val="0"/>
      <w:spacing w:before="120" w:after="0" w:line="360" w:lineRule="auto"/>
      <w:jc w:val="both"/>
      <w:textAlignment w:val="baseline"/>
    </w:pPr>
    <w:rPr>
      <w:szCs w:val="24"/>
    </w:rPr>
  </w:style>
  <w:style w:type="paragraph" w:customStyle="1" w:styleId="3-">
    <w:name w:val="Перечисление 3-го уровня"/>
    <w:basedOn w:val="a5"/>
    <w:qFormat/>
    <w:rsid w:val="002060A7"/>
    <w:pPr>
      <w:numPr>
        <w:ilvl w:val="2"/>
      </w:numPr>
    </w:pPr>
  </w:style>
  <w:style w:type="numbering" w:customStyle="1" w:styleId="a6">
    <w:name w:val="Нумерованные"/>
    <w:basedOn w:val="af2"/>
    <w:semiHidden/>
    <w:rsid w:val="002060A7"/>
    <w:pPr>
      <w:numPr>
        <w:numId w:val="17"/>
      </w:numPr>
    </w:pPr>
  </w:style>
  <w:style w:type="paragraph" w:customStyle="1" w:styleId="affffff0">
    <w:name w:val="Номер года"/>
    <w:basedOn w:val="af"/>
    <w:semiHidden/>
    <w:rsid w:val="002060A7"/>
    <w:pPr>
      <w:autoSpaceDE w:val="0"/>
      <w:autoSpaceDN w:val="0"/>
      <w:adjustRightInd w:val="0"/>
      <w:spacing w:before="120" w:after="0" w:line="360" w:lineRule="auto"/>
      <w:jc w:val="center"/>
      <w:textAlignment w:val="baseline"/>
    </w:pPr>
  </w:style>
  <w:style w:type="paragraph" w:customStyle="1" w:styleId="affffff1">
    <w:name w:val="Титульный лист"/>
    <w:basedOn w:val="af"/>
    <w:semiHidden/>
    <w:rsid w:val="002060A7"/>
    <w:pPr>
      <w:widowControl w:val="0"/>
      <w:shd w:val="clear" w:color="auto" w:fill="FFFFFF"/>
      <w:autoSpaceDE w:val="0"/>
      <w:autoSpaceDN w:val="0"/>
      <w:adjustRightInd w:val="0"/>
      <w:spacing w:before="1718" w:after="0" w:line="360" w:lineRule="auto"/>
      <w:ind w:left="998"/>
      <w:jc w:val="center"/>
      <w:textAlignment w:val="baseline"/>
    </w:pPr>
  </w:style>
  <w:style w:type="paragraph" w:customStyle="1" w:styleId="affffff2">
    <w:name w:val="Абзац Обычный"/>
    <w:basedOn w:val="af"/>
    <w:autoRedefine/>
    <w:semiHidden/>
    <w:rsid w:val="002060A7"/>
    <w:pPr>
      <w:spacing w:before="0" w:after="0" w:line="360" w:lineRule="auto"/>
      <w:ind w:firstLine="567"/>
      <w:jc w:val="both"/>
    </w:pPr>
  </w:style>
  <w:style w:type="paragraph" w:customStyle="1" w:styleId="Web">
    <w:name w:val="Обычный (Web)"/>
    <w:basedOn w:val="af"/>
    <w:semiHidden/>
    <w:rsid w:val="002060A7"/>
    <w:pPr>
      <w:jc w:val="both"/>
    </w:pPr>
    <w:rPr>
      <w:rFonts w:ascii="Arial Unicode MS" w:eastAsia="Arial Unicode MS" w:hAnsi="Arial Unicode MS"/>
    </w:rPr>
  </w:style>
  <w:style w:type="paragraph" w:styleId="afffffd">
    <w:name w:val="footnote text"/>
    <w:basedOn w:val="af"/>
    <w:link w:val="afffffc"/>
    <w:rsid w:val="002060A7"/>
    <w:pPr>
      <w:spacing w:before="0" w:after="0" w:line="360" w:lineRule="auto"/>
      <w:ind w:firstLine="720"/>
      <w:jc w:val="both"/>
    </w:pPr>
    <w:rPr>
      <w:sz w:val="20"/>
    </w:rPr>
  </w:style>
  <w:style w:type="character" w:customStyle="1" w:styleId="1f1">
    <w:name w:val="Текст сноски Знак1"/>
    <w:basedOn w:val="af0"/>
    <w:rsid w:val="002060A7"/>
  </w:style>
  <w:style w:type="character" w:styleId="affffff3">
    <w:name w:val="footnote reference"/>
    <w:rsid w:val="002060A7"/>
    <w:rPr>
      <w:vertAlign w:val="superscript"/>
    </w:rPr>
  </w:style>
  <w:style w:type="paragraph" w:customStyle="1" w:styleId="75">
    <w:name w:val="Абзац Обычный7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85">
    <w:name w:val="Абзац Обычный8"/>
    <w:basedOn w:val="af"/>
    <w:autoRedefine/>
    <w:semiHidden/>
    <w:rsid w:val="002060A7"/>
    <w:pPr>
      <w:widowControl w:val="0"/>
      <w:tabs>
        <w:tab w:val="left" w:pos="1985"/>
        <w:tab w:val="left" w:pos="2127"/>
      </w:tabs>
      <w:spacing w:before="0" w:after="0" w:line="360" w:lineRule="auto"/>
      <w:ind w:firstLine="709"/>
      <w:jc w:val="both"/>
    </w:pPr>
    <w:rPr>
      <w:bCs/>
    </w:rPr>
  </w:style>
  <w:style w:type="paragraph" w:customStyle="1" w:styleId="affffff4">
    <w:name w:val="Вариант мышь"/>
    <w:basedOn w:val="af"/>
    <w:next w:val="af"/>
    <w:semiHidden/>
    <w:rsid w:val="002060A7"/>
    <w:pPr>
      <w:keepNext/>
      <w:tabs>
        <w:tab w:val="num" w:pos="720"/>
        <w:tab w:val="left" w:pos="1134"/>
        <w:tab w:val="left" w:pos="1418"/>
      </w:tabs>
      <w:spacing w:before="60" w:after="60"/>
      <w:ind w:left="720" w:hanging="360"/>
      <w:jc w:val="both"/>
    </w:pPr>
    <w:rPr>
      <w:kern w:val="2"/>
    </w:rPr>
  </w:style>
  <w:style w:type="paragraph" w:customStyle="1" w:styleId="affffff5">
    <w:name w:val="Вариант клавиатура"/>
    <w:basedOn w:val="af"/>
    <w:semiHidden/>
    <w:rsid w:val="002060A7"/>
    <w:pPr>
      <w:tabs>
        <w:tab w:val="num" w:pos="972"/>
        <w:tab w:val="left" w:pos="1134"/>
        <w:tab w:val="left" w:pos="1418"/>
      </w:tabs>
      <w:spacing w:before="0" w:after="0"/>
      <w:ind w:left="1134"/>
      <w:jc w:val="both"/>
    </w:pPr>
  </w:style>
  <w:style w:type="paragraph" w:customStyle="1" w:styleId="1f2">
    <w:name w:val="Абзац Обычный1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5a">
    <w:name w:val="Абзац Обычный5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2f7">
    <w:name w:val="Абзац Обычный2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3f2">
    <w:name w:val="Абзац Обычный3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4b">
    <w:name w:val="Абзац Обычный4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65">
    <w:name w:val="Абзац Обычный6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94">
    <w:name w:val="Абзац Обычный9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affffff6">
    <w:name w:val="Таблица"/>
    <w:basedOn w:val="af"/>
    <w:semiHidden/>
    <w:rsid w:val="002060A7"/>
    <w:pPr>
      <w:widowControl w:val="0"/>
      <w:suppressLineNumbers/>
      <w:suppressAutoHyphens/>
      <w:spacing w:before="80" w:after="40"/>
      <w:jc w:val="both"/>
    </w:pPr>
    <w:rPr>
      <w:sz w:val="22"/>
      <w:lang w:eastAsia="en-US"/>
    </w:rPr>
  </w:style>
  <w:style w:type="paragraph" w:customStyle="1" w:styleId="affffff7">
    <w:name w:val="Столбец"/>
    <w:basedOn w:val="af"/>
    <w:semiHidden/>
    <w:rsid w:val="002060A7"/>
    <w:pPr>
      <w:widowControl w:val="0"/>
      <w:suppressLineNumbers/>
      <w:suppressAutoHyphens/>
      <w:spacing w:before="0" w:after="40"/>
      <w:jc w:val="center"/>
    </w:pPr>
    <w:rPr>
      <w:b/>
      <w:sz w:val="22"/>
      <w:lang w:eastAsia="en-US"/>
    </w:rPr>
  </w:style>
  <w:style w:type="paragraph" w:customStyle="1" w:styleId="affffff8">
    <w:name w:val="Обычный текст"/>
    <w:basedOn w:val="af"/>
    <w:rsid w:val="002060A7"/>
    <w:pPr>
      <w:spacing w:before="0" w:after="120" w:line="360" w:lineRule="auto"/>
      <w:ind w:firstLine="709"/>
      <w:jc w:val="both"/>
    </w:pPr>
  </w:style>
  <w:style w:type="paragraph" w:styleId="affffff9">
    <w:name w:val="No Spacing"/>
    <w:uiPriority w:val="1"/>
    <w:qFormat/>
    <w:rsid w:val="00EB13B1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affffffa">
    <w:name w:val="Текст в таблице + курсив"/>
    <w:basedOn w:val="affffffb"/>
    <w:rsid w:val="00DE4F8F"/>
    <w:rPr>
      <w:i/>
      <w:iCs/>
    </w:rPr>
  </w:style>
  <w:style w:type="paragraph" w:customStyle="1" w:styleId="affffffc">
    <w:name w:val="УТВЕРЖДАЮ"/>
    <w:qFormat/>
    <w:rsid w:val="00DE4F8F"/>
    <w:pPr>
      <w:spacing w:line="360" w:lineRule="auto"/>
      <w:jc w:val="center"/>
    </w:pPr>
    <w:rPr>
      <w:b/>
      <w:bCs/>
      <w:caps/>
      <w:sz w:val="28"/>
      <w:szCs w:val="24"/>
      <w:lang w:eastAsia="en-US"/>
    </w:rPr>
  </w:style>
  <w:style w:type="paragraph" w:customStyle="1" w:styleId="affffffd">
    <w:name w:val="Заголовок информационного элемента"/>
    <w:basedOn w:val="af"/>
    <w:qFormat/>
    <w:rsid w:val="00DE4F8F"/>
    <w:pPr>
      <w:keepNext/>
      <w:pageBreakBefore/>
      <w:spacing w:before="0" w:after="0" w:line="288" w:lineRule="auto"/>
      <w:jc w:val="center"/>
    </w:pPr>
    <w:rPr>
      <w:b/>
      <w:sz w:val="32"/>
      <w:szCs w:val="24"/>
    </w:rPr>
  </w:style>
  <w:style w:type="paragraph" w:customStyle="1" w:styleId="affffffe">
    <w:name w:val="Согласующая подпись"/>
    <w:basedOn w:val="af"/>
    <w:qFormat/>
    <w:rsid w:val="00DE4F8F"/>
    <w:pPr>
      <w:widowControl w:val="0"/>
      <w:spacing w:before="0" w:after="0" w:line="288" w:lineRule="auto"/>
      <w:jc w:val="center"/>
    </w:pPr>
    <w:rPr>
      <w:rFonts w:eastAsia="Batang"/>
      <w:sz w:val="28"/>
      <w:szCs w:val="24"/>
      <w:lang w:eastAsia="en-US"/>
    </w:rPr>
  </w:style>
  <w:style w:type="paragraph" w:customStyle="1" w:styleId="affffffb">
    <w:name w:val="Текст в таблице"/>
    <w:basedOn w:val="af"/>
    <w:uiPriority w:val="99"/>
    <w:qFormat/>
    <w:rsid w:val="00DE4F8F"/>
    <w:pPr>
      <w:spacing w:before="0" w:after="0"/>
      <w:jc w:val="both"/>
    </w:pPr>
    <w:rPr>
      <w:szCs w:val="24"/>
    </w:rPr>
  </w:style>
  <w:style w:type="paragraph" w:customStyle="1" w:styleId="afffffff">
    <w:name w:val="Название колонки в таблице"/>
    <w:basedOn w:val="af"/>
    <w:qFormat/>
    <w:rsid w:val="00DE4F8F"/>
    <w:pPr>
      <w:keepNext/>
      <w:spacing w:before="0" w:after="0" w:line="288" w:lineRule="auto"/>
      <w:jc w:val="center"/>
    </w:pPr>
    <w:rPr>
      <w:b/>
      <w:szCs w:val="24"/>
    </w:rPr>
  </w:style>
  <w:style w:type="paragraph" w:customStyle="1" w:styleId="141">
    <w:name w:val="По центру 14 Ж"/>
    <w:basedOn w:val="af"/>
    <w:qFormat/>
    <w:rsid w:val="00DE4F8F"/>
    <w:pPr>
      <w:spacing w:before="0" w:after="0" w:line="288" w:lineRule="auto"/>
      <w:jc w:val="center"/>
    </w:pPr>
    <w:rPr>
      <w:b/>
      <w:sz w:val="28"/>
      <w:szCs w:val="24"/>
    </w:rPr>
  </w:style>
  <w:style w:type="paragraph" w:customStyle="1" w:styleId="ad">
    <w:name w:val="Перечисление а)"/>
    <w:basedOn w:val="af"/>
    <w:qFormat/>
    <w:rsid w:val="00DE4F8F"/>
    <w:pPr>
      <w:numPr>
        <w:numId w:val="38"/>
      </w:numPr>
      <w:spacing w:before="0" w:after="0" w:line="288" w:lineRule="auto"/>
      <w:jc w:val="both"/>
    </w:pPr>
    <w:rPr>
      <w:sz w:val="28"/>
      <w:szCs w:val="24"/>
    </w:rPr>
  </w:style>
  <w:style w:type="paragraph" w:customStyle="1" w:styleId="afffffff0">
    <w:name w:val="Рисунок"/>
    <w:basedOn w:val="af"/>
    <w:qFormat/>
    <w:rsid w:val="00DE4F8F"/>
    <w:pPr>
      <w:keepNext/>
      <w:spacing w:before="0" w:after="0" w:line="288" w:lineRule="auto"/>
      <w:jc w:val="center"/>
    </w:pPr>
    <w:rPr>
      <w:sz w:val="28"/>
      <w:szCs w:val="24"/>
    </w:rPr>
  </w:style>
  <w:style w:type="paragraph" w:customStyle="1" w:styleId="afffffff1">
    <w:name w:val="Подпись к рисунку"/>
    <w:basedOn w:val="af"/>
    <w:qFormat/>
    <w:rsid w:val="00DE4F8F"/>
    <w:pPr>
      <w:spacing w:before="0" w:after="0" w:line="288" w:lineRule="auto"/>
      <w:jc w:val="center"/>
    </w:pPr>
    <w:rPr>
      <w:sz w:val="28"/>
      <w:szCs w:val="24"/>
    </w:rPr>
  </w:style>
  <w:style w:type="paragraph" w:customStyle="1" w:styleId="afffffff2">
    <w:name w:val="Подпись к таблице"/>
    <w:basedOn w:val="af"/>
    <w:qFormat/>
    <w:rsid w:val="00DE4F8F"/>
    <w:pPr>
      <w:keepNext/>
      <w:spacing w:before="0" w:after="120" w:line="288" w:lineRule="auto"/>
    </w:pPr>
    <w:rPr>
      <w:sz w:val="28"/>
      <w:szCs w:val="24"/>
    </w:rPr>
  </w:style>
  <w:style w:type="paragraph" w:customStyle="1" w:styleId="a0">
    <w:name w:val="Приложение"/>
    <w:basedOn w:val="af"/>
    <w:autoRedefine/>
    <w:qFormat/>
    <w:rsid w:val="00DE4F8F"/>
    <w:pPr>
      <w:keepNext/>
      <w:pageBreakBefore/>
      <w:numPr>
        <w:numId w:val="35"/>
      </w:numPr>
      <w:spacing w:before="120" w:after="240" w:line="288" w:lineRule="auto"/>
      <w:jc w:val="center"/>
      <w:outlineLvl w:val="0"/>
    </w:pPr>
    <w:rPr>
      <w:sz w:val="28"/>
      <w:szCs w:val="24"/>
    </w:rPr>
  </w:style>
  <w:style w:type="paragraph" w:customStyle="1" w:styleId="a1">
    <w:name w:val="Заголовок Приложения"/>
    <w:basedOn w:val="af"/>
    <w:autoRedefine/>
    <w:qFormat/>
    <w:rsid w:val="00DE4F8F"/>
    <w:pPr>
      <w:keepNext/>
      <w:numPr>
        <w:ilvl w:val="1"/>
        <w:numId w:val="35"/>
      </w:numPr>
      <w:spacing w:before="0" w:after="0" w:line="288" w:lineRule="auto"/>
      <w:jc w:val="both"/>
      <w:outlineLvl w:val="0"/>
    </w:pPr>
    <w:rPr>
      <w:b/>
      <w:sz w:val="28"/>
      <w:szCs w:val="24"/>
    </w:rPr>
  </w:style>
  <w:style w:type="paragraph" w:customStyle="1" w:styleId="a2">
    <w:name w:val="подпись Рисунок приложения"/>
    <w:basedOn w:val="af"/>
    <w:qFormat/>
    <w:rsid w:val="00DE4F8F"/>
    <w:pPr>
      <w:numPr>
        <w:ilvl w:val="2"/>
        <w:numId w:val="35"/>
      </w:numPr>
      <w:spacing w:before="0" w:after="0" w:line="288" w:lineRule="auto"/>
      <w:jc w:val="center"/>
    </w:pPr>
    <w:rPr>
      <w:sz w:val="28"/>
      <w:szCs w:val="24"/>
    </w:rPr>
  </w:style>
  <w:style w:type="paragraph" w:customStyle="1" w:styleId="a3">
    <w:name w:val="Таблица приложения"/>
    <w:basedOn w:val="afffffff2"/>
    <w:qFormat/>
    <w:rsid w:val="00DE4F8F"/>
    <w:pPr>
      <w:numPr>
        <w:ilvl w:val="3"/>
        <w:numId w:val="35"/>
      </w:numPr>
    </w:pPr>
    <w:rPr>
      <w:lang w:val="en-US"/>
    </w:rPr>
  </w:style>
  <w:style w:type="paragraph" w:customStyle="1" w:styleId="afffffff3">
    <w:name w:val="Текст в таблице полужирный"/>
    <w:basedOn w:val="affffffb"/>
    <w:qFormat/>
    <w:rsid w:val="00DE4F8F"/>
    <w:rPr>
      <w:b/>
    </w:rPr>
  </w:style>
  <w:style w:type="paragraph" w:customStyle="1" w:styleId="afffffff4">
    <w:name w:val="Обычный курсив"/>
    <w:basedOn w:val="af"/>
    <w:qFormat/>
    <w:rsid w:val="00DE4F8F"/>
    <w:pPr>
      <w:spacing w:before="0" w:after="0" w:line="288" w:lineRule="auto"/>
      <w:ind w:firstLine="709"/>
      <w:jc w:val="both"/>
    </w:pPr>
    <w:rPr>
      <w:i/>
      <w:sz w:val="28"/>
      <w:szCs w:val="24"/>
    </w:rPr>
  </w:style>
  <w:style w:type="paragraph" w:customStyle="1" w:styleId="afffffff5">
    <w:name w:val="Обычный по центру"/>
    <w:basedOn w:val="af"/>
    <w:qFormat/>
    <w:rsid w:val="00DE4F8F"/>
    <w:pPr>
      <w:spacing w:before="0" w:after="0" w:line="360" w:lineRule="auto"/>
      <w:jc w:val="center"/>
    </w:pPr>
    <w:rPr>
      <w:sz w:val="28"/>
      <w:szCs w:val="24"/>
    </w:rPr>
  </w:style>
  <w:style w:type="numbering" w:customStyle="1" w:styleId="a7">
    <w:name w:val="Списки в документе"/>
    <w:rsid w:val="00DE4F8F"/>
    <w:pPr>
      <w:numPr>
        <w:numId w:val="36"/>
      </w:numPr>
    </w:pPr>
  </w:style>
  <w:style w:type="numbering" w:customStyle="1" w:styleId="ac">
    <w:name w:val="Буквенный стиль"/>
    <w:rsid w:val="00DE4F8F"/>
    <w:pPr>
      <w:numPr>
        <w:numId w:val="37"/>
      </w:numPr>
    </w:pPr>
  </w:style>
  <w:style w:type="paragraph" w:customStyle="1" w:styleId="aa">
    <w:name w:val="Перечисление в таблице"/>
    <w:basedOn w:val="affffffb"/>
    <w:qFormat/>
    <w:rsid w:val="00DE4F8F"/>
    <w:pPr>
      <w:numPr>
        <w:numId w:val="39"/>
      </w:numPr>
      <w:ind w:left="284" w:hanging="284"/>
    </w:pPr>
  </w:style>
  <w:style w:type="paragraph" w:customStyle="1" w:styleId="ab">
    <w:name w:val="Нумерованное перечисление в таблице"/>
    <w:basedOn w:val="aa"/>
    <w:qFormat/>
    <w:rsid w:val="00DE4F8F"/>
    <w:pPr>
      <w:numPr>
        <w:numId w:val="40"/>
      </w:numPr>
      <w:ind w:left="284" w:hanging="284"/>
    </w:pPr>
    <w:rPr>
      <w:lang w:val="en-US"/>
    </w:rPr>
  </w:style>
  <w:style w:type="paragraph" w:customStyle="1" w:styleId="03">
    <w:name w:val="Стиль Первая строка:  0 см Перед:  3 пт"/>
    <w:basedOn w:val="af"/>
    <w:rsid w:val="00DE4F8F"/>
    <w:pPr>
      <w:suppressAutoHyphens/>
      <w:spacing w:before="60" w:after="60" w:line="360" w:lineRule="auto"/>
      <w:jc w:val="both"/>
    </w:pPr>
  </w:style>
  <w:style w:type="character" w:customStyle="1" w:styleId="afffc">
    <w:name w:val="Абзац списка Знак"/>
    <w:link w:val="afffb"/>
    <w:uiPriority w:val="34"/>
    <w:rsid w:val="00DE4F8F"/>
    <w:rPr>
      <w:rFonts w:eastAsia="Calibri"/>
      <w:sz w:val="28"/>
      <w:szCs w:val="22"/>
      <w:lang w:eastAsia="en-US"/>
    </w:rPr>
  </w:style>
  <w:style w:type="character" w:customStyle="1" w:styleId="iceouttxt5">
    <w:name w:val="iceouttxt5"/>
    <w:basedOn w:val="af0"/>
    <w:rsid w:val="00DE4F8F"/>
    <w:rPr>
      <w:rFonts w:ascii="Arial" w:hAnsi="Arial" w:cs="Arial" w:hint="default"/>
      <w:color w:val="666666"/>
      <w:sz w:val="17"/>
      <w:szCs w:val="17"/>
    </w:rPr>
  </w:style>
  <w:style w:type="paragraph" w:styleId="afffffff6">
    <w:name w:val="table of figures"/>
    <w:basedOn w:val="af"/>
    <w:next w:val="af"/>
    <w:rsid w:val="00DE4F8F"/>
    <w:pPr>
      <w:spacing w:before="0" w:after="0" w:line="288" w:lineRule="auto"/>
      <w:ind w:firstLine="709"/>
      <w:jc w:val="both"/>
    </w:pPr>
    <w:rPr>
      <w:sz w:val="28"/>
      <w:szCs w:val="24"/>
    </w:rPr>
  </w:style>
  <w:style w:type="character" w:customStyle="1" w:styleId="sectionheadertext">
    <w:name w:val="sectionheadertext"/>
    <w:basedOn w:val="af0"/>
    <w:rsid w:val="00DE4F8F"/>
  </w:style>
  <w:style w:type="paragraph" w:customStyle="1" w:styleId="NormalList">
    <w:name w:val="Normal List"/>
    <w:basedOn w:val="af"/>
    <w:link w:val="NormalListChar"/>
    <w:qFormat/>
    <w:rsid w:val="00DE4F8F"/>
    <w:pPr>
      <w:spacing w:before="180" w:after="0" w:line="276" w:lineRule="auto"/>
      <w:ind w:left="2064" w:hanging="504"/>
      <w:jc w:val="both"/>
    </w:pPr>
    <w:rPr>
      <w:szCs w:val="24"/>
      <w:lang w:bidi="en-US"/>
    </w:rPr>
  </w:style>
  <w:style w:type="character" w:customStyle="1" w:styleId="NormalListChar">
    <w:name w:val="Normal List Char"/>
    <w:link w:val="NormalList"/>
    <w:rsid w:val="00DE4F8F"/>
    <w:rPr>
      <w:sz w:val="24"/>
      <w:szCs w:val="24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List Bullet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HTML Preformatted" w:uiPriority="99"/>
    <w:lsdException w:name="No Lis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f">
    <w:name w:val="Normal"/>
    <w:qFormat/>
    <w:rsid w:val="00B80981"/>
    <w:pPr>
      <w:spacing w:before="100" w:after="100"/>
    </w:pPr>
    <w:rPr>
      <w:sz w:val="24"/>
    </w:rPr>
  </w:style>
  <w:style w:type="paragraph" w:styleId="1">
    <w:name w:val="heading 1"/>
    <w:aliases w:val="H1,.,Название спецификации,h:1,h:1app,TF-Overskrift 1,H11,R1,Titre 0"/>
    <w:basedOn w:val="af"/>
    <w:next w:val="af"/>
    <w:link w:val="10"/>
    <w:qFormat/>
    <w:rsid w:val="00B155C1"/>
    <w:pPr>
      <w:keepNext/>
      <w:pageBreakBefore/>
      <w:numPr>
        <w:numId w:val="2"/>
      </w:numPr>
      <w:spacing w:before="240" w:after="60"/>
      <w:outlineLvl w:val="0"/>
    </w:pPr>
    <w:rPr>
      <w:b/>
      <w:caps/>
      <w:kern w:val="28"/>
      <w:sz w:val="28"/>
    </w:rPr>
  </w:style>
  <w:style w:type="paragraph" w:styleId="20">
    <w:name w:val="heading 2"/>
    <w:aliases w:val="contract,H2,h2,2,Numbered text 3,heading 2,Подраздел,21,22,211,h:2,h:2app,T2,TF-Overskrit 2,Title2,ITT t2,PA Major Section,TE Heading 2,Livello 2,R2,H21,heading 2+ Indent: Left 0.25 in,título 2,TITRE 2,1st level heading,l2,level 2 no toc,A"/>
    <w:basedOn w:val="1"/>
    <w:next w:val="af"/>
    <w:link w:val="21"/>
    <w:qFormat/>
    <w:rsid w:val="00B155C1"/>
    <w:pPr>
      <w:pageBreakBefore w:val="0"/>
      <w:numPr>
        <w:ilvl w:val="1"/>
      </w:numPr>
      <w:outlineLvl w:val="1"/>
    </w:pPr>
    <w:rPr>
      <w:caps w:val="0"/>
    </w:rPr>
  </w:style>
  <w:style w:type="paragraph" w:styleId="30">
    <w:name w:val="heading 3"/>
    <w:aliases w:val="o,H3,3,h:3,h,31,ITT t3,PA Minor Section,TE Heading,Title3,list,l3,Level 3 Head,heading 3,h3,H31,H32,H33,H34,H35,título 3,subhead,1.,TF-Overskrift 3,Titre3,alltoc,Table3,3heading,Heading 3 - old,orderpara2,l31,32,l32,33,l33,34,l34,35,l35"/>
    <w:basedOn w:val="20"/>
    <w:next w:val="af"/>
    <w:link w:val="31"/>
    <w:qFormat/>
    <w:rsid w:val="00BF78D5"/>
    <w:pPr>
      <w:numPr>
        <w:ilvl w:val="2"/>
      </w:numPr>
      <w:spacing w:after="240"/>
      <w:outlineLvl w:val="2"/>
    </w:pPr>
  </w:style>
  <w:style w:type="paragraph" w:styleId="41">
    <w:name w:val="heading 4"/>
    <w:aliases w:val="H4,Заголовок 4 (Приложение)"/>
    <w:basedOn w:val="30"/>
    <w:next w:val="af"/>
    <w:link w:val="42"/>
    <w:qFormat/>
    <w:rsid w:val="00F2745E"/>
    <w:pPr>
      <w:numPr>
        <w:ilvl w:val="3"/>
      </w:numPr>
      <w:tabs>
        <w:tab w:val="left" w:pos="1560"/>
      </w:tabs>
      <w:outlineLvl w:val="3"/>
    </w:pPr>
  </w:style>
  <w:style w:type="paragraph" w:styleId="51">
    <w:name w:val="heading 5"/>
    <w:basedOn w:val="41"/>
    <w:next w:val="af"/>
    <w:link w:val="52"/>
    <w:qFormat/>
    <w:rsid w:val="007B70F4"/>
    <w:pPr>
      <w:numPr>
        <w:ilvl w:val="4"/>
      </w:numPr>
      <w:tabs>
        <w:tab w:val="clear" w:pos="1560"/>
        <w:tab w:val="left" w:pos="1701"/>
      </w:tabs>
      <w:outlineLvl w:val="4"/>
    </w:pPr>
  </w:style>
  <w:style w:type="paragraph" w:styleId="6">
    <w:name w:val="heading 6"/>
    <w:basedOn w:val="af"/>
    <w:next w:val="af"/>
    <w:link w:val="60"/>
    <w:qFormat/>
    <w:rsid w:val="00A2539A"/>
    <w:pPr>
      <w:keepNext/>
      <w:tabs>
        <w:tab w:val="num" w:pos="1152"/>
      </w:tabs>
      <w:spacing w:before="0" w:after="0"/>
      <w:ind w:left="1152" w:hanging="1152"/>
      <w:jc w:val="both"/>
      <w:outlineLvl w:val="5"/>
    </w:pPr>
    <w:rPr>
      <w:rFonts w:ascii="MS Sans Serif" w:hAnsi="MS Sans Serif"/>
    </w:rPr>
  </w:style>
  <w:style w:type="paragraph" w:styleId="7">
    <w:name w:val="heading 7"/>
    <w:basedOn w:val="af"/>
    <w:next w:val="af"/>
    <w:link w:val="70"/>
    <w:qFormat/>
    <w:rsid w:val="00A2539A"/>
    <w:pPr>
      <w:keepNext/>
      <w:tabs>
        <w:tab w:val="num" w:pos="1296"/>
      </w:tabs>
      <w:spacing w:before="0" w:after="0"/>
      <w:ind w:left="1296" w:right="-654" w:hanging="1296"/>
      <w:jc w:val="center"/>
      <w:outlineLvl w:val="6"/>
    </w:pPr>
    <w:rPr>
      <w:b/>
      <w:sz w:val="22"/>
    </w:rPr>
  </w:style>
  <w:style w:type="paragraph" w:styleId="8">
    <w:name w:val="heading 8"/>
    <w:basedOn w:val="af"/>
    <w:next w:val="af"/>
    <w:link w:val="80"/>
    <w:qFormat/>
    <w:rsid w:val="00A2539A"/>
    <w:pPr>
      <w:keepNext/>
      <w:tabs>
        <w:tab w:val="num" w:pos="1440"/>
      </w:tabs>
      <w:spacing w:before="0" w:after="0"/>
      <w:ind w:left="1440" w:hanging="1440"/>
      <w:jc w:val="both"/>
      <w:outlineLvl w:val="7"/>
    </w:pPr>
  </w:style>
  <w:style w:type="paragraph" w:styleId="9">
    <w:name w:val="heading 9"/>
    <w:basedOn w:val="af"/>
    <w:next w:val="af"/>
    <w:link w:val="90"/>
    <w:qFormat/>
    <w:rsid w:val="00A2539A"/>
    <w:pPr>
      <w:keepNext/>
      <w:tabs>
        <w:tab w:val="num" w:pos="1584"/>
      </w:tabs>
      <w:spacing w:before="0" w:after="0"/>
      <w:ind w:left="1584" w:hanging="1584"/>
      <w:outlineLvl w:val="8"/>
    </w:pPr>
    <w:rPr>
      <w:rFonts w:ascii="MS Sans Serif" w:hAnsi="MS Sans Serif"/>
    </w:rPr>
  </w:style>
  <w:style w:type="character" w:default="1" w:styleId="af0">
    <w:name w:val="Default Paragraph Font"/>
    <w:uiPriority w:val="1"/>
    <w:semiHidden/>
    <w:unhideWhenUsed/>
  </w:style>
  <w:style w:type="table" w:default="1" w:styleId="af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2">
    <w:name w:val="No List"/>
    <w:uiPriority w:val="99"/>
    <w:semiHidden/>
    <w:unhideWhenUsed/>
  </w:style>
  <w:style w:type="paragraph" w:customStyle="1" w:styleId="11">
    <w:name w:val="Основной текст с отступом1"/>
    <w:basedOn w:val="af"/>
    <w:rsid w:val="00A2539A"/>
    <w:pPr>
      <w:spacing w:before="0" w:after="0"/>
      <w:ind w:firstLine="720"/>
    </w:pPr>
    <w:rPr>
      <w:rFonts w:ascii="Courier New" w:hAnsi="Courier New"/>
      <w:sz w:val="20"/>
    </w:rPr>
  </w:style>
  <w:style w:type="paragraph" w:styleId="af3">
    <w:name w:val="Block Text"/>
    <w:basedOn w:val="af"/>
    <w:rsid w:val="00A2539A"/>
    <w:pPr>
      <w:spacing w:before="0" w:after="0"/>
      <w:ind w:left="720" w:right="1035" w:firstLine="720"/>
    </w:pPr>
    <w:rPr>
      <w:rFonts w:ascii="Arial" w:hAnsi="Arial"/>
      <w:b/>
    </w:rPr>
  </w:style>
  <w:style w:type="paragraph" w:styleId="af4">
    <w:name w:val="header"/>
    <w:basedOn w:val="af"/>
    <w:link w:val="af5"/>
    <w:uiPriority w:val="99"/>
    <w:rsid w:val="00A2539A"/>
    <w:pPr>
      <w:tabs>
        <w:tab w:val="center" w:pos="4153"/>
        <w:tab w:val="right" w:pos="8306"/>
      </w:tabs>
      <w:spacing w:before="0" w:after="0"/>
    </w:pPr>
    <w:rPr>
      <w:rFonts w:ascii="MS Sans Serif" w:hAnsi="MS Sans Serif"/>
      <w:sz w:val="20"/>
    </w:rPr>
  </w:style>
  <w:style w:type="paragraph" w:styleId="af6">
    <w:name w:val="footer"/>
    <w:basedOn w:val="af"/>
    <w:link w:val="af7"/>
    <w:uiPriority w:val="99"/>
    <w:rsid w:val="00A2539A"/>
    <w:pPr>
      <w:tabs>
        <w:tab w:val="center" w:pos="4153"/>
        <w:tab w:val="right" w:pos="8306"/>
      </w:tabs>
      <w:spacing w:before="0" w:after="0"/>
    </w:pPr>
    <w:rPr>
      <w:rFonts w:ascii="MS Sans Serif" w:hAnsi="MS Sans Serif"/>
      <w:sz w:val="20"/>
    </w:rPr>
  </w:style>
  <w:style w:type="character" w:styleId="af8">
    <w:name w:val="page number"/>
    <w:basedOn w:val="af0"/>
    <w:rsid w:val="00A2539A"/>
  </w:style>
  <w:style w:type="paragraph" w:styleId="12">
    <w:name w:val="toc 1"/>
    <w:basedOn w:val="af"/>
    <w:next w:val="af"/>
    <w:autoRedefine/>
    <w:uiPriority w:val="39"/>
    <w:qFormat/>
    <w:rsid w:val="00A2539A"/>
    <w:pPr>
      <w:spacing w:before="120" w:after="120"/>
    </w:pPr>
    <w:rPr>
      <w:b/>
      <w:caps/>
      <w:sz w:val="20"/>
    </w:rPr>
  </w:style>
  <w:style w:type="paragraph" w:styleId="22">
    <w:name w:val="toc 2"/>
    <w:basedOn w:val="af"/>
    <w:next w:val="af"/>
    <w:autoRedefine/>
    <w:uiPriority w:val="39"/>
    <w:qFormat/>
    <w:rsid w:val="00A2539A"/>
    <w:pPr>
      <w:spacing w:before="0" w:after="0"/>
      <w:ind w:left="200"/>
    </w:pPr>
    <w:rPr>
      <w:smallCaps/>
      <w:sz w:val="20"/>
    </w:rPr>
  </w:style>
  <w:style w:type="paragraph" w:styleId="32">
    <w:name w:val="toc 3"/>
    <w:basedOn w:val="af"/>
    <w:next w:val="af"/>
    <w:autoRedefine/>
    <w:uiPriority w:val="39"/>
    <w:qFormat/>
    <w:rsid w:val="00A2539A"/>
    <w:pPr>
      <w:spacing w:before="0" w:after="0"/>
      <w:ind w:left="400"/>
    </w:pPr>
    <w:rPr>
      <w:i/>
      <w:sz w:val="20"/>
    </w:rPr>
  </w:style>
  <w:style w:type="paragraph" w:styleId="43">
    <w:name w:val="toc 4"/>
    <w:basedOn w:val="af"/>
    <w:next w:val="af"/>
    <w:autoRedefine/>
    <w:uiPriority w:val="39"/>
    <w:rsid w:val="00A2539A"/>
    <w:pPr>
      <w:spacing w:before="0" w:after="0"/>
      <w:ind w:left="600"/>
    </w:pPr>
    <w:rPr>
      <w:sz w:val="18"/>
    </w:rPr>
  </w:style>
  <w:style w:type="paragraph" w:styleId="53">
    <w:name w:val="toc 5"/>
    <w:basedOn w:val="af"/>
    <w:next w:val="af"/>
    <w:autoRedefine/>
    <w:uiPriority w:val="39"/>
    <w:rsid w:val="00A2539A"/>
    <w:pPr>
      <w:spacing w:before="0" w:after="0"/>
      <w:ind w:left="800"/>
    </w:pPr>
    <w:rPr>
      <w:sz w:val="18"/>
    </w:rPr>
  </w:style>
  <w:style w:type="paragraph" w:styleId="61">
    <w:name w:val="toc 6"/>
    <w:basedOn w:val="af"/>
    <w:next w:val="af"/>
    <w:autoRedefine/>
    <w:uiPriority w:val="39"/>
    <w:rsid w:val="00A2539A"/>
    <w:pPr>
      <w:spacing w:before="0" w:after="0"/>
      <w:ind w:left="1000"/>
    </w:pPr>
    <w:rPr>
      <w:sz w:val="18"/>
    </w:rPr>
  </w:style>
  <w:style w:type="paragraph" w:styleId="71">
    <w:name w:val="toc 7"/>
    <w:basedOn w:val="af"/>
    <w:next w:val="af"/>
    <w:autoRedefine/>
    <w:uiPriority w:val="39"/>
    <w:rsid w:val="00A2539A"/>
    <w:pPr>
      <w:spacing w:before="0" w:after="0"/>
      <w:ind w:left="1200"/>
    </w:pPr>
    <w:rPr>
      <w:sz w:val="18"/>
    </w:rPr>
  </w:style>
  <w:style w:type="paragraph" w:styleId="81">
    <w:name w:val="toc 8"/>
    <w:basedOn w:val="af"/>
    <w:next w:val="af"/>
    <w:autoRedefine/>
    <w:uiPriority w:val="39"/>
    <w:rsid w:val="00A2539A"/>
    <w:pPr>
      <w:spacing w:before="0" w:after="0"/>
      <w:ind w:left="1400"/>
    </w:pPr>
    <w:rPr>
      <w:sz w:val="18"/>
    </w:rPr>
  </w:style>
  <w:style w:type="paragraph" w:styleId="91">
    <w:name w:val="toc 9"/>
    <w:basedOn w:val="af"/>
    <w:next w:val="af"/>
    <w:autoRedefine/>
    <w:uiPriority w:val="39"/>
    <w:rsid w:val="00A2539A"/>
    <w:pPr>
      <w:spacing w:before="0" w:after="0"/>
      <w:ind w:left="1600"/>
    </w:pPr>
    <w:rPr>
      <w:sz w:val="18"/>
    </w:rPr>
  </w:style>
  <w:style w:type="paragraph" w:customStyle="1" w:styleId="13">
    <w:name w:val="Обычный1"/>
    <w:rsid w:val="00A2539A"/>
    <w:pPr>
      <w:widowControl w:val="0"/>
      <w:ind w:firstLine="567"/>
      <w:jc w:val="both"/>
    </w:pPr>
    <w:rPr>
      <w:rFonts w:ascii="MS Sans Serif" w:hAnsi="MS Sans Serif"/>
      <w:sz w:val="28"/>
    </w:rPr>
  </w:style>
  <w:style w:type="paragraph" w:styleId="af9">
    <w:name w:val="Plain Text"/>
    <w:basedOn w:val="af"/>
    <w:link w:val="afa"/>
    <w:rsid w:val="00A2539A"/>
    <w:pPr>
      <w:spacing w:before="0" w:after="0"/>
    </w:pPr>
    <w:rPr>
      <w:rFonts w:ascii="Courier New" w:hAnsi="Courier New"/>
      <w:sz w:val="20"/>
    </w:rPr>
  </w:style>
  <w:style w:type="paragraph" w:styleId="23">
    <w:name w:val="Body Text Indent 2"/>
    <w:basedOn w:val="af"/>
    <w:link w:val="24"/>
    <w:rsid w:val="00A2539A"/>
    <w:pPr>
      <w:spacing w:before="0" w:after="0"/>
      <w:ind w:firstLine="426"/>
      <w:jc w:val="both"/>
    </w:pPr>
  </w:style>
  <w:style w:type="paragraph" w:customStyle="1" w:styleId="25">
    <w:name w:val="Стиль2"/>
    <w:basedOn w:val="af"/>
    <w:rsid w:val="00A2539A"/>
    <w:pPr>
      <w:spacing w:before="0" w:after="0"/>
    </w:pPr>
    <w:rPr>
      <w:sz w:val="28"/>
    </w:rPr>
  </w:style>
  <w:style w:type="paragraph" w:styleId="33">
    <w:name w:val="Body Text Indent 3"/>
    <w:basedOn w:val="af"/>
    <w:link w:val="34"/>
    <w:rsid w:val="00A2539A"/>
    <w:pPr>
      <w:spacing w:before="0" w:after="0"/>
      <w:ind w:firstLine="720"/>
      <w:jc w:val="both"/>
    </w:pPr>
  </w:style>
  <w:style w:type="paragraph" w:styleId="afb">
    <w:name w:val="Body Text"/>
    <w:basedOn w:val="af"/>
    <w:link w:val="afc"/>
    <w:rsid w:val="00A2539A"/>
    <w:pPr>
      <w:spacing w:before="0" w:after="0"/>
      <w:jc w:val="center"/>
    </w:pPr>
    <w:rPr>
      <w:sz w:val="20"/>
    </w:rPr>
  </w:style>
  <w:style w:type="paragraph" w:styleId="afd">
    <w:name w:val="Body Text Indent"/>
    <w:basedOn w:val="af"/>
    <w:link w:val="afe"/>
    <w:rsid w:val="00A2539A"/>
    <w:pPr>
      <w:spacing w:before="0" w:after="0"/>
    </w:pPr>
  </w:style>
  <w:style w:type="paragraph" w:styleId="aff">
    <w:name w:val="List"/>
    <w:basedOn w:val="af"/>
    <w:rsid w:val="00A2539A"/>
    <w:pPr>
      <w:spacing w:before="0" w:after="0"/>
      <w:ind w:left="283" w:hanging="283"/>
    </w:pPr>
    <w:rPr>
      <w:rFonts w:ascii="MS Sans Serif" w:hAnsi="MS Sans Serif"/>
      <w:sz w:val="20"/>
    </w:rPr>
  </w:style>
  <w:style w:type="paragraph" w:styleId="26">
    <w:name w:val="List 2"/>
    <w:basedOn w:val="af"/>
    <w:rsid w:val="00A2539A"/>
    <w:pPr>
      <w:spacing w:before="0" w:after="0"/>
      <w:ind w:left="566" w:hanging="283"/>
    </w:pPr>
    <w:rPr>
      <w:rFonts w:ascii="MS Sans Serif" w:hAnsi="MS Sans Serif"/>
      <w:sz w:val="20"/>
    </w:rPr>
  </w:style>
  <w:style w:type="paragraph" w:styleId="aff0">
    <w:name w:val="List Bullet"/>
    <w:aliases w:val="НОВ_Маркированный список,List Bullet 1,UL,Маркированный список 1"/>
    <w:basedOn w:val="af"/>
    <w:autoRedefine/>
    <w:qFormat/>
    <w:rsid w:val="00A2539A"/>
    <w:pPr>
      <w:tabs>
        <w:tab w:val="num" w:pos="360"/>
      </w:tabs>
      <w:spacing w:before="0" w:after="0"/>
      <w:ind w:left="360" w:hanging="360"/>
    </w:pPr>
    <w:rPr>
      <w:rFonts w:ascii="MS Sans Serif" w:hAnsi="MS Sans Serif"/>
      <w:sz w:val="20"/>
    </w:rPr>
  </w:style>
  <w:style w:type="paragraph" w:styleId="27">
    <w:name w:val="List Bullet 2"/>
    <w:basedOn w:val="af"/>
    <w:autoRedefine/>
    <w:rsid w:val="00A2539A"/>
    <w:pPr>
      <w:tabs>
        <w:tab w:val="num" w:pos="643"/>
      </w:tabs>
      <w:spacing w:before="0" w:after="0"/>
      <w:ind w:left="643" w:hanging="360"/>
    </w:pPr>
    <w:rPr>
      <w:rFonts w:ascii="MS Sans Serif" w:hAnsi="MS Sans Serif"/>
      <w:sz w:val="20"/>
    </w:rPr>
  </w:style>
  <w:style w:type="paragraph" w:styleId="35">
    <w:name w:val="List Bullet 3"/>
    <w:basedOn w:val="af"/>
    <w:autoRedefine/>
    <w:rsid w:val="00A2539A"/>
    <w:pPr>
      <w:tabs>
        <w:tab w:val="num" w:pos="926"/>
      </w:tabs>
      <w:spacing w:before="0" w:after="0"/>
      <w:ind w:left="926" w:hanging="360"/>
    </w:pPr>
    <w:rPr>
      <w:rFonts w:ascii="MS Sans Serif" w:hAnsi="MS Sans Serif"/>
      <w:sz w:val="20"/>
    </w:rPr>
  </w:style>
  <w:style w:type="paragraph" w:styleId="aff1">
    <w:name w:val="Title"/>
    <w:basedOn w:val="af"/>
    <w:link w:val="aff2"/>
    <w:qFormat/>
    <w:rsid w:val="00A2539A"/>
    <w:pP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styleId="aff3">
    <w:name w:val="Subtitle"/>
    <w:basedOn w:val="af"/>
    <w:link w:val="aff4"/>
    <w:qFormat/>
    <w:rsid w:val="00A2539A"/>
    <w:pPr>
      <w:spacing w:before="0" w:after="60"/>
      <w:jc w:val="center"/>
      <w:outlineLvl w:val="1"/>
    </w:pPr>
    <w:rPr>
      <w:rFonts w:ascii="Arial" w:hAnsi="Arial"/>
    </w:rPr>
  </w:style>
  <w:style w:type="paragraph" w:styleId="aff5">
    <w:name w:val="Document Map"/>
    <w:basedOn w:val="af"/>
    <w:link w:val="aff6"/>
    <w:semiHidden/>
    <w:rsid w:val="00A2539A"/>
    <w:pPr>
      <w:shd w:val="clear" w:color="auto" w:fill="000080"/>
      <w:spacing w:before="0" w:after="0"/>
    </w:pPr>
    <w:rPr>
      <w:rFonts w:ascii="Tahoma" w:hAnsi="Tahoma"/>
      <w:sz w:val="20"/>
    </w:rPr>
  </w:style>
  <w:style w:type="paragraph" w:styleId="14">
    <w:name w:val="index 1"/>
    <w:basedOn w:val="af"/>
    <w:next w:val="af"/>
    <w:autoRedefine/>
    <w:semiHidden/>
    <w:rsid w:val="00A2539A"/>
    <w:pPr>
      <w:spacing w:before="0" w:after="0"/>
      <w:ind w:left="200" w:hanging="200"/>
    </w:pPr>
    <w:rPr>
      <w:rFonts w:ascii="MS Sans Serif" w:hAnsi="MS Sans Serif"/>
      <w:sz w:val="20"/>
    </w:rPr>
  </w:style>
  <w:style w:type="paragraph" w:styleId="28">
    <w:name w:val="index 2"/>
    <w:basedOn w:val="af"/>
    <w:next w:val="af"/>
    <w:autoRedefine/>
    <w:semiHidden/>
    <w:rsid w:val="00A2539A"/>
    <w:pPr>
      <w:spacing w:before="0" w:after="0"/>
      <w:ind w:left="400" w:hanging="200"/>
    </w:pPr>
    <w:rPr>
      <w:rFonts w:ascii="MS Sans Serif" w:hAnsi="MS Sans Serif"/>
      <w:sz w:val="20"/>
    </w:rPr>
  </w:style>
  <w:style w:type="paragraph" w:styleId="36">
    <w:name w:val="index 3"/>
    <w:basedOn w:val="af"/>
    <w:next w:val="af"/>
    <w:autoRedefine/>
    <w:semiHidden/>
    <w:rsid w:val="00A2539A"/>
    <w:pPr>
      <w:spacing w:before="0" w:after="0"/>
      <w:ind w:left="600" w:hanging="200"/>
    </w:pPr>
    <w:rPr>
      <w:rFonts w:ascii="MS Sans Serif" w:hAnsi="MS Sans Serif"/>
      <w:sz w:val="20"/>
    </w:rPr>
  </w:style>
  <w:style w:type="paragraph" w:styleId="44">
    <w:name w:val="index 4"/>
    <w:basedOn w:val="af"/>
    <w:next w:val="af"/>
    <w:autoRedefine/>
    <w:semiHidden/>
    <w:rsid w:val="00A2539A"/>
    <w:pPr>
      <w:spacing w:before="0" w:after="0"/>
      <w:ind w:left="800" w:hanging="200"/>
    </w:pPr>
    <w:rPr>
      <w:rFonts w:ascii="MS Sans Serif" w:hAnsi="MS Sans Serif"/>
      <w:sz w:val="20"/>
    </w:rPr>
  </w:style>
  <w:style w:type="paragraph" w:styleId="54">
    <w:name w:val="index 5"/>
    <w:basedOn w:val="af"/>
    <w:next w:val="af"/>
    <w:autoRedefine/>
    <w:semiHidden/>
    <w:rsid w:val="00A2539A"/>
    <w:pPr>
      <w:spacing w:before="0" w:after="0"/>
      <w:ind w:left="1000" w:hanging="200"/>
    </w:pPr>
    <w:rPr>
      <w:rFonts w:ascii="MS Sans Serif" w:hAnsi="MS Sans Serif"/>
      <w:sz w:val="20"/>
    </w:rPr>
  </w:style>
  <w:style w:type="paragraph" w:styleId="62">
    <w:name w:val="index 6"/>
    <w:basedOn w:val="af"/>
    <w:next w:val="af"/>
    <w:autoRedefine/>
    <w:semiHidden/>
    <w:rsid w:val="00A2539A"/>
    <w:pPr>
      <w:spacing w:before="0" w:after="0"/>
      <w:ind w:left="1200" w:hanging="200"/>
    </w:pPr>
    <w:rPr>
      <w:rFonts w:ascii="MS Sans Serif" w:hAnsi="MS Sans Serif"/>
      <w:sz w:val="20"/>
    </w:rPr>
  </w:style>
  <w:style w:type="paragraph" w:styleId="72">
    <w:name w:val="index 7"/>
    <w:basedOn w:val="af"/>
    <w:next w:val="af"/>
    <w:autoRedefine/>
    <w:semiHidden/>
    <w:rsid w:val="00A2539A"/>
    <w:pPr>
      <w:spacing w:before="0" w:after="0"/>
      <w:ind w:left="1400" w:hanging="200"/>
    </w:pPr>
    <w:rPr>
      <w:rFonts w:ascii="MS Sans Serif" w:hAnsi="MS Sans Serif"/>
      <w:sz w:val="20"/>
    </w:rPr>
  </w:style>
  <w:style w:type="paragraph" w:styleId="82">
    <w:name w:val="index 8"/>
    <w:basedOn w:val="af"/>
    <w:next w:val="af"/>
    <w:autoRedefine/>
    <w:semiHidden/>
    <w:rsid w:val="00A2539A"/>
    <w:pPr>
      <w:spacing w:before="0" w:after="0"/>
      <w:ind w:left="1600" w:hanging="200"/>
    </w:pPr>
    <w:rPr>
      <w:rFonts w:ascii="MS Sans Serif" w:hAnsi="MS Sans Serif"/>
      <w:sz w:val="20"/>
    </w:rPr>
  </w:style>
  <w:style w:type="paragraph" w:styleId="92">
    <w:name w:val="index 9"/>
    <w:basedOn w:val="af"/>
    <w:next w:val="af"/>
    <w:autoRedefine/>
    <w:semiHidden/>
    <w:rsid w:val="00A2539A"/>
    <w:pPr>
      <w:spacing w:before="0" w:after="0"/>
      <w:ind w:left="1800" w:hanging="200"/>
    </w:pPr>
    <w:rPr>
      <w:rFonts w:ascii="MS Sans Serif" w:hAnsi="MS Sans Serif"/>
      <w:sz w:val="20"/>
    </w:rPr>
  </w:style>
  <w:style w:type="paragraph" w:styleId="aff7">
    <w:name w:val="index heading"/>
    <w:basedOn w:val="af"/>
    <w:next w:val="14"/>
    <w:semiHidden/>
    <w:rsid w:val="00A2539A"/>
    <w:pPr>
      <w:spacing w:before="0" w:after="0"/>
    </w:pPr>
    <w:rPr>
      <w:rFonts w:ascii="MS Sans Serif" w:hAnsi="MS Sans Serif"/>
      <w:sz w:val="20"/>
    </w:rPr>
  </w:style>
  <w:style w:type="paragraph" w:styleId="37">
    <w:name w:val="Body Text 3"/>
    <w:basedOn w:val="af"/>
    <w:link w:val="38"/>
    <w:rsid w:val="00A2539A"/>
    <w:pPr>
      <w:spacing w:before="0" w:after="0"/>
      <w:jc w:val="both"/>
    </w:pPr>
  </w:style>
  <w:style w:type="paragraph" w:customStyle="1" w:styleId="aff8">
    <w:name w:val="Стиль"/>
    <w:rsid w:val="00A2539A"/>
    <w:pPr>
      <w:ind w:firstLine="720"/>
      <w:jc w:val="both"/>
    </w:pPr>
    <w:rPr>
      <w:rFonts w:ascii="Arial" w:hAnsi="Arial"/>
    </w:rPr>
  </w:style>
  <w:style w:type="character" w:customStyle="1" w:styleId="aff9">
    <w:name w:val="Цветовое выделение"/>
    <w:rsid w:val="00A2539A"/>
    <w:rPr>
      <w:b/>
      <w:color w:val="000080"/>
      <w:sz w:val="20"/>
    </w:rPr>
  </w:style>
  <w:style w:type="character" w:customStyle="1" w:styleId="affa">
    <w:name w:val="Гипертекстовая ссылка"/>
    <w:rsid w:val="00A2539A"/>
    <w:rPr>
      <w:b/>
      <w:color w:val="008000"/>
      <w:sz w:val="20"/>
      <w:u w:val="single"/>
    </w:rPr>
  </w:style>
  <w:style w:type="paragraph" w:customStyle="1" w:styleId="affb">
    <w:name w:val="Заголовок статьи"/>
    <w:basedOn w:val="aff8"/>
    <w:next w:val="aff8"/>
    <w:rsid w:val="00A2539A"/>
    <w:pPr>
      <w:ind w:left="1612" w:hanging="892"/>
    </w:pPr>
  </w:style>
  <w:style w:type="paragraph" w:customStyle="1" w:styleId="affc">
    <w:name w:val="Комментарий"/>
    <w:basedOn w:val="aff8"/>
    <w:next w:val="aff8"/>
    <w:rsid w:val="00A2539A"/>
    <w:pPr>
      <w:ind w:left="170" w:firstLine="0"/>
    </w:pPr>
    <w:rPr>
      <w:i/>
      <w:color w:val="800080"/>
    </w:rPr>
  </w:style>
  <w:style w:type="paragraph" w:customStyle="1" w:styleId="15">
    <w:name w:val="заголовок 1"/>
    <w:basedOn w:val="af"/>
    <w:next w:val="af"/>
    <w:rsid w:val="00A2539A"/>
    <w:pPr>
      <w:keepNext/>
      <w:widowControl w:val="0"/>
      <w:spacing w:before="0" w:after="0"/>
    </w:pPr>
  </w:style>
  <w:style w:type="character" w:styleId="affd">
    <w:name w:val="Hyperlink"/>
    <w:uiPriority w:val="99"/>
    <w:rsid w:val="00A2539A"/>
    <w:rPr>
      <w:color w:val="0000FF"/>
      <w:u w:val="single"/>
    </w:rPr>
  </w:style>
  <w:style w:type="paragraph" w:customStyle="1" w:styleId="127">
    <w:name w:val="Стиль Основной текст с отступом + Первая строка:  1.27 см"/>
    <w:basedOn w:val="af"/>
    <w:rsid w:val="00A2539A"/>
    <w:pPr>
      <w:spacing w:before="60" w:after="60"/>
      <w:ind w:firstLine="720"/>
      <w:jc w:val="both"/>
    </w:pPr>
  </w:style>
  <w:style w:type="paragraph" w:customStyle="1" w:styleId="affe">
    <w:name w:val="Маркированный список Тире"/>
    <w:basedOn w:val="af"/>
    <w:rsid w:val="00A2539A"/>
    <w:pPr>
      <w:tabs>
        <w:tab w:val="num" w:pos="360"/>
        <w:tab w:val="num" w:pos="1418"/>
      </w:tabs>
      <w:spacing w:before="20" w:after="0"/>
      <w:ind w:left="1418" w:hanging="425"/>
      <w:jc w:val="both"/>
    </w:pPr>
    <w:rPr>
      <w:rFonts w:ascii="Arial" w:hAnsi="Arial"/>
      <w:sz w:val="20"/>
    </w:rPr>
  </w:style>
  <w:style w:type="paragraph" w:styleId="afff">
    <w:name w:val="annotation text"/>
    <w:basedOn w:val="af"/>
    <w:link w:val="afff0"/>
    <w:rsid w:val="00A2539A"/>
    <w:pPr>
      <w:spacing w:before="0" w:after="0"/>
    </w:pPr>
    <w:rPr>
      <w:sz w:val="20"/>
    </w:rPr>
  </w:style>
  <w:style w:type="character" w:customStyle="1" w:styleId="m1">
    <w:name w:val="m1"/>
    <w:rsid w:val="00A2539A"/>
    <w:rPr>
      <w:color w:val="0000FF"/>
    </w:rPr>
  </w:style>
  <w:style w:type="character" w:customStyle="1" w:styleId="pi1">
    <w:name w:val="pi1"/>
    <w:rsid w:val="00A2539A"/>
    <w:rPr>
      <w:color w:val="0000FF"/>
    </w:rPr>
  </w:style>
  <w:style w:type="character" w:customStyle="1" w:styleId="t1">
    <w:name w:val="t1"/>
    <w:rsid w:val="00A2539A"/>
    <w:rPr>
      <w:color w:val="800000"/>
    </w:rPr>
  </w:style>
  <w:style w:type="character" w:customStyle="1" w:styleId="ns1">
    <w:name w:val="ns1"/>
    <w:rsid w:val="00A2539A"/>
    <w:rPr>
      <w:color w:val="FF0000"/>
    </w:rPr>
  </w:style>
  <w:style w:type="character" w:customStyle="1" w:styleId="b1">
    <w:name w:val="b1"/>
    <w:rsid w:val="00A2539A"/>
    <w:rPr>
      <w:rFonts w:ascii="Courier New" w:hAnsi="Courier New"/>
      <w:b/>
      <w:color w:val="FF0000"/>
      <w:u w:val="none"/>
      <w:effect w:val="none"/>
    </w:rPr>
  </w:style>
  <w:style w:type="character" w:customStyle="1" w:styleId="tx1">
    <w:name w:val="tx1"/>
    <w:rsid w:val="00A2539A"/>
    <w:rPr>
      <w:b/>
    </w:rPr>
  </w:style>
  <w:style w:type="paragraph" w:customStyle="1" w:styleId="16">
    <w:name w:val="Текст выноски1"/>
    <w:basedOn w:val="af"/>
    <w:rsid w:val="00A2539A"/>
    <w:pPr>
      <w:spacing w:before="0" w:after="0"/>
    </w:pPr>
    <w:rPr>
      <w:rFonts w:ascii="Tahoma" w:hAnsi="Tahoma"/>
      <w:sz w:val="16"/>
    </w:rPr>
  </w:style>
  <w:style w:type="paragraph" w:customStyle="1" w:styleId="tx">
    <w:name w:val="tx"/>
    <w:basedOn w:val="af"/>
    <w:rsid w:val="00A2539A"/>
    <w:rPr>
      <w:b/>
    </w:rPr>
  </w:style>
  <w:style w:type="paragraph" w:styleId="afff1">
    <w:name w:val="annotation subject"/>
    <w:basedOn w:val="afff"/>
    <w:next w:val="afff"/>
    <w:link w:val="afff2"/>
    <w:rsid w:val="00103DF6"/>
    <w:pPr>
      <w:spacing w:line="276" w:lineRule="auto"/>
      <w:ind w:firstLine="567"/>
      <w:jc w:val="both"/>
    </w:pPr>
    <w:rPr>
      <w:b/>
      <w:bCs/>
      <w:lang w:eastAsia="en-US" w:bidi="en-US"/>
    </w:rPr>
  </w:style>
  <w:style w:type="character" w:customStyle="1" w:styleId="afff0">
    <w:name w:val="Текст примечания Знак"/>
    <w:basedOn w:val="af0"/>
    <w:link w:val="afff"/>
    <w:rsid w:val="00103DF6"/>
  </w:style>
  <w:style w:type="character" w:customStyle="1" w:styleId="afff2">
    <w:name w:val="Тема примечания Знак"/>
    <w:link w:val="afff1"/>
    <w:rsid w:val="00103DF6"/>
    <w:rPr>
      <w:b/>
      <w:bCs/>
      <w:lang w:eastAsia="en-US" w:bidi="en-US"/>
    </w:rPr>
  </w:style>
  <w:style w:type="paragraph" w:customStyle="1" w:styleId="BulletList">
    <w:name w:val="Bullet List"/>
    <w:basedOn w:val="af"/>
    <w:link w:val="BulletListChar1"/>
    <w:qFormat/>
    <w:rsid w:val="005304A4"/>
    <w:pPr>
      <w:numPr>
        <w:numId w:val="1"/>
      </w:numPr>
      <w:spacing w:before="0" w:after="0" w:line="276" w:lineRule="auto"/>
      <w:jc w:val="both"/>
    </w:pPr>
    <w:rPr>
      <w:sz w:val="28"/>
      <w:szCs w:val="28"/>
      <w:lang w:bidi="en-US"/>
    </w:rPr>
  </w:style>
  <w:style w:type="character" w:customStyle="1" w:styleId="BulletListChar1">
    <w:name w:val="Bullet List Char1"/>
    <w:link w:val="BulletList"/>
    <w:rsid w:val="005304A4"/>
    <w:rPr>
      <w:sz w:val="28"/>
      <w:szCs w:val="28"/>
      <w:lang w:bidi="en-US"/>
    </w:rPr>
  </w:style>
  <w:style w:type="paragraph" w:customStyle="1" w:styleId="ListLevel2">
    <w:name w:val="List Level 2"/>
    <w:basedOn w:val="BulletList"/>
    <w:qFormat/>
    <w:rsid w:val="00103DF6"/>
    <w:pPr>
      <w:numPr>
        <w:ilvl w:val="1"/>
      </w:numPr>
    </w:pPr>
  </w:style>
  <w:style w:type="paragraph" w:customStyle="1" w:styleId="ListLevel3">
    <w:name w:val="List Level 3"/>
    <w:basedOn w:val="ListLevel2"/>
    <w:qFormat/>
    <w:rsid w:val="00103DF6"/>
    <w:pPr>
      <w:numPr>
        <w:ilvl w:val="2"/>
      </w:numPr>
      <w:tabs>
        <w:tab w:val="num" w:pos="643"/>
      </w:tabs>
      <w:ind w:left="2127" w:hanging="284"/>
    </w:pPr>
  </w:style>
  <w:style w:type="character" w:styleId="afff3">
    <w:name w:val="annotation reference"/>
    <w:rsid w:val="006E63C7"/>
    <w:rPr>
      <w:sz w:val="16"/>
      <w:szCs w:val="16"/>
    </w:rPr>
  </w:style>
  <w:style w:type="paragraph" w:styleId="afff4">
    <w:name w:val="Balloon Text"/>
    <w:basedOn w:val="af"/>
    <w:link w:val="afff5"/>
    <w:rsid w:val="006E63C7"/>
    <w:rPr>
      <w:rFonts w:ascii="Tahoma" w:hAnsi="Tahoma" w:cs="Tahoma"/>
      <w:sz w:val="16"/>
      <w:szCs w:val="16"/>
    </w:rPr>
  </w:style>
  <w:style w:type="paragraph" w:customStyle="1" w:styleId="OTRTITULnew">
    <w:name w:val="OTR_TITUL_new"/>
    <w:basedOn w:val="af"/>
    <w:semiHidden/>
    <w:rsid w:val="00051F36"/>
    <w:pPr>
      <w:spacing w:before="0" w:after="0" w:line="360" w:lineRule="auto"/>
      <w:jc w:val="center"/>
    </w:pPr>
    <w:rPr>
      <w:sz w:val="28"/>
      <w:szCs w:val="28"/>
    </w:rPr>
  </w:style>
  <w:style w:type="paragraph" w:customStyle="1" w:styleId="OTRTITULNAME">
    <w:name w:val="OTR_TITUL_NAME"/>
    <w:basedOn w:val="af"/>
    <w:semiHidden/>
    <w:rsid w:val="00051F36"/>
    <w:pPr>
      <w:spacing w:before="400" w:after="200"/>
      <w:contextualSpacing/>
      <w:jc w:val="center"/>
    </w:pPr>
    <w:rPr>
      <w:b/>
      <w:sz w:val="32"/>
      <w:szCs w:val="28"/>
    </w:rPr>
  </w:style>
  <w:style w:type="paragraph" w:customStyle="1" w:styleId="OTRTitulnamedoc">
    <w:name w:val="OTR_Titul_name_doc"/>
    <w:basedOn w:val="af"/>
    <w:semiHidden/>
    <w:rsid w:val="00051F36"/>
    <w:pPr>
      <w:spacing w:before="200" w:after="400"/>
      <w:contextualSpacing/>
      <w:jc w:val="center"/>
    </w:pPr>
    <w:rPr>
      <w:b/>
      <w:sz w:val="32"/>
      <w:szCs w:val="28"/>
    </w:rPr>
  </w:style>
  <w:style w:type="character" w:customStyle="1" w:styleId="af7">
    <w:name w:val="Нижний колонтитул Знак"/>
    <w:link w:val="af6"/>
    <w:uiPriority w:val="99"/>
    <w:rsid w:val="00562A57"/>
    <w:rPr>
      <w:rFonts w:ascii="MS Sans Serif" w:hAnsi="MS Sans Serif"/>
    </w:rPr>
  </w:style>
  <w:style w:type="paragraph" w:styleId="afff6">
    <w:name w:val="caption"/>
    <w:aliases w:val="Рисунок название стить,Название объекта Знак,Название объекта Знак1 Знак,Название объекта Знак Знак Знак,Name_object Знак Знак Знак,Наименование объекта Знак Знак Знак,Name_object Знак1 Знак,Наименование объекта Знак1 Знак"/>
    <w:basedOn w:val="af"/>
    <w:next w:val="af"/>
    <w:link w:val="17"/>
    <w:unhideWhenUsed/>
    <w:qFormat/>
    <w:rsid w:val="00180083"/>
    <w:pPr>
      <w:jc w:val="center"/>
    </w:pPr>
    <w:rPr>
      <w:b/>
      <w:bCs/>
      <w:szCs w:val="24"/>
    </w:rPr>
  </w:style>
  <w:style w:type="paragraph" w:customStyle="1" w:styleId="XML">
    <w:name w:val="XML"/>
    <w:basedOn w:val="af"/>
    <w:link w:val="XML0"/>
    <w:qFormat/>
    <w:rsid w:val="00DF4E55"/>
    <w:pPr>
      <w:autoSpaceDE w:val="0"/>
      <w:autoSpaceDN w:val="0"/>
      <w:adjustRightInd w:val="0"/>
      <w:spacing w:before="0" w:after="0"/>
    </w:pPr>
    <w:rPr>
      <w:noProof/>
      <w:color w:val="008080"/>
      <w:sz w:val="18"/>
      <w:szCs w:val="18"/>
      <w:lang w:val="en-US"/>
    </w:rPr>
  </w:style>
  <w:style w:type="paragraph" w:styleId="afff7">
    <w:name w:val="Revision"/>
    <w:hidden/>
    <w:uiPriority w:val="99"/>
    <w:semiHidden/>
    <w:rsid w:val="001C4FD6"/>
    <w:rPr>
      <w:sz w:val="24"/>
    </w:rPr>
  </w:style>
  <w:style w:type="character" w:customStyle="1" w:styleId="XML0">
    <w:name w:val="XML Знак"/>
    <w:link w:val="XML"/>
    <w:rsid w:val="00DF4E55"/>
    <w:rPr>
      <w:noProof/>
      <w:color w:val="008080"/>
      <w:sz w:val="18"/>
      <w:szCs w:val="18"/>
      <w:lang w:val="en-US"/>
    </w:rPr>
  </w:style>
  <w:style w:type="character" w:styleId="afff8">
    <w:name w:val="FollowedHyperlink"/>
    <w:rsid w:val="00716E01"/>
    <w:rPr>
      <w:color w:val="800080"/>
      <w:u w:val="single"/>
    </w:rPr>
  </w:style>
  <w:style w:type="paragraph" w:styleId="afff9">
    <w:name w:val="TOC Heading"/>
    <w:basedOn w:val="1"/>
    <w:next w:val="af"/>
    <w:uiPriority w:val="39"/>
    <w:semiHidden/>
    <w:unhideWhenUsed/>
    <w:qFormat/>
    <w:rsid w:val="00B906C3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bCs/>
      <w:caps w:val="0"/>
      <w:color w:val="365F91"/>
      <w:kern w:val="0"/>
      <w:szCs w:val="28"/>
    </w:rPr>
  </w:style>
  <w:style w:type="paragraph" w:customStyle="1" w:styleId="right">
    <w:name w:val="right"/>
    <w:basedOn w:val="af"/>
    <w:rsid w:val="005C25E1"/>
    <w:pPr>
      <w:pBdr>
        <w:right w:val="single" w:sz="8" w:space="0" w:color="000000"/>
      </w:pBdr>
      <w:spacing w:beforeAutospacing="1" w:afterAutospacing="1"/>
    </w:pPr>
    <w:rPr>
      <w:szCs w:val="24"/>
    </w:rPr>
  </w:style>
  <w:style w:type="paragraph" w:customStyle="1" w:styleId="bottom">
    <w:name w:val="bottom"/>
    <w:basedOn w:val="af"/>
    <w:rsid w:val="005C25E1"/>
    <w:pPr>
      <w:pBdr>
        <w:bottom w:val="single" w:sz="8" w:space="0" w:color="000000"/>
      </w:pBdr>
      <w:spacing w:beforeAutospacing="1" w:afterAutospacing="1"/>
    </w:pPr>
    <w:rPr>
      <w:szCs w:val="24"/>
    </w:rPr>
  </w:style>
  <w:style w:type="table" w:styleId="afffa">
    <w:name w:val="Table Grid"/>
    <w:basedOn w:val="af1"/>
    <w:uiPriority w:val="59"/>
    <w:rsid w:val="005C25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1">
    <w:name w:val="Заголовок 2 Знак"/>
    <w:aliases w:val="contract Знак,H2 Знак,h2 Знак,2 Знак,Numbered text 3 Знак,heading 2 Знак,Подраздел Знак,21 Знак,22 Знак,211 Знак,h:2 Знак,h:2app Знак,T2 Знак,TF-Overskrit 2 Знак,Title2 Знак,ITT t2 Знак,PA Major Section Знак,TE Heading 2 Знак,R2 Знак"/>
    <w:link w:val="20"/>
    <w:rsid w:val="00B155C1"/>
    <w:rPr>
      <w:b/>
      <w:kern w:val="28"/>
      <w:sz w:val="28"/>
    </w:rPr>
  </w:style>
  <w:style w:type="numbering" w:customStyle="1" w:styleId="18">
    <w:name w:val="Нет списка1"/>
    <w:next w:val="af2"/>
    <w:uiPriority w:val="99"/>
    <w:semiHidden/>
    <w:unhideWhenUsed/>
    <w:rsid w:val="004100F5"/>
  </w:style>
  <w:style w:type="numbering" w:customStyle="1" w:styleId="29">
    <w:name w:val="Нет списка2"/>
    <w:next w:val="af2"/>
    <w:uiPriority w:val="99"/>
    <w:semiHidden/>
    <w:unhideWhenUsed/>
    <w:rsid w:val="00BF684A"/>
  </w:style>
  <w:style w:type="numbering" w:customStyle="1" w:styleId="39">
    <w:name w:val="Нет списка3"/>
    <w:next w:val="af2"/>
    <w:uiPriority w:val="99"/>
    <w:semiHidden/>
    <w:unhideWhenUsed/>
    <w:rsid w:val="00BF684A"/>
  </w:style>
  <w:style w:type="numbering" w:customStyle="1" w:styleId="45">
    <w:name w:val="Нет списка4"/>
    <w:next w:val="af2"/>
    <w:uiPriority w:val="99"/>
    <w:semiHidden/>
    <w:unhideWhenUsed/>
    <w:rsid w:val="00BF684A"/>
  </w:style>
  <w:style w:type="numbering" w:customStyle="1" w:styleId="55">
    <w:name w:val="Нет списка5"/>
    <w:next w:val="af2"/>
    <w:uiPriority w:val="99"/>
    <w:semiHidden/>
    <w:unhideWhenUsed/>
    <w:rsid w:val="00BF684A"/>
  </w:style>
  <w:style w:type="numbering" w:customStyle="1" w:styleId="63">
    <w:name w:val="Нет списка6"/>
    <w:next w:val="af2"/>
    <w:uiPriority w:val="99"/>
    <w:semiHidden/>
    <w:unhideWhenUsed/>
    <w:rsid w:val="00BF684A"/>
  </w:style>
  <w:style w:type="numbering" w:customStyle="1" w:styleId="73">
    <w:name w:val="Нет списка7"/>
    <w:next w:val="af2"/>
    <w:uiPriority w:val="99"/>
    <w:semiHidden/>
    <w:unhideWhenUsed/>
    <w:rsid w:val="00BF684A"/>
  </w:style>
  <w:style w:type="numbering" w:customStyle="1" w:styleId="83">
    <w:name w:val="Нет списка8"/>
    <w:next w:val="af2"/>
    <w:uiPriority w:val="99"/>
    <w:semiHidden/>
    <w:unhideWhenUsed/>
    <w:rsid w:val="00BF684A"/>
  </w:style>
  <w:style w:type="numbering" w:customStyle="1" w:styleId="93">
    <w:name w:val="Нет списка9"/>
    <w:next w:val="af2"/>
    <w:uiPriority w:val="99"/>
    <w:semiHidden/>
    <w:unhideWhenUsed/>
    <w:rsid w:val="00BF684A"/>
  </w:style>
  <w:style w:type="numbering" w:customStyle="1" w:styleId="100">
    <w:name w:val="Нет списка10"/>
    <w:next w:val="af2"/>
    <w:uiPriority w:val="99"/>
    <w:semiHidden/>
    <w:unhideWhenUsed/>
    <w:rsid w:val="00BF684A"/>
  </w:style>
  <w:style w:type="character" w:customStyle="1" w:styleId="10">
    <w:name w:val="Заголовок 1 Знак"/>
    <w:aliases w:val="H1 Знак,. Знак,Название спецификации Знак,h:1 Знак,h:1app Знак,TF-Overskrift 1 Знак,H11 Знак,R1 Знак,Titre 0 Знак"/>
    <w:link w:val="1"/>
    <w:rsid w:val="00B155C1"/>
    <w:rPr>
      <w:b/>
      <w:caps/>
      <w:kern w:val="28"/>
      <w:sz w:val="28"/>
    </w:rPr>
  </w:style>
  <w:style w:type="character" w:customStyle="1" w:styleId="31">
    <w:name w:val="Заголовок 3 Знак"/>
    <w:aliases w:val="o Знак,H3 Знак,3 Знак,h:3 Знак,h Знак,31 Знак,ITT t3 Знак,PA Minor Section Знак,TE Heading Знак,Title3 Знак,list Знак,l3 Знак,Level 3 Head Знак,heading 3 Знак,h3 Знак,H31 Знак,H32 Знак,H33 Знак,H34 Знак,H35 Знак,título 3 Знак,1. Знак"/>
    <w:link w:val="30"/>
    <w:rsid w:val="00BF78D5"/>
    <w:rPr>
      <w:b/>
      <w:kern w:val="28"/>
      <w:sz w:val="28"/>
    </w:rPr>
  </w:style>
  <w:style w:type="character" w:customStyle="1" w:styleId="42">
    <w:name w:val="Заголовок 4 Знак"/>
    <w:aliases w:val="H4 Знак,Заголовок 4 (Приложение) Знак"/>
    <w:link w:val="41"/>
    <w:rsid w:val="00F2745E"/>
    <w:rPr>
      <w:b/>
      <w:kern w:val="28"/>
      <w:sz w:val="28"/>
    </w:rPr>
  </w:style>
  <w:style w:type="character" w:customStyle="1" w:styleId="52">
    <w:name w:val="Заголовок 5 Знак"/>
    <w:link w:val="51"/>
    <w:rsid w:val="007B70F4"/>
    <w:rPr>
      <w:b/>
      <w:kern w:val="28"/>
      <w:sz w:val="28"/>
    </w:rPr>
  </w:style>
  <w:style w:type="character" w:customStyle="1" w:styleId="60">
    <w:name w:val="Заголовок 6 Знак"/>
    <w:link w:val="6"/>
    <w:rsid w:val="00597BF6"/>
    <w:rPr>
      <w:rFonts w:ascii="MS Sans Serif" w:hAnsi="MS Sans Serif"/>
      <w:sz w:val="24"/>
    </w:rPr>
  </w:style>
  <w:style w:type="character" w:customStyle="1" w:styleId="70">
    <w:name w:val="Заголовок 7 Знак"/>
    <w:link w:val="7"/>
    <w:rsid w:val="00597BF6"/>
    <w:rPr>
      <w:b/>
      <w:sz w:val="22"/>
    </w:rPr>
  </w:style>
  <w:style w:type="character" w:customStyle="1" w:styleId="80">
    <w:name w:val="Заголовок 8 Знак"/>
    <w:link w:val="8"/>
    <w:rsid w:val="00597BF6"/>
    <w:rPr>
      <w:sz w:val="24"/>
    </w:rPr>
  </w:style>
  <w:style w:type="character" w:customStyle="1" w:styleId="90">
    <w:name w:val="Заголовок 9 Знак"/>
    <w:link w:val="9"/>
    <w:rsid w:val="00597BF6"/>
    <w:rPr>
      <w:rFonts w:ascii="MS Sans Serif" w:hAnsi="MS Sans Serif"/>
      <w:sz w:val="24"/>
    </w:rPr>
  </w:style>
  <w:style w:type="character" w:customStyle="1" w:styleId="af5">
    <w:name w:val="Верхний колонтитул Знак"/>
    <w:link w:val="af4"/>
    <w:uiPriority w:val="99"/>
    <w:rsid w:val="00597BF6"/>
    <w:rPr>
      <w:rFonts w:ascii="MS Sans Serif" w:hAnsi="MS Sans Serif"/>
    </w:rPr>
  </w:style>
  <w:style w:type="character" w:customStyle="1" w:styleId="afa">
    <w:name w:val="Текст Знак"/>
    <w:link w:val="af9"/>
    <w:rsid w:val="00597BF6"/>
    <w:rPr>
      <w:rFonts w:ascii="Courier New" w:hAnsi="Courier New"/>
    </w:rPr>
  </w:style>
  <w:style w:type="character" w:customStyle="1" w:styleId="24">
    <w:name w:val="Основной текст с отступом 2 Знак"/>
    <w:link w:val="23"/>
    <w:rsid w:val="00597BF6"/>
    <w:rPr>
      <w:sz w:val="24"/>
    </w:rPr>
  </w:style>
  <w:style w:type="character" w:customStyle="1" w:styleId="34">
    <w:name w:val="Основной текст с отступом 3 Знак"/>
    <w:link w:val="33"/>
    <w:rsid w:val="00597BF6"/>
    <w:rPr>
      <w:sz w:val="24"/>
    </w:rPr>
  </w:style>
  <w:style w:type="character" w:customStyle="1" w:styleId="afc">
    <w:name w:val="Основной текст Знак"/>
    <w:link w:val="afb"/>
    <w:rsid w:val="00597BF6"/>
  </w:style>
  <w:style w:type="character" w:customStyle="1" w:styleId="afe">
    <w:name w:val="Основной текст с отступом Знак"/>
    <w:link w:val="afd"/>
    <w:rsid w:val="00597BF6"/>
    <w:rPr>
      <w:sz w:val="24"/>
    </w:rPr>
  </w:style>
  <w:style w:type="character" w:customStyle="1" w:styleId="aff2">
    <w:name w:val="Название Знак"/>
    <w:link w:val="aff1"/>
    <w:rsid w:val="00597BF6"/>
    <w:rPr>
      <w:rFonts w:ascii="Arial" w:hAnsi="Arial"/>
      <w:b/>
      <w:kern w:val="28"/>
      <w:sz w:val="32"/>
    </w:rPr>
  </w:style>
  <w:style w:type="character" w:customStyle="1" w:styleId="aff4">
    <w:name w:val="Подзаголовок Знак"/>
    <w:link w:val="aff3"/>
    <w:rsid w:val="00597BF6"/>
    <w:rPr>
      <w:rFonts w:ascii="Arial" w:hAnsi="Arial"/>
      <w:sz w:val="24"/>
    </w:rPr>
  </w:style>
  <w:style w:type="character" w:customStyle="1" w:styleId="aff6">
    <w:name w:val="Схема документа Знак"/>
    <w:link w:val="aff5"/>
    <w:semiHidden/>
    <w:rsid w:val="00597BF6"/>
    <w:rPr>
      <w:rFonts w:ascii="Tahoma" w:hAnsi="Tahoma"/>
      <w:shd w:val="clear" w:color="auto" w:fill="000080"/>
    </w:rPr>
  </w:style>
  <w:style w:type="character" w:customStyle="1" w:styleId="38">
    <w:name w:val="Основной текст 3 Знак"/>
    <w:link w:val="37"/>
    <w:rsid w:val="00597BF6"/>
    <w:rPr>
      <w:sz w:val="24"/>
    </w:rPr>
  </w:style>
  <w:style w:type="character" w:customStyle="1" w:styleId="afff5">
    <w:name w:val="Текст выноски Знак"/>
    <w:link w:val="afff4"/>
    <w:rsid w:val="00597BF6"/>
    <w:rPr>
      <w:rFonts w:ascii="Tahoma" w:hAnsi="Tahoma" w:cs="Tahoma"/>
      <w:sz w:val="16"/>
      <w:szCs w:val="16"/>
    </w:rPr>
  </w:style>
  <w:style w:type="numbering" w:customStyle="1" w:styleId="110">
    <w:name w:val="Нет списка11"/>
    <w:next w:val="af2"/>
    <w:uiPriority w:val="99"/>
    <w:semiHidden/>
    <w:unhideWhenUsed/>
    <w:rsid w:val="0092552F"/>
  </w:style>
  <w:style w:type="numbering" w:customStyle="1" w:styleId="120">
    <w:name w:val="Нет списка12"/>
    <w:next w:val="af2"/>
    <w:uiPriority w:val="99"/>
    <w:semiHidden/>
    <w:unhideWhenUsed/>
    <w:rsid w:val="00FB1B0E"/>
  </w:style>
  <w:style w:type="numbering" w:customStyle="1" w:styleId="130">
    <w:name w:val="Нет списка13"/>
    <w:next w:val="af2"/>
    <w:uiPriority w:val="99"/>
    <w:semiHidden/>
    <w:unhideWhenUsed/>
    <w:rsid w:val="00461D1C"/>
  </w:style>
  <w:style w:type="numbering" w:customStyle="1" w:styleId="140">
    <w:name w:val="Нет списка14"/>
    <w:next w:val="af2"/>
    <w:uiPriority w:val="99"/>
    <w:semiHidden/>
    <w:unhideWhenUsed/>
    <w:rsid w:val="00664155"/>
  </w:style>
  <w:style w:type="numbering" w:customStyle="1" w:styleId="150">
    <w:name w:val="Нет списка15"/>
    <w:next w:val="af2"/>
    <w:uiPriority w:val="99"/>
    <w:semiHidden/>
    <w:unhideWhenUsed/>
    <w:rsid w:val="000542FA"/>
  </w:style>
  <w:style w:type="numbering" w:customStyle="1" w:styleId="160">
    <w:name w:val="Нет списка16"/>
    <w:next w:val="af2"/>
    <w:uiPriority w:val="99"/>
    <w:semiHidden/>
    <w:unhideWhenUsed/>
    <w:rsid w:val="00D40DE5"/>
  </w:style>
  <w:style w:type="numbering" w:customStyle="1" w:styleId="170">
    <w:name w:val="Нет списка17"/>
    <w:next w:val="af2"/>
    <w:uiPriority w:val="99"/>
    <w:semiHidden/>
    <w:unhideWhenUsed/>
    <w:rsid w:val="00B674C0"/>
  </w:style>
  <w:style w:type="paragraph" w:customStyle="1" w:styleId="1400">
    <w:name w:val="Стиль 14 пт полужирный все прописные По центру Перед:  0 пт По..."/>
    <w:basedOn w:val="af"/>
    <w:rsid w:val="00B155C1"/>
    <w:pPr>
      <w:pageBreakBefore/>
      <w:spacing w:before="0" w:after="0"/>
      <w:jc w:val="center"/>
    </w:pPr>
    <w:rPr>
      <w:b/>
      <w:bCs/>
      <w:caps/>
      <w:sz w:val="28"/>
    </w:rPr>
  </w:style>
  <w:style w:type="paragraph" w:styleId="afffb">
    <w:name w:val="List Paragraph"/>
    <w:basedOn w:val="af"/>
    <w:link w:val="afffc"/>
    <w:uiPriority w:val="34"/>
    <w:qFormat/>
    <w:rsid w:val="00202B2E"/>
    <w:pPr>
      <w:spacing w:before="0" w:after="200"/>
      <w:ind w:left="720"/>
      <w:contextualSpacing/>
      <w:jc w:val="both"/>
    </w:pPr>
    <w:rPr>
      <w:rFonts w:eastAsia="Calibri"/>
      <w:sz w:val="28"/>
      <w:szCs w:val="22"/>
      <w:lang w:eastAsia="en-US"/>
    </w:rPr>
  </w:style>
  <w:style w:type="paragraph" w:styleId="HTML">
    <w:name w:val="HTML Preformatted"/>
    <w:basedOn w:val="af"/>
    <w:link w:val="HTML0"/>
    <w:uiPriority w:val="99"/>
    <w:unhideWhenUsed/>
    <w:rsid w:val="000E19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link w:val="HTML"/>
    <w:uiPriority w:val="99"/>
    <w:rsid w:val="000E19C7"/>
    <w:rPr>
      <w:rFonts w:ascii="Courier New" w:hAnsi="Courier New" w:cs="Courier New"/>
    </w:rPr>
  </w:style>
  <w:style w:type="paragraph" w:customStyle="1" w:styleId="Picture">
    <w:name w:val="Picture"/>
    <w:basedOn w:val="afb"/>
    <w:next w:val="afb"/>
    <w:rsid w:val="00062923"/>
    <w:pPr>
      <w:numPr>
        <w:numId w:val="9"/>
      </w:numPr>
      <w:tabs>
        <w:tab w:val="clear" w:pos="360"/>
      </w:tabs>
      <w:spacing w:before="360" w:line="360" w:lineRule="auto"/>
      <w:ind w:left="0" w:firstLine="0"/>
    </w:pPr>
    <w:rPr>
      <w:sz w:val="28"/>
      <w:lang w:eastAsia="en-US"/>
    </w:rPr>
  </w:style>
  <w:style w:type="character" w:customStyle="1" w:styleId="ms-sitemapdirectional">
    <w:name w:val="ms-sitemapdirectional"/>
    <w:rsid w:val="00F77141"/>
  </w:style>
  <w:style w:type="paragraph" w:customStyle="1" w:styleId="OTRTableNum">
    <w:name w:val="OTR_Table_Num"/>
    <w:basedOn w:val="OTRDefault"/>
    <w:semiHidden/>
    <w:rsid w:val="002060A7"/>
    <w:pPr>
      <w:numPr>
        <w:numId w:val="22"/>
      </w:numPr>
      <w:tabs>
        <w:tab w:val="clear" w:pos="0"/>
      </w:tabs>
      <w:spacing w:before="60" w:after="60"/>
      <w:ind w:left="720" w:hanging="360"/>
      <w:jc w:val="left"/>
    </w:pPr>
  </w:style>
  <w:style w:type="paragraph" w:customStyle="1" w:styleId="OTRTitleFoot">
    <w:name w:val="OTR_Title_Foot"/>
    <w:basedOn w:val="OTRHeaderRight"/>
    <w:semiHidden/>
    <w:rsid w:val="002060A7"/>
    <w:pPr>
      <w:ind w:left="21"/>
      <w:jc w:val="center"/>
    </w:pPr>
  </w:style>
  <w:style w:type="paragraph" w:customStyle="1" w:styleId="afffd">
    <w:name w:val="Основной"/>
    <w:basedOn w:val="af"/>
    <w:semiHidden/>
    <w:rsid w:val="002060A7"/>
    <w:pPr>
      <w:spacing w:before="0" w:after="0"/>
      <w:ind w:firstLine="567"/>
      <w:jc w:val="both"/>
    </w:pPr>
  </w:style>
  <w:style w:type="paragraph" w:styleId="2a">
    <w:name w:val="Body Text 2"/>
    <w:basedOn w:val="af"/>
    <w:link w:val="2b"/>
    <w:rsid w:val="002060A7"/>
    <w:pPr>
      <w:spacing w:before="0" w:after="120" w:line="480" w:lineRule="auto"/>
      <w:jc w:val="both"/>
    </w:pPr>
  </w:style>
  <w:style w:type="character" w:customStyle="1" w:styleId="2b">
    <w:name w:val="Основной текст 2 Знак"/>
    <w:link w:val="2a"/>
    <w:rsid w:val="002060A7"/>
    <w:rPr>
      <w:sz w:val="24"/>
    </w:rPr>
  </w:style>
  <w:style w:type="character" w:customStyle="1" w:styleId="OTRSymBoldItalic">
    <w:name w:val="OTR_Sym_Bold_Italic"/>
    <w:rsid w:val="002060A7"/>
    <w:rPr>
      <w:b/>
      <w:i/>
    </w:rPr>
  </w:style>
  <w:style w:type="character" w:styleId="afffe">
    <w:name w:val="Emphasis"/>
    <w:qFormat/>
    <w:rsid w:val="002060A7"/>
    <w:rPr>
      <w:i/>
      <w:iCs/>
    </w:rPr>
  </w:style>
  <w:style w:type="paragraph" w:styleId="a">
    <w:name w:val="List Number"/>
    <w:basedOn w:val="af"/>
    <w:rsid w:val="002060A7"/>
    <w:pPr>
      <w:numPr>
        <w:numId w:val="10"/>
      </w:numPr>
      <w:spacing w:before="0" w:after="0"/>
      <w:jc w:val="both"/>
    </w:pPr>
  </w:style>
  <w:style w:type="paragraph" w:styleId="2">
    <w:name w:val="List Number 2"/>
    <w:basedOn w:val="af"/>
    <w:rsid w:val="002060A7"/>
    <w:pPr>
      <w:numPr>
        <w:numId w:val="18"/>
      </w:numPr>
      <w:spacing w:before="0" w:after="0"/>
      <w:jc w:val="both"/>
    </w:pPr>
  </w:style>
  <w:style w:type="paragraph" w:customStyle="1" w:styleId="OTRControlPgCenter">
    <w:name w:val="OTR_Control_PgCenter"/>
    <w:basedOn w:val="OTRControlPage"/>
    <w:semiHidden/>
    <w:rsid w:val="002060A7"/>
    <w:pPr>
      <w:jc w:val="center"/>
    </w:pPr>
  </w:style>
  <w:style w:type="paragraph" w:customStyle="1" w:styleId="OTRNormalRight">
    <w:name w:val="OTR_Normal_Right"/>
    <w:basedOn w:val="OTRDefault"/>
    <w:semiHidden/>
    <w:rsid w:val="002060A7"/>
    <w:pPr>
      <w:jc w:val="right"/>
    </w:pPr>
  </w:style>
  <w:style w:type="paragraph" w:customStyle="1" w:styleId="OTRHeaderCenter">
    <w:name w:val="OTR_Header_Center"/>
    <w:basedOn w:val="OTRHeader"/>
    <w:semiHidden/>
    <w:rsid w:val="002060A7"/>
    <w:pPr>
      <w:jc w:val="center"/>
    </w:pPr>
  </w:style>
  <w:style w:type="paragraph" w:customStyle="1" w:styleId="OTRDefault">
    <w:name w:val="OTR_Default"/>
    <w:link w:val="OTRDefault0"/>
    <w:semiHidden/>
    <w:rsid w:val="002060A7"/>
    <w:pPr>
      <w:jc w:val="both"/>
    </w:pPr>
    <w:rPr>
      <w:sz w:val="24"/>
    </w:rPr>
  </w:style>
  <w:style w:type="paragraph" w:customStyle="1" w:styleId="a8">
    <w:name w:val="Список маркированный"/>
    <w:basedOn w:val="af"/>
    <w:semiHidden/>
    <w:rsid w:val="002060A7"/>
    <w:pPr>
      <w:numPr>
        <w:numId w:val="19"/>
      </w:numPr>
      <w:tabs>
        <w:tab w:val="left" w:pos="1080"/>
      </w:tabs>
      <w:spacing w:before="0" w:after="0"/>
      <w:jc w:val="both"/>
    </w:pPr>
  </w:style>
  <w:style w:type="paragraph" w:customStyle="1" w:styleId="OTRNormalMark2">
    <w:name w:val="OTR_Normal_Mark_2"/>
    <w:basedOn w:val="OTRDefault"/>
    <w:rsid w:val="002060A7"/>
    <w:pPr>
      <w:spacing w:after="120"/>
      <w:ind w:left="1418"/>
    </w:pPr>
  </w:style>
  <w:style w:type="paragraph" w:customStyle="1" w:styleId="OTRNormalMark3">
    <w:name w:val="OTR_Normal_Mark_3"/>
    <w:basedOn w:val="OTRDefault"/>
    <w:rsid w:val="002060A7"/>
    <w:pPr>
      <w:ind w:left="1701"/>
    </w:pPr>
  </w:style>
  <w:style w:type="paragraph" w:customStyle="1" w:styleId="OTRListNum">
    <w:name w:val="OTR_List_Num"/>
    <w:basedOn w:val="OTRDefault"/>
    <w:link w:val="OTRListNum0"/>
    <w:semiHidden/>
    <w:rsid w:val="002060A7"/>
    <w:pPr>
      <w:numPr>
        <w:numId w:val="20"/>
      </w:numPr>
      <w:spacing w:before="60" w:after="60"/>
    </w:pPr>
  </w:style>
  <w:style w:type="character" w:customStyle="1" w:styleId="my">
    <w:name w:val="my жирный"/>
    <w:semiHidden/>
    <w:locked/>
    <w:rsid w:val="002060A7"/>
    <w:rPr>
      <w:b/>
    </w:rPr>
  </w:style>
  <w:style w:type="paragraph" w:customStyle="1" w:styleId="OTRNormalNum2">
    <w:name w:val="OTR_Normal_Num_2"/>
    <w:basedOn w:val="OTRDefault"/>
    <w:rsid w:val="002060A7"/>
    <w:pPr>
      <w:spacing w:after="120"/>
      <w:ind w:left="1418"/>
    </w:pPr>
  </w:style>
  <w:style w:type="paragraph" w:customStyle="1" w:styleId="OTRNormalNum3">
    <w:name w:val="OTR_Normal_Num_3"/>
    <w:basedOn w:val="OTRDefault"/>
    <w:rsid w:val="002060A7"/>
    <w:pPr>
      <w:spacing w:after="120"/>
      <w:ind w:left="1985"/>
    </w:pPr>
  </w:style>
  <w:style w:type="paragraph" w:customStyle="1" w:styleId="affff">
    <w:name w:val="Надпись"/>
    <w:semiHidden/>
    <w:rsid w:val="002060A7"/>
    <w:rPr>
      <w:noProof/>
      <w:sz w:val="16"/>
    </w:rPr>
  </w:style>
  <w:style w:type="paragraph" w:customStyle="1" w:styleId="OTRHeaderRight">
    <w:name w:val="OTR_Header_Right"/>
    <w:basedOn w:val="af"/>
    <w:semiHidden/>
    <w:rsid w:val="002060A7"/>
    <w:pPr>
      <w:spacing w:before="0" w:after="0"/>
      <w:jc w:val="both"/>
    </w:pPr>
    <w:rPr>
      <w:rFonts w:ascii="Arial" w:hAnsi="Arial"/>
      <w:b/>
      <w:sz w:val="20"/>
    </w:rPr>
  </w:style>
  <w:style w:type="paragraph" w:styleId="HTML1">
    <w:name w:val="HTML Address"/>
    <w:basedOn w:val="af"/>
    <w:link w:val="HTML2"/>
    <w:rsid w:val="002060A7"/>
    <w:pPr>
      <w:spacing w:before="0" w:after="0"/>
      <w:jc w:val="both"/>
    </w:pPr>
    <w:rPr>
      <w:i/>
      <w:iCs/>
    </w:rPr>
  </w:style>
  <w:style w:type="character" w:customStyle="1" w:styleId="HTML2">
    <w:name w:val="Адрес HTML Знак"/>
    <w:link w:val="HTML1"/>
    <w:rsid w:val="002060A7"/>
    <w:rPr>
      <w:i/>
      <w:iCs/>
      <w:sz w:val="24"/>
    </w:rPr>
  </w:style>
  <w:style w:type="paragraph" w:customStyle="1" w:styleId="OTRTableHead">
    <w:name w:val="OTR_Table_Head"/>
    <w:basedOn w:val="OTRDefault"/>
    <w:rsid w:val="002060A7"/>
    <w:pPr>
      <w:keepNext/>
      <w:spacing w:before="60" w:after="60"/>
      <w:jc w:val="center"/>
    </w:pPr>
    <w:rPr>
      <w:b/>
    </w:rPr>
  </w:style>
  <w:style w:type="paragraph" w:customStyle="1" w:styleId="OTRListMark">
    <w:name w:val="OTR_List_Mark"/>
    <w:basedOn w:val="OTRDefault"/>
    <w:link w:val="OTRListMark0"/>
    <w:rsid w:val="002060A7"/>
    <w:pPr>
      <w:numPr>
        <w:numId w:val="28"/>
      </w:numPr>
      <w:spacing w:before="60" w:after="60"/>
    </w:pPr>
  </w:style>
  <w:style w:type="paragraph" w:customStyle="1" w:styleId="OTRNameFigure">
    <w:name w:val="OTR_Name_Figure"/>
    <w:basedOn w:val="OTRDefault"/>
    <w:rsid w:val="002060A7"/>
    <w:pPr>
      <w:numPr>
        <w:numId w:val="24"/>
      </w:numPr>
      <w:tabs>
        <w:tab w:val="clear" w:pos="720"/>
        <w:tab w:val="num" w:pos="360"/>
      </w:tabs>
      <w:spacing w:before="120" w:after="120"/>
      <w:ind w:left="714" w:hanging="357"/>
      <w:jc w:val="center"/>
    </w:pPr>
    <w:rPr>
      <w:b/>
    </w:rPr>
  </w:style>
  <w:style w:type="paragraph" w:customStyle="1" w:styleId="OTRNormal">
    <w:name w:val="OTR_Normal"/>
    <w:basedOn w:val="OTRDefault"/>
    <w:link w:val="OTRNormal0"/>
    <w:rsid w:val="002060A7"/>
    <w:pPr>
      <w:spacing w:before="60" w:after="120"/>
      <w:ind w:firstLine="567"/>
    </w:pPr>
  </w:style>
  <w:style w:type="paragraph" w:customStyle="1" w:styleId="OTRControlPage">
    <w:name w:val="OTR_Control_Page"/>
    <w:basedOn w:val="OTRDefault"/>
    <w:semiHidden/>
    <w:rsid w:val="002060A7"/>
    <w:pPr>
      <w:spacing w:line="360" w:lineRule="auto"/>
    </w:pPr>
  </w:style>
  <w:style w:type="paragraph" w:customStyle="1" w:styleId="OTRHeadingApp">
    <w:name w:val="OTR_Heading_App"/>
    <w:basedOn w:val="1"/>
    <w:next w:val="OTRNormal"/>
    <w:rsid w:val="002060A7"/>
    <w:pPr>
      <w:numPr>
        <w:numId w:val="23"/>
      </w:numPr>
      <w:spacing w:after="120"/>
      <w:jc w:val="both"/>
    </w:pPr>
    <w:rPr>
      <w:caps w:val="0"/>
      <w:kern w:val="0"/>
      <w:sz w:val="32"/>
      <w:szCs w:val="32"/>
    </w:rPr>
  </w:style>
  <w:style w:type="paragraph" w:customStyle="1" w:styleId="OTRNormalList">
    <w:name w:val="OTR_Normal_List"/>
    <w:basedOn w:val="OTRNormal"/>
    <w:semiHidden/>
    <w:rsid w:val="002060A7"/>
    <w:pPr>
      <w:keepNext/>
      <w:spacing w:before="120" w:after="60"/>
    </w:pPr>
  </w:style>
  <w:style w:type="paragraph" w:customStyle="1" w:styleId="OTRNormalMark1">
    <w:name w:val="OTR_Normal_Mark_1"/>
    <w:basedOn w:val="OTRDefault"/>
    <w:rsid w:val="002060A7"/>
    <w:pPr>
      <w:spacing w:after="120"/>
      <w:ind w:left="1134"/>
    </w:pPr>
  </w:style>
  <w:style w:type="paragraph" w:customStyle="1" w:styleId="OTRNormalNum1">
    <w:name w:val="OTR_Normal_Num_1"/>
    <w:basedOn w:val="OTRDefault"/>
    <w:rsid w:val="002060A7"/>
    <w:pPr>
      <w:spacing w:after="120"/>
      <w:ind w:left="851"/>
    </w:pPr>
  </w:style>
  <w:style w:type="paragraph" w:customStyle="1" w:styleId="OTRTITUL">
    <w:name w:val="OTR_TITUL"/>
    <w:basedOn w:val="OTRTITULnew"/>
    <w:semiHidden/>
    <w:rsid w:val="002060A7"/>
    <w:pPr>
      <w:spacing w:before="360" w:after="360"/>
    </w:pPr>
    <w:rPr>
      <w:b/>
      <w:caps/>
      <w:sz w:val="32"/>
    </w:rPr>
  </w:style>
  <w:style w:type="paragraph" w:customStyle="1" w:styleId="OTRFigure">
    <w:name w:val="OTR_Figure"/>
    <w:rsid w:val="002060A7"/>
    <w:pPr>
      <w:keepNext/>
      <w:spacing w:before="120" w:after="120"/>
      <w:jc w:val="center"/>
    </w:pPr>
    <w:rPr>
      <w:sz w:val="24"/>
    </w:rPr>
  </w:style>
  <w:style w:type="character" w:customStyle="1" w:styleId="OTRNormal0">
    <w:name w:val="OTR_Normal Знак"/>
    <w:link w:val="OTRNormal"/>
    <w:rsid w:val="002060A7"/>
    <w:rPr>
      <w:sz w:val="24"/>
    </w:rPr>
  </w:style>
  <w:style w:type="paragraph" w:customStyle="1" w:styleId="OTRsign">
    <w:name w:val="OTR_sign"/>
    <w:basedOn w:val="OTRNormal"/>
    <w:semiHidden/>
    <w:rsid w:val="002060A7"/>
    <w:pPr>
      <w:spacing w:before="120"/>
      <w:ind w:firstLine="0"/>
      <w:jc w:val="center"/>
    </w:pPr>
    <w:rPr>
      <w:caps/>
      <w:sz w:val="28"/>
    </w:rPr>
  </w:style>
  <w:style w:type="paragraph" w:customStyle="1" w:styleId="OTRreg">
    <w:name w:val="OTR_reg"/>
    <w:basedOn w:val="OTRNormal"/>
    <w:rsid w:val="002060A7"/>
    <w:pPr>
      <w:pageBreakBefore/>
      <w:ind w:firstLine="0"/>
      <w:jc w:val="center"/>
      <w:outlineLvl w:val="0"/>
    </w:pPr>
    <w:rPr>
      <w:caps/>
      <w:sz w:val="28"/>
    </w:rPr>
  </w:style>
  <w:style w:type="paragraph" w:customStyle="1" w:styleId="OTRFootercenter">
    <w:name w:val="OTR_Footer_center"/>
    <w:basedOn w:val="OTRHeaderCenter"/>
    <w:semiHidden/>
    <w:rsid w:val="002060A7"/>
    <w:pPr>
      <w:spacing w:line="360" w:lineRule="auto"/>
    </w:pPr>
    <w:rPr>
      <w:rFonts w:ascii="Times New Roman" w:hAnsi="Times New Roman"/>
      <w:b w:val="0"/>
      <w:sz w:val="28"/>
    </w:rPr>
  </w:style>
  <w:style w:type="character" w:customStyle="1" w:styleId="OTRDefault0">
    <w:name w:val="OTR_Default Знак"/>
    <w:link w:val="OTRDefault"/>
    <w:semiHidden/>
    <w:rsid w:val="002060A7"/>
    <w:rPr>
      <w:sz w:val="24"/>
    </w:rPr>
  </w:style>
  <w:style w:type="character" w:customStyle="1" w:styleId="OTRListNum0">
    <w:name w:val="OTR_List_Num Знак Знак"/>
    <w:link w:val="OTRListNum"/>
    <w:semiHidden/>
    <w:rsid w:val="002060A7"/>
    <w:rPr>
      <w:sz w:val="24"/>
    </w:rPr>
  </w:style>
  <w:style w:type="paragraph" w:customStyle="1" w:styleId="OTRListlit">
    <w:name w:val="OTR_List_lit"/>
    <w:basedOn w:val="OTRFigure"/>
    <w:rsid w:val="002060A7"/>
    <w:pPr>
      <w:numPr>
        <w:numId w:val="26"/>
      </w:numPr>
      <w:jc w:val="left"/>
    </w:pPr>
  </w:style>
  <w:style w:type="paragraph" w:customStyle="1" w:styleId="OTRTableListMark">
    <w:name w:val="OTR_Table_List_Mark"/>
    <w:basedOn w:val="OTRListMark"/>
    <w:rsid w:val="002060A7"/>
    <w:pPr>
      <w:numPr>
        <w:numId w:val="21"/>
      </w:numPr>
      <w:tabs>
        <w:tab w:val="clear" w:pos="284"/>
      </w:tabs>
      <w:ind w:left="720" w:hanging="360"/>
      <w:jc w:val="left"/>
    </w:pPr>
  </w:style>
  <w:style w:type="paragraph" w:styleId="affff0">
    <w:name w:val="envelope address"/>
    <w:basedOn w:val="af"/>
    <w:rsid w:val="002060A7"/>
    <w:pPr>
      <w:framePr w:w="7920" w:h="1980" w:hRule="exact" w:hSpace="180" w:wrap="auto" w:hAnchor="page" w:xAlign="center" w:yAlign="bottom"/>
      <w:spacing w:before="0" w:after="0"/>
      <w:ind w:left="2880"/>
      <w:jc w:val="both"/>
    </w:pPr>
    <w:rPr>
      <w:rFonts w:ascii="Arial" w:hAnsi="Arial" w:cs="Arial"/>
    </w:rPr>
  </w:style>
  <w:style w:type="character" w:styleId="HTML3">
    <w:name w:val="HTML Acronym"/>
    <w:rsid w:val="002060A7"/>
  </w:style>
  <w:style w:type="table" w:styleId="-1">
    <w:name w:val="Table Web 1"/>
    <w:basedOn w:val="af1"/>
    <w:rsid w:val="002060A7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Web 2"/>
    <w:basedOn w:val="af1"/>
    <w:rsid w:val="002060A7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Web 3"/>
    <w:basedOn w:val="af1"/>
    <w:rsid w:val="002060A7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1">
    <w:name w:val="Date"/>
    <w:basedOn w:val="af"/>
    <w:next w:val="af"/>
    <w:link w:val="affff2"/>
    <w:rsid w:val="002060A7"/>
    <w:pPr>
      <w:spacing w:before="0" w:after="0"/>
      <w:jc w:val="both"/>
    </w:pPr>
  </w:style>
  <w:style w:type="character" w:customStyle="1" w:styleId="affff2">
    <w:name w:val="Дата Знак"/>
    <w:link w:val="affff1"/>
    <w:rsid w:val="002060A7"/>
    <w:rPr>
      <w:sz w:val="24"/>
    </w:rPr>
  </w:style>
  <w:style w:type="paragraph" w:styleId="affff3">
    <w:name w:val="Note Heading"/>
    <w:basedOn w:val="af"/>
    <w:next w:val="af"/>
    <w:link w:val="affff4"/>
    <w:rsid w:val="002060A7"/>
    <w:pPr>
      <w:spacing w:before="0" w:after="0"/>
      <w:jc w:val="both"/>
    </w:pPr>
  </w:style>
  <w:style w:type="character" w:customStyle="1" w:styleId="affff4">
    <w:name w:val="Заголовок записки Знак"/>
    <w:link w:val="affff3"/>
    <w:rsid w:val="002060A7"/>
    <w:rPr>
      <w:sz w:val="24"/>
    </w:rPr>
  </w:style>
  <w:style w:type="table" w:styleId="affff5">
    <w:name w:val="Table Elegant"/>
    <w:basedOn w:val="af1"/>
    <w:rsid w:val="002060A7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Subtle 1"/>
    <w:basedOn w:val="af1"/>
    <w:rsid w:val="002060A7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Subtle 2"/>
    <w:basedOn w:val="af1"/>
    <w:rsid w:val="002060A7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4">
    <w:name w:val="HTML Keyboard"/>
    <w:rsid w:val="002060A7"/>
    <w:rPr>
      <w:rFonts w:ascii="Courier New" w:hAnsi="Courier New" w:cs="Courier New"/>
      <w:sz w:val="20"/>
      <w:szCs w:val="20"/>
    </w:rPr>
  </w:style>
  <w:style w:type="table" w:styleId="1a">
    <w:name w:val="Table Classic 1"/>
    <w:basedOn w:val="af1"/>
    <w:rsid w:val="002060A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lassic 2"/>
    <w:basedOn w:val="af1"/>
    <w:rsid w:val="002060A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Classic 3"/>
    <w:basedOn w:val="af1"/>
    <w:rsid w:val="002060A7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f1"/>
    <w:rsid w:val="002060A7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5">
    <w:name w:val="HTML Code"/>
    <w:rsid w:val="002060A7"/>
    <w:rPr>
      <w:rFonts w:ascii="Courier New" w:hAnsi="Courier New" w:cs="Courier New"/>
      <w:sz w:val="20"/>
      <w:szCs w:val="20"/>
    </w:rPr>
  </w:style>
  <w:style w:type="paragraph" w:styleId="affff6">
    <w:name w:val="Body Text First Indent"/>
    <w:basedOn w:val="afb"/>
    <w:link w:val="affff7"/>
    <w:rsid w:val="002060A7"/>
    <w:pPr>
      <w:spacing w:after="120"/>
      <w:ind w:firstLine="210"/>
      <w:jc w:val="left"/>
    </w:pPr>
    <w:rPr>
      <w:sz w:val="24"/>
    </w:rPr>
  </w:style>
  <w:style w:type="character" w:customStyle="1" w:styleId="affff7">
    <w:name w:val="Красная строка Знак"/>
    <w:link w:val="affff6"/>
    <w:rsid w:val="002060A7"/>
    <w:rPr>
      <w:sz w:val="24"/>
    </w:rPr>
  </w:style>
  <w:style w:type="paragraph" w:styleId="2e">
    <w:name w:val="Body Text First Indent 2"/>
    <w:basedOn w:val="afd"/>
    <w:link w:val="2f"/>
    <w:rsid w:val="002060A7"/>
    <w:pPr>
      <w:spacing w:after="120"/>
      <w:ind w:left="283" w:firstLine="210"/>
    </w:pPr>
    <w:rPr>
      <w:szCs w:val="24"/>
    </w:rPr>
  </w:style>
  <w:style w:type="character" w:customStyle="1" w:styleId="2f">
    <w:name w:val="Красная строка 2 Знак"/>
    <w:link w:val="2e"/>
    <w:rsid w:val="002060A7"/>
    <w:rPr>
      <w:sz w:val="24"/>
      <w:szCs w:val="24"/>
    </w:rPr>
  </w:style>
  <w:style w:type="paragraph" w:styleId="40">
    <w:name w:val="List Bullet 4"/>
    <w:basedOn w:val="af"/>
    <w:rsid w:val="002060A7"/>
    <w:pPr>
      <w:numPr>
        <w:numId w:val="11"/>
      </w:numPr>
      <w:spacing w:before="0" w:after="0"/>
      <w:jc w:val="both"/>
    </w:pPr>
  </w:style>
  <w:style w:type="paragraph" w:styleId="50">
    <w:name w:val="List Bullet 5"/>
    <w:basedOn w:val="af"/>
    <w:rsid w:val="002060A7"/>
    <w:pPr>
      <w:numPr>
        <w:numId w:val="12"/>
      </w:numPr>
      <w:spacing w:before="0" w:after="0"/>
      <w:jc w:val="both"/>
    </w:pPr>
  </w:style>
  <w:style w:type="character" w:styleId="affff8">
    <w:name w:val="line number"/>
    <w:rsid w:val="002060A7"/>
  </w:style>
  <w:style w:type="paragraph" w:styleId="3">
    <w:name w:val="List Number 3"/>
    <w:basedOn w:val="af"/>
    <w:rsid w:val="002060A7"/>
    <w:pPr>
      <w:numPr>
        <w:numId w:val="13"/>
      </w:numPr>
      <w:spacing w:before="0" w:after="0"/>
      <w:jc w:val="both"/>
    </w:pPr>
  </w:style>
  <w:style w:type="paragraph" w:styleId="4">
    <w:name w:val="List Number 4"/>
    <w:basedOn w:val="af"/>
    <w:rsid w:val="002060A7"/>
    <w:pPr>
      <w:numPr>
        <w:numId w:val="14"/>
      </w:numPr>
      <w:spacing w:before="0" w:after="0"/>
      <w:jc w:val="both"/>
    </w:pPr>
  </w:style>
  <w:style w:type="paragraph" w:styleId="5">
    <w:name w:val="List Number 5"/>
    <w:basedOn w:val="af"/>
    <w:rsid w:val="002060A7"/>
    <w:pPr>
      <w:numPr>
        <w:numId w:val="15"/>
      </w:numPr>
      <w:spacing w:before="0" w:after="0"/>
      <w:jc w:val="both"/>
    </w:pPr>
  </w:style>
  <w:style w:type="character" w:styleId="HTML6">
    <w:name w:val="HTML Sample"/>
    <w:rsid w:val="002060A7"/>
    <w:rPr>
      <w:rFonts w:ascii="Courier New" w:hAnsi="Courier New" w:cs="Courier New"/>
    </w:rPr>
  </w:style>
  <w:style w:type="paragraph" w:styleId="2f0">
    <w:name w:val="envelope return"/>
    <w:basedOn w:val="af"/>
    <w:rsid w:val="002060A7"/>
    <w:pPr>
      <w:spacing w:before="0" w:after="0"/>
      <w:jc w:val="both"/>
    </w:pPr>
    <w:rPr>
      <w:rFonts w:ascii="Arial" w:hAnsi="Arial" w:cs="Arial"/>
      <w:sz w:val="20"/>
    </w:rPr>
  </w:style>
  <w:style w:type="table" w:styleId="1b">
    <w:name w:val="Table 3D effects 1"/>
    <w:basedOn w:val="af1"/>
    <w:rsid w:val="002060A7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3D effects 2"/>
    <w:basedOn w:val="af1"/>
    <w:rsid w:val="002060A7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3D effects 3"/>
    <w:basedOn w:val="af1"/>
    <w:rsid w:val="002060A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9">
    <w:name w:val="Normal (Web)"/>
    <w:basedOn w:val="af"/>
    <w:rsid w:val="002060A7"/>
    <w:pPr>
      <w:spacing w:before="0" w:after="0"/>
      <w:jc w:val="both"/>
    </w:pPr>
  </w:style>
  <w:style w:type="paragraph" w:styleId="affffa">
    <w:name w:val="Normal Indent"/>
    <w:basedOn w:val="af"/>
    <w:rsid w:val="002060A7"/>
    <w:pPr>
      <w:spacing w:before="0" w:after="0"/>
      <w:ind w:left="708"/>
      <w:jc w:val="both"/>
    </w:pPr>
  </w:style>
  <w:style w:type="character" w:styleId="HTML7">
    <w:name w:val="HTML Definition"/>
    <w:rsid w:val="002060A7"/>
    <w:rPr>
      <w:i/>
      <w:iCs/>
    </w:rPr>
  </w:style>
  <w:style w:type="character" w:styleId="HTML8">
    <w:name w:val="HTML Variable"/>
    <w:rsid w:val="002060A7"/>
    <w:rPr>
      <w:i/>
      <w:iCs/>
    </w:rPr>
  </w:style>
  <w:style w:type="character" w:styleId="HTML9">
    <w:name w:val="HTML Typewriter"/>
    <w:rsid w:val="002060A7"/>
    <w:rPr>
      <w:rFonts w:ascii="Courier New" w:hAnsi="Courier New" w:cs="Courier New"/>
      <w:sz w:val="20"/>
      <w:szCs w:val="20"/>
    </w:rPr>
  </w:style>
  <w:style w:type="paragraph" w:customStyle="1" w:styleId="OTRTableListNum">
    <w:name w:val="OTR_Table_List_Num"/>
    <w:basedOn w:val="OTRDefault"/>
    <w:rsid w:val="002060A7"/>
    <w:pPr>
      <w:numPr>
        <w:numId w:val="27"/>
      </w:numPr>
      <w:tabs>
        <w:tab w:val="clear" w:pos="284"/>
        <w:tab w:val="num" w:pos="360"/>
      </w:tabs>
      <w:spacing w:before="60" w:after="60"/>
      <w:ind w:left="0" w:firstLine="0"/>
      <w:jc w:val="left"/>
    </w:pPr>
  </w:style>
  <w:style w:type="paragraph" w:styleId="affffb">
    <w:name w:val="Salutation"/>
    <w:basedOn w:val="af"/>
    <w:next w:val="af"/>
    <w:link w:val="affffc"/>
    <w:rsid w:val="002060A7"/>
    <w:pPr>
      <w:spacing w:before="0" w:after="0"/>
      <w:jc w:val="both"/>
    </w:pPr>
  </w:style>
  <w:style w:type="character" w:customStyle="1" w:styleId="affffc">
    <w:name w:val="Приветствие Знак"/>
    <w:link w:val="affffb"/>
    <w:rsid w:val="002060A7"/>
    <w:rPr>
      <w:sz w:val="24"/>
    </w:rPr>
  </w:style>
  <w:style w:type="paragraph" w:styleId="affffd">
    <w:name w:val="List Continue"/>
    <w:basedOn w:val="af"/>
    <w:rsid w:val="002060A7"/>
    <w:pPr>
      <w:spacing w:before="0" w:after="120"/>
      <w:ind w:left="283"/>
      <w:jc w:val="both"/>
    </w:pPr>
  </w:style>
  <w:style w:type="paragraph" w:styleId="2f2">
    <w:name w:val="List Continue 2"/>
    <w:basedOn w:val="af"/>
    <w:rsid w:val="002060A7"/>
    <w:pPr>
      <w:spacing w:before="0" w:after="120"/>
      <w:ind w:left="566"/>
      <w:jc w:val="both"/>
    </w:pPr>
  </w:style>
  <w:style w:type="paragraph" w:styleId="3c">
    <w:name w:val="List Continue 3"/>
    <w:basedOn w:val="af"/>
    <w:rsid w:val="002060A7"/>
    <w:pPr>
      <w:spacing w:before="0" w:after="120"/>
      <w:ind w:left="849"/>
      <w:jc w:val="both"/>
    </w:pPr>
  </w:style>
  <w:style w:type="paragraph" w:styleId="47">
    <w:name w:val="List Continue 4"/>
    <w:basedOn w:val="af"/>
    <w:rsid w:val="002060A7"/>
    <w:pPr>
      <w:spacing w:before="0" w:after="120"/>
      <w:ind w:left="1132"/>
      <w:jc w:val="both"/>
    </w:pPr>
  </w:style>
  <w:style w:type="paragraph" w:styleId="56">
    <w:name w:val="List Continue 5"/>
    <w:basedOn w:val="af"/>
    <w:rsid w:val="002060A7"/>
    <w:pPr>
      <w:spacing w:before="0" w:after="120"/>
      <w:ind w:left="1415"/>
      <w:jc w:val="both"/>
    </w:pPr>
  </w:style>
  <w:style w:type="table" w:styleId="1c">
    <w:name w:val="Table Simple 1"/>
    <w:basedOn w:val="af1"/>
    <w:rsid w:val="002060A7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Simple 2"/>
    <w:basedOn w:val="af1"/>
    <w:rsid w:val="002060A7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Simple 3"/>
    <w:basedOn w:val="af1"/>
    <w:rsid w:val="002060A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ffe">
    <w:name w:val="Closing"/>
    <w:basedOn w:val="af"/>
    <w:link w:val="afffff"/>
    <w:rsid w:val="002060A7"/>
    <w:pPr>
      <w:spacing w:before="0" w:after="0"/>
      <w:ind w:left="4252"/>
      <w:jc w:val="both"/>
    </w:pPr>
  </w:style>
  <w:style w:type="character" w:customStyle="1" w:styleId="afffff">
    <w:name w:val="Прощание Знак"/>
    <w:link w:val="affffe"/>
    <w:rsid w:val="002060A7"/>
    <w:rPr>
      <w:sz w:val="24"/>
    </w:rPr>
  </w:style>
  <w:style w:type="table" w:styleId="1d">
    <w:name w:val="Table Grid 1"/>
    <w:basedOn w:val="af1"/>
    <w:rsid w:val="002060A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Grid 2"/>
    <w:basedOn w:val="af1"/>
    <w:rsid w:val="002060A7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f1"/>
    <w:rsid w:val="002060A7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Grid 4"/>
    <w:basedOn w:val="af1"/>
    <w:rsid w:val="002060A7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7">
    <w:name w:val="Table Grid 5"/>
    <w:basedOn w:val="af1"/>
    <w:rsid w:val="002060A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f1"/>
    <w:rsid w:val="002060A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f1"/>
    <w:rsid w:val="002060A7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4">
    <w:name w:val="Table Grid 8"/>
    <w:basedOn w:val="af1"/>
    <w:rsid w:val="002060A7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0">
    <w:name w:val="Table Contemporary"/>
    <w:basedOn w:val="af1"/>
    <w:rsid w:val="002060A7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3f">
    <w:name w:val="List 3"/>
    <w:basedOn w:val="af"/>
    <w:rsid w:val="002060A7"/>
    <w:pPr>
      <w:spacing w:before="0" w:after="0"/>
      <w:ind w:left="849" w:hanging="283"/>
      <w:jc w:val="both"/>
    </w:pPr>
  </w:style>
  <w:style w:type="paragraph" w:styleId="49">
    <w:name w:val="List 4"/>
    <w:basedOn w:val="af"/>
    <w:rsid w:val="002060A7"/>
    <w:pPr>
      <w:spacing w:before="0" w:after="0"/>
      <w:ind w:left="1132" w:hanging="283"/>
      <w:jc w:val="both"/>
    </w:pPr>
  </w:style>
  <w:style w:type="paragraph" w:styleId="58">
    <w:name w:val="List 5"/>
    <w:basedOn w:val="af"/>
    <w:rsid w:val="002060A7"/>
    <w:pPr>
      <w:spacing w:before="0" w:after="0"/>
      <w:ind w:left="1415" w:hanging="283"/>
      <w:jc w:val="both"/>
    </w:pPr>
  </w:style>
  <w:style w:type="table" w:styleId="afffff1">
    <w:name w:val="Table Professional"/>
    <w:basedOn w:val="af1"/>
    <w:rsid w:val="002060A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numbering" w:styleId="a4">
    <w:name w:val="Outline List 3"/>
    <w:basedOn w:val="af2"/>
    <w:rsid w:val="002060A7"/>
    <w:pPr>
      <w:numPr>
        <w:numId w:val="16"/>
      </w:numPr>
    </w:pPr>
  </w:style>
  <w:style w:type="table" w:styleId="1e">
    <w:name w:val="Table Columns 1"/>
    <w:basedOn w:val="af1"/>
    <w:rsid w:val="002060A7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f1"/>
    <w:rsid w:val="002060A7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f1"/>
    <w:rsid w:val="002060A7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f1"/>
    <w:rsid w:val="002060A7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f1"/>
    <w:rsid w:val="002060A7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character" w:styleId="afffff2">
    <w:name w:val="Strong"/>
    <w:qFormat/>
    <w:rsid w:val="002060A7"/>
    <w:rPr>
      <w:b/>
      <w:bCs/>
    </w:rPr>
  </w:style>
  <w:style w:type="table" w:styleId="-10">
    <w:name w:val="Table List 1"/>
    <w:basedOn w:val="af1"/>
    <w:rsid w:val="002060A7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0">
    <w:name w:val="Table List 2"/>
    <w:basedOn w:val="af1"/>
    <w:rsid w:val="002060A7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0">
    <w:name w:val="Table List 3"/>
    <w:basedOn w:val="af1"/>
    <w:rsid w:val="002060A7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f1"/>
    <w:rsid w:val="002060A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f1"/>
    <w:rsid w:val="002060A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f1"/>
    <w:rsid w:val="002060A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f1"/>
    <w:rsid w:val="002060A7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f1"/>
    <w:rsid w:val="002060A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afffff3">
    <w:name w:val="Table Theme"/>
    <w:basedOn w:val="af1"/>
    <w:rsid w:val="0020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Colorful 1"/>
    <w:basedOn w:val="af1"/>
    <w:rsid w:val="002060A7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Colorful 2"/>
    <w:basedOn w:val="af1"/>
    <w:rsid w:val="002060A7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orful 3"/>
    <w:basedOn w:val="af1"/>
    <w:rsid w:val="002060A7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styleId="HTMLa">
    <w:name w:val="HTML Cite"/>
    <w:rsid w:val="002060A7"/>
    <w:rPr>
      <w:i/>
      <w:iCs/>
    </w:rPr>
  </w:style>
  <w:style w:type="paragraph" w:styleId="afffff4">
    <w:name w:val="Message Header"/>
    <w:basedOn w:val="af"/>
    <w:link w:val="afffff5"/>
    <w:rsid w:val="002060A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after="0"/>
      <w:ind w:left="1134" w:hanging="1134"/>
      <w:jc w:val="both"/>
    </w:pPr>
    <w:rPr>
      <w:rFonts w:ascii="Arial" w:hAnsi="Arial" w:cs="Arial"/>
    </w:rPr>
  </w:style>
  <w:style w:type="character" w:customStyle="1" w:styleId="afffff5">
    <w:name w:val="Шапка Знак"/>
    <w:link w:val="afffff4"/>
    <w:rsid w:val="002060A7"/>
    <w:rPr>
      <w:rFonts w:ascii="Arial" w:hAnsi="Arial" w:cs="Arial"/>
      <w:sz w:val="24"/>
      <w:shd w:val="pct20" w:color="auto" w:fill="auto"/>
    </w:rPr>
  </w:style>
  <w:style w:type="paragraph" w:styleId="afffff6">
    <w:name w:val="E-mail Signature"/>
    <w:basedOn w:val="af"/>
    <w:link w:val="afffff7"/>
    <w:rsid w:val="002060A7"/>
    <w:pPr>
      <w:spacing w:before="0" w:after="0"/>
      <w:jc w:val="both"/>
    </w:pPr>
  </w:style>
  <w:style w:type="character" w:customStyle="1" w:styleId="afffff7">
    <w:name w:val="Электронная подпись Знак"/>
    <w:link w:val="afffff6"/>
    <w:rsid w:val="002060A7"/>
    <w:rPr>
      <w:sz w:val="24"/>
    </w:rPr>
  </w:style>
  <w:style w:type="paragraph" w:styleId="afffff8">
    <w:name w:val="Signature"/>
    <w:basedOn w:val="af"/>
    <w:link w:val="afffff9"/>
    <w:rsid w:val="002060A7"/>
    <w:pPr>
      <w:spacing w:before="0" w:after="0"/>
      <w:ind w:left="4252"/>
      <w:jc w:val="both"/>
    </w:pPr>
  </w:style>
  <w:style w:type="character" w:customStyle="1" w:styleId="afffff9">
    <w:name w:val="Подпись Знак"/>
    <w:link w:val="afffff8"/>
    <w:rsid w:val="002060A7"/>
    <w:rPr>
      <w:sz w:val="24"/>
    </w:rPr>
  </w:style>
  <w:style w:type="paragraph" w:customStyle="1" w:styleId="OTRNormalCenter">
    <w:name w:val="OTR_Normal_Center"/>
    <w:basedOn w:val="OTRDefault"/>
    <w:semiHidden/>
    <w:rsid w:val="002060A7"/>
    <w:pPr>
      <w:jc w:val="center"/>
    </w:pPr>
  </w:style>
  <w:style w:type="paragraph" w:customStyle="1" w:styleId="OTRFooter">
    <w:name w:val="OTR_Footer"/>
    <w:basedOn w:val="af"/>
    <w:semiHidden/>
    <w:rsid w:val="002060A7"/>
    <w:pPr>
      <w:tabs>
        <w:tab w:val="center" w:pos="4677"/>
        <w:tab w:val="right" w:pos="9355"/>
      </w:tabs>
      <w:spacing w:before="0" w:after="0"/>
      <w:ind w:right="360"/>
      <w:jc w:val="both"/>
    </w:pPr>
    <w:rPr>
      <w:rFonts w:ascii="Arial" w:hAnsi="Arial" w:cs="Arial"/>
      <w:szCs w:val="24"/>
    </w:rPr>
  </w:style>
  <w:style w:type="character" w:customStyle="1" w:styleId="OTRNoteHead">
    <w:name w:val="OTR_Note_Head"/>
    <w:rsid w:val="002060A7"/>
    <w:rPr>
      <w:rFonts w:ascii="Times New Roman" w:hAnsi="Times New Roman"/>
      <w:b/>
      <w:sz w:val="24"/>
    </w:rPr>
  </w:style>
  <w:style w:type="paragraph" w:customStyle="1" w:styleId="OTRNote">
    <w:name w:val="OTR_Note"/>
    <w:basedOn w:val="OTRDefault"/>
    <w:rsid w:val="002060A7"/>
    <w:pPr>
      <w:ind w:left="2552" w:hanging="1701"/>
    </w:pPr>
  </w:style>
  <w:style w:type="character" w:customStyle="1" w:styleId="OTRSymItalic">
    <w:name w:val="OTR_Sym_Italic"/>
    <w:rsid w:val="002060A7"/>
    <w:rPr>
      <w:i/>
    </w:rPr>
  </w:style>
  <w:style w:type="paragraph" w:customStyle="1" w:styleId="OTRFooterRight">
    <w:name w:val="OTR_Footer_Right"/>
    <w:basedOn w:val="af"/>
    <w:semiHidden/>
    <w:rsid w:val="002060A7"/>
    <w:pPr>
      <w:tabs>
        <w:tab w:val="center" w:pos="4677"/>
        <w:tab w:val="right" w:pos="9355"/>
      </w:tabs>
      <w:spacing w:before="0" w:after="0"/>
      <w:jc w:val="right"/>
    </w:pPr>
    <w:rPr>
      <w:rFonts w:ascii="Arial" w:hAnsi="Arial" w:cs="Arial"/>
      <w:szCs w:val="24"/>
    </w:rPr>
  </w:style>
  <w:style w:type="paragraph" w:customStyle="1" w:styleId="OTRHeader">
    <w:name w:val="OTR_Header"/>
    <w:semiHidden/>
    <w:rsid w:val="002060A7"/>
    <w:pPr>
      <w:ind w:left="21"/>
    </w:pPr>
    <w:rPr>
      <w:rFonts w:ascii="Arial" w:hAnsi="Arial" w:cs="Arial"/>
      <w:b/>
      <w:bCs/>
    </w:rPr>
  </w:style>
  <w:style w:type="paragraph" w:customStyle="1" w:styleId="OTRHeading5">
    <w:name w:val="OTR_Heading_5"/>
    <w:next w:val="af"/>
    <w:semiHidden/>
    <w:rsid w:val="002060A7"/>
    <w:pPr>
      <w:keepNext/>
      <w:widowControl w:val="0"/>
      <w:tabs>
        <w:tab w:val="left" w:pos="1066"/>
      </w:tabs>
      <w:autoSpaceDE w:val="0"/>
      <w:autoSpaceDN w:val="0"/>
      <w:adjustRightInd w:val="0"/>
      <w:spacing w:before="240" w:after="120"/>
      <w:jc w:val="both"/>
      <w:textAlignment w:val="baseline"/>
      <w:outlineLvl w:val="4"/>
    </w:pPr>
    <w:rPr>
      <w:b/>
      <w:bCs/>
      <w:i/>
      <w:iCs/>
      <w:sz w:val="26"/>
      <w:szCs w:val="26"/>
    </w:rPr>
  </w:style>
  <w:style w:type="paragraph" w:customStyle="1" w:styleId="OTRWarning">
    <w:name w:val="OTR_Warning"/>
    <w:basedOn w:val="OTRDefault"/>
    <w:rsid w:val="002060A7"/>
    <w:pPr>
      <w:keepNext/>
      <w:keepLines/>
      <w:pBdr>
        <w:top w:val="single" w:sz="4" w:space="1" w:color="auto"/>
        <w:left w:val="single" w:sz="4" w:space="4" w:color="C0C0C0"/>
        <w:bottom w:val="single" w:sz="4" w:space="1" w:color="C0C0C0"/>
        <w:right w:val="single" w:sz="4" w:space="4" w:color="C0C0C0"/>
      </w:pBdr>
      <w:shd w:val="clear" w:color="auto" w:fill="D9D9D9"/>
      <w:jc w:val="center"/>
    </w:pPr>
    <w:rPr>
      <w:b/>
      <w:caps/>
      <w:szCs w:val="24"/>
    </w:rPr>
  </w:style>
  <w:style w:type="paragraph" w:customStyle="1" w:styleId="OTRTitleDol">
    <w:name w:val="OTR_Title_Dol"/>
    <w:basedOn w:val="af"/>
    <w:semiHidden/>
    <w:rsid w:val="002060A7"/>
    <w:pPr>
      <w:spacing w:before="0" w:after="0"/>
      <w:jc w:val="center"/>
    </w:pPr>
  </w:style>
  <w:style w:type="paragraph" w:customStyle="1" w:styleId="OTRWarningText">
    <w:name w:val="OTR_Warning_Text"/>
    <w:basedOn w:val="OTRDefault"/>
    <w:rsid w:val="002060A7"/>
    <w:pPr>
      <w:keepLines/>
      <w:pBdr>
        <w:left w:val="single" w:sz="4" w:space="4" w:color="C0C0C0"/>
        <w:bottom w:val="single" w:sz="4" w:space="1" w:color="auto"/>
        <w:right w:val="single" w:sz="4" w:space="4" w:color="C0C0C0"/>
      </w:pBdr>
      <w:spacing w:before="120"/>
    </w:pPr>
  </w:style>
  <w:style w:type="paragraph" w:customStyle="1" w:styleId="OTRTitulnew1">
    <w:name w:val="OTR_Titul_new_1"/>
    <w:basedOn w:val="af"/>
    <w:semiHidden/>
    <w:rsid w:val="002060A7"/>
    <w:pPr>
      <w:spacing w:before="240" w:after="240"/>
      <w:contextualSpacing/>
      <w:jc w:val="center"/>
    </w:pPr>
    <w:rPr>
      <w:sz w:val="32"/>
      <w:szCs w:val="28"/>
    </w:rPr>
  </w:style>
  <w:style w:type="paragraph" w:customStyle="1" w:styleId="OTRTitulLU">
    <w:name w:val="OTR_Titul_LU"/>
    <w:basedOn w:val="af"/>
    <w:semiHidden/>
    <w:rsid w:val="002060A7"/>
    <w:pPr>
      <w:spacing w:before="240" w:after="240"/>
      <w:contextualSpacing/>
      <w:jc w:val="center"/>
    </w:pPr>
    <w:rPr>
      <w:sz w:val="32"/>
      <w:szCs w:val="28"/>
    </w:rPr>
  </w:style>
  <w:style w:type="paragraph" w:customStyle="1" w:styleId="OTRnum">
    <w:name w:val="OTR_num"/>
    <w:basedOn w:val="1"/>
    <w:rsid w:val="002060A7"/>
    <w:pPr>
      <w:keepNext w:val="0"/>
      <w:pageBreakBefore w:val="0"/>
      <w:numPr>
        <w:numId w:val="29"/>
      </w:numPr>
      <w:tabs>
        <w:tab w:val="left" w:pos="1080"/>
      </w:tabs>
      <w:spacing w:before="60"/>
      <w:jc w:val="both"/>
    </w:pPr>
    <w:rPr>
      <w:b w:val="0"/>
      <w:caps w:val="0"/>
      <w:kern w:val="0"/>
      <w:sz w:val="24"/>
      <w:szCs w:val="32"/>
    </w:rPr>
  </w:style>
  <w:style w:type="paragraph" w:customStyle="1" w:styleId="OTRnum2">
    <w:name w:val="OTR_num_2"/>
    <w:basedOn w:val="20"/>
    <w:rsid w:val="002060A7"/>
    <w:pPr>
      <w:keepNext w:val="0"/>
      <w:numPr>
        <w:numId w:val="29"/>
      </w:numPr>
      <w:spacing w:before="60"/>
      <w:jc w:val="both"/>
    </w:pPr>
    <w:rPr>
      <w:rFonts w:cs="Arial"/>
      <w:b w:val="0"/>
      <w:bCs/>
      <w:iCs/>
      <w:kern w:val="0"/>
      <w:sz w:val="24"/>
      <w:szCs w:val="28"/>
    </w:rPr>
  </w:style>
  <w:style w:type="paragraph" w:customStyle="1" w:styleId="OTRnum3">
    <w:name w:val="OTR_num_3"/>
    <w:basedOn w:val="30"/>
    <w:rsid w:val="002060A7"/>
    <w:pPr>
      <w:keepNext w:val="0"/>
      <w:numPr>
        <w:numId w:val="29"/>
      </w:numPr>
      <w:tabs>
        <w:tab w:val="left" w:pos="2340"/>
      </w:tabs>
      <w:spacing w:before="60" w:after="60"/>
      <w:jc w:val="both"/>
    </w:pPr>
    <w:rPr>
      <w:rFonts w:cs="Arial"/>
      <w:b w:val="0"/>
      <w:bCs/>
      <w:kern w:val="0"/>
      <w:sz w:val="24"/>
      <w:szCs w:val="26"/>
    </w:rPr>
  </w:style>
  <w:style w:type="paragraph" w:customStyle="1" w:styleId="OTRnum4">
    <w:name w:val="OTR_num_4"/>
    <w:basedOn w:val="41"/>
    <w:rsid w:val="002060A7"/>
    <w:pPr>
      <w:keepNext w:val="0"/>
      <w:numPr>
        <w:numId w:val="29"/>
      </w:numPr>
      <w:tabs>
        <w:tab w:val="clear" w:pos="1560"/>
        <w:tab w:val="left" w:pos="3080"/>
      </w:tabs>
      <w:spacing w:before="0" w:after="0"/>
      <w:jc w:val="both"/>
    </w:pPr>
    <w:rPr>
      <w:b w:val="0"/>
      <w:i/>
      <w:kern w:val="0"/>
      <w:sz w:val="24"/>
    </w:rPr>
  </w:style>
  <w:style w:type="paragraph" w:customStyle="1" w:styleId="OTRNormalNum4">
    <w:name w:val="OTR_Normal_Num_4"/>
    <w:basedOn w:val="OTRDefault"/>
    <w:rsid w:val="002060A7"/>
    <w:pPr>
      <w:ind w:left="2835"/>
    </w:pPr>
  </w:style>
  <w:style w:type="paragraph" w:customStyle="1" w:styleId="OTRTitleDocCode">
    <w:name w:val="OTR_Title_DocCode"/>
    <w:basedOn w:val="af"/>
    <w:semiHidden/>
    <w:rsid w:val="002060A7"/>
    <w:pPr>
      <w:spacing w:before="120" w:after="240"/>
      <w:jc w:val="center"/>
    </w:pPr>
    <w:rPr>
      <w:b/>
      <w:bCs/>
      <w:sz w:val="20"/>
    </w:rPr>
  </w:style>
  <w:style w:type="paragraph" w:customStyle="1" w:styleId="OTRTitleDocName">
    <w:name w:val="OTR_Title_DocName"/>
    <w:basedOn w:val="af"/>
    <w:semiHidden/>
    <w:rsid w:val="002060A7"/>
    <w:pPr>
      <w:spacing w:before="2880" w:after="0"/>
      <w:jc w:val="center"/>
    </w:pPr>
    <w:rPr>
      <w:b/>
      <w:bCs/>
      <w:caps/>
      <w:sz w:val="32"/>
    </w:rPr>
  </w:style>
  <w:style w:type="paragraph" w:customStyle="1" w:styleId="OTRTitleDate">
    <w:name w:val="OTR_Title_Date"/>
    <w:basedOn w:val="af"/>
    <w:semiHidden/>
    <w:rsid w:val="002060A7"/>
    <w:pPr>
      <w:spacing w:before="0" w:after="0"/>
      <w:jc w:val="center"/>
    </w:pPr>
    <w:rPr>
      <w:sz w:val="16"/>
    </w:rPr>
  </w:style>
  <w:style w:type="paragraph" w:customStyle="1" w:styleId="OTRTitleStamp">
    <w:name w:val="OTR_Title_Stamp"/>
    <w:basedOn w:val="af"/>
    <w:semiHidden/>
    <w:rsid w:val="002060A7"/>
    <w:pPr>
      <w:spacing w:before="0" w:after="0"/>
      <w:jc w:val="center"/>
    </w:pPr>
    <w:rPr>
      <w:iCs/>
      <w:sz w:val="16"/>
    </w:rPr>
  </w:style>
  <w:style w:type="paragraph" w:customStyle="1" w:styleId="OTRTitleFIO">
    <w:name w:val="OTR_Title_FIO"/>
    <w:basedOn w:val="OTRTitleDol"/>
    <w:semiHidden/>
    <w:rsid w:val="002060A7"/>
    <w:rPr>
      <w:u w:val="single"/>
    </w:rPr>
  </w:style>
  <w:style w:type="paragraph" w:customStyle="1" w:styleId="OTRTitlePageNum">
    <w:name w:val="OTR_Title_PageNum"/>
    <w:basedOn w:val="af"/>
    <w:semiHidden/>
    <w:rsid w:val="002060A7"/>
    <w:pPr>
      <w:keepNext/>
      <w:spacing w:before="160" w:after="2040"/>
      <w:jc w:val="center"/>
    </w:pPr>
    <w:rPr>
      <w:b/>
      <w:bCs/>
    </w:rPr>
  </w:style>
  <w:style w:type="numbering" w:styleId="1ai">
    <w:name w:val="Outline List 1"/>
    <w:basedOn w:val="af2"/>
    <w:rsid w:val="002060A7"/>
    <w:pPr>
      <w:numPr>
        <w:numId w:val="30"/>
      </w:numPr>
    </w:pPr>
  </w:style>
  <w:style w:type="character" w:customStyle="1" w:styleId="OTRListMark0">
    <w:name w:val="OTR_List_Mark Знак"/>
    <w:link w:val="OTRListMark"/>
    <w:rsid w:val="002060A7"/>
    <w:rPr>
      <w:sz w:val="24"/>
    </w:rPr>
  </w:style>
  <w:style w:type="paragraph" w:customStyle="1" w:styleId="OTRContents">
    <w:name w:val="OTR_Contents"/>
    <w:basedOn w:val="af"/>
    <w:semiHidden/>
    <w:rsid w:val="002060A7"/>
    <w:pPr>
      <w:keepNext/>
      <w:pageBreakBefore/>
      <w:spacing w:before="120" w:after="240"/>
      <w:jc w:val="center"/>
    </w:pPr>
    <w:rPr>
      <w:b/>
      <w:sz w:val="28"/>
      <w:szCs w:val="32"/>
    </w:rPr>
  </w:style>
  <w:style w:type="character" w:customStyle="1" w:styleId="otrsymitalic0">
    <w:name w:val="otrsymitalic0"/>
    <w:rsid w:val="002060A7"/>
    <w:rPr>
      <w:i/>
      <w:iCs/>
    </w:rPr>
  </w:style>
  <w:style w:type="paragraph" w:customStyle="1" w:styleId="afffffa">
    <w:name w:val="Знак"/>
    <w:basedOn w:val="af"/>
    <w:next w:val="af"/>
    <w:semiHidden/>
    <w:rsid w:val="002060A7"/>
    <w:pPr>
      <w:spacing w:before="0" w:after="160" w:line="240" w:lineRule="exact"/>
    </w:pPr>
    <w:rPr>
      <w:rFonts w:ascii="Arial" w:hAnsi="Arial" w:cs="Arial"/>
      <w:sz w:val="20"/>
      <w:lang w:val="en-US" w:eastAsia="en-US"/>
    </w:rPr>
  </w:style>
  <w:style w:type="paragraph" w:customStyle="1" w:styleId="afffffb">
    <w:name w:val="Знак Знак Знак Знак Знак Знак Знак Знак Знак Знак"/>
    <w:basedOn w:val="af"/>
    <w:rsid w:val="002060A7"/>
    <w:pPr>
      <w:spacing w:before="0" w:after="160" w:line="240" w:lineRule="exact"/>
    </w:pPr>
    <w:rPr>
      <w:rFonts w:ascii="Verdana" w:hAnsi="Verdana"/>
      <w:szCs w:val="24"/>
      <w:lang w:val="en-US" w:eastAsia="en-US"/>
    </w:rPr>
  </w:style>
  <w:style w:type="paragraph" w:customStyle="1" w:styleId="OTRNameTable">
    <w:name w:val="OTR_Name_Table"/>
    <w:basedOn w:val="OTRDefault"/>
    <w:rsid w:val="002060A7"/>
    <w:pPr>
      <w:keepNext/>
      <w:numPr>
        <w:numId w:val="25"/>
      </w:numPr>
      <w:tabs>
        <w:tab w:val="clear" w:pos="720"/>
        <w:tab w:val="num" w:pos="360"/>
        <w:tab w:val="num" w:pos="1080"/>
      </w:tabs>
      <w:spacing w:before="120"/>
      <w:ind w:left="0" w:firstLine="0"/>
    </w:pPr>
    <w:rPr>
      <w:b/>
    </w:rPr>
  </w:style>
  <w:style w:type="paragraph" w:customStyle="1" w:styleId="Char">
    <w:name w:val="Обычный маркированный Char"/>
    <w:basedOn w:val="af"/>
    <w:link w:val="CharChar"/>
    <w:qFormat/>
    <w:rsid w:val="002060A7"/>
    <w:pPr>
      <w:spacing w:before="0" w:after="0" w:line="360" w:lineRule="auto"/>
      <w:ind w:left="1429" w:hanging="360"/>
      <w:jc w:val="both"/>
    </w:pPr>
    <w:rPr>
      <w:rFonts w:eastAsia="Calibri"/>
      <w:szCs w:val="22"/>
    </w:rPr>
  </w:style>
  <w:style w:type="character" w:customStyle="1" w:styleId="CharChar">
    <w:name w:val="Обычный маркированный Char Char"/>
    <w:link w:val="Char"/>
    <w:rsid w:val="002060A7"/>
    <w:rPr>
      <w:rFonts w:eastAsia="Calibri"/>
      <w:sz w:val="24"/>
      <w:szCs w:val="22"/>
    </w:rPr>
  </w:style>
  <w:style w:type="character" w:customStyle="1" w:styleId="OTRSymBold">
    <w:name w:val="OTR_Sym_Bold"/>
    <w:rsid w:val="002060A7"/>
    <w:rPr>
      <w:b/>
    </w:rPr>
  </w:style>
  <w:style w:type="table" w:customStyle="1" w:styleId="OTRTable">
    <w:name w:val="OTR_Table"/>
    <w:basedOn w:val="af1"/>
    <w:rsid w:val="002060A7"/>
    <w:pPr>
      <w:spacing w:before="60" w:after="60"/>
      <w:jc w:val="both"/>
    </w:pPr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keepNext/>
        <w:keepLines w:val="0"/>
        <w:pageBreakBefore w:val="0"/>
        <w:widowControl w:val="0"/>
        <w:suppressLineNumbers w:val="0"/>
        <w:suppressAutoHyphens w:val="0"/>
        <w:wordWrap/>
        <w:spacing w:beforeLines="0" w:beforeAutospacing="0" w:afterLines="0" w:afterAutospacing="0" w:line="240" w:lineRule="auto"/>
        <w:ind w:leftChars="0" w:left="0" w:rightChars="0" w:right="0" w:firstLineChars="0" w:firstLine="0"/>
        <w:contextualSpacing w:val="0"/>
        <w:jc w:val="center"/>
        <w:outlineLvl w:val="9"/>
      </w:pPr>
      <w:rPr>
        <w:rFonts w:ascii="Times New Roman" w:hAnsi="Times New Roman"/>
        <w:b w:val="0"/>
        <w:i w:val="0"/>
        <w:sz w:val="24"/>
      </w:rPr>
      <w:tblPr/>
      <w:tcPr>
        <w:shd w:val="clear" w:color="auto" w:fill="E6E6E6"/>
      </w:tcPr>
    </w:tblStylePr>
  </w:style>
  <w:style w:type="character" w:customStyle="1" w:styleId="17">
    <w:name w:val="Название объекта Знак1"/>
    <w:aliases w:val="Рисунок название стить Знак,Название объекта Знак Знак,Название объекта Знак1 Знак Знак,Название объекта Знак Знак Знак Знак,Name_object Знак Знак Знак Знак,Наименование объекта Знак Знак Знак Знак,Name_object Знак1 Знак Знак"/>
    <w:link w:val="afff6"/>
    <w:rsid w:val="002060A7"/>
    <w:rPr>
      <w:b/>
      <w:bCs/>
      <w:sz w:val="24"/>
      <w:szCs w:val="24"/>
    </w:rPr>
  </w:style>
  <w:style w:type="character" w:customStyle="1" w:styleId="afffffc">
    <w:name w:val="Текст сноски Знак"/>
    <w:link w:val="afffffd"/>
    <w:rsid w:val="002060A7"/>
  </w:style>
  <w:style w:type="paragraph" w:customStyle="1" w:styleId="1f0">
    <w:name w:val="Абзац списка1"/>
    <w:basedOn w:val="af"/>
    <w:rsid w:val="002060A7"/>
    <w:pPr>
      <w:spacing w:before="0" w:after="0"/>
      <w:ind w:left="720"/>
      <w:contextualSpacing/>
      <w:jc w:val="both"/>
    </w:pPr>
    <w:rPr>
      <w:rFonts w:eastAsia="Calibri"/>
      <w:szCs w:val="24"/>
      <w:lang w:val="en-US" w:eastAsia="en-US"/>
    </w:rPr>
  </w:style>
  <w:style w:type="paragraph" w:customStyle="1" w:styleId="a9">
    <w:name w:val="СценарийНью"/>
    <w:basedOn w:val="af"/>
    <w:rsid w:val="002060A7"/>
    <w:pPr>
      <w:numPr>
        <w:numId w:val="31"/>
      </w:numPr>
      <w:tabs>
        <w:tab w:val="left" w:pos="1482"/>
      </w:tabs>
      <w:autoSpaceDE w:val="0"/>
      <w:autoSpaceDN w:val="0"/>
      <w:adjustRightInd w:val="0"/>
      <w:spacing w:before="120" w:after="60"/>
      <w:ind w:right="851"/>
      <w:jc w:val="both"/>
    </w:pPr>
    <w:rPr>
      <w:rFonts w:cs="Tahoma"/>
      <w:iCs/>
      <w:szCs w:val="22"/>
    </w:rPr>
  </w:style>
  <w:style w:type="paragraph" w:customStyle="1" w:styleId="ae">
    <w:name w:val="макрированный"/>
    <w:basedOn w:val="af"/>
    <w:rsid w:val="002060A7"/>
    <w:pPr>
      <w:numPr>
        <w:numId w:val="32"/>
      </w:numPr>
      <w:tabs>
        <w:tab w:val="left" w:pos="5683"/>
      </w:tabs>
      <w:spacing w:before="0" w:after="0" w:line="360" w:lineRule="auto"/>
      <w:jc w:val="both"/>
    </w:pPr>
  </w:style>
  <w:style w:type="paragraph" w:customStyle="1" w:styleId="2-Char">
    <w:name w:val="Обычный маркированный 2-ой уровень Char"/>
    <w:basedOn w:val="ae"/>
    <w:rsid w:val="002060A7"/>
    <w:pPr>
      <w:numPr>
        <w:ilvl w:val="1"/>
      </w:numPr>
      <w:tabs>
        <w:tab w:val="num" w:pos="1296"/>
        <w:tab w:val="num" w:pos="1581"/>
      </w:tabs>
      <w:ind w:left="1429" w:hanging="576"/>
    </w:pPr>
  </w:style>
  <w:style w:type="paragraph" w:customStyle="1" w:styleId="1-">
    <w:name w:val="Перечисление 1-го уровня"/>
    <w:basedOn w:val="af"/>
    <w:autoRedefine/>
    <w:qFormat/>
    <w:rsid w:val="002060A7"/>
    <w:pPr>
      <w:numPr>
        <w:numId w:val="33"/>
      </w:numPr>
      <w:spacing w:before="0" w:after="0" w:line="360" w:lineRule="auto"/>
      <w:jc w:val="both"/>
    </w:pPr>
    <w:rPr>
      <w:szCs w:val="24"/>
    </w:rPr>
  </w:style>
  <w:style w:type="paragraph" w:customStyle="1" w:styleId="afffffe">
    <w:name w:val="Маркир список"/>
    <w:basedOn w:val="af"/>
    <w:semiHidden/>
    <w:rsid w:val="002060A7"/>
    <w:pPr>
      <w:tabs>
        <w:tab w:val="num" w:pos="1080"/>
        <w:tab w:val="left" w:pos="1191"/>
      </w:tabs>
      <w:spacing w:before="0" w:after="0" w:line="360" w:lineRule="auto"/>
      <w:ind w:left="1080" w:hanging="360"/>
      <w:jc w:val="both"/>
    </w:pPr>
    <w:rPr>
      <w:snapToGrid w:val="0"/>
    </w:rPr>
  </w:style>
  <w:style w:type="paragraph" w:customStyle="1" w:styleId="a5">
    <w:name w:val="Перечисление второго уровня"/>
    <w:basedOn w:val="af"/>
    <w:qFormat/>
    <w:rsid w:val="002060A7"/>
    <w:pPr>
      <w:numPr>
        <w:ilvl w:val="1"/>
        <w:numId w:val="33"/>
      </w:numPr>
      <w:spacing w:before="0" w:after="0" w:line="360" w:lineRule="auto"/>
      <w:jc w:val="both"/>
    </w:pPr>
    <w:rPr>
      <w:szCs w:val="24"/>
    </w:rPr>
  </w:style>
  <w:style w:type="paragraph" w:customStyle="1" w:styleId="affffff">
    <w:name w:val="Примечание"/>
    <w:basedOn w:val="af"/>
    <w:semiHidden/>
    <w:rsid w:val="002060A7"/>
    <w:pPr>
      <w:autoSpaceDE w:val="0"/>
      <w:autoSpaceDN w:val="0"/>
      <w:adjustRightInd w:val="0"/>
      <w:spacing w:before="120" w:after="0" w:line="360" w:lineRule="auto"/>
      <w:jc w:val="both"/>
      <w:textAlignment w:val="baseline"/>
    </w:pPr>
    <w:rPr>
      <w:szCs w:val="24"/>
    </w:rPr>
  </w:style>
  <w:style w:type="paragraph" w:customStyle="1" w:styleId="3-">
    <w:name w:val="Перечисление 3-го уровня"/>
    <w:basedOn w:val="a5"/>
    <w:qFormat/>
    <w:rsid w:val="002060A7"/>
    <w:pPr>
      <w:numPr>
        <w:ilvl w:val="2"/>
      </w:numPr>
    </w:pPr>
  </w:style>
  <w:style w:type="numbering" w:customStyle="1" w:styleId="a6">
    <w:name w:val="Нумерованные"/>
    <w:basedOn w:val="af2"/>
    <w:semiHidden/>
    <w:rsid w:val="002060A7"/>
    <w:pPr>
      <w:numPr>
        <w:numId w:val="17"/>
      </w:numPr>
    </w:pPr>
  </w:style>
  <w:style w:type="paragraph" w:customStyle="1" w:styleId="affffff0">
    <w:name w:val="Номер года"/>
    <w:basedOn w:val="af"/>
    <w:semiHidden/>
    <w:rsid w:val="002060A7"/>
    <w:pPr>
      <w:autoSpaceDE w:val="0"/>
      <w:autoSpaceDN w:val="0"/>
      <w:adjustRightInd w:val="0"/>
      <w:spacing w:before="120" w:after="0" w:line="360" w:lineRule="auto"/>
      <w:jc w:val="center"/>
      <w:textAlignment w:val="baseline"/>
    </w:pPr>
  </w:style>
  <w:style w:type="paragraph" w:customStyle="1" w:styleId="affffff1">
    <w:name w:val="Титульный лист"/>
    <w:basedOn w:val="af"/>
    <w:semiHidden/>
    <w:rsid w:val="002060A7"/>
    <w:pPr>
      <w:widowControl w:val="0"/>
      <w:shd w:val="clear" w:color="auto" w:fill="FFFFFF"/>
      <w:autoSpaceDE w:val="0"/>
      <w:autoSpaceDN w:val="0"/>
      <w:adjustRightInd w:val="0"/>
      <w:spacing w:before="1718" w:after="0" w:line="360" w:lineRule="auto"/>
      <w:ind w:left="998"/>
      <w:jc w:val="center"/>
      <w:textAlignment w:val="baseline"/>
    </w:pPr>
  </w:style>
  <w:style w:type="paragraph" w:customStyle="1" w:styleId="affffff2">
    <w:name w:val="Абзац Обычный"/>
    <w:basedOn w:val="af"/>
    <w:autoRedefine/>
    <w:semiHidden/>
    <w:rsid w:val="002060A7"/>
    <w:pPr>
      <w:spacing w:before="0" w:after="0" w:line="360" w:lineRule="auto"/>
      <w:ind w:firstLine="567"/>
      <w:jc w:val="both"/>
    </w:pPr>
  </w:style>
  <w:style w:type="paragraph" w:customStyle="1" w:styleId="Web">
    <w:name w:val="Обычный (Web)"/>
    <w:basedOn w:val="af"/>
    <w:semiHidden/>
    <w:rsid w:val="002060A7"/>
    <w:pPr>
      <w:jc w:val="both"/>
    </w:pPr>
    <w:rPr>
      <w:rFonts w:ascii="Arial Unicode MS" w:eastAsia="Arial Unicode MS" w:hAnsi="Arial Unicode MS"/>
    </w:rPr>
  </w:style>
  <w:style w:type="paragraph" w:styleId="afffffd">
    <w:name w:val="footnote text"/>
    <w:basedOn w:val="af"/>
    <w:link w:val="afffffc"/>
    <w:rsid w:val="002060A7"/>
    <w:pPr>
      <w:spacing w:before="0" w:after="0" w:line="360" w:lineRule="auto"/>
      <w:ind w:firstLine="720"/>
      <w:jc w:val="both"/>
    </w:pPr>
    <w:rPr>
      <w:sz w:val="20"/>
    </w:rPr>
  </w:style>
  <w:style w:type="character" w:customStyle="1" w:styleId="1f1">
    <w:name w:val="Текст сноски Знак1"/>
    <w:basedOn w:val="af0"/>
    <w:rsid w:val="002060A7"/>
  </w:style>
  <w:style w:type="character" w:styleId="affffff3">
    <w:name w:val="footnote reference"/>
    <w:rsid w:val="002060A7"/>
    <w:rPr>
      <w:vertAlign w:val="superscript"/>
    </w:rPr>
  </w:style>
  <w:style w:type="paragraph" w:customStyle="1" w:styleId="75">
    <w:name w:val="Абзац Обычный7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85">
    <w:name w:val="Абзац Обычный8"/>
    <w:basedOn w:val="af"/>
    <w:autoRedefine/>
    <w:semiHidden/>
    <w:rsid w:val="002060A7"/>
    <w:pPr>
      <w:widowControl w:val="0"/>
      <w:tabs>
        <w:tab w:val="left" w:pos="1985"/>
        <w:tab w:val="left" w:pos="2127"/>
      </w:tabs>
      <w:spacing w:before="0" w:after="0" w:line="360" w:lineRule="auto"/>
      <w:ind w:firstLine="709"/>
      <w:jc w:val="both"/>
    </w:pPr>
    <w:rPr>
      <w:bCs/>
    </w:rPr>
  </w:style>
  <w:style w:type="paragraph" w:customStyle="1" w:styleId="affffff4">
    <w:name w:val="Вариант мышь"/>
    <w:basedOn w:val="af"/>
    <w:next w:val="af"/>
    <w:semiHidden/>
    <w:rsid w:val="002060A7"/>
    <w:pPr>
      <w:keepNext/>
      <w:tabs>
        <w:tab w:val="num" w:pos="720"/>
        <w:tab w:val="left" w:pos="1134"/>
        <w:tab w:val="left" w:pos="1418"/>
      </w:tabs>
      <w:spacing w:before="60" w:after="60"/>
      <w:ind w:left="720" w:hanging="360"/>
      <w:jc w:val="both"/>
    </w:pPr>
    <w:rPr>
      <w:kern w:val="2"/>
    </w:rPr>
  </w:style>
  <w:style w:type="paragraph" w:customStyle="1" w:styleId="affffff5">
    <w:name w:val="Вариант клавиатура"/>
    <w:basedOn w:val="af"/>
    <w:semiHidden/>
    <w:rsid w:val="002060A7"/>
    <w:pPr>
      <w:tabs>
        <w:tab w:val="num" w:pos="972"/>
        <w:tab w:val="left" w:pos="1134"/>
        <w:tab w:val="left" w:pos="1418"/>
      </w:tabs>
      <w:spacing w:before="0" w:after="0"/>
      <w:ind w:left="1134"/>
      <w:jc w:val="both"/>
    </w:pPr>
  </w:style>
  <w:style w:type="paragraph" w:customStyle="1" w:styleId="1f2">
    <w:name w:val="Абзац Обычный1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5a">
    <w:name w:val="Абзац Обычный5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2f7">
    <w:name w:val="Абзац Обычный2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3f2">
    <w:name w:val="Абзац Обычный3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4b">
    <w:name w:val="Абзац Обычный4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65">
    <w:name w:val="Абзац Обычный6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94">
    <w:name w:val="Абзац Обычный9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affffff6">
    <w:name w:val="Таблица"/>
    <w:basedOn w:val="af"/>
    <w:semiHidden/>
    <w:rsid w:val="002060A7"/>
    <w:pPr>
      <w:widowControl w:val="0"/>
      <w:suppressLineNumbers/>
      <w:suppressAutoHyphens/>
      <w:spacing w:before="80" w:after="40"/>
      <w:jc w:val="both"/>
    </w:pPr>
    <w:rPr>
      <w:sz w:val="22"/>
      <w:lang w:eastAsia="en-US"/>
    </w:rPr>
  </w:style>
  <w:style w:type="paragraph" w:customStyle="1" w:styleId="affffff7">
    <w:name w:val="Столбец"/>
    <w:basedOn w:val="af"/>
    <w:semiHidden/>
    <w:rsid w:val="002060A7"/>
    <w:pPr>
      <w:widowControl w:val="0"/>
      <w:suppressLineNumbers/>
      <w:suppressAutoHyphens/>
      <w:spacing w:before="0" w:after="40"/>
      <w:jc w:val="center"/>
    </w:pPr>
    <w:rPr>
      <w:b/>
      <w:sz w:val="22"/>
      <w:lang w:eastAsia="en-US"/>
    </w:rPr>
  </w:style>
  <w:style w:type="paragraph" w:customStyle="1" w:styleId="affffff8">
    <w:name w:val="Обычный текст"/>
    <w:basedOn w:val="af"/>
    <w:rsid w:val="002060A7"/>
    <w:pPr>
      <w:spacing w:before="0" w:after="120" w:line="360" w:lineRule="auto"/>
      <w:ind w:firstLine="709"/>
      <w:jc w:val="both"/>
    </w:pPr>
  </w:style>
  <w:style w:type="paragraph" w:styleId="affffff9">
    <w:name w:val="No Spacing"/>
    <w:uiPriority w:val="1"/>
    <w:qFormat/>
    <w:rsid w:val="00EB13B1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affffffa">
    <w:name w:val="Текст в таблице + курсив"/>
    <w:basedOn w:val="affffffb"/>
    <w:rsid w:val="00DE4F8F"/>
    <w:rPr>
      <w:i/>
      <w:iCs/>
    </w:rPr>
  </w:style>
  <w:style w:type="paragraph" w:customStyle="1" w:styleId="affffffc">
    <w:name w:val="УТВЕРЖДАЮ"/>
    <w:qFormat/>
    <w:rsid w:val="00DE4F8F"/>
    <w:pPr>
      <w:spacing w:line="360" w:lineRule="auto"/>
      <w:jc w:val="center"/>
    </w:pPr>
    <w:rPr>
      <w:b/>
      <w:bCs/>
      <w:caps/>
      <w:sz w:val="28"/>
      <w:szCs w:val="24"/>
      <w:lang w:eastAsia="en-US"/>
    </w:rPr>
  </w:style>
  <w:style w:type="paragraph" w:customStyle="1" w:styleId="affffffd">
    <w:name w:val="Заголовок информационного элемента"/>
    <w:basedOn w:val="af"/>
    <w:qFormat/>
    <w:rsid w:val="00DE4F8F"/>
    <w:pPr>
      <w:keepNext/>
      <w:pageBreakBefore/>
      <w:spacing w:before="0" w:after="0" w:line="288" w:lineRule="auto"/>
      <w:jc w:val="center"/>
    </w:pPr>
    <w:rPr>
      <w:b/>
      <w:sz w:val="32"/>
      <w:szCs w:val="24"/>
    </w:rPr>
  </w:style>
  <w:style w:type="paragraph" w:customStyle="1" w:styleId="affffffe">
    <w:name w:val="Согласующая подпись"/>
    <w:basedOn w:val="af"/>
    <w:qFormat/>
    <w:rsid w:val="00DE4F8F"/>
    <w:pPr>
      <w:widowControl w:val="0"/>
      <w:spacing w:before="0" w:after="0" w:line="288" w:lineRule="auto"/>
      <w:jc w:val="center"/>
    </w:pPr>
    <w:rPr>
      <w:rFonts w:eastAsia="Batang"/>
      <w:sz w:val="28"/>
      <w:szCs w:val="24"/>
      <w:lang w:eastAsia="en-US"/>
    </w:rPr>
  </w:style>
  <w:style w:type="paragraph" w:customStyle="1" w:styleId="affffffb">
    <w:name w:val="Текст в таблице"/>
    <w:basedOn w:val="af"/>
    <w:uiPriority w:val="99"/>
    <w:qFormat/>
    <w:rsid w:val="00DE4F8F"/>
    <w:pPr>
      <w:spacing w:before="0" w:after="0"/>
      <w:jc w:val="both"/>
    </w:pPr>
    <w:rPr>
      <w:szCs w:val="24"/>
    </w:rPr>
  </w:style>
  <w:style w:type="paragraph" w:customStyle="1" w:styleId="afffffff">
    <w:name w:val="Название колонки в таблице"/>
    <w:basedOn w:val="af"/>
    <w:qFormat/>
    <w:rsid w:val="00DE4F8F"/>
    <w:pPr>
      <w:keepNext/>
      <w:spacing w:before="0" w:after="0" w:line="288" w:lineRule="auto"/>
      <w:jc w:val="center"/>
    </w:pPr>
    <w:rPr>
      <w:b/>
      <w:szCs w:val="24"/>
    </w:rPr>
  </w:style>
  <w:style w:type="paragraph" w:customStyle="1" w:styleId="141">
    <w:name w:val="По центру 14 Ж"/>
    <w:basedOn w:val="af"/>
    <w:qFormat/>
    <w:rsid w:val="00DE4F8F"/>
    <w:pPr>
      <w:spacing w:before="0" w:after="0" w:line="288" w:lineRule="auto"/>
      <w:jc w:val="center"/>
    </w:pPr>
    <w:rPr>
      <w:b/>
      <w:sz w:val="28"/>
      <w:szCs w:val="24"/>
    </w:rPr>
  </w:style>
  <w:style w:type="paragraph" w:customStyle="1" w:styleId="ad">
    <w:name w:val="Перечисление а)"/>
    <w:basedOn w:val="af"/>
    <w:qFormat/>
    <w:rsid w:val="00DE4F8F"/>
    <w:pPr>
      <w:numPr>
        <w:numId w:val="38"/>
      </w:numPr>
      <w:spacing w:before="0" w:after="0" w:line="288" w:lineRule="auto"/>
      <w:jc w:val="both"/>
    </w:pPr>
    <w:rPr>
      <w:sz w:val="28"/>
      <w:szCs w:val="24"/>
    </w:rPr>
  </w:style>
  <w:style w:type="paragraph" w:customStyle="1" w:styleId="afffffff0">
    <w:name w:val="Рисунок"/>
    <w:basedOn w:val="af"/>
    <w:qFormat/>
    <w:rsid w:val="00DE4F8F"/>
    <w:pPr>
      <w:keepNext/>
      <w:spacing w:before="0" w:after="0" w:line="288" w:lineRule="auto"/>
      <w:jc w:val="center"/>
    </w:pPr>
    <w:rPr>
      <w:sz w:val="28"/>
      <w:szCs w:val="24"/>
    </w:rPr>
  </w:style>
  <w:style w:type="paragraph" w:customStyle="1" w:styleId="afffffff1">
    <w:name w:val="Подпись к рисунку"/>
    <w:basedOn w:val="af"/>
    <w:qFormat/>
    <w:rsid w:val="00DE4F8F"/>
    <w:pPr>
      <w:spacing w:before="0" w:after="0" w:line="288" w:lineRule="auto"/>
      <w:jc w:val="center"/>
    </w:pPr>
    <w:rPr>
      <w:sz w:val="28"/>
      <w:szCs w:val="24"/>
    </w:rPr>
  </w:style>
  <w:style w:type="paragraph" w:customStyle="1" w:styleId="afffffff2">
    <w:name w:val="Подпись к таблице"/>
    <w:basedOn w:val="af"/>
    <w:qFormat/>
    <w:rsid w:val="00DE4F8F"/>
    <w:pPr>
      <w:keepNext/>
      <w:spacing w:before="0" w:after="120" w:line="288" w:lineRule="auto"/>
    </w:pPr>
    <w:rPr>
      <w:sz w:val="28"/>
      <w:szCs w:val="24"/>
    </w:rPr>
  </w:style>
  <w:style w:type="paragraph" w:customStyle="1" w:styleId="a0">
    <w:name w:val="Приложение"/>
    <w:basedOn w:val="af"/>
    <w:autoRedefine/>
    <w:qFormat/>
    <w:rsid w:val="00DE4F8F"/>
    <w:pPr>
      <w:keepNext/>
      <w:pageBreakBefore/>
      <w:numPr>
        <w:numId w:val="35"/>
      </w:numPr>
      <w:spacing w:before="120" w:after="240" w:line="288" w:lineRule="auto"/>
      <w:jc w:val="center"/>
      <w:outlineLvl w:val="0"/>
    </w:pPr>
    <w:rPr>
      <w:sz w:val="28"/>
      <w:szCs w:val="24"/>
    </w:rPr>
  </w:style>
  <w:style w:type="paragraph" w:customStyle="1" w:styleId="a1">
    <w:name w:val="Заголовок Приложения"/>
    <w:basedOn w:val="af"/>
    <w:autoRedefine/>
    <w:qFormat/>
    <w:rsid w:val="00DE4F8F"/>
    <w:pPr>
      <w:keepNext/>
      <w:numPr>
        <w:ilvl w:val="1"/>
        <w:numId w:val="35"/>
      </w:numPr>
      <w:spacing w:before="0" w:after="0" w:line="288" w:lineRule="auto"/>
      <w:jc w:val="both"/>
      <w:outlineLvl w:val="0"/>
    </w:pPr>
    <w:rPr>
      <w:b/>
      <w:sz w:val="28"/>
      <w:szCs w:val="24"/>
    </w:rPr>
  </w:style>
  <w:style w:type="paragraph" w:customStyle="1" w:styleId="a2">
    <w:name w:val="подпись Рисунок приложения"/>
    <w:basedOn w:val="af"/>
    <w:qFormat/>
    <w:rsid w:val="00DE4F8F"/>
    <w:pPr>
      <w:numPr>
        <w:ilvl w:val="2"/>
        <w:numId w:val="35"/>
      </w:numPr>
      <w:spacing w:before="0" w:after="0" w:line="288" w:lineRule="auto"/>
      <w:jc w:val="center"/>
    </w:pPr>
    <w:rPr>
      <w:sz w:val="28"/>
      <w:szCs w:val="24"/>
    </w:rPr>
  </w:style>
  <w:style w:type="paragraph" w:customStyle="1" w:styleId="a3">
    <w:name w:val="Таблица приложения"/>
    <w:basedOn w:val="afffffff2"/>
    <w:qFormat/>
    <w:rsid w:val="00DE4F8F"/>
    <w:pPr>
      <w:numPr>
        <w:ilvl w:val="3"/>
        <w:numId w:val="35"/>
      </w:numPr>
    </w:pPr>
    <w:rPr>
      <w:lang w:val="en-US"/>
    </w:rPr>
  </w:style>
  <w:style w:type="paragraph" w:customStyle="1" w:styleId="afffffff3">
    <w:name w:val="Текст в таблице полужирный"/>
    <w:basedOn w:val="affffffb"/>
    <w:qFormat/>
    <w:rsid w:val="00DE4F8F"/>
    <w:rPr>
      <w:b/>
    </w:rPr>
  </w:style>
  <w:style w:type="paragraph" w:customStyle="1" w:styleId="afffffff4">
    <w:name w:val="Обычный курсив"/>
    <w:basedOn w:val="af"/>
    <w:qFormat/>
    <w:rsid w:val="00DE4F8F"/>
    <w:pPr>
      <w:spacing w:before="0" w:after="0" w:line="288" w:lineRule="auto"/>
      <w:ind w:firstLine="709"/>
      <w:jc w:val="both"/>
    </w:pPr>
    <w:rPr>
      <w:i/>
      <w:sz w:val="28"/>
      <w:szCs w:val="24"/>
    </w:rPr>
  </w:style>
  <w:style w:type="paragraph" w:customStyle="1" w:styleId="afffffff5">
    <w:name w:val="Обычный по центру"/>
    <w:basedOn w:val="af"/>
    <w:qFormat/>
    <w:rsid w:val="00DE4F8F"/>
    <w:pPr>
      <w:spacing w:before="0" w:after="0" w:line="360" w:lineRule="auto"/>
      <w:jc w:val="center"/>
    </w:pPr>
    <w:rPr>
      <w:sz w:val="28"/>
      <w:szCs w:val="24"/>
    </w:rPr>
  </w:style>
  <w:style w:type="numbering" w:customStyle="1" w:styleId="a7">
    <w:name w:val="Списки в документе"/>
    <w:rsid w:val="00DE4F8F"/>
    <w:pPr>
      <w:numPr>
        <w:numId w:val="36"/>
      </w:numPr>
    </w:pPr>
  </w:style>
  <w:style w:type="numbering" w:customStyle="1" w:styleId="ac">
    <w:name w:val="Буквенный стиль"/>
    <w:rsid w:val="00DE4F8F"/>
    <w:pPr>
      <w:numPr>
        <w:numId w:val="37"/>
      </w:numPr>
    </w:pPr>
  </w:style>
  <w:style w:type="paragraph" w:customStyle="1" w:styleId="aa">
    <w:name w:val="Перечисление в таблице"/>
    <w:basedOn w:val="affffffb"/>
    <w:qFormat/>
    <w:rsid w:val="00DE4F8F"/>
    <w:pPr>
      <w:numPr>
        <w:numId w:val="39"/>
      </w:numPr>
      <w:ind w:left="284" w:hanging="284"/>
    </w:pPr>
  </w:style>
  <w:style w:type="paragraph" w:customStyle="1" w:styleId="ab">
    <w:name w:val="Нумерованное перечисление в таблице"/>
    <w:basedOn w:val="aa"/>
    <w:qFormat/>
    <w:rsid w:val="00DE4F8F"/>
    <w:pPr>
      <w:numPr>
        <w:numId w:val="40"/>
      </w:numPr>
      <w:ind w:left="284" w:hanging="284"/>
    </w:pPr>
    <w:rPr>
      <w:lang w:val="en-US"/>
    </w:rPr>
  </w:style>
  <w:style w:type="paragraph" w:customStyle="1" w:styleId="03">
    <w:name w:val="Стиль Первая строка:  0 см Перед:  3 пт"/>
    <w:basedOn w:val="af"/>
    <w:rsid w:val="00DE4F8F"/>
    <w:pPr>
      <w:suppressAutoHyphens/>
      <w:spacing w:before="60" w:after="60" w:line="360" w:lineRule="auto"/>
      <w:jc w:val="both"/>
    </w:pPr>
  </w:style>
  <w:style w:type="character" w:customStyle="1" w:styleId="afffc">
    <w:name w:val="Абзац списка Знак"/>
    <w:link w:val="afffb"/>
    <w:uiPriority w:val="34"/>
    <w:rsid w:val="00DE4F8F"/>
    <w:rPr>
      <w:rFonts w:eastAsia="Calibri"/>
      <w:sz w:val="28"/>
      <w:szCs w:val="22"/>
      <w:lang w:eastAsia="en-US"/>
    </w:rPr>
  </w:style>
  <w:style w:type="character" w:customStyle="1" w:styleId="iceouttxt5">
    <w:name w:val="iceouttxt5"/>
    <w:basedOn w:val="af0"/>
    <w:rsid w:val="00DE4F8F"/>
    <w:rPr>
      <w:rFonts w:ascii="Arial" w:hAnsi="Arial" w:cs="Arial" w:hint="default"/>
      <w:color w:val="666666"/>
      <w:sz w:val="17"/>
      <w:szCs w:val="17"/>
    </w:rPr>
  </w:style>
  <w:style w:type="paragraph" w:styleId="afffffff6">
    <w:name w:val="table of figures"/>
    <w:basedOn w:val="af"/>
    <w:next w:val="af"/>
    <w:rsid w:val="00DE4F8F"/>
    <w:pPr>
      <w:spacing w:before="0" w:after="0" w:line="288" w:lineRule="auto"/>
      <w:ind w:firstLine="709"/>
      <w:jc w:val="both"/>
    </w:pPr>
    <w:rPr>
      <w:sz w:val="28"/>
      <w:szCs w:val="24"/>
    </w:rPr>
  </w:style>
  <w:style w:type="character" w:customStyle="1" w:styleId="sectionheadertext">
    <w:name w:val="sectionheadertext"/>
    <w:basedOn w:val="af0"/>
    <w:rsid w:val="00DE4F8F"/>
  </w:style>
  <w:style w:type="paragraph" w:customStyle="1" w:styleId="NormalList">
    <w:name w:val="Normal List"/>
    <w:basedOn w:val="af"/>
    <w:link w:val="NormalListChar"/>
    <w:qFormat/>
    <w:rsid w:val="00DE4F8F"/>
    <w:pPr>
      <w:spacing w:before="180" w:after="0" w:line="276" w:lineRule="auto"/>
      <w:ind w:left="2064" w:hanging="504"/>
      <w:jc w:val="both"/>
    </w:pPr>
    <w:rPr>
      <w:szCs w:val="24"/>
      <w:lang w:bidi="en-US"/>
    </w:rPr>
  </w:style>
  <w:style w:type="character" w:customStyle="1" w:styleId="NormalListChar">
    <w:name w:val="Normal List Char"/>
    <w:link w:val="NormalList"/>
    <w:rsid w:val="00DE4F8F"/>
    <w:rPr>
      <w:sz w:val="24"/>
      <w:szCs w:val="24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6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2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6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9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5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3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8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68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765224">
                      <w:marLeft w:val="171"/>
                      <w:marRight w:val="171"/>
                      <w:marTop w:val="0"/>
                      <w:marBottom w:val="171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845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397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6129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1546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6" w:color="DDDDDD"/>
                                        <w:right w:val="none" w:sz="0" w:space="0" w:color="auto"/>
                                      </w:divBdr>
                                      <w:divsChild>
                                        <w:div w:id="906767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063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0032817">
                                                  <w:marLeft w:val="150"/>
                                                  <w:marRight w:val="150"/>
                                                  <w:marTop w:val="150"/>
                                                  <w:marBottom w:val="150"/>
                                                  <w:divBdr>
                                                    <w:top w:val="dashed" w:sz="6" w:space="0" w:color="auto"/>
                                                    <w:left w:val="dashed" w:sz="6" w:space="0" w:color="auto"/>
                                                    <w:bottom w:val="dashed" w:sz="6" w:space="0" w:color="auto"/>
                                                    <w:right w:val="dashed" w:sz="6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47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10" Type="http://schemas.openxmlformats.org/officeDocument/2006/relationships/webSettings" Target="webSettings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LongProperties xmlns="http://schemas.microsoft.com/office/2006/metadata/longProperties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B8DC9A231314B2499A6C0A9126F9A763" ma:contentTypeVersion="0" ma:contentTypeDescription="Создание документа." ma:contentTypeScope="" ma:versionID="2c1e2781308289e479a120d056ee45f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9d58f4857a619b7c345529988bca39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8BADCA-AC38-4F1B-94F7-F8D0FEA6878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54C8078-8911-48F1-BEB0-2B5B691C35D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6BD8CCA-21C3-4E08-9AFA-911411AABFF6}">
  <ds:schemaRefs>
    <ds:schemaRef ds:uri="http://schemas.microsoft.com/office/2006/metadata/longProperties"/>
  </ds:schemaRefs>
</ds:datastoreItem>
</file>

<file path=customXml/itemProps4.xml><?xml version="1.0" encoding="utf-8"?>
<ds:datastoreItem xmlns:ds="http://schemas.openxmlformats.org/officeDocument/2006/customXml" ds:itemID="{491D276C-D949-4320-8DAC-A5B2766477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159A07ED-9B39-4940-8F02-B396479768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59831</Words>
  <Characters>341038</Characters>
  <Application>Microsoft Office Word</Application>
  <DocSecurity>0</DocSecurity>
  <Lines>2841</Lines>
  <Paragraphs>800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400069</CharactersWithSpaces>
  <SharedDoc>false</SharedDoc>
  <HLinks>
    <vt:vector size="864" baseType="variant">
      <vt:variant>
        <vt:i4>6160485</vt:i4>
      </vt:variant>
      <vt:variant>
        <vt:i4>618</vt:i4>
      </vt:variant>
      <vt:variant>
        <vt:i4>0</vt:i4>
      </vt:variant>
      <vt:variant>
        <vt:i4>5</vt:i4>
      </vt:variant>
      <vt:variant>
        <vt:lpwstr/>
      </vt:variant>
      <vt:variant>
        <vt:lpwstr>signature_</vt:lpwstr>
      </vt:variant>
      <vt:variant>
        <vt:i4>4063245</vt:i4>
      </vt:variant>
      <vt:variant>
        <vt:i4>615</vt:i4>
      </vt:variant>
      <vt:variant>
        <vt:i4>0</vt:i4>
      </vt:variant>
      <vt:variant>
        <vt:i4>5</vt:i4>
      </vt:variant>
      <vt:variant>
        <vt:lpwstr/>
      </vt:variant>
      <vt:variant>
        <vt:lpwstr>cryptoSigns_document</vt:lpwstr>
      </vt:variant>
      <vt:variant>
        <vt:i4>7733371</vt:i4>
      </vt:variant>
      <vt:variant>
        <vt:i4>612</vt:i4>
      </vt:variant>
      <vt:variant>
        <vt:i4>0</vt:i4>
      </vt:variant>
      <vt:variant>
        <vt:i4>5</vt:i4>
      </vt:variant>
      <vt:variant>
        <vt:lpwstr/>
      </vt:variant>
      <vt:variant>
        <vt:lpwstr>commission_</vt:lpwstr>
      </vt:variant>
      <vt:variant>
        <vt:i4>2162701</vt:i4>
      </vt:variant>
      <vt:variant>
        <vt:i4>609</vt:i4>
      </vt:variant>
      <vt:variant>
        <vt:i4>0</vt:i4>
      </vt:variant>
      <vt:variant>
        <vt:i4>5</vt:i4>
      </vt:variant>
      <vt:variant>
        <vt:lpwstr/>
      </vt:variant>
      <vt:variant>
        <vt:lpwstr>specialized_</vt:lpwstr>
      </vt:variant>
      <vt:variant>
        <vt:i4>4456554</vt:i4>
      </vt:variant>
      <vt:variant>
        <vt:i4>606</vt:i4>
      </vt:variant>
      <vt:variant>
        <vt:i4>0</vt:i4>
      </vt:variant>
      <vt:variant>
        <vt:i4>5</vt:i4>
      </vt:variant>
      <vt:variant>
        <vt:lpwstr/>
      </vt:variant>
      <vt:variant>
        <vt:lpwstr>authority_</vt:lpwstr>
      </vt:variant>
      <vt:variant>
        <vt:i4>1966106</vt:i4>
      </vt:variant>
      <vt:variant>
        <vt:i4>603</vt:i4>
      </vt:variant>
      <vt:variant>
        <vt:i4>0</vt:i4>
      </vt:variant>
      <vt:variant>
        <vt:i4>5</vt:i4>
      </vt:variant>
      <vt:variant>
        <vt:lpwstr/>
      </vt:variant>
      <vt:variant>
        <vt:lpwstr>customer_</vt:lpwstr>
      </vt:variant>
      <vt:variant>
        <vt:i4>4194417</vt:i4>
      </vt:variant>
      <vt:variant>
        <vt:i4>600</vt:i4>
      </vt:variant>
      <vt:variant>
        <vt:i4>0</vt:i4>
      </vt:variant>
      <vt:variant>
        <vt:i4>5</vt:i4>
      </vt:variant>
      <vt:variant>
        <vt:lpwstr/>
      </vt:variant>
      <vt:variant>
        <vt:lpwstr>documents_complaintType</vt:lpwstr>
      </vt:variant>
      <vt:variant>
        <vt:i4>6029439</vt:i4>
      </vt:variant>
      <vt:variant>
        <vt:i4>597</vt:i4>
      </vt:variant>
      <vt:variant>
        <vt:i4>0</vt:i4>
      </vt:variant>
      <vt:variant>
        <vt:i4>5</vt:i4>
      </vt:variant>
      <vt:variant>
        <vt:lpwstr/>
      </vt:variant>
      <vt:variant>
        <vt:lpwstr>order_complaintType</vt:lpwstr>
      </vt:variant>
      <vt:variant>
        <vt:i4>4391017</vt:i4>
      </vt:variant>
      <vt:variant>
        <vt:i4>594</vt:i4>
      </vt:variant>
      <vt:variant>
        <vt:i4>0</vt:i4>
      </vt:variant>
      <vt:variant>
        <vt:i4>5</vt:i4>
      </vt:variant>
      <vt:variant>
        <vt:lpwstr/>
      </vt:variant>
      <vt:variant>
        <vt:lpwstr>printForm_complaintType</vt:lpwstr>
      </vt:variant>
      <vt:variant>
        <vt:i4>4063245</vt:i4>
      </vt:variant>
      <vt:variant>
        <vt:i4>591</vt:i4>
      </vt:variant>
      <vt:variant>
        <vt:i4>0</vt:i4>
      </vt:variant>
      <vt:variant>
        <vt:i4>5</vt:i4>
      </vt:variant>
      <vt:variant>
        <vt:lpwstr/>
      </vt:variant>
      <vt:variant>
        <vt:lpwstr>cryptoSigns_document</vt:lpwstr>
      </vt:variant>
      <vt:variant>
        <vt:i4>1310752</vt:i4>
      </vt:variant>
      <vt:variant>
        <vt:i4>588</vt:i4>
      </vt:variant>
      <vt:variant>
        <vt:i4>0</vt:i4>
      </vt:variant>
      <vt:variant>
        <vt:i4>5</vt:i4>
      </vt:variant>
      <vt:variant>
        <vt:lpwstr/>
      </vt:variant>
      <vt:variant>
        <vt:lpwstr>documentMeta_documentList</vt:lpwstr>
      </vt:variant>
      <vt:variant>
        <vt:i4>1835032</vt:i4>
      </vt:variant>
      <vt:variant>
        <vt:i4>585</vt:i4>
      </vt:variant>
      <vt:variant>
        <vt:i4>0</vt:i4>
      </vt:variant>
      <vt:variant>
        <vt:i4>5</vt:i4>
      </vt:variant>
      <vt:variant>
        <vt:lpwstr/>
      </vt:variant>
      <vt:variant>
        <vt:lpwstr>lots_</vt:lpwstr>
      </vt:variant>
      <vt:variant>
        <vt:i4>4194417</vt:i4>
      </vt:variant>
      <vt:variant>
        <vt:i4>582</vt:i4>
      </vt:variant>
      <vt:variant>
        <vt:i4>0</vt:i4>
      </vt:variant>
      <vt:variant>
        <vt:i4>5</vt:i4>
      </vt:variant>
      <vt:variant>
        <vt:lpwstr/>
      </vt:variant>
      <vt:variant>
        <vt:lpwstr>documents_complaintType</vt:lpwstr>
      </vt:variant>
      <vt:variant>
        <vt:i4>4194417</vt:i4>
      </vt:variant>
      <vt:variant>
        <vt:i4>579</vt:i4>
      </vt:variant>
      <vt:variant>
        <vt:i4>0</vt:i4>
      </vt:variant>
      <vt:variant>
        <vt:i4>5</vt:i4>
      </vt:variant>
      <vt:variant>
        <vt:lpwstr/>
      </vt:variant>
      <vt:variant>
        <vt:lpwstr>documents_complaintType</vt:lpwstr>
      </vt:variant>
      <vt:variant>
        <vt:i4>4194417</vt:i4>
      </vt:variant>
      <vt:variant>
        <vt:i4>576</vt:i4>
      </vt:variant>
      <vt:variant>
        <vt:i4>0</vt:i4>
      </vt:variant>
      <vt:variant>
        <vt:i4>5</vt:i4>
      </vt:variant>
      <vt:variant>
        <vt:lpwstr/>
      </vt:variant>
      <vt:variant>
        <vt:lpwstr>documents_complaintType</vt:lpwstr>
      </vt:variant>
      <vt:variant>
        <vt:i4>4194417</vt:i4>
      </vt:variant>
      <vt:variant>
        <vt:i4>573</vt:i4>
      </vt:variant>
      <vt:variant>
        <vt:i4>0</vt:i4>
      </vt:variant>
      <vt:variant>
        <vt:i4>5</vt:i4>
      </vt:variant>
      <vt:variant>
        <vt:lpwstr/>
      </vt:variant>
      <vt:variant>
        <vt:lpwstr>documents_complaintType</vt:lpwstr>
      </vt:variant>
      <vt:variant>
        <vt:i4>7733371</vt:i4>
      </vt:variant>
      <vt:variant>
        <vt:i4>570</vt:i4>
      </vt:variant>
      <vt:variant>
        <vt:i4>0</vt:i4>
      </vt:variant>
      <vt:variant>
        <vt:i4>5</vt:i4>
      </vt:variant>
      <vt:variant>
        <vt:lpwstr/>
      </vt:variant>
      <vt:variant>
        <vt:lpwstr>commission_</vt:lpwstr>
      </vt:variant>
      <vt:variant>
        <vt:i4>7340133</vt:i4>
      </vt:variant>
      <vt:variant>
        <vt:i4>567</vt:i4>
      </vt:variant>
      <vt:variant>
        <vt:i4>0</vt:i4>
      </vt:variant>
      <vt:variant>
        <vt:i4>5</vt:i4>
      </vt:variant>
      <vt:variant>
        <vt:lpwstr/>
      </vt:variant>
      <vt:variant>
        <vt:lpwstr>EP_</vt:lpwstr>
      </vt:variant>
      <vt:variant>
        <vt:i4>7340133</vt:i4>
      </vt:variant>
      <vt:variant>
        <vt:i4>564</vt:i4>
      </vt:variant>
      <vt:variant>
        <vt:i4>0</vt:i4>
      </vt:variant>
      <vt:variant>
        <vt:i4>5</vt:i4>
      </vt:variant>
      <vt:variant>
        <vt:lpwstr/>
      </vt:variant>
      <vt:variant>
        <vt:lpwstr>EP_</vt:lpwstr>
      </vt:variant>
      <vt:variant>
        <vt:i4>2162701</vt:i4>
      </vt:variant>
      <vt:variant>
        <vt:i4>561</vt:i4>
      </vt:variant>
      <vt:variant>
        <vt:i4>0</vt:i4>
      </vt:variant>
      <vt:variant>
        <vt:i4>5</vt:i4>
      </vt:variant>
      <vt:variant>
        <vt:lpwstr/>
      </vt:variant>
      <vt:variant>
        <vt:lpwstr>specialized_</vt:lpwstr>
      </vt:variant>
      <vt:variant>
        <vt:i4>4456554</vt:i4>
      </vt:variant>
      <vt:variant>
        <vt:i4>558</vt:i4>
      </vt:variant>
      <vt:variant>
        <vt:i4>0</vt:i4>
      </vt:variant>
      <vt:variant>
        <vt:i4>5</vt:i4>
      </vt:variant>
      <vt:variant>
        <vt:lpwstr/>
      </vt:variant>
      <vt:variant>
        <vt:lpwstr>authority_</vt:lpwstr>
      </vt:variant>
      <vt:variant>
        <vt:i4>1966106</vt:i4>
      </vt:variant>
      <vt:variant>
        <vt:i4>555</vt:i4>
      </vt:variant>
      <vt:variant>
        <vt:i4>0</vt:i4>
      </vt:variant>
      <vt:variant>
        <vt:i4>5</vt:i4>
      </vt:variant>
      <vt:variant>
        <vt:lpwstr/>
      </vt:variant>
      <vt:variant>
        <vt:lpwstr>customer_</vt:lpwstr>
      </vt:variant>
      <vt:variant>
        <vt:i4>4194417</vt:i4>
      </vt:variant>
      <vt:variant>
        <vt:i4>552</vt:i4>
      </vt:variant>
      <vt:variant>
        <vt:i4>0</vt:i4>
      </vt:variant>
      <vt:variant>
        <vt:i4>5</vt:i4>
      </vt:variant>
      <vt:variant>
        <vt:lpwstr/>
      </vt:variant>
      <vt:variant>
        <vt:lpwstr>documents_complaintType</vt:lpwstr>
      </vt:variant>
      <vt:variant>
        <vt:i4>1835032</vt:i4>
      </vt:variant>
      <vt:variant>
        <vt:i4>549</vt:i4>
      </vt:variant>
      <vt:variant>
        <vt:i4>0</vt:i4>
      </vt:variant>
      <vt:variant>
        <vt:i4>5</vt:i4>
      </vt:variant>
      <vt:variant>
        <vt:lpwstr/>
      </vt:variant>
      <vt:variant>
        <vt:lpwstr>lots_</vt:lpwstr>
      </vt:variant>
      <vt:variant>
        <vt:i4>6029439</vt:i4>
      </vt:variant>
      <vt:variant>
        <vt:i4>546</vt:i4>
      </vt:variant>
      <vt:variant>
        <vt:i4>0</vt:i4>
      </vt:variant>
      <vt:variant>
        <vt:i4>5</vt:i4>
      </vt:variant>
      <vt:variant>
        <vt:lpwstr/>
      </vt:variant>
      <vt:variant>
        <vt:lpwstr>order_complaintType</vt:lpwstr>
      </vt:variant>
      <vt:variant>
        <vt:i4>6160485</vt:i4>
      </vt:variant>
      <vt:variant>
        <vt:i4>543</vt:i4>
      </vt:variant>
      <vt:variant>
        <vt:i4>0</vt:i4>
      </vt:variant>
      <vt:variant>
        <vt:i4>5</vt:i4>
      </vt:variant>
      <vt:variant>
        <vt:lpwstr/>
      </vt:variant>
      <vt:variant>
        <vt:lpwstr>signature_</vt:lpwstr>
      </vt:variant>
      <vt:variant>
        <vt:i4>4063245</vt:i4>
      </vt:variant>
      <vt:variant>
        <vt:i4>540</vt:i4>
      </vt:variant>
      <vt:variant>
        <vt:i4>0</vt:i4>
      </vt:variant>
      <vt:variant>
        <vt:i4>5</vt:i4>
      </vt:variant>
      <vt:variant>
        <vt:lpwstr/>
      </vt:variant>
      <vt:variant>
        <vt:lpwstr>cryptoSigns_document</vt:lpwstr>
      </vt:variant>
      <vt:variant>
        <vt:i4>4063245</vt:i4>
      </vt:variant>
      <vt:variant>
        <vt:i4>537</vt:i4>
      </vt:variant>
      <vt:variant>
        <vt:i4>0</vt:i4>
      </vt:variant>
      <vt:variant>
        <vt:i4>5</vt:i4>
      </vt:variant>
      <vt:variant>
        <vt:lpwstr/>
      </vt:variant>
      <vt:variant>
        <vt:lpwstr>cryptoSigns_document</vt:lpwstr>
      </vt:variant>
      <vt:variant>
        <vt:i4>1310752</vt:i4>
      </vt:variant>
      <vt:variant>
        <vt:i4>534</vt:i4>
      </vt:variant>
      <vt:variant>
        <vt:i4>0</vt:i4>
      </vt:variant>
      <vt:variant>
        <vt:i4>5</vt:i4>
      </vt:variant>
      <vt:variant>
        <vt:lpwstr/>
      </vt:variant>
      <vt:variant>
        <vt:lpwstr>documentMeta_documentList</vt:lpwstr>
      </vt:variant>
      <vt:variant>
        <vt:i4>6160485</vt:i4>
      </vt:variant>
      <vt:variant>
        <vt:i4>531</vt:i4>
      </vt:variant>
      <vt:variant>
        <vt:i4>0</vt:i4>
      </vt:variant>
      <vt:variant>
        <vt:i4>5</vt:i4>
      </vt:variant>
      <vt:variant>
        <vt:lpwstr/>
      </vt:variant>
      <vt:variant>
        <vt:lpwstr>signature_</vt:lpwstr>
      </vt:variant>
      <vt:variant>
        <vt:i4>4063245</vt:i4>
      </vt:variant>
      <vt:variant>
        <vt:i4>528</vt:i4>
      </vt:variant>
      <vt:variant>
        <vt:i4>0</vt:i4>
      </vt:variant>
      <vt:variant>
        <vt:i4>5</vt:i4>
      </vt:variant>
      <vt:variant>
        <vt:lpwstr/>
      </vt:variant>
      <vt:variant>
        <vt:lpwstr>cryptoSigns_document</vt:lpwstr>
      </vt:variant>
      <vt:variant>
        <vt:i4>2621471</vt:i4>
      </vt:variant>
      <vt:variant>
        <vt:i4>525</vt:i4>
      </vt:variant>
      <vt:variant>
        <vt:i4>0</vt:i4>
      </vt:variant>
      <vt:variant>
        <vt:i4>5</vt:i4>
      </vt:variant>
      <vt:variant>
        <vt:lpwstr/>
      </vt:variant>
      <vt:variant>
        <vt:lpwstr>documents_complaintCancelType</vt:lpwstr>
      </vt:variant>
      <vt:variant>
        <vt:i4>2818055</vt:i4>
      </vt:variant>
      <vt:variant>
        <vt:i4>522</vt:i4>
      </vt:variant>
      <vt:variant>
        <vt:i4>0</vt:i4>
      </vt:variant>
      <vt:variant>
        <vt:i4>5</vt:i4>
      </vt:variant>
      <vt:variant>
        <vt:lpwstr/>
      </vt:variant>
      <vt:variant>
        <vt:lpwstr>printForm_complaintCancelType</vt:lpwstr>
      </vt:variant>
      <vt:variant>
        <vt:i4>8126535</vt:i4>
      </vt:variant>
      <vt:variant>
        <vt:i4>519</vt:i4>
      </vt:variant>
      <vt:variant>
        <vt:i4>0</vt:i4>
      </vt:variant>
      <vt:variant>
        <vt:i4>5</vt:i4>
      </vt:variant>
      <vt:variant>
        <vt:lpwstr/>
      </vt:variant>
      <vt:variant>
        <vt:lpwstr>registrationKO_complaintCancelType</vt:lpwstr>
      </vt:variant>
      <vt:variant>
        <vt:i4>1310752</vt:i4>
      </vt:variant>
      <vt:variant>
        <vt:i4>516</vt:i4>
      </vt:variant>
      <vt:variant>
        <vt:i4>0</vt:i4>
      </vt:variant>
      <vt:variant>
        <vt:i4>5</vt:i4>
      </vt:variant>
      <vt:variant>
        <vt:lpwstr/>
      </vt:variant>
      <vt:variant>
        <vt:lpwstr>documentMeta_documentList</vt:lpwstr>
      </vt:variant>
      <vt:variant>
        <vt:i4>4063245</vt:i4>
      </vt:variant>
      <vt:variant>
        <vt:i4>513</vt:i4>
      </vt:variant>
      <vt:variant>
        <vt:i4>0</vt:i4>
      </vt:variant>
      <vt:variant>
        <vt:i4>5</vt:i4>
      </vt:variant>
      <vt:variant>
        <vt:lpwstr/>
      </vt:variant>
      <vt:variant>
        <vt:lpwstr>cryptoSigns_document</vt:lpwstr>
      </vt:variant>
      <vt:variant>
        <vt:i4>1310752</vt:i4>
      </vt:variant>
      <vt:variant>
        <vt:i4>510</vt:i4>
      </vt:variant>
      <vt:variant>
        <vt:i4>0</vt:i4>
      </vt:variant>
      <vt:variant>
        <vt:i4>5</vt:i4>
      </vt:variant>
      <vt:variant>
        <vt:lpwstr/>
      </vt:variant>
      <vt:variant>
        <vt:lpwstr>documentMeta_documentList</vt:lpwstr>
      </vt:variant>
      <vt:variant>
        <vt:i4>6160485</vt:i4>
      </vt:variant>
      <vt:variant>
        <vt:i4>507</vt:i4>
      </vt:variant>
      <vt:variant>
        <vt:i4>0</vt:i4>
      </vt:variant>
      <vt:variant>
        <vt:i4>5</vt:i4>
      </vt:variant>
      <vt:variant>
        <vt:lpwstr/>
      </vt:variant>
      <vt:variant>
        <vt:lpwstr>signature_</vt:lpwstr>
      </vt:variant>
      <vt:variant>
        <vt:i4>4063245</vt:i4>
      </vt:variant>
      <vt:variant>
        <vt:i4>504</vt:i4>
      </vt:variant>
      <vt:variant>
        <vt:i4>0</vt:i4>
      </vt:variant>
      <vt:variant>
        <vt:i4>5</vt:i4>
      </vt:variant>
      <vt:variant>
        <vt:lpwstr/>
      </vt:variant>
      <vt:variant>
        <vt:lpwstr>cryptoSigns_document</vt:lpwstr>
      </vt:variant>
      <vt:variant>
        <vt:i4>6291535</vt:i4>
      </vt:variant>
      <vt:variant>
        <vt:i4>501</vt:i4>
      </vt:variant>
      <vt:variant>
        <vt:i4>0</vt:i4>
      </vt:variant>
      <vt:variant>
        <vt:i4>5</vt:i4>
      </vt:variant>
      <vt:variant>
        <vt:lpwstr/>
      </vt:variant>
      <vt:variant>
        <vt:lpwstr>choice_document</vt:lpwstr>
      </vt:variant>
      <vt:variant>
        <vt:i4>458798</vt:i4>
      </vt:variant>
      <vt:variant>
        <vt:i4>498</vt:i4>
      </vt:variant>
      <vt:variant>
        <vt:i4>0</vt:i4>
      </vt:variant>
      <vt:variant>
        <vt:i4>5</vt:i4>
      </vt:variant>
      <vt:variant>
        <vt:lpwstr/>
      </vt:variant>
      <vt:variant>
        <vt:lpwstr>prescriptionDocs_decisionType</vt:lpwstr>
      </vt:variant>
      <vt:variant>
        <vt:i4>524337</vt:i4>
      </vt:variant>
      <vt:variant>
        <vt:i4>495</vt:i4>
      </vt:variant>
      <vt:variant>
        <vt:i4>0</vt:i4>
      </vt:variant>
      <vt:variant>
        <vt:i4>5</vt:i4>
      </vt:variant>
      <vt:variant>
        <vt:lpwstr/>
      </vt:variant>
      <vt:variant>
        <vt:lpwstr>decisionDocs_decisionType</vt:lpwstr>
      </vt:variant>
      <vt:variant>
        <vt:i4>4194416</vt:i4>
      </vt:variant>
      <vt:variant>
        <vt:i4>492</vt:i4>
      </vt:variant>
      <vt:variant>
        <vt:i4>0</vt:i4>
      </vt:variant>
      <vt:variant>
        <vt:i4>5</vt:i4>
      </vt:variant>
      <vt:variant>
        <vt:lpwstr/>
      </vt:variant>
      <vt:variant>
        <vt:lpwstr>printForm_decisionType</vt:lpwstr>
      </vt:variant>
      <vt:variant>
        <vt:i4>1769532</vt:i4>
      </vt:variant>
      <vt:variant>
        <vt:i4>489</vt:i4>
      </vt:variant>
      <vt:variant>
        <vt:i4>0</vt:i4>
      </vt:variant>
      <vt:variant>
        <vt:i4>5</vt:i4>
      </vt:variant>
      <vt:variant>
        <vt:lpwstr/>
      </vt:variant>
      <vt:variant>
        <vt:lpwstr>base_decisionType</vt:lpwstr>
      </vt:variant>
      <vt:variant>
        <vt:i4>4063245</vt:i4>
      </vt:variant>
      <vt:variant>
        <vt:i4>486</vt:i4>
      </vt:variant>
      <vt:variant>
        <vt:i4>0</vt:i4>
      </vt:variant>
      <vt:variant>
        <vt:i4>5</vt:i4>
      </vt:variant>
      <vt:variant>
        <vt:lpwstr/>
      </vt:variant>
      <vt:variant>
        <vt:lpwstr>cryptoSigns_document</vt:lpwstr>
      </vt:variant>
      <vt:variant>
        <vt:i4>4194417</vt:i4>
      </vt:variant>
      <vt:variant>
        <vt:i4>483</vt:i4>
      </vt:variant>
      <vt:variant>
        <vt:i4>0</vt:i4>
      </vt:variant>
      <vt:variant>
        <vt:i4>5</vt:i4>
      </vt:variant>
      <vt:variant>
        <vt:lpwstr/>
      </vt:variant>
      <vt:variant>
        <vt:lpwstr>documents_complaintType</vt:lpwstr>
      </vt:variant>
      <vt:variant>
        <vt:i4>6029439</vt:i4>
      </vt:variant>
      <vt:variant>
        <vt:i4>480</vt:i4>
      </vt:variant>
      <vt:variant>
        <vt:i4>0</vt:i4>
      </vt:variant>
      <vt:variant>
        <vt:i4>5</vt:i4>
      </vt:variant>
      <vt:variant>
        <vt:lpwstr/>
      </vt:variant>
      <vt:variant>
        <vt:lpwstr>order_complaintType</vt:lpwstr>
      </vt:variant>
      <vt:variant>
        <vt:i4>8192065</vt:i4>
      </vt:variant>
      <vt:variant>
        <vt:i4>477</vt:i4>
      </vt:variant>
      <vt:variant>
        <vt:i4>0</vt:i4>
      </vt:variant>
      <vt:variant>
        <vt:i4>5</vt:i4>
      </vt:variant>
      <vt:variant>
        <vt:lpwstr/>
      </vt:variant>
      <vt:variant>
        <vt:lpwstr>supplier_complaintType</vt:lpwstr>
      </vt:variant>
      <vt:variant>
        <vt:i4>1310752</vt:i4>
      </vt:variant>
      <vt:variant>
        <vt:i4>474</vt:i4>
      </vt:variant>
      <vt:variant>
        <vt:i4>0</vt:i4>
      </vt:variant>
      <vt:variant>
        <vt:i4>5</vt:i4>
      </vt:variant>
      <vt:variant>
        <vt:lpwstr/>
      </vt:variant>
      <vt:variant>
        <vt:lpwstr>documentMeta_documentList</vt:lpwstr>
      </vt:variant>
      <vt:variant>
        <vt:i4>6160485</vt:i4>
      </vt:variant>
      <vt:variant>
        <vt:i4>471</vt:i4>
      </vt:variant>
      <vt:variant>
        <vt:i4>0</vt:i4>
      </vt:variant>
      <vt:variant>
        <vt:i4>5</vt:i4>
      </vt:variant>
      <vt:variant>
        <vt:lpwstr/>
      </vt:variant>
      <vt:variant>
        <vt:lpwstr>signature_</vt:lpwstr>
      </vt:variant>
      <vt:variant>
        <vt:i4>4063245</vt:i4>
      </vt:variant>
      <vt:variant>
        <vt:i4>468</vt:i4>
      </vt:variant>
      <vt:variant>
        <vt:i4>0</vt:i4>
      </vt:variant>
      <vt:variant>
        <vt:i4>5</vt:i4>
      </vt:variant>
      <vt:variant>
        <vt:lpwstr/>
      </vt:variant>
      <vt:variant>
        <vt:lpwstr>cryptoSigns_document</vt:lpwstr>
      </vt:variant>
      <vt:variant>
        <vt:i4>1835032</vt:i4>
      </vt:variant>
      <vt:variant>
        <vt:i4>465</vt:i4>
      </vt:variant>
      <vt:variant>
        <vt:i4>0</vt:i4>
      </vt:variant>
      <vt:variant>
        <vt:i4>5</vt:i4>
      </vt:variant>
      <vt:variant>
        <vt:lpwstr/>
      </vt:variant>
      <vt:variant>
        <vt:lpwstr>lots_</vt:lpwstr>
      </vt:variant>
      <vt:variant>
        <vt:i4>4456567</vt:i4>
      </vt:variant>
      <vt:variant>
        <vt:i4>462</vt:i4>
      </vt:variant>
      <vt:variant>
        <vt:i4>0</vt:i4>
      </vt:variant>
      <vt:variant>
        <vt:i4>5</vt:i4>
      </vt:variant>
      <vt:variant>
        <vt:lpwstr/>
      </vt:variant>
      <vt:variant>
        <vt:lpwstr>contactInfo_participantType</vt:lpwstr>
      </vt:variant>
      <vt:variant>
        <vt:i4>4194421</vt:i4>
      </vt:variant>
      <vt:variant>
        <vt:i4>459</vt:i4>
      </vt:variant>
      <vt:variant>
        <vt:i4>0</vt:i4>
      </vt:variant>
      <vt:variant>
        <vt:i4>5</vt:i4>
      </vt:variant>
      <vt:variant>
        <vt:lpwstr/>
      </vt:variant>
      <vt:variant>
        <vt:lpwstr>country_participantType</vt:lpwstr>
      </vt:variant>
      <vt:variant>
        <vt:i4>7733371</vt:i4>
      </vt:variant>
      <vt:variant>
        <vt:i4>456</vt:i4>
      </vt:variant>
      <vt:variant>
        <vt:i4>0</vt:i4>
      </vt:variant>
      <vt:variant>
        <vt:i4>5</vt:i4>
      </vt:variant>
      <vt:variant>
        <vt:lpwstr/>
      </vt:variant>
      <vt:variant>
        <vt:lpwstr>commission_</vt:lpwstr>
      </vt:variant>
      <vt:variant>
        <vt:i4>7340133</vt:i4>
      </vt:variant>
      <vt:variant>
        <vt:i4>453</vt:i4>
      </vt:variant>
      <vt:variant>
        <vt:i4>0</vt:i4>
      </vt:variant>
      <vt:variant>
        <vt:i4>5</vt:i4>
      </vt:variant>
      <vt:variant>
        <vt:lpwstr/>
      </vt:variant>
      <vt:variant>
        <vt:lpwstr>EP_</vt:lpwstr>
      </vt:variant>
      <vt:variant>
        <vt:i4>7340133</vt:i4>
      </vt:variant>
      <vt:variant>
        <vt:i4>450</vt:i4>
      </vt:variant>
      <vt:variant>
        <vt:i4>0</vt:i4>
      </vt:variant>
      <vt:variant>
        <vt:i4>5</vt:i4>
      </vt:variant>
      <vt:variant>
        <vt:lpwstr/>
      </vt:variant>
      <vt:variant>
        <vt:lpwstr>EP_</vt:lpwstr>
      </vt:variant>
      <vt:variant>
        <vt:i4>2162701</vt:i4>
      </vt:variant>
      <vt:variant>
        <vt:i4>447</vt:i4>
      </vt:variant>
      <vt:variant>
        <vt:i4>0</vt:i4>
      </vt:variant>
      <vt:variant>
        <vt:i4>5</vt:i4>
      </vt:variant>
      <vt:variant>
        <vt:lpwstr/>
      </vt:variant>
      <vt:variant>
        <vt:lpwstr>specialized_</vt:lpwstr>
      </vt:variant>
      <vt:variant>
        <vt:i4>4456554</vt:i4>
      </vt:variant>
      <vt:variant>
        <vt:i4>444</vt:i4>
      </vt:variant>
      <vt:variant>
        <vt:i4>0</vt:i4>
      </vt:variant>
      <vt:variant>
        <vt:i4>5</vt:i4>
      </vt:variant>
      <vt:variant>
        <vt:lpwstr/>
      </vt:variant>
      <vt:variant>
        <vt:lpwstr>authority_</vt:lpwstr>
      </vt:variant>
      <vt:variant>
        <vt:i4>1966106</vt:i4>
      </vt:variant>
      <vt:variant>
        <vt:i4>441</vt:i4>
      </vt:variant>
      <vt:variant>
        <vt:i4>0</vt:i4>
      </vt:variant>
      <vt:variant>
        <vt:i4>5</vt:i4>
      </vt:variant>
      <vt:variant>
        <vt:lpwstr/>
      </vt:variant>
      <vt:variant>
        <vt:lpwstr>customer_</vt:lpwstr>
      </vt:variant>
      <vt:variant>
        <vt:i4>4194417</vt:i4>
      </vt:variant>
      <vt:variant>
        <vt:i4>438</vt:i4>
      </vt:variant>
      <vt:variant>
        <vt:i4>0</vt:i4>
      </vt:variant>
      <vt:variant>
        <vt:i4>5</vt:i4>
      </vt:variant>
      <vt:variant>
        <vt:lpwstr/>
      </vt:variant>
      <vt:variant>
        <vt:lpwstr>documents_complaintType</vt:lpwstr>
      </vt:variant>
      <vt:variant>
        <vt:i4>4391017</vt:i4>
      </vt:variant>
      <vt:variant>
        <vt:i4>435</vt:i4>
      </vt:variant>
      <vt:variant>
        <vt:i4>0</vt:i4>
      </vt:variant>
      <vt:variant>
        <vt:i4>5</vt:i4>
      </vt:variant>
      <vt:variant>
        <vt:lpwstr/>
      </vt:variant>
      <vt:variant>
        <vt:lpwstr>printForm_complaintType</vt:lpwstr>
      </vt:variant>
      <vt:variant>
        <vt:i4>6029439</vt:i4>
      </vt:variant>
      <vt:variant>
        <vt:i4>432</vt:i4>
      </vt:variant>
      <vt:variant>
        <vt:i4>0</vt:i4>
      </vt:variant>
      <vt:variant>
        <vt:i4>5</vt:i4>
      </vt:variant>
      <vt:variant>
        <vt:lpwstr/>
      </vt:variant>
      <vt:variant>
        <vt:lpwstr>order_complaintType</vt:lpwstr>
      </vt:variant>
      <vt:variant>
        <vt:i4>8192065</vt:i4>
      </vt:variant>
      <vt:variant>
        <vt:i4>429</vt:i4>
      </vt:variant>
      <vt:variant>
        <vt:i4>0</vt:i4>
      </vt:variant>
      <vt:variant>
        <vt:i4>5</vt:i4>
      </vt:variant>
      <vt:variant>
        <vt:lpwstr/>
      </vt:variant>
      <vt:variant>
        <vt:lpwstr>supplier_complaintType</vt:lpwstr>
      </vt:variant>
      <vt:variant>
        <vt:i4>7602240</vt:i4>
      </vt:variant>
      <vt:variant>
        <vt:i4>426</vt:i4>
      </vt:variant>
      <vt:variant>
        <vt:i4>0</vt:i4>
      </vt:variant>
      <vt:variant>
        <vt:i4>5</vt:i4>
      </vt:variant>
      <vt:variant>
        <vt:lpwstr/>
      </vt:variant>
      <vt:variant>
        <vt:lpwstr>indicted_complaintType</vt:lpwstr>
      </vt:variant>
      <vt:variant>
        <vt:i4>3211278</vt:i4>
      </vt:variant>
      <vt:variant>
        <vt:i4>423</vt:i4>
      </vt:variant>
      <vt:variant>
        <vt:i4>0</vt:i4>
      </vt:variant>
      <vt:variant>
        <vt:i4>5</vt:i4>
      </vt:variant>
      <vt:variant>
        <vt:lpwstr/>
      </vt:variant>
      <vt:variant>
        <vt:lpwstr>considerationKO_complaintType</vt:lpwstr>
      </vt:variant>
      <vt:variant>
        <vt:i4>1179695</vt:i4>
      </vt:variant>
      <vt:variant>
        <vt:i4>420</vt:i4>
      </vt:variant>
      <vt:variant>
        <vt:i4>0</vt:i4>
      </vt:variant>
      <vt:variant>
        <vt:i4>5</vt:i4>
      </vt:variant>
      <vt:variant>
        <vt:lpwstr/>
      </vt:variant>
      <vt:variant>
        <vt:lpwstr>registrationKO_complaintType</vt:lpwstr>
      </vt:variant>
      <vt:variant>
        <vt:i4>2162696</vt:i4>
      </vt:variant>
      <vt:variant>
        <vt:i4>417</vt:i4>
      </vt:variant>
      <vt:variant>
        <vt:i4>0</vt:i4>
      </vt:variant>
      <vt:variant>
        <vt:i4>5</vt:i4>
      </vt:variant>
      <vt:variant>
        <vt:lpwstr/>
      </vt:variant>
      <vt:variant>
        <vt:lpwstr>featuresCorrespondences_</vt:lpwstr>
      </vt:variant>
      <vt:variant>
        <vt:i4>1507358</vt:i4>
      </vt:variant>
      <vt:variant>
        <vt:i4>414</vt:i4>
      </vt:variant>
      <vt:variant>
        <vt:i4>0</vt:i4>
      </vt:variant>
      <vt:variant>
        <vt:i4>5</vt:i4>
      </vt:variant>
      <vt:variant>
        <vt:lpwstr/>
      </vt:variant>
      <vt:variant>
        <vt:lpwstr>applications_</vt:lpwstr>
      </vt:variant>
      <vt:variant>
        <vt:i4>2162696</vt:i4>
      </vt:variant>
      <vt:variant>
        <vt:i4>411</vt:i4>
      </vt:variant>
      <vt:variant>
        <vt:i4>0</vt:i4>
      </vt:variant>
      <vt:variant>
        <vt:i4>5</vt:i4>
      </vt:variant>
      <vt:variant>
        <vt:lpwstr/>
      </vt:variant>
      <vt:variant>
        <vt:lpwstr>featuresCorrespondences_</vt:lpwstr>
      </vt:variant>
      <vt:variant>
        <vt:i4>2162696</vt:i4>
      </vt:variant>
      <vt:variant>
        <vt:i4>408</vt:i4>
      </vt:variant>
      <vt:variant>
        <vt:i4>0</vt:i4>
      </vt:variant>
      <vt:variant>
        <vt:i4>5</vt:i4>
      </vt:variant>
      <vt:variant>
        <vt:lpwstr/>
      </vt:variant>
      <vt:variant>
        <vt:lpwstr>featuresCorrespondences_</vt:lpwstr>
      </vt:variant>
      <vt:variant>
        <vt:i4>3735552</vt:i4>
      </vt:variant>
      <vt:variant>
        <vt:i4>405</vt:i4>
      </vt:variant>
      <vt:variant>
        <vt:i4>0</vt:i4>
      </vt:variant>
      <vt:variant>
        <vt:i4>5</vt:i4>
      </vt:variant>
      <vt:variant>
        <vt:lpwstr/>
      </vt:variant>
      <vt:variant>
        <vt:lpwstr>contactPerson_contactInfoType</vt:lpwstr>
      </vt:variant>
      <vt:variant>
        <vt:i4>393263</vt:i4>
      </vt:variant>
      <vt:variant>
        <vt:i4>399</vt:i4>
      </vt:variant>
      <vt:variant>
        <vt:i4>0</vt:i4>
      </vt:variant>
      <vt:variant>
        <vt:i4>5</vt:i4>
      </vt:variant>
      <vt:variant>
        <vt:lpwstr>ftp://anonymous@ftp.zakupki.gov.ru/</vt:lpwstr>
      </vt:variant>
      <vt:variant>
        <vt:lpwstr/>
      </vt:variant>
      <vt:variant>
        <vt:i4>393263</vt:i4>
      </vt:variant>
      <vt:variant>
        <vt:i4>396</vt:i4>
      </vt:variant>
      <vt:variant>
        <vt:i4>0</vt:i4>
      </vt:variant>
      <vt:variant>
        <vt:i4>5</vt:i4>
      </vt:variant>
      <vt:variant>
        <vt:lpwstr>ftp://anonymous@ftp.zakupki.gov.ru/</vt:lpwstr>
      </vt:variant>
      <vt:variant>
        <vt:lpwstr/>
      </vt:variant>
      <vt:variant>
        <vt:i4>2883687</vt:i4>
      </vt:variant>
      <vt:variant>
        <vt:i4>393</vt:i4>
      </vt:variant>
      <vt:variant>
        <vt:i4>0</vt:i4>
      </vt:variant>
      <vt:variant>
        <vt:i4>5</vt:i4>
      </vt:variant>
      <vt:variant>
        <vt:lpwstr>http://tools.ietf.org/html/rfc1951</vt:lpwstr>
      </vt:variant>
      <vt:variant>
        <vt:lpwstr/>
      </vt:variant>
      <vt:variant>
        <vt:i4>6160452</vt:i4>
      </vt:variant>
      <vt:variant>
        <vt:i4>390</vt:i4>
      </vt:variant>
      <vt:variant>
        <vt:i4>0</vt:i4>
      </vt:variant>
      <vt:variant>
        <vt:i4>5</vt:i4>
      </vt:variant>
      <vt:variant>
        <vt:lpwstr>ftp://ftp.zakupki.gov.ru/</vt:lpwstr>
      </vt:variant>
      <vt:variant>
        <vt:lpwstr/>
      </vt:variant>
      <vt:variant>
        <vt:i4>393263</vt:i4>
      </vt:variant>
      <vt:variant>
        <vt:i4>387</vt:i4>
      </vt:variant>
      <vt:variant>
        <vt:i4>0</vt:i4>
      </vt:variant>
      <vt:variant>
        <vt:i4>5</vt:i4>
      </vt:variant>
      <vt:variant>
        <vt:lpwstr>ftp://anonymous@ftp.zakupki.gov.ru/</vt:lpwstr>
      </vt:variant>
      <vt:variant>
        <vt:lpwstr/>
      </vt:variant>
      <vt:variant>
        <vt:i4>393263</vt:i4>
      </vt:variant>
      <vt:variant>
        <vt:i4>384</vt:i4>
      </vt:variant>
      <vt:variant>
        <vt:i4>0</vt:i4>
      </vt:variant>
      <vt:variant>
        <vt:i4>5</vt:i4>
      </vt:variant>
      <vt:variant>
        <vt:lpwstr>ftp://anonymous@ftp.zakupki.gov.ru/</vt:lpwstr>
      </vt:variant>
      <vt:variant>
        <vt:lpwstr/>
      </vt:variant>
      <vt:variant>
        <vt:i4>2883687</vt:i4>
      </vt:variant>
      <vt:variant>
        <vt:i4>381</vt:i4>
      </vt:variant>
      <vt:variant>
        <vt:i4>0</vt:i4>
      </vt:variant>
      <vt:variant>
        <vt:i4>5</vt:i4>
      </vt:variant>
      <vt:variant>
        <vt:lpwstr>http://tools.ietf.org/html/rfc1951</vt:lpwstr>
      </vt:variant>
      <vt:variant>
        <vt:lpwstr/>
      </vt:variant>
      <vt:variant>
        <vt:i4>655466</vt:i4>
      </vt:variant>
      <vt:variant>
        <vt:i4>378</vt:i4>
      </vt:variant>
      <vt:variant>
        <vt:i4>0</vt:i4>
      </vt:variant>
      <vt:variant>
        <vt:i4>5</vt:i4>
      </vt:variant>
      <vt:variant>
        <vt:lpwstr>ftp://free:free@ftp.zakupki.gov.ru/</vt:lpwstr>
      </vt:variant>
      <vt:variant>
        <vt:lpwstr/>
      </vt:variant>
      <vt:variant>
        <vt:i4>131087</vt:i4>
      </vt:variant>
      <vt:variant>
        <vt:i4>375</vt:i4>
      </vt:variant>
      <vt:variant>
        <vt:i4>0</vt:i4>
      </vt:variant>
      <vt:variant>
        <vt:i4>5</vt:i4>
      </vt:variant>
      <vt:variant>
        <vt:lpwstr>http://zakupki.gov.ru/wps/wcm/connect/zakupki/pgzsite/pgzinformation/pgzsiteareainformationsectionlegislation/pgz.info.reglaments.prz</vt:lpwstr>
      </vt:variant>
      <vt:variant>
        <vt:lpwstr/>
      </vt:variant>
      <vt:variant>
        <vt:i4>917532</vt:i4>
      </vt:variant>
      <vt:variant>
        <vt:i4>366</vt:i4>
      </vt:variant>
      <vt:variant>
        <vt:i4>0</vt:i4>
      </vt:variant>
      <vt:variant>
        <vt:i4>5</vt:i4>
      </vt:variant>
      <vt:variant>
        <vt:lpwstr>http://zakupki.gov.ru/pgz/extegration.jsp</vt:lpwstr>
      </vt:variant>
      <vt:variant>
        <vt:lpwstr/>
      </vt:variant>
      <vt:variant>
        <vt:i4>2555959</vt:i4>
      </vt:variant>
      <vt:variant>
        <vt:i4>363</vt:i4>
      </vt:variant>
      <vt:variant>
        <vt:i4>0</vt:i4>
      </vt:variant>
      <vt:variant>
        <vt:i4>5</vt:i4>
      </vt:variant>
      <vt:variant>
        <vt:lpwstr>https://zakupki.gov.ru/pgz/services/upload</vt:lpwstr>
      </vt:variant>
      <vt:variant>
        <vt:lpwstr/>
      </vt:variant>
      <vt:variant>
        <vt:i4>7667758</vt:i4>
      </vt:variant>
      <vt:variant>
        <vt:i4>357</vt:i4>
      </vt:variant>
      <vt:variant>
        <vt:i4>0</vt:i4>
      </vt:variant>
      <vt:variant>
        <vt:i4>5</vt:i4>
      </vt:variant>
      <vt:variant>
        <vt:lpwstr>http://tools.ietf.org/html/rfc5126.html</vt:lpwstr>
      </vt:variant>
      <vt:variant>
        <vt:lpwstr>section-4.3.1</vt:lpwstr>
      </vt:variant>
      <vt:variant>
        <vt:i4>3866670</vt:i4>
      </vt:variant>
      <vt:variant>
        <vt:i4>351</vt:i4>
      </vt:variant>
      <vt:variant>
        <vt:i4>0</vt:i4>
      </vt:variant>
      <vt:variant>
        <vt:i4>5</vt:i4>
      </vt:variant>
      <vt:variant>
        <vt:lpwstr>http://www.ietf.org/rfc/rfc4130.txt</vt:lpwstr>
      </vt:variant>
      <vt:variant>
        <vt:lpwstr/>
      </vt:variant>
      <vt:variant>
        <vt:i4>3866670</vt:i4>
      </vt:variant>
      <vt:variant>
        <vt:i4>348</vt:i4>
      </vt:variant>
      <vt:variant>
        <vt:i4>0</vt:i4>
      </vt:variant>
      <vt:variant>
        <vt:i4>5</vt:i4>
      </vt:variant>
      <vt:variant>
        <vt:lpwstr>http://www.ietf.org/rfc/rfc4130.txt</vt:lpwstr>
      </vt:variant>
      <vt:variant>
        <vt:lpwstr/>
      </vt:variant>
      <vt:variant>
        <vt:i4>3866670</vt:i4>
      </vt:variant>
      <vt:variant>
        <vt:i4>345</vt:i4>
      </vt:variant>
      <vt:variant>
        <vt:i4>0</vt:i4>
      </vt:variant>
      <vt:variant>
        <vt:i4>5</vt:i4>
      </vt:variant>
      <vt:variant>
        <vt:lpwstr>http://www.ietf.org/rfc/rfc4130.txt</vt:lpwstr>
      </vt:variant>
      <vt:variant>
        <vt:lpwstr/>
      </vt:variant>
      <vt:variant>
        <vt:i4>1966131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_Toc359613891</vt:lpwstr>
      </vt:variant>
      <vt:variant>
        <vt:i4>1966131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_Toc359613890</vt:lpwstr>
      </vt:variant>
      <vt:variant>
        <vt:i4>2031667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_Toc359613889</vt:lpwstr>
      </vt:variant>
      <vt:variant>
        <vt:i4>2031667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_Toc359613888</vt:lpwstr>
      </vt:variant>
      <vt:variant>
        <vt:i4>2031667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_Toc359613887</vt:lpwstr>
      </vt:variant>
      <vt:variant>
        <vt:i4>2031667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_Toc359613886</vt:lpwstr>
      </vt:variant>
      <vt:variant>
        <vt:i4>2031667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_Toc359613885</vt:lpwstr>
      </vt:variant>
      <vt:variant>
        <vt:i4>2031667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_Toc359613884</vt:lpwstr>
      </vt:variant>
      <vt:variant>
        <vt:i4>2031667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_Toc359613883</vt:lpwstr>
      </vt:variant>
      <vt:variant>
        <vt:i4>2031667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_Toc359613882</vt:lpwstr>
      </vt:variant>
      <vt:variant>
        <vt:i4>2031667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_Toc359613881</vt:lpwstr>
      </vt:variant>
      <vt:variant>
        <vt:i4>2031667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_Toc359613880</vt:lpwstr>
      </vt:variant>
      <vt:variant>
        <vt:i4>1048627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_Toc359613879</vt:lpwstr>
      </vt:variant>
      <vt:variant>
        <vt:i4>1048627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_Toc359613878</vt:lpwstr>
      </vt:variant>
      <vt:variant>
        <vt:i4>1048627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_Toc359613877</vt:lpwstr>
      </vt:variant>
      <vt:variant>
        <vt:i4>1048627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_Toc359613876</vt:lpwstr>
      </vt:variant>
      <vt:variant>
        <vt:i4>1048627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_Toc359613875</vt:lpwstr>
      </vt:variant>
      <vt:variant>
        <vt:i4>1048627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_Toc359613874</vt:lpwstr>
      </vt:variant>
      <vt:variant>
        <vt:i4>1048627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_Toc359613873</vt:lpwstr>
      </vt:variant>
      <vt:variant>
        <vt:i4>1048627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_Toc359613872</vt:lpwstr>
      </vt:variant>
      <vt:variant>
        <vt:i4>1048627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_Toc359613871</vt:lpwstr>
      </vt:variant>
      <vt:variant>
        <vt:i4>1048627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_Toc359613870</vt:lpwstr>
      </vt:variant>
      <vt:variant>
        <vt:i4>1114163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_Toc359613869</vt:lpwstr>
      </vt:variant>
      <vt:variant>
        <vt:i4>1114163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_Toc359613868</vt:lpwstr>
      </vt:variant>
      <vt:variant>
        <vt:i4>1114163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_Toc359613867</vt:lpwstr>
      </vt:variant>
      <vt:variant>
        <vt:i4>1114163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_Toc359613866</vt:lpwstr>
      </vt:variant>
      <vt:variant>
        <vt:i4>1114163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_Toc359613865</vt:lpwstr>
      </vt:variant>
      <vt:variant>
        <vt:i4>1114163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_Toc359613864</vt:lpwstr>
      </vt:variant>
      <vt:variant>
        <vt:i4>1114163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_Toc359613863</vt:lpwstr>
      </vt:variant>
      <vt:variant>
        <vt:i4>1114163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_Toc359613862</vt:lpwstr>
      </vt:variant>
      <vt:variant>
        <vt:i4>1114163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_Toc359613861</vt:lpwstr>
      </vt:variant>
      <vt:variant>
        <vt:i4>1114163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_Toc359613860</vt:lpwstr>
      </vt:variant>
      <vt:variant>
        <vt:i4>1179699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_Toc359613859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_Toc359613858</vt:lpwstr>
      </vt:variant>
      <vt:variant>
        <vt:i4>1179699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_Toc359613857</vt:lpwstr>
      </vt:variant>
      <vt:variant>
        <vt:i4>1179699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_Toc359613856</vt:lpwstr>
      </vt:variant>
      <vt:variant>
        <vt:i4>1179699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_Toc359613855</vt:lpwstr>
      </vt:variant>
      <vt:variant>
        <vt:i4>1179699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_Toc359613854</vt:lpwstr>
      </vt:variant>
      <vt:variant>
        <vt:i4>1179699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_Toc359613853</vt:lpwstr>
      </vt:variant>
      <vt:variant>
        <vt:i4>1179699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_Toc359613852</vt:lpwstr>
      </vt:variant>
      <vt:variant>
        <vt:i4>1179699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_Toc359613851</vt:lpwstr>
      </vt:variant>
      <vt:variant>
        <vt:i4>1179699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_Toc359613850</vt:lpwstr>
      </vt:variant>
      <vt:variant>
        <vt:i4>1245235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_Toc359613849</vt:lpwstr>
      </vt:variant>
      <vt:variant>
        <vt:i4>1245235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_Toc359613848</vt:lpwstr>
      </vt:variant>
      <vt:variant>
        <vt:i4>1245235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_Toc359613847</vt:lpwstr>
      </vt:variant>
      <vt:variant>
        <vt:i4>1245235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_Toc359613846</vt:lpwstr>
      </vt:variant>
      <vt:variant>
        <vt:i4>1245235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_Toc359613845</vt:lpwstr>
      </vt:variant>
      <vt:variant>
        <vt:i4>1245235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_Toc359613844</vt:lpwstr>
      </vt:variant>
      <vt:variant>
        <vt:i4>1245235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_Toc359613843</vt:lpwstr>
      </vt:variant>
      <vt:variant>
        <vt:i4>1245235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_Toc359613842</vt:lpwstr>
      </vt:variant>
      <vt:variant>
        <vt:i4>1245235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_Toc359613841</vt:lpwstr>
      </vt:variant>
      <vt:variant>
        <vt:i4>1245235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_Toc359613840</vt:lpwstr>
      </vt:variant>
      <vt:variant>
        <vt:i4>1310771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_Toc359613839</vt:lpwstr>
      </vt:variant>
      <vt:variant>
        <vt:i4>1310771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_Toc359613838</vt:lpwstr>
      </vt:variant>
      <vt:variant>
        <vt:i4>1310771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_Toc359613837</vt:lpwstr>
      </vt:variant>
      <vt:variant>
        <vt:i4>1310771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_Toc359613836</vt:lpwstr>
      </vt:variant>
      <vt:variant>
        <vt:i4>1310771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_Toc359613835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2014-07-10T13:02:00Z</dcterms:created>
  <dcterms:modified xsi:type="dcterms:W3CDTF">2016-03-25T15:38:00Z</dcterms:modified>
  <cp:category/>
  <cp:contentStatus>Аналитика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Документ</vt:lpwstr>
  </property>
  <property fmtid="{D5CDD505-2E9C-101B-9397-08002B2CF9AE}" pid="3" name="Subject">
    <vt:lpwstr/>
  </property>
  <property fmtid="{D5CDD505-2E9C-101B-9397-08002B2CF9AE}" pid="4" name="Keywords">
    <vt:lpwstr/>
  </property>
  <property fmtid="{D5CDD505-2E9C-101B-9397-08002B2CF9AE}" pid="5" name="_Author">
    <vt:lpwstr/>
  </property>
  <property fmtid="{D5CDD505-2E9C-101B-9397-08002B2CF9AE}" pid="6" name="_Category">
    <vt:lpwstr/>
  </property>
  <property fmtid="{D5CDD505-2E9C-101B-9397-08002B2CF9AE}" pid="7" name="Categories">
    <vt:lpwstr/>
  </property>
  <property fmtid="{D5CDD505-2E9C-101B-9397-08002B2CF9AE}" pid="8" name="Approval Level">
    <vt:lpwstr/>
  </property>
  <property fmtid="{D5CDD505-2E9C-101B-9397-08002B2CF9AE}" pid="9" name="_Comments">
    <vt:lpwstr/>
  </property>
  <property fmtid="{D5CDD505-2E9C-101B-9397-08002B2CF9AE}" pid="10" name="Assigned To">
    <vt:lpwstr/>
  </property>
  <property fmtid="{D5CDD505-2E9C-101B-9397-08002B2CF9AE}" pid="11" name="Jira">
    <vt:lpwstr/>
  </property>
  <property fmtid="{D5CDD505-2E9C-101B-9397-08002B2CF9AE}" pid="12" name="Учет в спецификациях">
    <vt:lpwstr/>
  </property>
  <property fmtid="{D5CDD505-2E9C-101B-9397-08002B2CF9AE}" pid="13" name="ContentTypeId">
    <vt:lpwstr>0x010100B8DC9A231314B2499A6C0A9126F9A763</vt:lpwstr>
  </property>
  <property fmtid="{D5CDD505-2E9C-101B-9397-08002B2CF9AE}" pid="14" name="TaskStatus">
    <vt:lpwstr>В работе</vt:lpwstr>
  </property>
  <property fmtid="{D5CDD505-2E9C-101B-9397-08002B2CF9AE}" pid="15" name="xd_Signature">
    <vt:bool>false</vt:bool>
  </property>
  <property fmtid="{D5CDD505-2E9C-101B-9397-08002B2CF9AE}" pid="16" name="xd_ProgID">
    <vt:lpwstr/>
  </property>
  <property fmtid="{D5CDD505-2E9C-101B-9397-08002B2CF9AE}" pid="17" name="TemplateUrl">
    <vt:lpwstr/>
  </property>
</Properties>
</file>